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4C1B7" w14:textId="65F04D97" w:rsidR="006A6872" w:rsidRPr="00A92DD6" w:rsidRDefault="005D7BDA">
      <w:pPr>
        <w:pStyle w:val="Titre1"/>
        <w:spacing w:before="90"/>
        <w:ind w:left="3569" w:right="3613" w:firstLine="136"/>
        <w:rPr>
          <w:u w:val="none"/>
        </w:rPr>
      </w:pPr>
      <w:r w:rsidRPr="00F23722">
        <w:rPr>
          <w:noProof/>
          <w:u w:val="none"/>
        </w:rPr>
        <mc:AlternateContent>
          <mc:Choice Requires="wps">
            <w:drawing>
              <wp:anchor distT="45720" distB="45720" distL="114300" distR="114300" simplePos="0" relativeHeight="251658240" behindDoc="0" locked="0" layoutInCell="1" allowOverlap="1" wp14:anchorId="1B2E31C5" wp14:editId="5006DCA4">
                <wp:simplePos x="0" y="0"/>
                <wp:positionH relativeFrom="page">
                  <wp:posOffset>942885</wp:posOffset>
                </wp:positionH>
                <wp:positionV relativeFrom="paragraph">
                  <wp:posOffset>-980078</wp:posOffset>
                </wp:positionV>
                <wp:extent cx="6325616" cy="2084261"/>
                <wp:effectExtent l="0" t="0" r="0" b="0"/>
                <wp:wrapNone/>
                <wp:docPr id="1336149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5616" cy="2084261"/>
                        </a:xfrm>
                        <a:prstGeom prst="rect">
                          <a:avLst/>
                        </a:prstGeom>
                        <a:solidFill>
                          <a:schemeClr val="accent2">
                            <a:lumMod val="20000"/>
                            <a:lumOff val="80000"/>
                          </a:schemeClr>
                        </a:solidFill>
                        <a:ln w="9525">
                          <a:noFill/>
                          <a:miter lim="800000"/>
                          <a:headEnd/>
                          <a:tailEnd/>
                        </a:ln>
                      </wps:spPr>
                      <wps:txbx>
                        <w:txbxContent>
                          <w:p w14:paraId="148F8187" w14:textId="6EBAA1CA" w:rsidR="0015655C" w:rsidRPr="00F06B6E" w:rsidRDefault="0015655C">
                            <w:pPr>
                              <w:rPr>
                                <w:rFonts w:asciiTheme="minorHAnsi" w:hAnsiTheme="minorHAnsi" w:cstheme="minorHAnsi"/>
                                <w:sz w:val="14"/>
                                <w:szCs w:val="14"/>
                              </w:rPr>
                            </w:pPr>
                            <w:r w:rsidRPr="00B01D2D">
                              <w:rPr>
                                <w:rFonts w:asciiTheme="minorHAnsi" w:hAnsiTheme="minorHAnsi" w:cstheme="minorHAnsi"/>
                                <w:b/>
                                <w:bCs/>
                                <w:sz w:val="20"/>
                                <w:szCs w:val="20"/>
                              </w:rPr>
                              <w:t>Changes done</w:t>
                            </w:r>
                            <w:r w:rsidR="00F06B6E">
                              <w:rPr>
                                <w:rFonts w:asciiTheme="minorHAnsi" w:hAnsiTheme="minorHAnsi" w:cstheme="minorHAnsi"/>
                                <w:b/>
                                <w:bCs/>
                                <w:sz w:val="20"/>
                                <w:szCs w:val="20"/>
                              </w:rPr>
                              <w:t xml:space="preserve"> since </w:t>
                            </w:r>
                            <w:r w:rsidR="00836F0E">
                              <w:rPr>
                                <w:rFonts w:asciiTheme="minorHAnsi" w:hAnsiTheme="minorHAnsi" w:cstheme="minorHAnsi"/>
                                <w:b/>
                                <w:bCs/>
                                <w:sz w:val="20"/>
                                <w:szCs w:val="20"/>
                              </w:rPr>
                              <w:t>the last response from iA</w:t>
                            </w:r>
                            <w:r w:rsidRPr="00B01D2D">
                              <w:rPr>
                                <w:rFonts w:asciiTheme="minorHAnsi" w:hAnsiTheme="minorHAnsi" w:cstheme="minorHAnsi"/>
                                <w:sz w:val="20"/>
                                <w:szCs w:val="20"/>
                              </w:rPr>
                              <w:t>:</w:t>
                            </w:r>
                          </w:p>
                          <w:p w14:paraId="19F66AF8" w14:textId="38AD9805" w:rsidR="0015655C" w:rsidRPr="00F06B6E" w:rsidRDefault="000B7DF7" w:rsidP="001C2012">
                            <w:pPr>
                              <w:numPr>
                                <w:ilvl w:val="0"/>
                                <w:numId w:val="252"/>
                              </w:numPr>
                              <w:ind w:left="180" w:hanging="180"/>
                              <w:rPr>
                                <w:rFonts w:asciiTheme="minorHAnsi" w:hAnsiTheme="minorHAnsi" w:cstheme="minorHAnsi"/>
                                <w:sz w:val="14"/>
                                <w:szCs w:val="14"/>
                              </w:rPr>
                            </w:pPr>
                            <w:r w:rsidRPr="00F06B6E">
                              <w:rPr>
                                <w:rFonts w:ascii="Segoe UI Emoji" w:hAnsi="Segoe UI Emoji" w:cstheme="minorHAnsi"/>
                                <w:sz w:val="14"/>
                                <w:szCs w:val="14"/>
                              </w:rPr>
                              <w:t>✅</w:t>
                            </w:r>
                            <w:r w:rsidR="0015655C" w:rsidRPr="00F06B6E">
                              <w:rPr>
                                <w:rFonts w:asciiTheme="minorHAnsi" w:hAnsiTheme="minorHAnsi" w:cstheme="minorHAnsi"/>
                                <w:sz w:val="14"/>
                                <w:szCs w:val="14"/>
                              </w:rPr>
                              <w:t>Accept</w:t>
                            </w:r>
                            <w:r w:rsidR="005F4976" w:rsidRPr="00F06B6E">
                              <w:rPr>
                                <w:rFonts w:asciiTheme="minorHAnsi" w:hAnsiTheme="minorHAnsi" w:cstheme="minorHAnsi"/>
                                <w:sz w:val="14"/>
                                <w:szCs w:val="14"/>
                              </w:rPr>
                              <w:t>ed changes from iA approved by Ateko</w:t>
                            </w:r>
                            <w:r w:rsidR="00836F0E">
                              <w:rPr>
                                <w:rFonts w:asciiTheme="minorHAnsi" w:hAnsiTheme="minorHAnsi" w:cstheme="minorHAnsi"/>
                                <w:sz w:val="14"/>
                                <w:szCs w:val="14"/>
                              </w:rPr>
                              <w:t>;</w:t>
                            </w:r>
                            <w:r w:rsidR="00296B16" w:rsidRPr="00F06B6E">
                              <w:rPr>
                                <w:rFonts w:asciiTheme="minorHAnsi" w:hAnsiTheme="minorHAnsi" w:cstheme="minorHAnsi"/>
                                <w:sz w:val="14"/>
                                <w:szCs w:val="14"/>
                              </w:rPr>
                              <w:t xml:space="preserve"> </w:t>
                            </w:r>
                            <w:r w:rsidR="00471501" w:rsidRPr="00F06B6E">
                              <w:rPr>
                                <w:rFonts w:asciiTheme="minorHAnsi" w:hAnsiTheme="minorHAnsi" w:cstheme="minorHAnsi"/>
                                <w:sz w:val="14"/>
                                <w:szCs w:val="14"/>
                              </w:rPr>
                              <w:t xml:space="preserve">commented when </w:t>
                            </w:r>
                            <w:r w:rsidR="00FC588D" w:rsidRPr="00F06B6E">
                              <w:rPr>
                                <w:rFonts w:asciiTheme="minorHAnsi" w:hAnsiTheme="minorHAnsi" w:cstheme="minorHAnsi"/>
                                <w:sz w:val="14"/>
                                <w:szCs w:val="14"/>
                              </w:rPr>
                              <w:t>not accepted by Ateko</w:t>
                            </w:r>
                            <w:r w:rsidR="00836F0E">
                              <w:rPr>
                                <w:rFonts w:asciiTheme="minorHAnsi" w:hAnsiTheme="minorHAnsi" w:cstheme="minorHAnsi"/>
                                <w:sz w:val="14"/>
                                <w:szCs w:val="14"/>
                              </w:rPr>
                              <w:t xml:space="preserve"> or added explanations</w:t>
                            </w:r>
                            <w:r w:rsidR="00FC588D" w:rsidRPr="00F06B6E">
                              <w:rPr>
                                <w:rFonts w:asciiTheme="minorHAnsi" w:hAnsiTheme="minorHAnsi" w:cstheme="minorHAnsi"/>
                                <w:sz w:val="14"/>
                                <w:szCs w:val="14"/>
                              </w:rPr>
                              <w:t>.</w:t>
                            </w:r>
                          </w:p>
                          <w:p w14:paraId="2B0AD0EB" w14:textId="77777777" w:rsidR="00015533" w:rsidRPr="00F06B6E" w:rsidRDefault="00015533" w:rsidP="001C2012">
                            <w:pPr>
                              <w:numPr>
                                <w:ilvl w:val="0"/>
                                <w:numId w:val="252"/>
                              </w:numPr>
                              <w:ind w:left="180" w:hanging="180"/>
                              <w:rPr>
                                <w:rFonts w:asciiTheme="minorHAnsi" w:hAnsiTheme="minorHAnsi" w:cstheme="minorHAnsi"/>
                                <w:sz w:val="14"/>
                                <w:szCs w:val="14"/>
                              </w:rPr>
                            </w:pPr>
                            <w:r w:rsidRPr="00F06B6E">
                              <w:rPr>
                                <w:rFonts w:ascii="Segoe UI Emoji" w:hAnsi="Segoe UI Emoji" w:cs="Segoe UI Emoji"/>
                                <w:sz w:val="14"/>
                                <w:szCs w:val="14"/>
                              </w:rPr>
                              <w:t>✅</w:t>
                            </w:r>
                            <w:r w:rsidRPr="00F06B6E">
                              <w:rPr>
                                <w:rFonts w:asciiTheme="minorHAnsi" w:hAnsiTheme="minorHAnsi" w:cstheme="minorHAnsi"/>
                                <w:sz w:val="14"/>
                                <w:szCs w:val="14"/>
                              </w:rPr>
                              <w:t>Updated Capabilit</w:t>
                            </w:r>
                            <w:r>
                              <w:rPr>
                                <w:rFonts w:asciiTheme="minorHAnsi" w:hAnsiTheme="minorHAnsi" w:cstheme="minorHAnsi"/>
                                <w:sz w:val="14"/>
                                <w:szCs w:val="14"/>
                              </w:rPr>
                              <w:t>ies</w:t>
                            </w:r>
                            <w:r w:rsidRPr="00F06B6E">
                              <w:rPr>
                                <w:rFonts w:asciiTheme="minorHAnsi" w:hAnsiTheme="minorHAnsi" w:cstheme="minorHAnsi"/>
                                <w:sz w:val="14"/>
                                <w:szCs w:val="14"/>
                              </w:rPr>
                              <w:t xml:space="preserve"> list (EX</w:t>
                            </w:r>
                            <w:r>
                              <w:rPr>
                                <w:rFonts w:asciiTheme="minorHAnsi" w:hAnsiTheme="minorHAnsi" w:cstheme="minorHAnsi"/>
                                <w:sz w:val="14"/>
                                <w:szCs w:val="14"/>
                              </w:rPr>
                              <w:t>HIBIT</w:t>
                            </w:r>
                            <w:r w:rsidRPr="00F06B6E">
                              <w:rPr>
                                <w:rFonts w:asciiTheme="minorHAnsi" w:hAnsiTheme="minorHAnsi" w:cstheme="minorHAnsi"/>
                                <w:sz w:val="14"/>
                                <w:szCs w:val="14"/>
                              </w:rPr>
                              <w:t xml:space="preserve"> C.4.(a)Asset Management)</w:t>
                            </w:r>
                          </w:p>
                          <w:p w14:paraId="58FD85DC" w14:textId="77777777" w:rsidR="00015533" w:rsidRPr="00F06B6E" w:rsidRDefault="00015533" w:rsidP="001C2012">
                            <w:pPr>
                              <w:numPr>
                                <w:ilvl w:val="0"/>
                                <w:numId w:val="252"/>
                              </w:numPr>
                              <w:ind w:left="180" w:hanging="180"/>
                              <w:rPr>
                                <w:rFonts w:asciiTheme="minorHAnsi" w:hAnsiTheme="minorHAnsi" w:cstheme="minorHAnsi"/>
                                <w:sz w:val="14"/>
                                <w:szCs w:val="14"/>
                              </w:rPr>
                            </w:pPr>
                            <w:r w:rsidRPr="00F06B6E">
                              <w:rPr>
                                <w:rFonts w:ascii="Segoe UI Emoji" w:hAnsi="Segoe UI Emoji" w:cs="Segoe UI Emoji"/>
                                <w:sz w:val="14"/>
                                <w:szCs w:val="14"/>
                              </w:rPr>
                              <w:t>✅</w:t>
                            </w:r>
                            <w:r w:rsidRPr="00F06B6E">
                              <w:rPr>
                                <w:rFonts w:asciiTheme="minorHAnsi" w:hAnsiTheme="minorHAnsi" w:cstheme="minorHAnsi"/>
                                <w:sz w:val="14"/>
                                <w:szCs w:val="14"/>
                              </w:rPr>
                              <w:t xml:space="preserve">Updated </w:t>
                            </w:r>
                            <w:r>
                              <w:rPr>
                                <w:rFonts w:asciiTheme="minorHAnsi" w:hAnsiTheme="minorHAnsi" w:cstheme="minorHAnsi"/>
                                <w:sz w:val="14"/>
                                <w:szCs w:val="14"/>
                              </w:rPr>
                              <w:t>Other Run Fees table</w:t>
                            </w:r>
                          </w:p>
                          <w:p w14:paraId="1105357F" w14:textId="77777777" w:rsidR="00015533" w:rsidRPr="00F06B6E" w:rsidRDefault="00015533" w:rsidP="001C2012">
                            <w:pPr>
                              <w:numPr>
                                <w:ilvl w:val="0"/>
                                <w:numId w:val="252"/>
                              </w:numPr>
                              <w:ind w:left="180" w:hanging="180"/>
                              <w:rPr>
                                <w:rFonts w:asciiTheme="minorHAnsi" w:hAnsiTheme="minorHAnsi" w:cstheme="minorHAnsi"/>
                                <w:sz w:val="14"/>
                                <w:szCs w:val="14"/>
                              </w:rPr>
                            </w:pPr>
                            <w:r w:rsidRPr="00F06B6E">
                              <w:rPr>
                                <w:rFonts w:ascii="Segoe UI Emoji" w:hAnsi="Segoe UI Emoji" w:cs="Segoe UI Emoji"/>
                                <w:sz w:val="14"/>
                                <w:szCs w:val="14"/>
                              </w:rPr>
                              <w:t>✅</w:t>
                            </w:r>
                            <w:r w:rsidRPr="00F06B6E">
                              <w:rPr>
                                <w:rFonts w:asciiTheme="minorHAnsi" w:hAnsiTheme="minorHAnsi" w:cstheme="minorHAnsi"/>
                                <w:sz w:val="14"/>
                                <w:szCs w:val="14"/>
                              </w:rPr>
                              <w:t>Updated pricing based on</w:t>
                            </w:r>
                          </w:p>
                          <w:p w14:paraId="0FE2042F" w14:textId="77777777" w:rsidR="00015533" w:rsidRPr="00F06B6E" w:rsidRDefault="00015533" w:rsidP="001C2012">
                            <w:pPr>
                              <w:numPr>
                                <w:ilvl w:val="1"/>
                                <w:numId w:val="252"/>
                              </w:numPr>
                              <w:ind w:left="540" w:hanging="180"/>
                              <w:rPr>
                                <w:rFonts w:asciiTheme="minorHAnsi" w:hAnsiTheme="minorHAnsi" w:cstheme="minorHAnsi"/>
                                <w:sz w:val="14"/>
                                <w:szCs w:val="14"/>
                              </w:rPr>
                            </w:pPr>
                            <w:r w:rsidRPr="00F06B6E">
                              <w:rPr>
                                <w:rFonts w:asciiTheme="minorHAnsi" w:hAnsiTheme="minorHAnsi" w:cstheme="minorHAnsi"/>
                                <w:sz w:val="14"/>
                                <w:szCs w:val="14"/>
                              </w:rPr>
                              <w:t>Updated quantities</w:t>
                            </w:r>
                          </w:p>
                          <w:p w14:paraId="6CC737A5" w14:textId="77777777" w:rsidR="00015533" w:rsidRPr="00F06B6E" w:rsidRDefault="00015533" w:rsidP="001C2012">
                            <w:pPr>
                              <w:numPr>
                                <w:ilvl w:val="1"/>
                                <w:numId w:val="252"/>
                              </w:numPr>
                              <w:ind w:left="540" w:hanging="180"/>
                              <w:rPr>
                                <w:rFonts w:asciiTheme="minorHAnsi" w:hAnsiTheme="minorHAnsi" w:cstheme="minorHAnsi"/>
                                <w:sz w:val="14"/>
                                <w:szCs w:val="14"/>
                              </w:rPr>
                            </w:pPr>
                            <w:r w:rsidRPr="00F06B6E">
                              <w:rPr>
                                <w:rFonts w:asciiTheme="minorHAnsi" w:hAnsiTheme="minorHAnsi" w:cstheme="minorHAnsi"/>
                                <w:sz w:val="14"/>
                                <w:szCs w:val="14"/>
                              </w:rPr>
                              <w:t>Updated tooling unit prices</w:t>
                            </w:r>
                          </w:p>
                          <w:p w14:paraId="31AE941A" w14:textId="77777777" w:rsidR="00015533" w:rsidRPr="00F06B6E" w:rsidRDefault="00015533" w:rsidP="001C2012">
                            <w:pPr>
                              <w:numPr>
                                <w:ilvl w:val="1"/>
                                <w:numId w:val="252"/>
                              </w:numPr>
                              <w:ind w:left="540" w:hanging="180"/>
                              <w:rPr>
                                <w:rFonts w:asciiTheme="minorHAnsi" w:hAnsiTheme="minorHAnsi" w:cstheme="minorHAnsi"/>
                                <w:sz w:val="14"/>
                                <w:szCs w:val="14"/>
                              </w:rPr>
                            </w:pPr>
                            <w:r w:rsidRPr="00F06B6E">
                              <w:rPr>
                                <w:rFonts w:asciiTheme="minorHAnsi" w:hAnsiTheme="minorHAnsi" w:cstheme="minorHAnsi"/>
                                <w:sz w:val="14"/>
                                <w:szCs w:val="14"/>
                              </w:rPr>
                              <w:t>Updated Other Run Fees</w:t>
                            </w:r>
                          </w:p>
                          <w:p w14:paraId="1174774D" w14:textId="3AAF4ADD" w:rsidR="00015533" w:rsidRPr="00F06B6E" w:rsidRDefault="00373A14" w:rsidP="001C2012">
                            <w:pPr>
                              <w:numPr>
                                <w:ilvl w:val="1"/>
                                <w:numId w:val="252"/>
                              </w:numPr>
                              <w:ind w:left="540" w:hanging="180"/>
                              <w:rPr>
                                <w:rFonts w:asciiTheme="minorHAnsi" w:hAnsiTheme="minorHAnsi" w:cstheme="minorHAnsi"/>
                                <w:sz w:val="14"/>
                                <w:szCs w:val="14"/>
                              </w:rPr>
                            </w:pPr>
                            <w:r>
                              <w:rPr>
                                <w:rFonts w:asciiTheme="minorHAnsi" w:hAnsiTheme="minorHAnsi" w:cstheme="minorHAnsi"/>
                                <w:sz w:val="14"/>
                                <w:szCs w:val="14"/>
                              </w:rPr>
                              <w:t>New c</w:t>
                            </w:r>
                            <w:r w:rsidR="00015533" w:rsidRPr="00F06B6E">
                              <w:rPr>
                                <w:rFonts w:asciiTheme="minorHAnsi" w:hAnsiTheme="minorHAnsi" w:cstheme="minorHAnsi"/>
                                <w:sz w:val="14"/>
                                <w:szCs w:val="14"/>
                              </w:rPr>
                              <w:t>apabilities</w:t>
                            </w:r>
                            <w:r w:rsidR="00015533">
                              <w:rPr>
                                <w:rFonts w:asciiTheme="minorHAnsi" w:hAnsiTheme="minorHAnsi" w:cstheme="minorHAnsi"/>
                                <w:sz w:val="14"/>
                                <w:szCs w:val="14"/>
                              </w:rPr>
                              <w:t xml:space="preserve"> &amp; security services</w:t>
                            </w:r>
                          </w:p>
                          <w:p w14:paraId="3C116DE2" w14:textId="098E0ED6" w:rsidR="00015533" w:rsidRPr="00F06B6E" w:rsidRDefault="00015533" w:rsidP="001C2012">
                            <w:pPr>
                              <w:numPr>
                                <w:ilvl w:val="1"/>
                                <w:numId w:val="252"/>
                              </w:numPr>
                              <w:ind w:left="540" w:hanging="180"/>
                              <w:rPr>
                                <w:rFonts w:asciiTheme="minorHAnsi" w:hAnsiTheme="minorHAnsi" w:cstheme="minorHAnsi"/>
                                <w:sz w:val="14"/>
                                <w:szCs w:val="14"/>
                              </w:rPr>
                            </w:pPr>
                            <w:r w:rsidRPr="00F06B6E">
                              <w:rPr>
                                <w:rFonts w:asciiTheme="minorHAnsi" w:hAnsiTheme="minorHAnsi" w:cstheme="minorHAnsi"/>
                                <w:sz w:val="14"/>
                                <w:szCs w:val="14"/>
                              </w:rPr>
                              <w:t>Security offering</w:t>
                            </w:r>
                            <w:r w:rsidR="004520AB">
                              <w:rPr>
                                <w:rFonts w:asciiTheme="minorHAnsi" w:hAnsiTheme="minorHAnsi" w:cstheme="minorHAnsi"/>
                                <w:sz w:val="14"/>
                                <w:szCs w:val="14"/>
                              </w:rPr>
                              <w:t xml:space="preserve"> replacing </w:t>
                            </w:r>
                            <w:r>
                              <w:rPr>
                                <w:rFonts w:asciiTheme="minorHAnsi" w:hAnsiTheme="minorHAnsi" w:cstheme="minorHAnsi"/>
                                <w:sz w:val="14"/>
                                <w:szCs w:val="14"/>
                              </w:rPr>
                              <w:t>specific individual tools</w:t>
                            </w:r>
                          </w:p>
                          <w:p w14:paraId="628F9467" w14:textId="0EE64755" w:rsidR="00B90700" w:rsidRPr="00F06B6E" w:rsidRDefault="00B90700" w:rsidP="001C2012">
                            <w:pPr>
                              <w:numPr>
                                <w:ilvl w:val="0"/>
                                <w:numId w:val="252"/>
                              </w:numPr>
                              <w:ind w:left="180" w:hanging="180"/>
                              <w:rPr>
                                <w:rFonts w:asciiTheme="minorHAnsi" w:hAnsiTheme="minorHAnsi" w:cstheme="minorHAnsi"/>
                                <w:sz w:val="14"/>
                                <w:szCs w:val="14"/>
                              </w:rPr>
                            </w:pPr>
                            <w:r w:rsidRPr="00F06B6E">
                              <w:rPr>
                                <w:rFonts w:ascii="Segoe UI Emoji" w:hAnsi="Segoe UI Emoji" w:cs="Segoe UI Emoji"/>
                                <w:sz w:val="14"/>
                                <w:szCs w:val="14"/>
                              </w:rPr>
                              <w:t>✅</w:t>
                            </w:r>
                            <w:r w:rsidR="004520AB" w:rsidRPr="004520AB">
                              <w:rPr>
                                <w:rFonts w:asciiTheme="minorHAnsi" w:hAnsiTheme="minorHAnsi" w:cstheme="minorHAnsi"/>
                                <w:sz w:val="14"/>
                                <w:szCs w:val="14"/>
                              </w:rPr>
                              <w:t xml:space="preserve"> </w:t>
                            </w:r>
                            <w:r w:rsidR="004520AB">
                              <w:rPr>
                                <w:rFonts w:asciiTheme="minorHAnsi" w:hAnsiTheme="minorHAnsi" w:cstheme="minorHAnsi"/>
                                <w:sz w:val="14"/>
                                <w:szCs w:val="14"/>
                              </w:rPr>
                              <w:t xml:space="preserve">Added </w:t>
                            </w:r>
                            <w:r w:rsidR="004520AB" w:rsidRPr="00F06B6E">
                              <w:rPr>
                                <w:rFonts w:asciiTheme="minorHAnsi" w:hAnsiTheme="minorHAnsi" w:cstheme="minorHAnsi"/>
                                <w:sz w:val="14"/>
                                <w:szCs w:val="14"/>
                              </w:rPr>
                              <w:t xml:space="preserve">Security offering </w:t>
                            </w:r>
                            <w:r w:rsidR="004520AB">
                              <w:rPr>
                                <w:rFonts w:asciiTheme="minorHAnsi" w:hAnsiTheme="minorHAnsi" w:cstheme="minorHAnsi"/>
                                <w:sz w:val="14"/>
                                <w:szCs w:val="14"/>
                              </w:rPr>
                              <w:t>instead of managing specific individual tools</w:t>
                            </w:r>
                            <w:r w:rsidR="001863D1">
                              <w:rPr>
                                <w:rFonts w:asciiTheme="minorHAnsi" w:hAnsiTheme="minorHAnsi" w:cstheme="minorHAnsi"/>
                                <w:sz w:val="14"/>
                                <w:szCs w:val="14"/>
                              </w:rPr>
                              <w:t xml:space="preserve">, now using </w:t>
                            </w:r>
                            <w:r w:rsidR="00D16A67">
                              <w:rPr>
                                <w:rFonts w:asciiTheme="minorHAnsi" w:hAnsiTheme="minorHAnsi" w:cstheme="minorHAnsi"/>
                                <w:sz w:val="14"/>
                                <w:szCs w:val="14"/>
                              </w:rPr>
                              <w:t xml:space="preserve">Ateko’s </w:t>
                            </w:r>
                            <w:r w:rsidRPr="00F06B6E">
                              <w:rPr>
                                <w:rFonts w:asciiTheme="minorHAnsi" w:hAnsiTheme="minorHAnsi" w:cstheme="minorHAnsi"/>
                                <w:sz w:val="14"/>
                                <w:szCs w:val="14"/>
                              </w:rPr>
                              <w:t>CNAPP offering</w:t>
                            </w:r>
                            <w:r w:rsidR="002F265D">
                              <w:rPr>
                                <w:rFonts w:asciiTheme="minorHAnsi" w:hAnsiTheme="minorHAnsi" w:cstheme="minorHAnsi"/>
                                <w:sz w:val="14"/>
                                <w:szCs w:val="14"/>
                              </w:rPr>
                              <w:t>,</w:t>
                            </w:r>
                            <w:r w:rsidRPr="00F06B6E">
                              <w:rPr>
                                <w:rFonts w:asciiTheme="minorHAnsi" w:hAnsiTheme="minorHAnsi" w:cstheme="minorHAnsi"/>
                                <w:sz w:val="14"/>
                                <w:szCs w:val="14"/>
                              </w:rPr>
                              <w:t xml:space="preserve"> as per </w:t>
                            </w:r>
                            <w:r w:rsidR="001863D1">
                              <w:rPr>
                                <w:rFonts w:asciiTheme="minorHAnsi" w:hAnsiTheme="minorHAnsi" w:cstheme="minorHAnsi"/>
                                <w:sz w:val="14"/>
                                <w:szCs w:val="14"/>
                              </w:rPr>
                              <w:t xml:space="preserve">the </w:t>
                            </w:r>
                            <w:r w:rsidRPr="00F06B6E">
                              <w:rPr>
                                <w:rFonts w:asciiTheme="minorHAnsi" w:hAnsiTheme="minorHAnsi" w:cstheme="minorHAnsi"/>
                                <w:sz w:val="14"/>
                                <w:szCs w:val="14"/>
                              </w:rPr>
                              <w:t xml:space="preserve">coverage requested </w:t>
                            </w:r>
                            <w:r w:rsidR="001863D1">
                              <w:rPr>
                                <w:rFonts w:asciiTheme="minorHAnsi" w:hAnsiTheme="minorHAnsi" w:cstheme="minorHAnsi"/>
                                <w:sz w:val="14"/>
                                <w:szCs w:val="14"/>
                              </w:rPr>
                              <w:t xml:space="preserve">through </w:t>
                            </w:r>
                            <w:r w:rsidRPr="00F06B6E">
                              <w:rPr>
                                <w:rFonts w:asciiTheme="minorHAnsi" w:hAnsiTheme="minorHAnsi" w:cstheme="minorHAnsi"/>
                                <w:sz w:val="14"/>
                                <w:szCs w:val="14"/>
                              </w:rPr>
                              <w:t>iA comments</w:t>
                            </w:r>
                          </w:p>
                          <w:p w14:paraId="55010BB6" w14:textId="74218EE6" w:rsidR="00B23924" w:rsidRPr="00F06B6E" w:rsidRDefault="00B23924" w:rsidP="001C2012">
                            <w:pPr>
                              <w:numPr>
                                <w:ilvl w:val="0"/>
                                <w:numId w:val="252"/>
                              </w:numPr>
                              <w:ind w:left="180" w:hanging="180"/>
                              <w:rPr>
                                <w:rFonts w:asciiTheme="minorHAnsi" w:hAnsiTheme="minorHAnsi" w:cstheme="minorHAnsi"/>
                                <w:sz w:val="14"/>
                                <w:szCs w:val="14"/>
                              </w:rPr>
                            </w:pPr>
                            <w:r w:rsidRPr="00F06B6E">
                              <w:rPr>
                                <w:rFonts w:ascii="Segoe UI Emoji" w:hAnsi="Segoe UI Emoji" w:cs="Segoe UI Emoji"/>
                                <w:sz w:val="14"/>
                                <w:szCs w:val="14"/>
                              </w:rPr>
                              <w:t>✅</w:t>
                            </w:r>
                            <w:r w:rsidRPr="00F06B6E">
                              <w:rPr>
                                <w:rFonts w:asciiTheme="minorHAnsi" w:hAnsiTheme="minorHAnsi" w:cstheme="minorHAnsi"/>
                                <w:sz w:val="14"/>
                                <w:szCs w:val="14"/>
                              </w:rPr>
                              <w:t xml:space="preserve">Replaced simple security RACI with exploded Ateko standard </w:t>
                            </w:r>
                            <w:r w:rsidR="000510BF">
                              <w:rPr>
                                <w:rFonts w:asciiTheme="minorHAnsi" w:hAnsiTheme="minorHAnsi" w:cstheme="minorHAnsi"/>
                                <w:sz w:val="14"/>
                                <w:szCs w:val="14"/>
                              </w:rPr>
                              <w:t>security offering RACI</w:t>
                            </w:r>
                            <w:r w:rsidR="00CC3A3D">
                              <w:rPr>
                                <w:rFonts w:asciiTheme="minorHAnsi" w:hAnsiTheme="minorHAnsi" w:cstheme="minorHAnsi"/>
                                <w:sz w:val="14"/>
                                <w:szCs w:val="14"/>
                              </w:rPr>
                              <w:t xml:space="preserve"> + </w:t>
                            </w:r>
                            <w:r w:rsidR="000510BF">
                              <w:rPr>
                                <w:rFonts w:asciiTheme="minorHAnsi" w:hAnsiTheme="minorHAnsi" w:cstheme="minorHAnsi"/>
                                <w:sz w:val="14"/>
                                <w:szCs w:val="14"/>
                              </w:rPr>
                              <w:t>leverag</w:t>
                            </w:r>
                            <w:r w:rsidR="00CC3A3D">
                              <w:rPr>
                                <w:rFonts w:asciiTheme="minorHAnsi" w:hAnsiTheme="minorHAnsi" w:cstheme="minorHAnsi"/>
                                <w:sz w:val="14"/>
                                <w:szCs w:val="14"/>
                              </w:rPr>
                              <w:t>ed</w:t>
                            </w:r>
                            <w:r w:rsidR="000510BF">
                              <w:rPr>
                                <w:rFonts w:asciiTheme="minorHAnsi" w:hAnsiTheme="minorHAnsi" w:cstheme="minorHAnsi"/>
                                <w:sz w:val="14"/>
                                <w:szCs w:val="14"/>
                              </w:rPr>
                              <w:t xml:space="preserve"> </w:t>
                            </w:r>
                            <w:r w:rsidRPr="00F06B6E">
                              <w:rPr>
                                <w:rFonts w:asciiTheme="minorHAnsi" w:hAnsiTheme="minorHAnsi" w:cstheme="minorHAnsi"/>
                                <w:sz w:val="14"/>
                                <w:szCs w:val="14"/>
                              </w:rPr>
                              <w:t>iA additions</w:t>
                            </w:r>
                            <w:r w:rsidR="00CC3A3D">
                              <w:rPr>
                                <w:rFonts w:asciiTheme="minorHAnsi" w:hAnsiTheme="minorHAnsi" w:cstheme="minorHAnsi"/>
                                <w:sz w:val="14"/>
                                <w:szCs w:val="14"/>
                              </w:rPr>
                              <w:t xml:space="preserve"> (</w:t>
                            </w:r>
                            <w:r w:rsidR="001C2012">
                              <w:rPr>
                                <w:rFonts w:asciiTheme="minorHAnsi" w:hAnsiTheme="minorHAnsi" w:cstheme="minorHAnsi"/>
                                <w:sz w:val="14"/>
                                <w:szCs w:val="14"/>
                              </w:rPr>
                              <w:t xml:space="preserve">see yellow </w:t>
                            </w:r>
                            <w:r w:rsidR="00CC3A3D" w:rsidRPr="00CC3A3D">
                              <w:rPr>
                                <w:rFonts w:asciiTheme="minorHAnsi" w:hAnsiTheme="minorHAnsi" w:cstheme="minorHAnsi"/>
                                <w:sz w:val="14"/>
                                <w:szCs w:val="14"/>
                                <w:highlight w:val="yellow"/>
                              </w:rPr>
                              <w:t>highlight</w:t>
                            </w:r>
                            <w:r w:rsidR="00CC3A3D">
                              <w:rPr>
                                <w:rFonts w:asciiTheme="minorHAnsi" w:hAnsiTheme="minorHAnsi" w:cstheme="minorHAnsi"/>
                                <w:sz w:val="14"/>
                                <w:szCs w:val="14"/>
                              </w:rPr>
                              <w:t>)</w:t>
                            </w:r>
                          </w:p>
                          <w:p w14:paraId="4BDADA66" w14:textId="191F1AD3" w:rsidR="00B23924" w:rsidRPr="00F06B6E" w:rsidRDefault="003E0058" w:rsidP="001C2012">
                            <w:pPr>
                              <w:numPr>
                                <w:ilvl w:val="0"/>
                                <w:numId w:val="252"/>
                              </w:numPr>
                              <w:ind w:left="180" w:hanging="180"/>
                              <w:rPr>
                                <w:rFonts w:asciiTheme="minorHAnsi" w:hAnsiTheme="minorHAnsi" w:cstheme="minorHAnsi"/>
                                <w:sz w:val="14"/>
                                <w:szCs w:val="14"/>
                              </w:rPr>
                            </w:pPr>
                            <w:r w:rsidRPr="00F06B6E">
                              <w:rPr>
                                <w:rFonts w:ascii="Segoe UI Emoji" w:hAnsi="Segoe UI Emoji" w:cstheme="minorHAnsi"/>
                                <w:sz w:val="14"/>
                                <w:szCs w:val="14"/>
                              </w:rPr>
                              <w:t>✅</w:t>
                            </w:r>
                            <w:r w:rsidR="00B23924" w:rsidRPr="00F06B6E">
                              <w:rPr>
                                <w:rFonts w:asciiTheme="minorHAnsi" w:hAnsiTheme="minorHAnsi" w:cstheme="minorHAnsi"/>
                                <w:sz w:val="14"/>
                                <w:szCs w:val="14"/>
                              </w:rPr>
                              <w:t>Moved “Platform Security Oversight” to “Run Security”</w:t>
                            </w:r>
                          </w:p>
                          <w:p w14:paraId="0D26CCFC" w14:textId="77777777" w:rsidR="00C339A7" w:rsidRPr="00F06B6E" w:rsidRDefault="00C339A7" w:rsidP="001C2012">
                            <w:pPr>
                              <w:numPr>
                                <w:ilvl w:val="0"/>
                                <w:numId w:val="252"/>
                              </w:numPr>
                              <w:ind w:left="180" w:hanging="180"/>
                              <w:rPr>
                                <w:rFonts w:asciiTheme="minorHAnsi" w:hAnsiTheme="minorHAnsi" w:cstheme="minorHAnsi"/>
                                <w:sz w:val="14"/>
                                <w:szCs w:val="14"/>
                              </w:rPr>
                            </w:pPr>
                            <w:r w:rsidRPr="00F06B6E">
                              <w:rPr>
                                <w:rFonts w:ascii="Segoe UI Emoji" w:hAnsi="Segoe UI Emoji" w:cs="Segoe UI Emoji"/>
                                <w:sz w:val="14"/>
                                <w:szCs w:val="14"/>
                              </w:rPr>
                              <w:t>✅</w:t>
                            </w:r>
                            <w:r>
                              <w:rPr>
                                <w:rFonts w:ascii="Segoe UI Emoji" w:hAnsi="Segoe UI Emoji" w:cs="Segoe UI Emoji"/>
                                <w:sz w:val="14"/>
                                <w:szCs w:val="14"/>
                              </w:rPr>
                              <w:t xml:space="preserve">Added </w:t>
                            </w:r>
                            <w:r w:rsidRPr="00F06B6E">
                              <w:rPr>
                                <w:rFonts w:asciiTheme="minorHAnsi" w:hAnsiTheme="minorHAnsi" w:cstheme="minorHAnsi"/>
                                <w:sz w:val="14"/>
                                <w:szCs w:val="14"/>
                              </w:rPr>
                              <w:t>text for SLAs as negotiated</w:t>
                            </w:r>
                          </w:p>
                          <w:p w14:paraId="1604E8AF" w14:textId="1A5DAD6D" w:rsidR="0055631F" w:rsidRPr="00F06B6E" w:rsidRDefault="00792206" w:rsidP="001C2012">
                            <w:pPr>
                              <w:numPr>
                                <w:ilvl w:val="0"/>
                                <w:numId w:val="252"/>
                              </w:numPr>
                              <w:ind w:left="180" w:hanging="180"/>
                              <w:rPr>
                                <w:rFonts w:asciiTheme="minorHAnsi" w:hAnsiTheme="minorHAnsi" w:cstheme="minorHAnsi"/>
                                <w:sz w:val="14"/>
                                <w:szCs w:val="14"/>
                              </w:rPr>
                            </w:pPr>
                            <w:r w:rsidRPr="00F06B6E">
                              <w:rPr>
                                <w:rFonts w:ascii="Segoe UI Emoji" w:hAnsi="Segoe UI Emoji" w:cstheme="minorHAnsi"/>
                                <w:sz w:val="14"/>
                                <w:szCs w:val="14"/>
                              </w:rPr>
                              <w:t>✅</w:t>
                            </w:r>
                            <w:r w:rsidR="00CA5C05" w:rsidRPr="00F06B6E">
                              <w:rPr>
                                <w:rFonts w:asciiTheme="minorHAnsi" w:hAnsiTheme="minorHAnsi" w:cstheme="minorHAnsi"/>
                                <w:sz w:val="14"/>
                                <w:szCs w:val="14"/>
                              </w:rPr>
                              <w:t>Rebranding of FXi to Ateko</w:t>
                            </w:r>
                            <w:r w:rsidR="00B01D2D" w:rsidRPr="00F06B6E">
                              <w:rPr>
                                <w:rFonts w:asciiTheme="minorHAnsi" w:hAnsiTheme="minorHAnsi" w:cstheme="minorHAnsi"/>
                                <w:sz w:val="14"/>
                                <w:szCs w:val="14"/>
                              </w:rPr>
                              <w:t xml:space="preserve"> (legal name</w:t>
                            </w:r>
                            <w:r w:rsidR="002F265D">
                              <w:rPr>
                                <w:rFonts w:asciiTheme="minorHAnsi" w:hAnsiTheme="minorHAnsi" w:cstheme="minorHAnsi"/>
                                <w:sz w:val="14"/>
                                <w:szCs w:val="14"/>
                              </w:rPr>
                              <w:t xml:space="preserve"> not impacted</w:t>
                            </w:r>
                            <w:r w:rsidR="00E06ABA">
                              <w:rPr>
                                <w:rFonts w:asciiTheme="minorHAnsi" w:hAnsiTheme="minorHAnsi" w:cstheme="minorHAnsi"/>
                                <w:sz w:val="14"/>
                                <w:szCs w:val="14"/>
                              </w:rPr>
                              <w:t>, scope of this SOW not impacted</w:t>
                            </w:r>
                            <w:r w:rsidR="00B01D2D" w:rsidRPr="00F06B6E">
                              <w:rPr>
                                <w:rFonts w:asciiTheme="minorHAnsi" w:hAnsiTheme="minorHAnsi" w:cstheme="minorHAnsi"/>
                                <w:sz w:val="14"/>
                                <w:szCs w:val="14"/>
                              </w:rPr>
                              <w:t>)</w:t>
                            </w:r>
                          </w:p>
                        </w:txbxContent>
                      </wps:txbx>
                      <wps:bodyPr rot="0" vert="horz" wrap="square" lIns="18288"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2E31C5" id="_x0000_t202" coordsize="21600,21600" o:spt="202" path="m,l,21600r21600,l21600,xe">
                <v:stroke joinstyle="miter"/>
                <v:path gradientshapeok="t" o:connecttype="rect"/>
              </v:shapetype>
              <v:shape id="Text Box 2" o:spid="_x0000_s1026" type="#_x0000_t202" style="position:absolute;left:0;text-align:left;margin-left:74.25pt;margin-top:-77.15pt;width:498.1pt;height:164.1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" fillcolor="#f2dbdb [661]" stroked="f">
                <v:textbox inset="1.44pt,,0">
                  <w:txbxContent>
                    <w:p w14:paraId="148F8187" w14:textId="6EBAA1CA" w:rsidR="0015655C" w:rsidRPr="00F06B6E" w:rsidRDefault="0015655C">
                      <w:pPr>
                        <w:rPr>
                          <w:rFonts w:asciiTheme="minorHAnsi" w:hAnsiTheme="minorHAnsi" w:cstheme="minorHAnsi"/>
                          <w:sz w:val="14"/>
                          <w:szCs w:val="14"/>
                        </w:rPr>
                      </w:pPr>
                      <w:r w:rsidRPr="00B01D2D">
                        <w:rPr>
                          <w:rFonts w:asciiTheme="minorHAnsi" w:hAnsiTheme="minorHAnsi" w:cstheme="minorHAnsi"/>
                          <w:b/>
                          <w:bCs/>
                          <w:sz w:val="20"/>
                          <w:szCs w:val="20"/>
                        </w:rPr>
                        <w:t>Changes done</w:t>
                      </w:r>
                      <w:r w:rsidR="00F06B6E">
                        <w:rPr>
                          <w:rFonts w:asciiTheme="minorHAnsi" w:hAnsiTheme="minorHAnsi" w:cstheme="minorHAnsi"/>
                          <w:b/>
                          <w:bCs/>
                          <w:sz w:val="20"/>
                          <w:szCs w:val="20"/>
                        </w:rPr>
                        <w:t xml:space="preserve"> since </w:t>
                      </w:r>
                      <w:r w:rsidR="00836F0E">
                        <w:rPr>
                          <w:rFonts w:asciiTheme="minorHAnsi" w:hAnsiTheme="minorHAnsi" w:cstheme="minorHAnsi"/>
                          <w:b/>
                          <w:bCs/>
                          <w:sz w:val="20"/>
                          <w:szCs w:val="20"/>
                        </w:rPr>
                        <w:t>the last response from iA</w:t>
                      </w:r>
                      <w:r w:rsidRPr="00B01D2D">
                        <w:rPr>
                          <w:rFonts w:asciiTheme="minorHAnsi" w:hAnsiTheme="minorHAnsi" w:cstheme="minorHAnsi"/>
                          <w:sz w:val="20"/>
                          <w:szCs w:val="20"/>
                        </w:rPr>
                        <w:t>:</w:t>
                      </w:r>
                    </w:p>
                    <w:p w14:paraId="19F66AF8" w14:textId="38AD9805" w:rsidR="0015655C" w:rsidRPr="00F06B6E" w:rsidRDefault="000B7DF7" w:rsidP="001C2012">
                      <w:pPr>
                        <w:numPr>
                          <w:ilvl w:val="0"/>
                          <w:numId w:val="252"/>
                        </w:numPr>
                        <w:ind w:left="180" w:hanging="180"/>
                        <w:rPr>
                          <w:rFonts w:asciiTheme="minorHAnsi" w:hAnsiTheme="minorHAnsi" w:cstheme="minorHAnsi"/>
                          <w:sz w:val="14"/>
                          <w:szCs w:val="14"/>
                        </w:rPr>
                      </w:pPr>
                      <w:r w:rsidRPr="00F06B6E">
                        <w:rPr>
                          <w:rFonts w:ascii="Segoe UI Emoji" w:hAnsi="Segoe UI Emoji" w:cstheme="minorHAnsi"/>
                          <w:sz w:val="14"/>
                          <w:szCs w:val="14"/>
                        </w:rPr>
                        <w:t>✅</w:t>
                      </w:r>
                      <w:r w:rsidR="0015655C" w:rsidRPr="00F06B6E">
                        <w:rPr>
                          <w:rFonts w:asciiTheme="minorHAnsi" w:hAnsiTheme="minorHAnsi" w:cstheme="minorHAnsi"/>
                          <w:sz w:val="14"/>
                          <w:szCs w:val="14"/>
                        </w:rPr>
                        <w:t>Accept</w:t>
                      </w:r>
                      <w:r w:rsidR="005F4976" w:rsidRPr="00F06B6E">
                        <w:rPr>
                          <w:rFonts w:asciiTheme="minorHAnsi" w:hAnsiTheme="minorHAnsi" w:cstheme="minorHAnsi"/>
                          <w:sz w:val="14"/>
                          <w:szCs w:val="14"/>
                        </w:rPr>
                        <w:t>ed changes from iA approved by Ateko</w:t>
                      </w:r>
                      <w:r w:rsidR="00836F0E">
                        <w:rPr>
                          <w:rFonts w:asciiTheme="minorHAnsi" w:hAnsiTheme="minorHAnsi" w:cstheme="minorHAnsi"/>
                          <w:sz w:val="14"/>
                          <w:szCs w:val="14"/>
                        </w:rPr>
                        <w:t>;</w:t>
                      </w:r>
                      <w:r w:rsidR="00296B16" w:rsidRPr="00F06B6E">
                        <w:rPr>
                          <w:rFonts w:asciiTheme="minorHAnsi" w:hAnsiTheme="minorHAnsi" w:cstheme="minorHAnsi"/>
                          <w:sz w:val="14"/>
                          <w:szCs w:val="14"/>
                        </w:rPr>
                        <w:t xml:space="preserve"> </w:t>
                      </w:r>
                      <w:r w:rsidR="00471501" w:rsidRPr="00F06B6E">
                        <w:rPr>
                          <w:rFonts w:asciiTheme="minorHAnsi" w:hAnsiTheme="minorHAnsi" w:cstheme="minorHAnsi"/>
                          <w:sz w:val="14"/>
                          <w:szCs w:val="14"/>
                        </w:rPr>
                        <w:t xml:space="preserve">commented when </w:t>
                      </w:r>
                      <w:r w:rsidR="00FC588D" w:rsidRPr="00F06B6E">
                        <w:rPr>
                          <w:rFonts w:asciiTheme="minorHAnsi" w:hAnsiTheme="minorHAnsi" w:cstheme="minorHAnsi"/>
                          <w:sz w:val="14"/>
                          <w:szCs w:val="14"/>
                        </w:rPr>
                        <w:t>not accepted by Ateko</w:t>
                      </w:r>
                      <w:r w:rsidR="00836F0E">
                        <w:rPr>
                          <w:rFonts w:asciiTheme="minorHAnsi" w:hAnsiTheme="minorHAnsi" w:cstheme="minorHAnsi"/>
                          <w:sz w:val="14"/>
                          <w:szCs w:val="14"/>
                        </w:rPr>
                        <w:t xml:space="preserve"> or added explanations</w:t>
                      </w:r>
                      <w:r w:rsidR="00FC588D" w:rsidRPr="00F06B6E">
                        <w:rPr>
                          <w:rFonts w:asciiTheme="minorHAnsi" w:hAnsiTheme="minorHAnsi" w:cstheme="minorHAnsi"/>
                          <w:sz w:val="14"/>
                          <w:szCs w:val="14"/>
                        </w:rPr>
                        <w:t>.</w:t>
                      </w:r>
                    </w:p>
                    <w:p w14:paraId="2B0AD0EB" w14:textId="77777777" w:rsidR="00015533" w:rsidRPr="00F06B6E" w:rsidRDefault="00015533" w:rsidP="001C2012">
                      <w:pPr>
                        <w:numPr>
                          <w:ilvl w:val="0"/>
                          <w:numId w:val="252"/>
                        </w:numPr>
                        <w:ind w:left="180" w:hanging="180"/>
                        <w:rPr>
                          <w:rFonts w:asciiTheme="minorHAnsi" w:hAnsiTheme="minorHAnsi" w:cstheme="minorHAnsi"/>
                          <w:sz w:val="14"/>
                          <w:szCs w:val="14"/>
                        </w:rPr>
                      </w:pPr>
                      <w:r w:rsidRPr="00F06B6E">
                        <w:rPr>
                          <w:rFonts w:ascii="Segoe UI Emoji" w:hAnsi="Segoe UI Emoji" w:cs="Segoe UI Emoji"/>
                          <w:sz w:val="14"/>
                          <w:szCs w:val="14"/>
                        </w:rPr>
                        <w:t>✅</w:t>
                      </w:r>
                      <w:r w:rsidRPr="00F06B6E">
                        <w:rPr>
                          <w:rFonts w:asciiTheme="minorHAnsi" w:hAnsiTheme="minorHAnsi" w:cstheme="minorHAnsi"/>
                          <w:sz w:val="14"/>
                          <w:szCs w:val="14"/>
                        </w:rPr>
                        <w:t>Updated Capabilit</w:t>
                      </w:r>
                      <w:r>
                        <w:rPr>
                          <w:rFonts w:asciiTheme="minorHAnsi" w:hAnsiTheme="minorHAnsi" w:cstheme="minorHAnsi"/>
                          <w:sz w:val="14"/>
                          <w:szCs w:val="14"/>
                        </w:rPr>
                        <w:t>ies</w:t>
                      </w:r>
                      <w:r w:rsidRPr="00F06B6E">
                        <w:rPr>
                          <w:rFonts w:asciiTheme="minorHAnsi" w:hAnsiTheme="minorHAnsi" w:cstheme="minorHAnsi"/>
                          <w:sz w:val="14"/>
                          <w:szCs w:val="14"/>
                        </w:rPr>
                        <w:t xml:space="preserve"> list (EX</w:t>
                      </w:r>
                      <w:r>
                        <w:rPr>
                          <w:rFonts w:asciiTheme="minorHAnsi" w:hAnsiTheme="minorHAnsi" w:cstheme="minorHAnsi"/>
                          <w:sz w:val="14"/>
                          <w:szCs w:val="14"/>
                        </w:rPr>
                        <w:t>HIBIT</w:t>
                      </w:r>
                      <w:r w:rsidRPr="00F06B6E">
                        <w:rPr>
                          <w:rFonts w:asciiTheme="minorHAnsi" w:hAnsiTheme="minorHAnsi" w:cstheme="minorHAnsi"/>
                          <w:sz w:val="14"/>
                          <w:szCs w:val="14"/>
                        </w:rPr>
                        <w:t xml:space="preserve"> C.4.(a)Asset Management)</w:t>
                      </w:r>
                    </w:p>
                    <w:p w14:paraId="58FD85DC" w14:textId="77777777" w:rsidR="00015533" w:rsidRPr="00F06B6E" w:rsidRDefault="00015533" w:rsidP="001C2012">
                      <w:pPr>
                        <w:numPr>
                          <w:ilvl w:val="0"/>
                          <w:numId w:val="252"/>
                        </w:numPr>
                        <w:ind w:left="180" w:hanging="180"/>
                        <w:rPr>
                          <w:rFonts w:asciiTheme="minorHAnsi" w:hAnsiTheme="minorHAnsi" w:cstheme="minorHAnsi"/>
                          <w:sz w:val="14"/>
                          <w:szCs w:val="14"/>
                        </w:rPr>
                      </w:pPr>
                      <w:r w:rsidRPr="00F06B6E">
                        <w:rPr>
                          <w:rFonts w:ascii="Segoe UI Emoji" w:hAnsi="Segoe UI Emoji" w:cs="Segoe UI Emoji"/>
                          <w:sz w:val="14"/>
                          <w:szCs w:val="14"/>
                        </w:rPr>
                        <w:t>✅</w:t>
                      </w:r>
                      <w:r w:rsidRPr="00F06B6E">
                        <w:rPr>
                          <w:rFonts w:asciiTheme="minorHAnsi" w:hAnsiTheme="minorHAnsi" w:cstheme="minorHAnsi"/>
                          <w:sz w:val="14"/>
                          <w:szCs w:val="14"/>
                        </w:rPr>
                        <w:t xml:space="preserve">Updated </w:t>
                      </w:r>
                      <w:r>
                        <w:rPr>
                          <w:rFonts w:asciiTheme="minorHAnsi" w:hAnsiTheme="minorHAnsi" w:cstheme="minorHAnsi"/>
                          <w:sz w:val="14"/>
                          <w:szCs w:val="14"/>
                        </w:rPr>
                        <w:t>Other Run Fees table</w:t>
                      </w:r>
                    </w:p>
                    <w:p w14:paraId="1105357F" w14:textId="77777777" w:rsidR="00015533" w:rsidRPr="00F06B6E" w:rsidRDefault="00015533" w:rsidP="001C2012">
                      <w:pPr>
                        <w:numPr>
                          <w:ilvl w:val="0"/>
                          <w:numId w:val="252"/>
                        </w:numPr>
                        <w:ind w:left="180" w:hanging="180"/>
                        <w:rPr>
                          <w:rFonts w:asciiTheme="minorHAnsi" w:hAnsiTheme="minorHAnsi" w:cstheme="minorHAnsi"/>
                          <w:sz w:val="14"/>
                          <w:szCs w:val="14"/>
                        </w:rPr>
                      </w:pPr>
                      <w:r w:rsidRPr="00F06B6E">
                        <w:rPr>
                          <w:rFonts w:ascii="Segoe UI Emoji" w:hAnsi="Segoe UI Emoji" w:cs="Segoe UI Emoji"/>
                          <w:sz w:val="14"/>
                          <w:szCs w:val="14"/>
                        </w:rPr>
                        <w:t>✅</w:t>
                      </w:r>
                      <w:r w:rsidRPr="00F06B6E">
                        <w:rPr>
                          <w:rFonts w:asciiTheme="minorHAnsi" w:hAnsiTheme="minorHAnsi" w:cstheme="minorHAnsi"/>
                          <w:sz w:val="14"/>
                          <w:szCs w:val="14"/>
                        </w:rPr>
                        <w:t>Updated pricing based on</w:t>
                      </w:r>
                    </w:p>
                    <w:p w14:paraId="0FE2042F" w14:textId="77777777" w:rsidR="00015533" w:rsidRPr="00F06B6E" w:rsidRDefault="00015533" w:rsidP="001C2012">
                      <w:pPr>
                        <w:numPr>
                          <w:ilvl w:val="1"/>
                          <w:numId w:val="252"/>
                        </w:numPr>
                        <w:ind w:left="540" w:hanging="180"/>
                        <w:rPr>
                          <w:rFonts w:asciiTheme="minorHAnsi" w:hAnsiTheme="minorHAnsi" w:cstheme="minorHAnsi"/>
                          <w:sz w:val="14"/>
                          <w:szCs w:val="14"/>
                        </w:rPr>
                      </w:pPr>
                      <w:r w:rsidRPr="00F06B6E">
                        <w:rPr>
                          <w:rFonts w:asciiTheme="minorHAnsi" w:hAnsiTheme="minorHAnsi" w:cstheme="minorHAnsi"/>
                          <w:sz w:val="14"/>
                          <w:szCs w:val="14"/>
                        </w:rPr>
                        <w:t>Updated quantities</w:t>
                      </w:r>
                    </w:p>
                    <w:p w14:paraId="6CC737A5" w14:textId="77777777" w:rsidR="00015533" w:rsidRPr="00F06B6E" w:rsidRDefault="00015533" w:rsidP="001C2012">
                      <w:pPr>
                        <w:numPr>
                          <w:ilvl w:val="1"/>
                          <w:numId w:val="252"/>
                        </w:numPr>
                        <w:ind w:left="540" w:hanging="180"/>
                        <w:rPr>
                          <w:rFonts w:asciiTheme="minorHAnsi" w:hAnsiTheme="minorHAnsi" w:cstheme="minorHAnsi"/>
                          <w:sz w:val="14"/>
                          <w:szCs w:val="14"/>
                        </w:rPr>
                      </w:pPr>
                      <w:r w:rsidRPr="00F06B6E">
                        <w:rPr>
                          <w:rFonts w:asciiTheme="minorHAnsi" w:hAnsiTheme="minorHAnsi" w:cstheme="minorHAnsi"/>
                          <w:sz w:val="14"/>
                          <w:szCs w:val="14"/>
                        </w:rPr>
                        <w:t>Updated tooling unit prices</w:t>
                      </w:r>
                    </w:p>
                    <w:p w14:paraId="31AE941A" w14:textId="77777777" w:rsidR="00015533" w:rsidRPr="00F06B6E" w:rsidRDefault="00015533" w:rsidP="001C2012">
                      <w:pPr>
                        <w:numPr>
                          <w:ilvl w:val="1"/>
                          <w:numId w:val="252"/>
                        </w:numPr>
                        <w:ind w:left="540" w:hanging="180"/>
                        <w:rPr>
                          <w:rFonts w:asciiTheme="minorHAnsi" w:hAnsiTheme="minorHAnsi" w:cstheme="minorHAnsi"/>
                          <w:sz w:val="14"/>
                          <w:szCs w:val="14"/>
                        </w:rPr>
                      </w:pPr>
                      <w:r w:rsidRPr="00F06B6E">
                        <w:rPr>
                          <w:rFonts w:asciiTheme="minorHAnsi" w:hAnsiTheme="minorHAnsi" w:cstheme="minorHAnsi"/>
                          <w:sz w:val="14"/>
                          <w:szCs w:val="14"/>
                        </w:rPr>
                        <w:t>Updated Other Run Fees</w:t>
                      </w:r>
                    </w:p>
                    <w:p w14:paraId="1174774D" w14:textId="3AAF4ADD" w:rsidR="00015533" w:rsidRPr="00F06B6E" w:rsidRDefault="00373A14" w:rsidP="001C2012">
                      <w:pPr>
                        <w:numPr>
                          <w:ilvl w:val="1"/>
                          <w:numId w:val="252"/>
                        </w:numPr>
                        <w:ind w:left="540" w:hanging="180"/>
                        <w:rPr>
                          <w:rFonts w:asciiTheme="minorHAnsi" w:hAnsiTheme="minorHAnsi" w:cstheme="minorHAnsi"/>
                          <w:sz w:val="14"/>
                          <w:szCs w:val="14"/>
                        </w:rPr>
                      </w:pPr>
                      <w:r>
                        <w:rPr>
                          <w:rFonts w:asciiTheme="minorHAnsi" w:hAnsiTheme="minorHAnsi" w:cstheme="minorHAnsi"/>
                          <w:sz w:val="14"/>
                          <w:szCs w:val="14"/>
                        </w:rPr>
                        <w:t>New c</w:t>
                      </w:r>
                      <w:r w:rsidR="00015533" w:rsidRPr="00F06B6E">
                        <w:rPr>
                          <w:rFonts w:asciiTheme="minorHAnsi" w:hAnsiTheme="minorHAnsi" w:cstheme="minorHAnsi"/>
                          <w:sz w:val="14"/>
                          <w:szCs w:val="14"/>
                        </w:rPr>
                        <w:t>apabilities</w:t>
                      </w:r>
                      <w:r w:rsidR="00015533">
                        <w:rPr>
                          <w:rFonts w:asciiTheme="minorHAnsi" w:hAnsiTheme="minorHAnsi" w:cstheme="minorHAnsi"/>
                          <w:sz w:val="14"/>
                          <w:szCs w:val="14"/>
                        </w:rPr>
                        <w:t xml:space="preserve"> &amp; security services</w:t>
                      </w:r>
                    </w:p>
                    <w:p w14:paraId="3C116DE2" w14:textId="098E0ED6" w:rsidR="00015533" w:rsidRPr="00F06B6E" w:rsidRDefault="00015533" w:rsidP="001C2012">
                      <w:pPr>
                        <w:numPr>
                          <w:ilvl w:val="1"/>
                          <w:numId w:val="252"/>
                        </w:numPr>
                        <w:ind w:left="540" w:hanging="180"/>
                        <w:rPr>
                          <w:rFonts w:asciiTheme="minorHAnsi" w:hAnsiTheme="minorHAnsi" w:cstheme="minorHAnsi"/>
                          <w:sz w:val="14"/>
                          <w:szCs w:val="14"/>
                        </w:rPr>
                      </w:pPr>
                      <w:r w:rsidRPr="00F06B6E">
                        <w:rPr>
                          <w:rFonts w:asciiTheme="minorHAnsi" w:hAnsiTheme="minorHAnsi" w:cstheme="minorHAnsi"/>
                          <w:sz w:val="14"/>
                          <w:szCs w:val="14"/>
                        </w:rPr>
                        <w:t>Security offering</w:t>
                      </w:r>
                      <w:r w:rsidR="004520AB">
                        <w:rPr>
                          <w:rFonts w:asciiTheme="minorHAnsi" w:hAnsiTheme="minorHAnsi" w:cstheme="minorHAnsi"/>
                          <w:sz w:val="14"/>
                          <w:szCs w:val="14"/>
                        </w:rPr>
                        <w:t xml:space="preserve"> replacing </w:t>
                      </w:r>
                      <w:r>
                        <w:rPr>
                          <w:rFonts w:asciiTheme="minorHAnsi" w:hAnsiTheme="minorHAnsi" w:cstheme="minorHAnsi"/>
                          <w:sz w:val="14"/>
                          <w:szCs w:val="14"/>
                        </w:rPr>
                        <w:t>specific individual tools</w:t>
                      </w:r>
                    </w:p>
                    <w:p w14:paraId="628F9467" w14:textId="0EE64755" w:rsidR="00B90700" w:rsidRPr="00F06B6E" w:rsidRDefault="00B90700" w:rsidP="001C2012">
                      <w:pPr>
                        <w:numPr>
                          <w:ilvl w:val="0"/>
                          <w:numId w:val="252"/>
                        </w:numPr>
                        <w:ind w:left="180" w:hanging="180"/>
                        <w:rPr>
                          <w:rFonts w:asciiTheme="minorHAnsi" w:hAnsiTheme="minorHAnsi" w:cstheme="minorHAnsi"/>
                          <w:sz w:val="14"/>
                          <w:szCs w:val="14"/>
                        </w:rPr>
                      </w:pPr>
                      <w:r w:rsidRPr="00F06B6E">
                        <w:rPr>
                          <w:rFonts w:ascii="Segoe UI Emoji" w:hAnsi="Segoe UI Emoji" w:cs="Segoe UI Emoji"/>
                          <w:sz w:val="14"/>
                          <w:szCs w:val="14"/>
                        </w:rPr>
                        <w:t>✅</w:t>
                      </w:r>
                      <w:r w:rsidR="004520AB" w:rsidRPr="004520AB">
                        <w:rPr>
                          <w:rFonts w:asciiTheme="minorHAnsi" w:hAnsiTheme="minorHAnsi" w:cstheme="minorHAnsi"/>
                          <w:sz w:val="14"/>
                          <w:szCs w:val="14"/>
                        </w:rPr>
                        <w:t xml:space="preserve"> </w:t>
                      </w:r>
                      <w:r w:rsidR="004520AB">
                        <w:rPr>
                          <w:rFonts w:asciiTheme="minorHAnsi" w:hAnsiTheme="minorHAnsi" w:cstheme="minorHAnsi"/>
                          <w:sz w:val="14"/>
                          <w:szCs w:val="14"/>
                        </w:rPr>
                        <w:t xml:space="preserve">Added </w:t>
                      </w:r>
                      <w:r w:rsidR="004520AB" w:rsidRPr="00F06B6E">
                        <w:rPr>
                          <w:rFonts w:asciiTheme="minorHAnsi" w:hAnsiTheme="minorHAnsi" w:cstheme="minorHAnsi"/>
                          <w:sz w:val="14"/>
                          <w:szCs w:val="14"/>
                        </w:rPr>
                        <w:t xml:space="preserve">Security offering </w:t>
                      </w:r>
                      <w:r w:rsidR="004520AB">
                        <w:rPr>
                          <w:rFonts w:asciiTheme="minorHAnsi" w:hAnsiTheme="minorHAnsi" w:cstheme="minorHAnsi"/>
                          <w:sz w:val="14"/>
                          <w:szCs w:val="14"/>
                        </w:rPr>
                        <w:t>instead of managing specific individual tools</w:t>
                      </w:r>
                      <w:r w:rsidR="001863D1">
                        <w:rPr>
                          <w:rFonts w:asciiTheme="minorHAnsi" w:hAnsiTheme="minorHAnsi" w:cstheme="minorHAnsi"/>
                          <w:sz w:val="14"/>
                          <w:szCs w:val="14"/>
                        </w:rPr>
                        <w:t xml:space="preserve">, now using </w:t>
                      </w:r>
                      <w:r w:rsidR="00D16A67">
                        <w:rPr>
                          <w:rFonts w:asciiTheme="minorHAnsi" w:hAnsiTheme="minorHAnsi" w:cstheme="minorHAnsi"/>
                          <w:sz w:val="14"/>
                          <w:szCs w:val="14"/>
                        </w:rPr>
                        <w:t xml:space="preserve">Ateko’s </w:t>
                      </w:r>
                      <w:r w:rsidRPr="00F06B6E">
                        <w:rPr>
                          <w:rFonts w:asciiTheme="minorHAnsi" w:hAnsiTheme="minorHAnsi" w:cstheme="minorHAnsi"/>
                          <w:sz w:val="14"/>
                          <w:szCs w:val="14"/>
                        </w:rPr>
                        <w:t>CNAPP offering</w:t>
                      </w:r>
                      <w:r w:rsidR="002F265D">
                        <w:rPr>
                          <w:rFonts w:asciiTheme="minorHAnsi" w:hAnsiTheme="minorHAnsi" w:cstheme="minorHAnsi"/>
                          <w:sz w:val="14"/>
                          <w:szCs w:val="14"/>
                        </w:rPr>
                        <w:t>,</w:t>
                      </w:r>
                      <w:r w:rsidRPr="00F06B6E">
                        <w:rPr>
                          <w:rFonts w:asciiTheme="minorHAnsi" w:hAnsiTheme="minorHAnsi" w:cstheme="minorHAnsi"/>
                          <w:sz w:val="14"/>
                          <w:szCs w:val="14"/>
                        </w:rPr>
                        <w:t xml:space="preserve"> as per </w:t>
                      </w:r>
                      <w:r w:rsidR="001863D1">
                        <w:rPr>
                          <w:rFonts w:asciiTheme="minorHAnsi" w:hAnsiTheme="minorHAnsi" w:cstheme="minorHAnsi"/>
                          <w:sz w:val="14"/>
                          <w:szCs w:val="14"/>
                        </w:rPr>
                        <w:t xml:space="preserve">the </w:t>
                      </w:r>
                      <w:r w:rsidRPr="00F06B6E">
                        <w:rPr>
                          <w:rFonts w:asciiTheme="minorHAnsi" w:hAnsiTheme="minorHAnsi" w:cstheme="minorHAnsi"/>
                          <w:sz w:val="14"/>
                          <w:szCs w:val="14"/>
                        </w:rPr>
                        <w:t xml:space="preserve">coverage requested </w:t>
                      </w:r>
                      <w:r w:rsidR="001863D1">
                        <w:rPr>
                          <w:rFonts w:asciiTheme="minorHAnsi" w:hAnsiTheme="minorHAnsi" w:cstheme="minorHAnsi"/>
                          <w:sz w:val="14"/>
                          <w:szCs w:val="14"/>
                        </w:rPr>
                        <w:t xml:space="preserve">through </w:t>
                      </w:r>
                      <w:r w:rsidRPr="00F06B6E">
                        <w:rPr>
                          <w:rFonts w:asciiTheme="minorHAnsi" w:hAnsiTheme="minorHAnsi" w:cstheme="minorHAnsi"/>
                          <w:sz w:val="14"/>
                          <w:szCs w:val="14"/>
                        </w:rPr>
                        <w:t>iA comments</w:t>
                      </w:r>
                    </w:p>
                    <w:p w14:paraId="55010BB6" w14:textId="74218EE6" w:rsidR="00B23924" w:rsidRPr="00F06B6E" w:rsidRDefault="00B23924" w:rsidP="001C2012">
                      <w:pPr>
                        <w:numPr>
                          <w:ilvl w:val="0"/>
                          <w:numId w:val="252"/>
                        </w:numPr>
                        <w:ind w:left="180" w:hanging="180"/>
                        <w:rPr>
                          <w:rFonts w:asciiTheme="minorHAnsi" w:hAnsiTheme="minorHAnsi" w:cstheme="minorHAnsi"/>
                          <w:sz w:val="14"/>
                          <w:szCs w:val="14"/>
                        </w:rPr>
                      </w:pPr>
                      <w:r w:rsidRPr="00F06B6E">
                        <w:rPr>
                          <w:rFonts w:ascii="Segoe UI Emoji" w:hAnsi="Segoe UI Emoji" w:cs="Segoe UI Emoji"/>
                          <w:sz w:val="14"/>
                          <w:szCs w:val="14"/>
                        </w:rPr>
                        <w:t>✅</w:t>
                      </w:r>
                      <w:r w:rsidRPr="00F06B6E">
                        <w:rPr>
                          <w:rFonts w:asciiTheme="minorHAnsi" w:hAnsiTheme="minorHAnsi" w:cstheme="minorHAnsi"/>
                          <w:sz w:val="14"/>
                          <w:szCs w:val="14"/>
                        </w:rPr>
                        <w:t xml:space="preserve">Replaced simple security RACI with exploded Ateko standard </w:t>
                      </w:r>
                      <w:r w:rsidR="000510BF">
                        <w:rPr>
                          <w:rFonts w:asciiTheme="minorHAnsi" w:hAnsiTheme="minorHAnsi" w:cstheme="minorHAnsi"/>
                          <w:sz w:val="14"/>
                          <w:szCs w:val="14"/>
                        </w:rPr>
                        <w:t>security offering RACI</w:t>
                      </w:r>
                      <w:r w:rsidR="00CC3A3D">
                        <w:rPr>
                          <w:rFonts w:asciiTheme="minorHAnsi" w:hAnsiTheme="minorHAnsi" w:cstheme="minorHAnsi"/>
                          <w:sz w:val="14"/>
                          <w:szCs w:val="14"/>
                        </w:rPr>
                        <w:t xml:space="preserve"> + </w:t>
                      </w:r>
                      <w:r w:rsidR="000510BF">
                        <w:rPr>
                          <w:rFonts w:asciiTheme="minorHAnsi" w:hAnsiTheme="minorHAnsi" w:cstheme="minorHAnsi"/>
                          <w:sz w:val="14"/>
                          <w:szCs w:val="14"/>
                        </w:rPr>
                        <w:t>leverag</w:t>
                      </w:r>
                      <w:r w:rsidR="00CC3A3D">
                        <w:rPr>
                          <w:rFonts w:asciiTheme="minorHAnsi" w:hAnsiTheme="minorHAnsi" w:cstheme="minorHAnsi"/>
                          <w:sz w:val="14"/>
                          <w:szCs w:val="14"/>
                        </w:rPr>
                        <w:t>ed</w:t>
                      </w:r>
                      <w:r w:rsidR="000510BF">
                        <w:rPr>
                          <w:rFonts w:asciiTheme="minorHAnsi" w:hAnsiTheme="minorHAnsi" w:cstheme="minorHAnsi"/>
                          <w:sz w:val="14"/>
                          <w:szCs w:val="14"/>
                        </w:rPr>
                        <w:t xml:space="preserve"> </w:t>
                      </w:r>
                      <w:r w:rsidRPr="00F06B6E">
                        <w:rPr>
                          <w:rFonts w:asciiTheme="minorHAnsi" w:hAnsiTheme="minorHAnsi" w:cstheme="minorHAnsi"/>
                          <w:sz w:val="14"/>
                          <w:szCs w:val="14"/>
                        </w:rPr>
                        <w:t>iA additions</w:t>
                      </w:r>
                      <w:r w:rsidR="00CC3A3D">
                        <w:rPr>
                          <w:rFonts w:asciiTheme="minorHAnsi" w:hAnsiTheme="minorHAnsi" w:cstheme="minorHAnsi"/>
                          <w:sz w:val="14"/>
                          <w:szCs w:val="14"/>
                        </w:rPr>
                        <w:t xml:space="preserve"> (</w:t>
                      </w:r>
                      <w:r w:rsidR="001C2012">
                        <w:rPr>
                          <w:rFonts w:asciiTheme="minorHAnsi" w:hAnsiTheme="minorHAnsi" w:cstheme="minorHAnsi"/>
                          <w:sz w:val="14"/>
                          <w:szCs w:val="14"/>
                        </w:rPr>
                        <w:t xml:space="preserve">see yellow </w:t>
                      </w:r>
                      <w:r w:rsidR="00CC3A3D" w:rsidRPr="00CC3A3D">
                        <w:rPr>
                          <w:rFonts w:asciiTheme="minorHAnsi" w:hAnsiTheme="minorHAnsi" w:cstheme="minorHAnsi"/>
                          <w:sz w:val="14"/>
                          <w:szCs w:val="14"/>
                          <w:highlight w:val="yellow"/>
                        </w:rPr>
                        <w:t>highlight</w:t>
                      </w:r>
                      <w:r w:rsidR="00CC3A3D">
                        <w:rPr>
                          <w:rFonts w:asciiTheme="minorHAnsi" w:hAnsiTheme="minorHAnsi" w:cstheme="minorHAnsi"/>
                          <w:sz w:val="14"/>
                          <w:szCs w:val="14"/>
                        </w:rPr>
                        <w:t>)</w:t>
                      </w:r>
                    </w:p>
                    <w:p w14:paraId="4BDADA66" w14:textId="191F1AD3" w:rsidR="00B23924" w:rsidRPr="00F06B6E" w:rsidRDefault="003E0058" w:rsidP="001C2012">
                      <w:pPr>
                        <w:numPr>
                          <w:ilvl w:val="0"/>
                          <w:numId w:val="252"/>
                        </w:numPr>
                        <w:ind w:left="180" w:hanging="180"/>
                        <w:rPr>
                          <w:rFonts w:asciiTheme="minorHAnsi" w:hAnsiTheme="minorHAnsi" w:cstheme="minorHAnsi"/>
                          <w:sz w:val="14"/>
                          <w:szCs w:val="14"/>
                        </w:rPr>
                      </w:pPr>
                      <w:r w:rsidRPr="00F06B6E">
                        <w:rPr>
                          <w:rFonts w:ascii="Segoe UI Emoji" w:hAnsi="Segoe UI Emoji" w:cstheme="minorHAnsi"/>
                          <w:sz w:val="14"/>
                          <w:szCs w:val="14"/>
                        </w:rPr>
                        <w:t>✅</w:t>
                      </w:r>
                      <w:r w:rsidR="00B23924" w:rsidRPr="00F06B6E">
                        <w:rPr>
                          <w:rFonts w:asciiTheme="minorHAnsi" w:hAnsiTheme="minorHAnsi" w:cstheme="minorHAnsi"/>
                          <w:sz w:val="14"/>
                          <w:szCs w:val="14"/>
                        </w:rPr>
                        <w:t>Moved “Platform Security Oversight” to “Run Security”</w:t>
                      </w:r>
                    </w:p>
                    <w:p w14:paraId="0D26CCFC" w14:textId="77777777" w:rsidR="00C339A7" w:rsidRPr="00F06B6E" w:rsidRDefault="00C339A7" w:rsidP="001C2012">
                      <w:pPr>
                        <w:numPr>
                          <w:ilvl w:val="0"/>
                          <w:numId w:val="252"/>
                        </w:numPr>
                        <w:ind w:left="180" w:hanging="180"/>
                        <w:rPr>
                          <w:rFonts w:asciiTheme="minorHAnsi" w:hAnsiTheme="minorHAnsi" w:cstheme="minorHAnsi"/>
                          <w:sz w:val="14"/>
                          <w:szCs w:val="14"/>
                        </w:rPr>
                      </w:pPr>
                      <w:r w:rsidRPr="00F06B6E">
                        <w:rPr>
                          <w:rFonts w:ascii="Segoe UI Emoji" w:hAnsi="Segoe UI Emoji" w:cs="Segoe UI Emoji"/>
                          <w:sz w:val="14"/>
                          <w:szCs w:val="14"/>
                        </w:rPr>
                        <w:t>✅</w:t>
                      </w:r>
                      <w:r>
                        <w:rPr>
                          <w:rFonts w:ascii="Segoe UI Emoji" w:hAnsi="Segoe UI Emoji" w:cs="Segoe UI Emoji"/>
                          <w:sz w:val="14"/>
                          <w:szCs w:val="14"/>
                        </w:rPr>
                        <w:t xml:space="preserve">Added </w:t>
                      </w:r>
                      <w:r w:rsidRPr="00F06B6E">
                        <w:rPr>
                          <w:rFonts w:asciiTheme="minorHAnsi" w:hAnsiTheme="minorHAnsi" w:cstheme="minorHAnsi"/>
                          <w:sz w:val="14"/>
                          <w:szCs w:val="14"/>
                        </w:rPr>
                        <w:t>text for SLAs as negotiated</w:t>
                      </w:r>
                    </w:p>
                    <w:p w14:paraId="1604E8AF" w14:textId="1A5DAD6D" w:rsidR="0055631F" w:rsidRPr="00F06B6E" w:rsidRDefault="00792206" w:rsidP="001C2012">
                      <w:pPr>
                        <w:numPr>
                          <w:ilvl w:val="0"/>
                          <w:numId w:val="252"/>
                        </w:numPr>
                        <w:ind w:left="180" w:hanging="180"/>
                        <w:rPr>
                          <w:rFonts w:asciiTheme="minorHAnsi" w:hAnsiTheme="minorHAnsi" w:cstheme="minorHAnsi"/>
                          <w:sz w:val="14"/>
                          <w:szCs w:val="14"/>
                        </w:rPr>
                      </w:pPr>
                      <w:r w:rsidRPr="00F06B6E">
                        <w:rPr>
                          <w:rFonts w:ascii="Segoe UI Emoji" w:hAnsi="Segoe UI Emoji" w:cstheme="minorHAnsi"/>
                          <w:sz w:val="14"/>
                          <w:szCs w:val="14"/>
                        </w:rPr>
                        <w:t>✅</w:t>
                      </w:r>
                      <w:r w:rsidR="00CA5C05" w:rsidRPr="00F06B6E">
                        <w:rPr>
                          <w:rFonts w:asciiTheme="minorHAnsi" w:hAnsiTheme="minorHAnsi" w:cstheme="minorHAnsi"/>
                          <w:sz w:val="14"/>
                          <w:szCs w:val="14"/>
                        </w:rPr>
                        <w:t>Rebranding of FXi to Ateko</w:t>
                      </w:r>
                      <w:r w:rsidR="00B01D2D" w:rsidRPr="00F06B6E">
                        <w:rPr>
                          <w:rFonts w:asciiTheme="minorHAnsi" w:hAnsiTheme="minorHAnsi" w:cstheme="minorHAnsi"/>
                          <w:sz w:val="14"/>
                          <w:szCs w:val="14"/>
                        </w:rPr>
                        <w:t xml:space="preserve"> (legal name</w:t>
                      </w:r>
                      <w:r w:rsidR="002F265D">
                        <w:rPr>
                          <w:rFonts w:asciiTheme="minorHAnsi" w:hAnsiTheme="minorHAnsi" w:cstheme="minorHAnsi"/>
                          <w:sz w:val="14"/>
                          <w:szCs w:val="14"/>
                        </w:rPr>
                        <w:t xml:space="preserve"> not impacted</w:t>
                      </w:r>
                      <w:r w:rsidR="00E06ABA">
                        <w:rPr>
                          <w:rFonts w:asciiTheme="minorHAnsi" w:hAnsiTheme="minorHAnsi" w:cstheme="minorHAnsi"/>
                          <w:sz w:val="14"/>
                          <w:szCs w:val="14"/>
                        </w:rPr>
                        <w:t>, scope of this SOW not impacted</w:t>
                      </w:r>
                      <w:r w:rsidR="00B01D2D" w:rsidRPr="00F06B6E">
                        <w:rPr>
                          <w:rFonts w:asciiTheme="minorHAnsi" w:hAnsiTheme="minorHAnsi" w:cstheme="minorHAnsi"/>
                          <w:sz w:val="14"/>
                          <w:szCs w:val="14"/>
                        </w:rPr>
                        <w:t>)</w:t>
                      </w:r>
                    </w:p>
                  </w:txbxContent>
                </v:textbox>
                <w10:wrap anchorx="page"/>
              </v:shape>
            </w:pict>
          </mc:Fallback>
        </mc:AlternateContent>
      </w:r>
      <w:r w:rsidR="00270EC8" w:rsidRPr="00A92DD6">
        <w:rPr>
          <w:u w:val="none"/>
        </w:rPr>
        <w:t>MANAGED SERVICES SCHEDULE TO</w:t>
      </w:r>
      <w:r w:rsidR="00270EC8" w:rsidRPr="00B76B08">
        <w:rPr>
          <w:spacing w:val="-11"/>
          <w:u w:val="none"/>
        </w:rPr>
        <w:t xml:space="preserve"> </w:t>
      </w:r>
      <w:r w:rsidR="00270EC8" w:rsidRPr="00A92DD6">
        <w:rPr>
          <w:u w:val="none"/>
        </w:rPr>
        <w:t>MASTER</w:t>
      </w:r>
      <w:r w:rsidR="00270EC8" w:rsidRPr="00A92DD6">
        <w:rPr>
          <w:spacing w:val="-11"/>
          <w:u w:val="none"/>
        </w:rPr>
        <w:t xml:space="preserve"> </w:t>
      </w:r>
      <w:r w:rsidR="00270EC8" w:rsidRPr="00A92DD6">
        <w:rPr>
          <w:u w:val="none"/>
        </w:rPr>
        <w:t>SERVICES</w:t>
      </w:r>
      <w:r w:rsidR="00270EC8" w:rsidRPr="00B76B08">
        <w:rPr>
          <w:u w:val="none"/>
        </w:rPr>
        <w:t xml:space="preserve"> </w:t>
      </w:r>
      <w:r w:rsidR="00270EC8" w:rsidRPr="00A92DD6">
        <w:rPr>
          <w:u w:val="none"/>
        </w:rPr>
        <w:t>AGREEMENT</w:t>
      </w:r>
    </w:p>
    <w:p w14:paraId="3184C1B8" w14:textId="060E1961" w:rsidR="006A6872" w:rsidRPr="00A92DD6" w:rsidRDefault="006A6872">
      <w:pPr>
        <w:pStyle w:val="Corpsdetexte"/>
        <w:spacing w:before="242"/>
        <w:rPr>
          <w:b/>
        </w:rPr>
      </w:pPr>
    </w:p>
    <w:p w14:paraId="3184C1B9" w14:textId="4FB2EEAA" w:rsidR="006A6872" w:rsidRPr="00A92DD6" w:rsidRDefault="00270EC8" w:rsidP="002F55CB">
      <w:pPr>
        <w:jc w:val="both"/>
      </w:pPr>
      <w:r w:rsidRPr="00A92DD6">
        <w:rPr>
          <w:spacing w:val="-6"/>
        </w:rPr>
        <w:t>Client</w:t>
      </w:r>
      <w:r w:rsidRPr="00A92DD6">
        <w:rPr>
          <w:spacing w:val="1"/>
        </w:rPr>
        <w:t xml:space="preserve"> </w:t>
      </w:r>
      <w:r w:rsidRPr="00A92DD6">
        <w:rPr>
          <w:spacing w:val="-6"/>
        </w:rPr>
        <w:t>Name:</w:t>
      </w:r>
      <w:r w:rsidRPr="00A92DD6">
        <w:rPr>
          <w:spacing w:val="9"/>
        </w:rPr>
        <w:t xml:space="preserve"> </w:t>
      </w:r>
      <w:r w:rsidRPr="00A92DD6">
        <w:rPr>
          <w:spacing w:val="-6"/>
        </w:rPr>
        <w:t>Industrial</w:t>
      </w:r>
      <w:r w:rsidRPr="00A92DD6">
        <w:rPr>
          <w:spacing w:val="-1"/>
        </w:rPr>
        <w:t xml:space="preserve"> </w:t>
      </w:r>
      <w:r w:rsidRPr="00A92DD6">
        <w:rPr>
          <w:spacing w:val="-6"/>
        </w:rPr>
        <w:t>Alliance</w:t>
      </w:r>
      <w:r w:rsidRPr="00A92DD6">
        <w:rPr>
          <w:spacing w:val="2"/>
        </w:rPr>
        <w:t xml:space="preserve"> </w:t>
      </w:r>
      <w:r w:rsidRPr="00A92DD6">
        <w:rPr>
          <w:spacing w:val="-6"/>
        </w:rPr>
        <w:t>Insurance</w:t>
      </w:r>
      <w:r w:rsidRPr="00A92DD6">
        <w:rPr>
          <w:spacing w:val="2"/>
        </w:rPr>
        <w:t xml:space="preserve"> </w:t>
      </w:r>
      <w:r w:rsidRPr="00A92DD6">
        <w:rPr>
          <w:spacing w:val="-6"/>
        </w:rPr>
        <w:t>and</w:t>
      </w:r>
      <w:r w:rsidRPr="00A92DD6">
        <w:rPr>
          <w:spacing w:val="2"/>
        </w:rPr>
        <w:t xml:space="preserve"> </w:t>
      </w:r>
      <w:r w:rsidRPr="00A92DD6">
        <w:rPr>
          <w:spacing w:val="-6"/>
        </w:rPr>
        <w:t>Financial</w:t>
      </w:r>
      <w:r w:rsidRPr="00A92DD6">
        <w:rPr>
          <w:spacing w:val="-1"/>
        </w:rPr>
        <w:t xml:space="preserve"> </w:t>
      </w:r>
      <w:r w:rsidRPr="00A92DD6">
        <w:rPr>
          <w:spacing w:val="-6"/>
        </w:rPr>
        <w:t>Services</w:t>
      </w:r>
      <w:r w:rsidRPr="00A92DD6">
        <w:rPr>
          <w:spacing w:val="1"/>
        </w:rPr>
        <w:t xml:space="preserve"> </w:t>
      </w:r>
      <w:r w:rsidRPr="00A92DD6">
        <w:rPr>
          <w:spacing w:val="-6"/>
        </w:rPr>
        <w:t>Inc.</w:t>
      </w:r>
      <w:r w:rsidRPr="00A92DD6">
        <w:rPr>
          <w:spacing w:val="3"/>
        </w:rPr>
        <w:t xml:space="preserve"> </w:t>
      </w:r>
      <w:r w:rsidRPr="00A92DD6">
        <w:rPr>
          <w:spacing w:val="-6"/>
        </w:rPr>
        <w:t>(the</w:t>
      </w:r>
      <w:r w:rsidRPr="00A92DD6">
        <w:rPr>
          <w:spacing w:val="6"/>
        </w:rPr>
        <w:t xml:space="preserve"> </w:t>
      </w:r>
      <w:r w:rsidRPr="00A92DD6">
        <w:rPr>
          <w:spacing w:val="-6"/>
        </w:rPr>
        <w:t>“</w:t>
      </w:r>
      <w:r w:rsidRPr="00A92DD6">
        <w:rPr>
          <w:b/>
          <w:bCs/>
          <w:spacing w:val="-6"/>
        </w:rPr>
        <w:t>Client</w:t>
      </w:r>
      <w:r w:rsidRPr="00A92DD6">
        <w:rPr>
          <w:spacing w:val="-6"/>
        </w:rPr>
        <w:t>”)</w:t>
      </w:r>
    </w:p>
    <w:p w14:paraId="3184C1BA" w14:textId="192283E1" w:rsidR="006A6872" w:rsidRPr="00A92DD6" w:rsidRDefault="006A6872" w:rsidP="002F55CB">
      <w:pPr>
        <w:pStyle w:val="Corpsdetexte"/>
        <w:spacing w:before="1"/>
        <w:jc w:val="both"/>
        <w:rPr>
          <w:b/>
        </w:rPr>
      </w:pPr>
    </w:p>
    <w:p w14:paraId="1D938797" w14:textId="4D2E958C" w:rsidR="00A17198" w:rsidRPr="00A92DD6" w:rsidRDefault="00270EC8" w:rsidP="00050575">
      <w:pPr>
        <w:pStyle w:val="Corpsdetexte"/>
        <w:ind w:right="-46"/>
        <w:jc w:val="both"/>
      </w:pPr>
      <w:r w:rsidRPr="00A92DD6">
        <w:t>The</w:t>
      </w:r>
      <w:r w:rsidRPr="00A92DD6">
        <w:rPr>
          <w:spacing w:val="-2"/>
        </w:rPr>
        <w:t xml:space="preserve"> </w:t>
      </w:r>
      <w:r w:rsidRPr="00A92DD6">
        <w:t>services</w:t>
      </w:r>
      <w:r w:rsidRPr="00A92DD6">
        <w:rPr>
          <w:spacing w:val="-1"/>
        </w:rPr>
        <w:t xml:space="preserve"> </w:t>
      </w:r>
      <w:r w:rsidRPr="00A92DD6">
        <w:t>described</w:t>
      </w:r>
      <w:r w:rsidRPr="00A92DD6">
        <w:rPr>
          <w:spacing w:val="-1"/>
        </w:rPr>
        <w:t xml:space="preserve"> </w:t>
      </w:r>
      <w:r w:rsidRPr="00A92DD6">
        <w:t>in</w:t>
      </w:r>
      <w:r w:rsidRPr="00A92DD6">
        <w:rPr>
          <w:spacing w:val="-1"/>
        </w:rPr>
        <w:t xml:space="preserve"> </w:t>
      </w:r>
      <w:r w:rsidRPr="00A92DD6">
        <w:t>this</w:t>
      </w:r>
      <w:r w:rsidRPr="00A92DD6">
        <w:rPr>
          <w:spacing w:val="-5"/>
        </w:rPr>
        <w:t xml:space="preserve"> </w:t>
      </w:r>
      <w:r w:rsidRPr="00A92DD6">
        <w:t>Managed</w:t>
      </w:r>
      <w:r w:rsidRPr="00A92DD6">
        <w:rPr>
          <w:spacing w:val="-1"/>
        </w:rPr>
        <w:t xml:space="preserve"> </w:t>
      </w:r>
      <w:r w:rsidRPr="00A92DD6">
        <w:t>Services Schedule</w:t>
      </w:r>
      <w:r w:rsidRPr="00A92DD6">
        <w:rPr>
          <w:spacing w:val="-2"/>
        </w:rPr>
        <w:t xml:space="preserve"> </w:t>
      </w:r>
      <w:r w:rsidRPr="00A92DD6">
        <w:t>(the</w:t>
      </w:r>
      <w:r w:rsidRPr="00A92DD6">
        <w:rPr>
          <w:spacing w:val="-2"/>
        </w:rPr>
        <w:t xml:space="preserve"> </w:t>
      </w:r>
      <w:r w:rsidRPr="00A92DD6">
        <w:t>“</w:t>
      </w:r>
      <w:r w:rsidRPr="00A92DD6">
        <w:rPr>
          <w:b/>
          <w:bCs/>
        </w:rPr>
        <w:t>Service</w:t>
      </w:r>
      <w:r w:rsidRPr="00A92DD6">
        <w:rPr>
          <w:b/>
          <w:bCs/>
          <w:spacing w:val="-1"/>
        </w:rPr>
        <w:t xml:space="preserve"> </w:t>
      </w:r>
      <w:r w:rsidRPr="00A92DD6">
        <w:rPr>
          <w:b/>
          <w:bCs/>
        </w:rPr>
        <w:t>Schedule</w:t>
      </w:r>
      <w:r w:rsidRPr="00A92DD6">
        <w:t>”)</w:t>
      </w:r>
      <w:r w:rsidRPr="00A92DD6">
        <w:rPr>
          <w:spacing w:val="-2"/>
        </w:rPr>
        <w:t xml:space="preserve"> </w:t>
      </w:r>
      <w:r w:rsidRPr="00A92DD6">
        <w:t>are</w:t>
      </w:r>
      <w:r w:rsidRPr="00A92DD6">
        <w:rPr>
          <w:spacing w:val="-2"/>
        </w:rPr>
        <w:t xml:space="preserve"> </w:t>
      </w:r>
      <w:r w:rsidRPr="00A92DD6">
        <w:t>provided by</w:t>
      </w:r>
      <w:r w:rsidRPr="00A92DD6">
        <w:rPr>
          <w:spacing w:val="-2"/>
        </w:rPr>
        <w:t xml:space="preserve"> </w:t>
      </w:r>
      <w:r w:rsidRPr="00A92DD6">
        <w:t>FXInnovation</w:t>
      </w:r>
      <w:r w:rsidRPr="00A92DD6">
        <w:rPr>
          <w:spacing w:val="-1"/>
        </w:rPr>
        <w:t xml:space="preserve"> </w:t>
      </w:r>
      <w:r w:rsidRPr="00A92DD6">
        <w:t>Conseil Inc.</w:t>
      </w:r>
      <w:ins w:id="0" w:author="Élise Saint-Jacques" w:date="2025-12-11T09:06:00Z" w16du:dateUtc="2025-12-11T14:06:00Z">
        <w:r w:rsidR="00050575">
          <w:t>, doing business as Ateko</w:t>
        </w:r>
      </w:ins>
      <w:r w:rsidRPr="00A92DD6">
        <w:t xml:space="preserve"> (the “</w:t>
      </w:r>
      <w:r w:rsidRPr="00A92DD6">
        <w:rPr>
          <w:b/>
          <w:bCs/>
        </w:rPr>
        <w:t>Supplier</w:t>
      </w:r>
      <w:r w:rsidR="005C1FB9" w:rsidRPr="00A92DD6">
        <w:t>”</w:t>
      </w:r>
      <w:r w:rsidRPr="00A92DD6">
        <w:t>) in accordance with and governed by the terms and conditions set out in this Service Schedule and the Master Services Agreement</w:t>
      </w:r>
      <w:ins w:id="1" w:author="Élise Saint-Jacques" w:date="2025-12-11T09:07:00Z" w16du:dateUtc="2025-12-11T14:07:00Z">
        <w:r w:rsidR="00594DD4">
          <w:t xml:space="preserve"> </w:t>
        </w:r>
      </w:ins>
      <w:r w:rsidR="00750177" w:rsidRPr="00A92DD6">
        <w:t>(including all its Appendix, Services Schedule and amendments)</w:t>
      </w:r>
      <w:r w:rsidRPr="00A92DD6">
        <w:t xml:space="preserve"> between the Client and Supplier </w:t>
      </w:r>
      <w:r w:rsidR="0056618E" w:rsidRPr="00A92DD6">
        <w:t xml:space="preserve">dated October 2, 2023 </w:t>
      </w:r>
      <w:r w:rsidRPr="00A92DD6">
        <w:t>(the “</w:t>
      </w:r>
      <w:r w:rsidRPr="00A92DD6">
        <w:rPr>
          <w:b/>
          <w:bCs/>
        </w:rPr>
        <w:t>Master Agreement</w:t>
      </w:r>
      <w:r w:rsidRPr="00A92DD6">
        <w:t>”).</w:t>
      </w:r>
    </w:p>
    <w:p w14:paraId="7D48DDBB" w14:textId="5B117787" w:rsidR="00A17198" w:rsidRPr="00A92DD6" w:rsidRDefault="00A17198" w:rsidP="00A14255">
      <w:pPr>
        <w:pStyle w:val="Corpsdetexte"/>
        <w:ind w:right="235"/>
        <w:jc w:val="both"/>
      </w:pPr>
    </w:p>
    <w:p w14:paraId="3184C1BB" w14:textId="14BBC8E1" w:rsidR="006A6872" w:rsidRPr="00A92DD6" w:rsidRDefault="00270EC8" w:rsidP="002F55CB">
      <w:pPr>
        <w:pStyle w:val="Corpsdetexte"/>
        <w:spacing w:before="1"/>
        <w:jc w:val="both"/>
      </w:pPr>
      <w:r w:rsidRPr="00A92DD6">
        <w:t xml:space="preserve">For </w:t>
      </w:r>
      <w:r w:rsidR="00F029A8" w:rsidRPr="00A92DD6">
        <w:t>further clarity</w:t>
      </w:r>
      <w:r w:rsidR="004F3791" w:rsidRPr="00A92DD6">
        <w:t>,</w:t>
      </w:r>
      <w:r w:rsidRPr="00A92DD6">
        <w:t xml:space="preserve"> references to the “</w:t>
      </w:r>
      <w:r w:rsidRPr="00A92DD6">
        <w:rPr>
          <w:b/>
          <w:bCs/>
        </w:rPr>
        <w:t>Agreement</w:t>
      </w:r>
      <w:r w:rsidRPr="00A92DD6">
        <w:t>” shall include both the Master Agreement and th</w:t>
      </w:r>
      <w:r w:rsidR="00B86036" w:rsidRPr="00A92DD6">
        <w:t>is</w:t>
      </w:r>
      <w:r w:rsidRPr="00A92DD6">
        <w:t xml:space="preserve"> Service Schedule, including</w:t>
      </w:r>
      <w:r w:rsidRPr="00A92DD6">
        <w:rPr>
          <w:spacing w:val="-5"/>
        </w:rPr>
        <w:t xml:space="preserve"> </w:t>
      </w:r>
      <w:r w:rsidRPr="00A92DD6">
        <w:t>all</w:t>
      </w:r>
      <w:r w:rsidRPr="00A92DD6">
        <w:rPr>
          <w:spacing w:val="-6"/>
        </w:rPr>
        <w:t xml:space="preserve"> </w:t>
      </w:r>
      <w:r w:rsidRPr="00A92DD6">
        <w:t>Exhibits</w:t>
      </w:r>
      <w:r w:rsidR="0033224C" w:rsidRPr="00A92DD6">
        <w:t xml:space="preserve"> (A, B, C and D)</w:t>
      </w:r>
      <w:r w:rsidR="004E0452" w:rsidRPr="00A92DD6">
        <w:t>.</w:t>
      </w:r>
      <w:r w:rsidRPr="00A92DD6">
        <w:rPr>
          <w:spacing w:val="-6"/>
        </w:rPr>
        <w:t xml:space="preserve"> </w:t>
      </w:r>
      <w:r w:rsidR="005F0190" w:rsidRPr="00A92DD6">
        <w:t>Notwithstanding the provisions of</w:t>
      </w:r>
      <w:r w:rsidRPr="00A92DD6">
        <w:t xml:space="preserve"> the Master Agreement</w:t>
      </w:r>
      <w:r w:rsidR="005F0190" w:rsidRPr="00A92DD6">
        <w:t xml:space="preserve">, the Parties agree that </w:t>
      </w:r>
      <w:r w:rsidR="007D28E4" w:rsidRPr="00A92DD6">
        <w:t xml:space="preserve">(i) </w:t>
      </w:r>
      <w:r w:rsidR="005F0190" w:rsidRPr="00A92DD6">
        <w:t xml:space="preserve">this Service </w:t>
      </w:r>
      <w:r w:rsidR="0033594B" w:rsidRPr="00A92DD6">
        <w:t>S</w:t>
      </w:r>
      <w:r w:rsidR="005F0190" w:rsidRPr="00A92DD6">
        <w:t>chedule</w:t>
      </w:r>
      <w:r w:rsidR="004E0452" w:rsidRPr="00A92DD6">
        <w:t xml:space="preserve">, is, depending of the nature of the Services, </w:t>
      </w:r>
      <w:r w:rsidR="00797219" w:rsidRPr="00A92DD6">
        <w:t xml:space="preserve">also </w:t>
      </w:r>
      <w:r w:rsidR="004E0452" w:rsidRPr="00A92DD6">
        <w:t>subject to the</w:t>
      </w:r>
      <w:r w:rsidR="00E06A5D" w:rsidRPr="00A92DD6">
        <w:t xml:space="preserve"> provisions of</w:t>
      </w:r>
      <w:r w:rsidR="004E0452" w:rsidRPr="00A92DD6">
        <w:t xml:space="preserve"> Services Schedule A </w:t>
      </w:r>
      <w:r w:rsidR="00E06A5D" w:rsidRPr="00A92DD6">
        <w:t xml:space="preserve">(Outsourcing) </w:t>
      </w:r>
      <w:r w:rsidR="004E0452" w:rsidRPr="00A92DD6">
        <w:t xml:space="preserve">or B </w:t>
      </w:r>
      <w:r w:rsidR="00E06A5D" w:rsidRPr="00A92DD6">
        <w:t xml:space="preserve">(Professional Services) </w:t>
      </w:r>
      <w:r w:rsidR="004E0452" w:rsidRPr="00A92DD6">
        <w:t>o</w:t>
      </w:r>
      <w:r w:rsidR="00E06A5D" w:rsidRPr="00A92DD6">
        <w:t>f</w:t>
      </w:r>
      <w:r w:rsidR="004E0452" w:rsidRPr="00A92DD6">
        <w:t xml:space="preserve"> the Master Agreement</w:t>
      </w:r>
      <w:r w:rsidR="007D28E4" w:rsidRPr="00A92DD6">
        <w:t>;</w:t>
      </w:r>
      <w:r w:rsidR="00A665F2" w:rsidRPr="00A92DD6">
        <w:t xml:space="preserve"> and </w:t>
      </w:r>
      <w:r w:rsidR="007D28E4" w:rsidRPr="00A92DD6">
        <w:t>(ii) any</w:t>
      </w:r>
      <w:r w:rsidR="00A665F2" w:rsidRPr="00A92DD6">
        <w:t xml:space="preserve"> reference to a statement of work in the Master Agreement, shall </w:t>
      </w:r>
      <w:r w:rsidR="009B1161" w:rsidRPr="00A92DD6">
        <w:t xml:space="preserve">also </w:t>
      </w:r>
      <w:r w:rsidR="00A665F2" w:rsidRPr="00A92DD6">
        <w:t>be read as a reference to this Services Schedule.</w:t>
      </w:r>
    </w:p>
    <w:p w14:paraId="3AF684FB" w14:textId="36720476" w:rsidR="00A72AFA" w:rsidRPr="00A92DD6" w:rsidRDefault="00A72AFA" w:rsidP="002F55CB">
      <w:pPr>
        <w:pStyle w:val="Corpsdetexte"/>
        <w:spacing w:before="1"/>
        <w:jc w:val="both"/>
      </w:pPr>
    </w:p>
    <w:p w14:paraId="2DF820A3" w14:textId="36E50D5E" w:rsidR="00A72AFA" w:rsidRPr="00A92DD6" w:rsidRDefault="00A72AFA" w:rsidP="002F55CB">
      <w:pPr>
        <w:pStyle w:val="Corpsdetexte"/>
        <w:spacing w:before="1"/>
        <w:jc w:val="both"/>
      </w:pPr>
      <w:r w:rsidRPr="00594DD4">
        <w:t>This Service Schedule outlines the terms and conditions under which the Supplier will provide managed services to support, maintain, and optimize the</w:t>
      </w:r>
      <w:r w:rsidR="000265A7" w:rsidRPr="00594DD4">
        <w:t xml:space="preserve"> Google Platform and its capacities</w:t>
      </w:r>
      <w:r w:rsidR="00D120CC" w:rsidRPr="00594DD4">
        <w:t xml:space="preserve"> </w:t>
      </w:r>
      <w:r w:rsidR="008A5D27" w:rsidRPr="00594DD4">
        <w:t>(</w:t>
      </w:r>
      <w:r w:rsidR="00D120CC" w:rsidRPr="00594DD4">
        <w:t>as defined below)</w:t>
      </w:r>
      <w:r w:rsidRPr="00594DD4">
        <w:t>, ensuring their efficient and effective operation in alignment with the Client's business objectives.</w:t>
      </w:r>
    </w:p>
    <w:p w14:paraId="3184C1BC" w14:textId="77777777" w:rsidR="006A6872" w:rsidRPr="00A92DD6" w:rsidRDefault="006A6872" w:rsidP="002F55CB">
      <w:pPr>
        <w:pStyle w:val="Corpsdetexte"/>
        <w:ind w:right="235"/>
        <w:jc w:val="both"/>
      </w:pPr>
    </w:p>
    <w:p w14:paraId="3184C1BD" w14:textId="46B6AF82" w:rsidR="006A6872" w:rsidRPr="00A92DD6" w:rsidRDefault="00270EC8" w:rsidP="002F55CB">
      <w:pPr>
        <w:pStyle w:val="Corpsdetexte"/>
        <w:ind w:right="235"/>
        <w:jc w:val="both"/>
      </w:pPr>
      <w:r w:rsidRPr="00A92DD6">
        <w:t>This</w:t>
      </w:r>
      <w:r w:rsidRPr="002F55CB">
        <w:t xml:space="preserve"> </w:t>
      </w:r>
      <w:r w:rsidRPr="00A92DD6">
        <w:t>Service</w:t>
      </w:r>
      <w:r w:rsidRPr="002F55CB">
        <w:t xml:space="preserve"> </w:t>
      </w:r>
      <w:r w:rsidRPr="00A92DD6">
        <w:t>Schedule</w:t>
      </w:r>
      <w:r w:rsidRPr="002F55CB">
        <w:t xml:space="preserve"> </w:t>
      </w:r>
      <w:r w:rsidRPr="00A92DD6">
        <w:t>cancels</w:t>
      </w:r>
      <w:r w:rsidRPr="002F55CB">
        <w:t xml:space="preserve"> </w:t>
      </w:r>
      <w:r w:rsidRPr="00A92DD6">
        <w:t>and</w:t>
      </w:r>
      <w:r w:rsidRPr="002F55CB">
        <w:t xml:space="preserve"> </w:t>
      </w:r>
      <w:r w:rsidRPr="00A92DD6">
        <w:t>replaces</w:t>
      </w:r>
      <w:r w:rsidRPr="002F55CB">
        <w:t xml:space="preserve"> </w:t>
      </w:r>
      <w:r w:rsidRPr="00A92DD6">
        <w:t>the</w:t>
      </w:r>
      <w:r w:rsidRPr="002F55CB">
        <w:t xml:space="preserve"> </w:t>
      </w:r>
      <w:r w:rsidRPr="00A92DD6">
        <w:t>following</w:t>
      </w:r>
      <w:r w:rsidRPr="002F55CB">
        <w:t xml:space="preserve"> </w:t>
      </w:r>
      <w:r w:rsidR="006B3304" w:rsidRPr="00A92DD6">
        <w:t>statements of work</w:t>
      </w:r>
      <w:r w:rsidRPr="002F55CB">
        <w:t xml:space="preserve"> </w:t>
      </w:r>
      <w:r w:rsidRPr="00A92DD6">
        <w:t>between</w:t>
      </w:r>
      <w:r w:rsidRPr="002F55CB">
        <w:t xml:space="preserve"> </w:t>
      </w:r>
      <w:r w:rsidRPr="00A92DD6">
        <w:t>the</w:t>
      </w:r>
      <w:r w:rsidRPr="002F55CB">
        <w:t xml:space="preserve"> </w:t>
      </w:r>
      <w:r w:rsidR="00FD56E3" w:rsidRPr="002F55CB">
        <w:t>P</w:t>
      </w:r>
      <w:r w:rsidRPr="002F55CB">
        <w:t>arties</w:t>
      </w:r>
      <w:r w:rsidRPr="00B76B08">
        <w:t>:</w:t>
      </w:r>
    </w:p>
    <w:p w14:paraId="3184C1BE" w14:textId="5CF438D8" w:rsidR="006A6872" w:rsidRPr="00A92DD6" w:rsidRDefault="006A6872" w:rsidP="002F55CB">
      <w:pPr>
        <w:pStyle w:val="Corpsdetexte"/>
        <w:ind w:right="235"/>
        <w:jc w:val="both"/>
      </w:pPr>
    </w:p>
    <w:p w14:paraId="3184C1BF" w14:textId="6B77F5DA" w:rsidR="006A6872" w:rsidRPr="00A92DD6" w:rsidRDefault="001E7918">
      <w:pPr>
        <w:pStyle w:val="Paragraphedeliste"/>
        <w:numPr>
          <w:ilvl w:val="0"/>
          <w:numId w:val="20"/>
        </w:numPr>
        <w:tabs>
          <w:tab w:val="left" w:pos="839"/>
        </w:tabs>
        <w:spacing w:line="254" w:lineRule="exact"/>
        <w:rPr>
          <w:sz w:val="20"/>
        </w:rPr>
      </w:pPr>
      <w:ins w:id="2" w:author="Vincent Boisclair" w:date="2025-12-09T15:03:00Z" w16du:dateUtc="2025-12-09T20:03:00Z">
        <w:r w:rsidRPr="001E7918">
          <w:rPr>
            <w:sz w:val="20"/>
          </w:rPr>
          <w:t>OPP-2023-01938</w:t>
        </w:r>
        <w:r>
          <w:rPr>
            <w:sz w:val="20"/>
          </w:rPr>
          <w:t xml:space="preserve"> – </w:t>
        </w:r>
      </w:ins>
      <w:r w:rsidR="00270EC8" w:rsidRPr="00A92DD6">
        <w:rPr>
          <w:sz w:val="20"/>
        </w:rPr>
        <w:t>SOW</w:t>
      </w:r>
      <w:r w:rsidR="00270EC8" w:rsidRPr="00A92DD6">
        <w:rPr>
          <w:spacing w:val="-5"/>
          <w:sz w:val="20"/>
        </w:rPr>
        <w:t xml:space="preserve"> </w:t>
      </w:r>
      <w:r w:rsidR="00270EC8" w:rsidRPr="00A92DD6">
        <w:rPr>
          <w:sz w:val="20"/>
        </w:rPr>
        <w:t>-</w:t>
      </w:r>
      <w:r w:rsidR="00270EC8" w:rsidRPr="00A92DD6">
        <w:rPr>
          <w:spacing w:val="-5"/>
          <w:sz w:val="20"/>
        </w:rPr>
        <w:t xml:space="preserve"> </w:t>
      </w:r>
      <w:r w:rsidR="00270EC8" w:rsidRPr="00A92DD6">
        <w:rPr>
          <w:sz w:val="20"/>
        </w:rPr>
        <w:t>GCP</w:t>
      </w:r>
      <w:r w:rsidR="00270EC8" w:rsidRPr="00A92DD6">
        <w:rPr>
          <w:spacing w:val="-6"/>
          <w:sz w:val="20"/>
        </w:rPr>
        <w:t xml:space="preserve"> </w:t>
      </w:r>
      <w:r w:rsidR="00270EC8" w:rsidRPr="00A92DD6">
        <w:rPr>
          <w:sz w:val="20"/>
        </w:rPr>
        <w:t>Environment</w:t>
      </w:r>
      <w:r w:rsidR="00270EC8" w:rsidRPr="00A92DD6">
        <w:rPr>
          <w:spacing w:val="-2"/>
          <w:sz w:val="20"/>
        </w:rPr>
        <w:t xml:space="preserve"> </w:t>
      </w:r>
      <w:r w:rsidR="00270EC8" w:rsidRPr="00A92DD6">
        <w:rPr>
          <w:sz w:val="20"/>
        </w:rPr>
        <w:t>–</w:t>
      </w:r>
      <w:r w:rsidR="00270EC8" w:rsidRPr="00A92DD6">
        <w:rPr>
          <w:spacing w:val="-6"/>
          <w:sz w:val="20"/>
        </w:rPr>
        <w:t xml:space="preserve"> </w:t>
      </w:r>
      <w:r w:rsidR="00270EC8" w:rsidRPr="00A92DD6">
        <w:rPr>
          <w:sz w:val="20"/>
        </w:rPr>
        <w:t>Expert</w:t>
      </w:r>
      <w:r w:rsidR="00270EC8" w:rsidRPr="00A92DD6">
        <w:rPr>
          <w:spacing w:val="-4"/>
          <w:sz w:val="20"/>
        </w:rPr>
        <w:t xml:space="preserve"> </w:t>
      </w:r>
      <w:r w:rsidR="00270EC8" w:rsidRPr="00A92DD6">
        <w:rPr>
          <w:sz w:val="20"/>
        </w:rPr>
        <w:t>Bank</w:t>
      </w:r>
      <w:r w:rsidR="00270EC8" w:rsidRPr="00A92DD6">
        <w:rPr>
          <w:spacing w:val="-5"/>
          <w:sz w:val="20"/>
        </w:rPr>
        <w:t xml:space="preserve"> </w:t>
      </w:r>
      <w:r w:rsidR="00270EC8" w:rsidRPr="00A92DD6">
        <w:rPr>
          <w:sz w:val="20"/>
        </w:rPr>
        <w:t>of</w:t>
      </w:r>
      <w:r w:rsidR="00270EC8" w:rsidRPr="00A92DD6">
        <w:rPr>
          <w:spacing w:val="-6"/>
          <w:sz w:val="20"/>
        </w:rPr>
        <w:t xml:space="preserve"> </w:t>
      </w:r>
      <w:r w:rsidR="00270EC8" w:rsidRPr="00A92DD6">
        <w:rPr>
          <w:spacing w:val="-4"/>
          <w:sz w:val="20"/>
        </w:rPr>
        <w:t>hours</w:t>
      </w:r>
    </w:p>
    <w:p w14:paraId="3184C1C0" w14:textId="0D9F4DF3" w:rsidR="006A6872" w:rsidRPr="00A92DD6" w:rsidRDefault="00022EB3">
      <w:pPr>
        <w:pStyle w:val="Paragraphedeliste"/>
        <w:numPr>
          <w:ilvl w:val="0"/>
          <w:numId w:val="20"/>
        </w:numPr>
        <w:tabs>
          <w:tab w:val="left" w:pos="839"/>
        </w:tabs>
        <w:spacing w:line="254" w:lineRule="exact"/>
        <w:rPr>
          <w:sz w:val="20"/>
        </w:rPr>
      </w:pPr>
      <w:ins w:id="3" w:author="Vincent Boisclair" w:date="2025-12-09T15:04:00Z" w16du:dateUtc="2025-12-09T20:04:00Z">
        <w:r w:rsidRPr="00022EB3">
          <w:rPr>
            <w:sz w:val="20"/>
          </w:rPr>
          <w:t>OPP-2023-01698</w:t>
        </w:r>
        <w:r>
          <w:rPr>
            <w:sz w:val="20"/>
          </w:rPr>
          <w:t xml:space="preserve"> </w:t>
        </w:r>
        <w:r w:rsidR="00B253A5">
          <w:rPr>
            <w:sz w:val="20"/>
          </w:rPr>
          <w:t xml:space="preserve">– </w:t>
        </w:r>
      </w:ins>
      <w:r w:rsidR="00270EC8" w:rsidRPr="00A92DD6">
        <w:rPr>
          <w:sz w:val="20"/>
        </w:rPr>
        <w:t>SOW</w:t>
      </w:r>
      <w:r w:rsidR="00270EC8" w:rsidRPr="00A92DD6">
        <w:rPr>
          <w:spacing w:val="-6"/>
          <w:sz w:val="20"/>
        </w:rPr>
        <w:t xml:space="preserve"> </w:t>
      </w:r>
      <w:r w:rsidR="00270EC8" w:rsidRPr="00A92DD6">
        <w:rPr>
          <w:sz w:val="20"/>
        </w:rPr>
        <w:t>-</w:t>
      </w:r>
      <w:r w:rsidR="00270EC8" w:rsidRPr="00A92DD6">
        <w:rPr>
          <w:spacing w:val="-6"/>
          <w:sz w:val="20"/>
        </w:rPr>
        <w:t xml:space="preserve"> </w:t>
      </w:r>
      <w:r w:rsidR="00270EC8" w:rsidRPr="00A92DD6">
        <w:rPr>
          <w:sz w:val="20"/>
        </w:rPr>
        <w:t>Managed</w:t>
      </w:r>
      <w:r w:rsidR="00270EC8" w:rsidRPr="00A92DD6">
        <w:rPr>
          <w:spacing w:val="-5"/>
          <w:sz w:val="20"/>
        </w:rPr>
        <w:t xml:space="preserve"> </w:t>
      </w:r>
      <w:r w:rsidR="00270EC8" w:rsidRPr="00A92DD6">
        <w:rPr>
          <w:sz w:val="20"/>
        </w:rPr>
        <w:t>Services</w:t>
      </w:r>
      <w:r w:rsidR="00270EC8" w:rsidRPr="00A92DD6">
        <w:rPr>
          <w:spacing w:val="-5"/>
          <w:sz w:val="20"/>
        </w:rPr>
        <w:t xml:space="preserve"> </w:t>
      </w:r>
      <w:r w:rsidR="00270EC8" w:rsidRPr="00A92DD6">
        <w:rPr>
          <w:sz w:val="20"/>
        </w:rPr>
        <w:t>Infra</w:t>
      </w:r>
      <w:r w:rsidR="00270EC8" w:rsidRPr="00A92DD6">
        <w:rPr>
          <w:spacing w:val="-3"/>
          <w:sz w:val="20"/>
        </w:rPr>
        <w:t xml:space="preserve"> </w:t>
      </w:r>
      <w:r w:rsidR="00270EC8" w:rsidRPr="00A92DD6">
        <w:rPr>
          <w:sz w:val="20"/>
        </w:rPr>
        <w:t>support</w:t>
      </w:r>
      <w:r w:rsidR="00270EC8" w:rsidRPr="00A92DD6">
        <w:rPr>
          <w:spacing w:val="-7"/>
          <w:sz w:val="20"/>
        </w:rPr>
        <w:t xml:space="preserve"> </w:t>
      </w:r>
      <w:r w:rsidR="00270EC8" w:rsidRPr="00A92DD6">
        <w:rPr>
          <w:sz w:val="20"/>
        </w:rPr>
        <w:t>and</w:t>
      </w:r>
      <w:r w:rsidR="00270EC8" w:rsidRPr="00A92DD6">
        <w:rPr>
          <w:spacing w:val="-6"/>
          <w:sz w:val="20"/>
        </w:rPr>
        <w:t xml:space="preserve"> </w:t>
      </w:r>
      <w:r w:rsidR="00270EC8" w:rsidRPr="00A92DD6">
        <w:rPr>
          <w:spacing w:val="-2"/>
          <w:sz w:val="20"/>
        </w:rPr>
        <w:t>operations</w:t>
      </w:r>
    </w:p>
    <w:p w14:paraId="3184C1C1" w14:textId="7F2378E4" w:rsidR="006A6872" w:rsidRPr="00A92DD6" w:rsidRDefault="00B253A5" w:rsidP="003B2C79">
      <w:pPr>
        <w:pStyle w:val="Paragraphedeliste"/>
        <w:numPr>
          <w:ilvl w:val="0"/>
          <w:numId w:val="20"/>
        </w:numPr>
        <w:tabs>
          <w:tab w:val="left" w:pos="839"/>
        </w:tabs>
        <w:spacing w:line="254" w:lineRule="exact"/>
        <w:rPr>
          <w:sz w:val="20"/>
        </w:rPr>
      </w:pPr>
      <w:ins w:id="4" w:author="Vincent Boisclair" w:date="2025-12-09T15:04:00Z" w16du:dateUtc="2025-12-09T20:04:00Z">
        <w:r w:rsidRPr="00B253A5">
          <w:rPr>
            <w:sz w:val="20"/>
          </w:rPr>
          <w:t>OPP-2023-01797</w:t>
        </w:r>
        <w:r>
          <w:rPr>
            <w:sz w:val="20"/>
          </w:rPr>
          <w:t xml:space="preserve"> – </w:t>
        </w:r>
      </w:ins>
      <w:r w:rsidR="00270EC8" w:rsidRPr="00A92DD6">
        <w:rPr>
          <w:sz w:val="20"/>
        </w:rPr>
        <w:t>SOW</w:t>
      </w:r>
      <w:r w:rsidR="00270EC8" w:rsidRPr="00A92DD6">
        <w:rPr>
          <w:spacing w:val="-7"/>
          <w:sz w:val="20"/>
        </w:rPr>
        <w:t xml:space="preserve"> </w:t>
      </w:r>
      <w:r w:rsidR="00270EC8" w:rsidRPr="00A92DD6">
        <w:rPr>
          <w:sz w:val="20"/>
        </w:rPr>
        <w:t>-</w:t>
      </w:r>
      <w:r w:rsidR="00270EC8" w:rsidRPr="00A92DD6">
        <w:rPr>
          <w:spacing w:val="-7"/>
          <w:sz w:val="20"/>
        </w:rPr>
        <w:t xml:space="preserve"> </w:t>
      </w:r>
      <w:r w:rsidR="00270EC8" w:rsidRPr="00A92DD6">
        <w:rPr>
          <w:sz w:val="20"/>
        </w:rPr>
        <w:t>Managed</w:t>
      </w:r>
      <w:r w:rsidR="00270EC8" w:rsidRPr="00A92DD6">
        <w:rPr>
          <w:spacing w:val="-6"/>
          <w:sz w:val="20"/>
        </w:rPr>
        <w:t xml:space="preserve"> </w:t>
      </w:r>
      <w:r w:rsidR="00270EC8" w:rsidRPr="00A92DD6">
        <w:rPr>
          <w:sz w:val="20"/>
        </w:rPr>
        <w:t>File</w:t>
      </w:r>
      <w:r w:rsidR="00270EC8" w:rsidRPr="00A92DD6">
        <w:rPr>
          <w:spacing w:val="-7"/>
          <w:sz w:val="20"/>
        </w:rPr>
        <w:t xml:space="preserve"> </w:t>
      </w:r>
      <w:r w:rsidR="00270EC8" w:rsidRPr="00A92DD6">
        <w:rPr>
          <w:sz w:val="20"/>
        </w:rPr>
        <w:t>Transfer</w:t>
      </w:r>
      <w:r w:rsidR="00270EC8" w:rsidRPr="00A92DD6">
        <w:rPr>
          <w:spacing w:val="-5"/>
          <w:sz w:val="20"/>
        </w:rPr>
        <w:t xml:space="preserve"> </w:t>
      </w:r>
      <w:r w:rsidR="00270EC8" w:rsidRPr="00A92DD6">
        <w:rPr>
          <w:sz w:val="20"/>
        </w:rPr>
        <w:t>(MFT)</w:t>
      </w:r>
      <w:r w:rsidR="00270EC8" w:rsidRPr="00A92DD6">
        <w:rPr>
          <w:spacing w:val="-7"/>
          <w:sz w:val="20"/>
        </w:rPr>
        <w:t xml:space="preserve"> </w:t>
      </w:r>
      <w:r w:rsidR="00270EC8" w:rsidRPr="00A92DD6">
        <w:rPr>
          <w:sz w:val="20"/>
        </w:rPr>
        <w:t>Solution</w:t>
      </w:r>
      <w:r w:rsidR="00270EC8" w:rsidRPr="00A92DD6">
        <w:rPr>
          <w:spacing w:val="-6"/>
          <w:sz w:val="20"/>
        </w:rPr>
        <w:t xml:space="preserve"> </w:t>
      </w:r>
      <w:r w:rsidR="00270EC8" w:rsidRPr="00A92DD6">
        <w:rPr>
          <w:spacing w:val="-2"/>
          <w:sz w:val="20"/>
        </w:rPr>
        <w:t>Implementation</w:t>
      </w:r>
    </w:p>
    <w:p w14:paraId="281D0E15" w14:textId="77777777" w:rsidR="00B251C7" w:rsidRPr="00A92DD6" w:rsidRDefault="00B251C7" w:rsidP="002F55CB">
      <w:pPr>
        <w:pStyle w:val="Corpsdetexte"/>
        <w:ind w:right="235"/>
        <w:jc w:val="both"/>
      </w:pPr>
    </w:p>
    <w:p w14:paraId="2EFA393F" w14:textId="3B5E9091" w:rsidR="009B1161" w:rsidRPr="00A92DD6" w:rsidRDefault="009B1161" w:rsidP="009B1161">
      <w:pPr>
        <w:pStyle w:val="Corpsdetexte"/>
        <w:ind w:right="235"/>
        <w:jc w:val="both"/>
      </w:pPr>
      <w:r w:rsidRPr="00A92DD6">
        <w:t>Capitalized</w:t>
      </w:r>
      <w:r w:rsidRPr="00A92DD6">
        <w:rPr>
          <w:spacing w:val="-7"/>
        </w:rPr>
        <w:t xml:space="preserve"> </w:t>
      </w:r>
      <w:r w:rsidRPr="00A92DD6">
        <w:t>terms</w:t>
      </w:r>
      <w:r w:rsidRPr="00A92DD6">
        <w:rPr>
          <w:spacing w:val="-7"/>
        </w:rPr>
        <w:t xml:space="preserve"> </w:t>
      </w:r>
      <w:r w:rsidRPr="00A92DD6">
        <w:t>used</w:t>
      </w:r>
      <w:r w:rsidRPr="00A92DD6">
        <w:rPr>
          <w:spacing w:val="-6"/>
        </w:rPr>
        <w:t xml:space="preserve"> </w:t>
      </w:r>
      <w:r w:rsidRPr="00A92DD6">
        <w:t>but</w:t>
      </w:r>
      <w:r w:rsidRPr="00A92DD6">
        <w:rPr>
          <w:spacing w:val="-7"/>
        </w:rPr>
        <w:t xml:space="preserve"> </w:t>
      </w:r>
      <w:r w:rsidRPr="00A92DD6">
        <w:t>not</w:t>
      </w:r>
      <w:r w:rsidRPr="00A92DD6">
        <w:rPr>
          <w:spacing w:val="-7"/>
        </w:rPr>
        <w:t xml:space="preserve"> </w:t>
      </w:r>
      <w:r w:rsidRPr="00A92DD6">
        <w:t>defined</w:t>
      </w:r>
      <w:r w:rsidRPr="00A92DD6">
        <w:rPr>
          <w:spacing w:val="-7"/>
        </w:rPr>
        <w:t xml:space="preserve"> </w:t>
      </w:r>
      <w:r w:rsidRPr="00A92DD6">
        <w:t>in</w:t>
      </w:r>
      <w:r w:rsidRPr="00A92DD6">
        <w:rPr>
          <w:spacing w:val="-7"/>
        </w:rPr>
        <w:t xml:space="preserve"> </w:t>
      </w:r>
      <w:r w:rsidRPr="00A92DD6">
        <w:t>this</w:t>
      </w:r>
      <w:r w:rsidRPr="00A92DD6">
        <w:rPr>
          <w:spacing w:val="-7"/>
        </w:rPr>
        <w:t xml:space="preserve"> </w:t>
      </w:r>
      <w:r w:rsidRPr="00A92DD6">
        <w:t>Service</w:t>
      </w:r>
      <w:r w:rsidRPr="00A92DD6">
        <w:rPr>
          <w:spacing w:val="-7"/>
        </w:rPr>
        <w:t xml:space="preserve"> </w:t>
      </w:r>
      <w:r w:rsidRPr="00A92DD6">
        <w:t>Schedule</w:t>
      </w:r>
      <w:r w:rsidRPr="003B2C79">
        <w:t xml:space="preserve"> </w:t>
      </w:r>
      <w:r w:rsidR="00D206F5" w:rsidRPr="00F1416D">
        <w:t xml:space="preserve">and any </w:t>
      </w:r>
      <w:r w:rsidR="007D39A7" w:rsidRPr="00F1416D">
        <w:t>Exhibits</w:t>
      </w:r>
      <w:r w:rsidR="00D206F5" w:rsidRPr="00F1416D">
        <w:t xml:space="preserve"> attached here</w:t>
      </w:r>
      <w:r w:rsidR="00C75022" w:rsidRPr="00F1416D">
        <w:t>to</w:t>
      </w:r>
      <w:r w:rsidRPr="00A92DD6">
        <w:rPr>
          <w:spacing w:val="-7"/>
        </w:rPr>
        <w:t xml:space="preserve"> </w:t>
      </w:r>
      <w:r w:rsidRPr="00A92DD6">
        <w:t>have the meanings given to them in the Master Agreement</w:t>
      </w:r>
      <w:r w:rsidR="00B70565">
        <w:t>.</w:t>
      </w:r>
    </w:p>
    <w:p w14:paraId="0C2E7D27" w14:textId="77777777" w:rsidR="00A4093B" w:rsidRPr="00A92DD6" w:rsidRDefault="00A4093B" w:rsidP="009A6231">
      <w:pPr>
        <w:pStyle w:val="Corpsdetexte"/>
        <w:ind w:right="235"/>
        <w:jc w:val="both"/>
      </w:pPr>
    </w:p>
    <w:p w14:paraId="592A32E4" w14:textId="766337A6" w:rsidR="00A4093B" w:rsidRPr="00857DAB" w:rsidRDefault="00A4093B" w:rsidP="00857DAB">
      <w:pPr>
        <w:pStyle w:val="Titre2"/>
        <w:numPr>
          <w:ilvl w:val="0"/>
          <w:numId w:val="25"/>
        </w:numPr>
        <w:ind w:left="360"/>
        <w:rPr>
          <w:rFonts w:asciiTheme="minorHAnsi" w:hAnsiTheme="minorHAnsi"/>
          <w:caps/>
          <w:u w:val="single"/>
        </w:rPr>
      </w:pPr>
      <w:r w:rsidRPr="00857DAB">
        <w:rPr>
          <w:rFonts w:asciiTheme="minorHAnsi" w:hAnsiTheme="minorHAnsi"/>
          <w:caps/>
          <w:u w:val="single"/>
        </w:rPr>
        <w:t>DEFINITIONS</w:t>
      </w:r>
    </w:p>
    <w:p w14:paraId="5C2DEE88" w14:textId="77777777" w:rsidR="00317970" w:rsidRPr="00A92DD6" w:rsidRDefault="00317970" w:rsidP="00317970">
      <w:pPr>
        <w:pStyle w:val="Corpsdetexte"/>
        <w:ind w:right="235"/>
        <w:jc w:val="both"/>
      </w:pPr>
    </w:p>
    <w:p w14:paraId="275B5EE3" w14:textId="375B5F73" w:rsidR="007B3F05" w:rsidRPr="00A92DD6" w:rsidRDefault="007B3F05" w:rsidP="0036422F">
      <w:pPr>
        <w:jc w:val="both"/>
        <w:rPr>
          <w:ins w:id="5" w:author="iA" w:date="2025-10-14T14:20:00Z" w16du:dateUtc="2025-10-14T18:20:00Z"/>
          <w:sz w:val="20"/>
          <w:szCs w:val="20"/>
        </w:rPr>
      </w:pPr>
      <w:r w:rsidRPr="00F1416D">
        <w:rPr>
          <w:sz w:val="20"/>
          <w:szCs w:val="20"/>
        </w:rPr>
        <w:t>“</w:t>
      </w:r>
      <w:r w:rsidRPr="00F1416D">
        <w:rPr>
          <w:b/>
          <w:sz w:val="20"/>
          <w:szCs w:val="20"/>
        </w:rPr>
        <w:t>Google Platform</w:t>
      </w:r>
      <w:r w:rsidRPr="00F1416D">
        <w:rPr>
          <w:sz w:val="20"/>
          <w:szCs w:val="20"/>
        </w:rPr>
        <w:t xml:space="preserve">" refers to the </w:t>
      </w:r>
      <w:ins w:id="6" w:author="Valérie Chapdelaine" w:date="2025-10-16T08:26:00Z">
        <w:r w:rsidR="009E4E48" w:rsidRPr="00F1416D">
          <w:rPr>
            <w:sz w:val="20"/>
            <w:szCs w:val="20"/>
          </w:rPr>
          <w:t xml:space="preserve">platform </w:t>
        </w:r>
      </w:ins>
      <w:ins w:id="7" w:author="Vincent Boisclair" w:date="2025-10-16T09:02:00Z" w16du:dateUtc="2025-10-16T13:02:00Z">
        <w:r w:rsidR="00C602B5" w:rsidRPr="00F1416D">
          <w:rPr>
            <w:sz w:val="20"/>
            <w:szCs w:val="20"/>
          </w:rPr>
          <w:t xml:space="preserve">capabilities </w:t>
        </w:r>
      </w:ins>
      <w:ins w:id="8" w:author="Valérie Chapdelaine" w:date="2025-10-16T08:26:00Z">
        <w:r w:rsidR="009E4E48" w:rsidRPr="00F1416D">
          <w:rPr>
            <w:sz w:val="20"/>
            <w:szCs w:val="20"/>
          </w:rPr>
          <w:t>developed and maintained by the Supplier to provide the Services related to</w:t>
        </w:r>
      </w:ins>
      <w:ins w:id="9" w:author="Valérie Chapdelaine" w:date="2025-10-16T08:26:00Z" w16du:dateUtc="2025-10-16T12:26:00Z">
        <w:r w:rsidR="0036422F" w:rsidRPr="00F1416D">
          <w:rPr>
            <w:sz w:val="20"/>
            <w:szCs w:val="20"/>
          </w:rPr>
          <w:t xml:space="preserve"> the</w:t>
        </w:r>
      </w:ins>
      <w:r w:rsidRPr="00F1416D">
        <w:rPr>
          <w:sz w:val="20"/>
          <w:szCs w:val="20"/>
        </w:rPr>
        <w:t xml:space="preserve"> </w:t>
      </w:r>
      <w:r w:rsidR="00A90C15" w:rsidRPr="00F1416D">
        <w:rPr>
          <w:sz w:val="20"/>
          <w:szCs w:val="20"/>
        </w:rPr>
        <w:t>Google Cloud Platform</w:t>
      </w:r>
      <w:ins w:id="10" w:author="iA" w:date="2025-10-14T14:20:00Z" w16du:dateUtc="2025-10-14T18:20:00Z">
        <w:del w:id="11" w:author="Vincent Boisclair" w:date="2025-10-28T14:32:00Z" w16du:dateUtc="2025-10-28T18:32:00Z">
          <w:r w:rsidRPr="00F1416D" w:rsidDel="007A3F3A">
            <w:rPr>
              <w:sz w:val="20"/>
              <w:szCs w:val="20"/>
            </w:rPr>
            <w:delText>, which the Client is authorized to access and use under a valid license agreement</w:delText>
          </w:r>
        </w:del>
        <w:r w:rsidRPr="00A92DD6">
          <w:rPr>
            <w:sz w:val="20"/>
            <w:szCs w:val="20"/>
          </w:rPr>
          <w:t>.</w:t>
        </w:r>
      </w:ins>
    </w:p>
    <w:p w14:paraId="2604212B" w14:textId="77777777" w:rsidR="00281D4D" w:rsidRPr="00A92DD6" w:rsidRDefault="00281D4D" w:rsidP="00281D4D">
      <w:pPr>
        <w:rPr>
          <w:ins w:id="12" w:author="Vincent Boisclair" w:date="2025-10-16T08:30:00Z" w16du:dateUtc="2025-10-16T12:30:00Z"/>
          <w:sz w:val="20"/>
          <w:szCs w:val="20"/>
        </w:rPr>
      </w:pPr>
    </w:p>
    <w:p w14:paraId="07792BB1" w14:textId="476989A1" w:rsidR="00281D4D" w:rsidRPr="00A92DD6" w:rsidRDefault="00281D4D" w:rsidP="00281D4D">
      <w:pPr>
        <w:rPr>
          <w:ins w:id="13" w:author="Vincent Boisclair" w:date="2025-10-16T08:30:00Z" w16du:dateUtc="2025-10-16T12:30:00Z"/>
          <w:sz w:val="20"/>
          <w:szCs w:val="20"/>
        </w:rPr>
      </w:pPr>
      <w:ins w:id="14" w:author="Vincent Boisclair" w:date="2025-10-16T08:30:00Z" w16du:dateUtc="2025-10-16T12:30:00Z">
        <w:r w:rsidRPr="00815B1E">
          <w:rPr>
            <w:sz w:val="20"/>
            <w:szCs w:val="20"/>
          </w:rPr>
          <w:t>“</w:t>
        </w:r>
        <w:r w:rsidRPr="00815B1E">
          <w:rPr>
            <w:b/>
            <w:sz w:val="20"/>
            <w:szCs w:val="20"/>
          </w:rPr>
          <w:t>Google Cloud Platform</w:t>
        </w:r>
        <w:r w:rsidR="00F13544" w:rsidRPr="00815B1E">
          <w:rPr>
            <w:b/>
            <w:sz w:val="20"/>
            <w:szCs w:val="20"/>
          </w:rPr>
          <w:t>”</w:t>
        </w:r>
        <w:r w:rsidR="00F13544" w:rsidRPr="00815B1E">
          <w:rPr>
            <w:bCs/>
            <w:sz w:val="20"/>
            <w:szCs w:val="20"/>
          </w:rPr>
          <w:t xml:space="preserve"> (</w:t>
        </w:r>
      </w:ins>
      <w:ins w:id="15" w:author="Vincent Boisclair" w:date="2025-10-16T08:31:00Z" w16du:dateUtc="2025-10-16T12:31:00Z">
        <w:r w:rsidR="00F13544" w:rsidRPr="00815B1E">
          <w:rPr>
            <w:bCs/>
            <w:sz w:val="20"/>
            <w:szCs w:val="20"/>
          </w:rPr>
          <w:t>“</w:t>
        </w:r>
      </w:ins>
      <w:ins w:id="16" w:author="Vincent Boisclair" w:date="2025-10-16T08:30:00Z" w16du:dateUtc="2025-10-16T12:30:00Z">
        <w:r w:rsidRPr="00815B1E">
          <w:rPr>
            <w:bCs/>
            <w:sz w:val="20"/>
            <w:szCs w:val="20"/>
          </w:rPr>
          <w:t>GCP"</w:t>
        </w:r>
      </w:ins>
      <w:ins w:id="17" w:author="Vincent Boisclair" w:date="2025-10-16T08:31:00Z" w16du:dateUtc="2025-10-16T12:31:00Z">
        <w:r w:rsidR="00F13544" w:rsidRPr="00815B1E">
          <w:rPr>
            <w:bCs/>
            <w:sz w:val="20"/>
            <w:szCs w:val="20"/>
          </w:rPr>
          <w:t>)</w:t>
        </w:r>
      </w:ins>
      <w:ins w:id="18" w:author="Vincent Boisclair" w:date="2025-10-16T08:30:00Z" w16du:dateUtc="2025-10-16T12:30:00Z">
        <w:r w:rsidRPr="00815B1E">
          <w:rPr>
            <w:sz w:val="20"/>
            <w:szCs w:val="20"/>
          </w:rPr>
          <w:t xml:space="preserve">: refers to </w:t>
        </w:r>
      </w:ins>
      <w:ins w:id="19" w:author="Vincent Boisclair" w:date="2025-10-16T08:31:00Z" w16du:dateUtc="2025-10-16T12:31:00Z">
        <w:r w:rsidR="00F13544" w:rsidRPr="00815B1E">
          <w:rPr>
            <w:sz w:val="20"/>
            <w:szCs w:val="20"/>
          </w:rPr>
          <w:t xml:space="preserve">the </w:t>
        </w:r>
      </w:ins>
      <w:ins w:id="20" w:author="Vincent Boisclair" w:date="2025-10-16T08:33:00Z" w16du:dateUtc="2025-10-16T12:33:00Z">
        <w:r w:rsidR="001E7992" w:rsidRPr="00815B1E">
          <w:rPr>
            <w:sz w:val="20"/>
            <w:szCs w:val="20"/>
          </w:rPr>
          <w:t xml:space="preserve">suite of </w:t>
        </w:r>
      </w:ins>
      <w:ins w:id="21" w:author="Vincent Boisclair" w:date="2025-10-16T08:31:00Z" w16du:dateUtc="2025-10-16T12:31:00Z">
        <w:r w:rsidR="00F13544" w:rsidRPr="00815B1E">
          <w:rPr>
            <w:sz w:val="20"/>
            <w:szCs w:val="20"/>
          </w:rPr>
          <w:t xml:space="preserve">cloud </w:t>
        </w:r>
      </w:ins>
      <w:ins w:id="22" w:author="Vincent Boisclair" w:date="2025-10-16T08:33:00Z" w16du:dateUtc="2025-10-16T12:33:00Z">
        <w:r w:rsidR="001E7992" w:rsidRPr="00815B1E">
          <w:rPr>
            <w:sz w:val="20"/>
            <w:szCs w:val="20"/>
          </w:rPr>
          <w:t xml:space="preserve">computing </w:t>
        </w:r>
      </w:ins>
      <w:ins w:id="23" w:author="Vincent Boisclair" w:date="2025-10-16T08:31:00Z" w16du:dateUtc="2025-10-16T12:31:00Z">
        <w:r w:rsidR="00F13544" w:rsidRPr="00815B1E">
          <w:rPr>
            <w:sz w:val="20"/>
            <w:szCs w:val="20"/>
          </w:rPr>
          <w:t>services provided by Google</w:t>
        </w:r>
      </w:ins>
      <w:ins w:id="24" w:author="Vincent Boisclair" w:date="2025-10-28T14:32:00Z" w16du:dateUtc="2025-10-28T18:32:00Z">
        <w:r w:rsidR="007A3F3A" w:rsidRPr="00F1416D">
          <w:rPr>
            <w:sz w:val="20"/>
            <w:szCs w:val="20"/>
          </w:rPr>
          <w:t>, which the Client is authorized to access and use under a valid license agreement</w:t>
        </w:r>
      </w:ins>
      <w:ins w:id="25" w:author="Vincent Boisclair" w:date="2025-10-16T08:30:00Z" w16du:dateUtc="2025-10-16T12:30:00Z">
        <w:r w:rsidRPr="00815B1E">
          <w:rPr>
            <w:sz w:val="20"/>
            <w:szCs w:val="20"/>
          </w:rPr>
          <w:t>.</w:t>
        </w:r>
      </w:ins>
    </w:p>
    <w:p w14:paraId="21A513B5" w14:textId="77777777" w:rsidR="005E1CA3" w:rsidRPr="00A92DD6" w:rsidRDefault="005E1CA3" w:rsidP="007B3F05">
      <w:pPr>
        <w:rPr>
          <w:sz w:val="20"/>
          <w:szCs w:val="20"/>
        </w:rPr>
      </w:pPr>
    </w:p>
    <w:p w14:paraId="204CC07A" w14:textId="42DA3A0D" w:rsidR="005E1CA3" w:rsidRPr="00A92DD6" w:rsidRDefault="005E1CA3" w:rsidP="007B3F05">
      <w:pPr>
        <w:rPr>
          <w:sz w:val="20"/>
          <w:szCs w:val="20"/>
        </w:rPr>
      </w:pPr>
      <w:r w:rsidRPr="00F1416D">
        <w:rPr>
          <w:sz w:val="20"/>
          <w:szCs w:val="20"/>
        </w:rPr>
        <w:t>“</w:t>
      </w:r>
      <w:r w:rsidRPr="00F1416D">
        <w:rPr>
          <w:b/>
          <w:sz w:val="20"/>
          <w:szCs w:val="20"/>
        </w:rPr>
        <w:t>Google</w:t>
      </w:r>
      <w:r w:rsidRPr="00F1416D">
        <w:rPr>
          <w:sz w:val="20"/>
          <w:szCs w:val="20"/>
        </w:rPr>
        <w:t xml:space="preserve">": refers to Google LLC, the provider of the Google Cloud Platform </w:t>
      </w:r>
      <w:ins w:id="26" w:author="iA" w:date="2025-10-14T14:20:00Z" w16du:dateUtc="2025-10-14T18:20:00Z">
        <w:del w:id="27" w:author="Élise Saint-Jacques" w:date="2025-10-16T08:31:00Z" w16du:dateUtc="2025-10-16T12:31:00Z">
          <w:r w:rsidRPr="00F1416D">
            <w:rPr>
              <w:sz w:val="20"/>
              <w:szCs w:val="20"/>
            </w:rPr>
            <w:delText>(GCP)</w:delText>
          </w:r>
        </w:del>
      </w:ins>
      <w:r w:rsidRPr="00F1416D">
        <w:rPr>
          <w:sz w:val="20"/>
          <w:szCs w:val="20"/>
        </w:rPr>
        <w:t>and associated services.</w:t>
      </w:r>
    </w:p>
    <w:p w14:paraId="239B1940" w14:textId="77777777" w:rsidR="0076320F" w:rsidRPr="00A92DD6" w:rsidRDefault="0076320F" w:rsidP="007B3F05">
      <w:pPr>
        <w:rPr>
          <w:sz w:val="20"/>
          <w:szCs w:val="20"/>
        </w:rPr>
      </w:pPr>
    </w:p>
    <w:p w14:paraId="10804F16" w14:textId="77777777" w:rsidR="008C3D6F" w:rsidRPr="00A92DD6" w:rsidRDefault="008C3D6F" w:rsidP="008C3D6F">
      <w:pPr>
        <w:rPr>
          <w:sz w:val="20"/>
          <w:szCs w:val="20"/>
        </w:rPr>
      </w:pPr>
      <w:r w:rsidRPr="00E97CA4">
        <w:rPr>
          <w:sz w:val="20"/>
          <w:szCs w:val="20"/>
        </w:rPr>
        <w:t>“</w:t>
      </w:r>
      <w:r w:rsidRPr="00E97CA4">
        <w:rPr>
          <w:b/>
          <w:bCs/>
          <w:sz w:val="20"/>
          <w:szCs w:val="20"/>
        </w:rPr>
        <w:t>Google Platform</w:t>
      </w:r>
      <w:r w:rsidRPr="00E97CA4">
        <w:rPr>
          <w:sz w:val="20"/>
          <w:szCs w:val="20"/>
        </w:rPr>
        <w:t xml:space="preserve"> </w:t>
      </w:r>
      <w:r w:rsidRPr="00E97CA4">
        <w:rPr>
          <w:b/>
          <w:bCs/>
          <w:sz w:val="20"/>
          <w:szCs w:val="20"/>
        </w:rPr>
        <w:t>Cybersecurity Incident</w:t>
      </w:r>
      <w:r w:rsidRPr="00E97CA4">
        <w:rPr>
          <w:sz w:val="20"/>
          <w:szCs w:val="20"/>
        </w:rPr>
        <w:t>” refers to any actual or suspected event that compromises, or has the potential to compromise, the confidentiality, integrity or availability of information systems, data, or services related to the Google Platform.</w:t>
      </w:r>
    </w:p>
    <w:p w14:paraId="2566B5EB" w14:textId="77777777" w:rsidR="008C3D6F" w:rsidRPr="00A92DD6" w:rsidRDefault="008C3D6F" w:rsidP="008C3D6F">
      <w:pPr>
        <w:rPr>
          <w:sz w:val="20"/>
          <w:szCs w:val="20"/>
        </w:rPr>
      </w:pPr>
    </w:p>
    <w:p w14:paraId="098E6DDB" w14:textId="6B23368D" w:rsidR="00540467" w:rsidRPr="00A92DD6" w:rsidRDefault="0076320F" w:rsidP="00900223">
      <w:pPr>
        <w:pStyle w:val="Corpsdetexte"/>
        <w:ind w:right="235"/>
        <w:jc w:val="both"/>
      </w:pPr>
      <w:r w:rsidRPr="00F1416D">
        <w:t>“</w:t>
      </w:r>
      <w:r w:rsidRPr="00F1416D">
        <w:rPr>
          <w:b/>
        </w:rPr>
        <w:t>Third-Party Application</w:t>
      </w:r>
      <w:r w:rsidRPr="00F1416D">
        <w:t xml:space="preserve">" refers to any software products, tools, applications or services that the Supplier utilizes for the provision of the Services. These may include proprietary tools owned by the Supplier or third-party tools owned by other entities. </w:t>
      </w:r>
      <w:ins w:id="28" w:author="iA" w:date="2025-10-14T14:20:00Z" w16du:dateUtc="2025-10-14T18:20:00Z">
        <w:del w:id="29" w:author="Vincent Boisclair" w:date="2025-10-28T14:39:00Z" w16du:dateUtc="2025-10-28T18:39:00Z">
          <w:r w:rsidRPr="00F1416D" w:rsidDel="00B32ED6">
            <w:delText>Supplier T</w:delText>
          </w:r>
        </w:del>
      </w:ins>
      <w:ins w:id="30" w:author="Élise Saint-Jacques" w:date="2025-10-16T08:37:00Z" w16du:dateUtc="2025-10-16T12:37:00Z">
        <w:del w:id="31" w:author="Vincent Boisclair" w:date="2025-10-28T14:39:00Z" w16du:dateUtc="2025-10-28T18:39:00Z">
          <w:r w:rsidR="005803B3" w:rsidRPr="00F1416D" w:rsidDel="00B32ED6">
            <w:delText>t</w:delText>
          </w:r>
        </w:del>
      </w:ins>
      <w:ins w:id="32" w:author="iA" w:date="2025-10-14T14:20:00Z" w16du:dateUtc="2025-10-14T18:20:00Z">
        <w:del w:id="33" w:author="Vincent Boisclair" w:date="2025-10-28T14:39:00Z" w16du:dateUtc="2025-10-28T18:39:00Z">
          <w:r w:rsidRPr="00F1416D" w:rsidDel="00B32ED6">
            <w:delText>ools</w:delText>
          </w:r>
        </w:del>
      </w:ins>
      <w:ins w:id="34" w:author="Vincent Boisclair" w:date="2025-10-28T14:39:00Z" w16du:dateUtc="2025-10-28T18:39:00Z">
        <w:r w:rsidR="00B32ED6" w:rsidRPr="00F1416D">
          <w:t>These</w:t>
        </w:r>
      </w:ins>
      <w:r w:rsidRPr="00F1416D">
        <w:t xml:space="preserve"> expressly exclude</w:t>
      </w:r>
      <w:ins w:id="35" w:author="iA" w:date="2025-10-14T14:20:00Z" w16du:dateUtc="2025-10-14T18:20:00Z">
        <w:del w:id="36" w:author="Vincent Boisclair" w:date="2025-10-28T14:39:00Z" w16du:dateUtc="2025-10-28T18:39:00Z">
          <w:r w:rsidRPr="00F1416D" w:rsidDel="00E47E2E">
            <w:delText>s</w:delText>
          </w:r>
        </w:del>
        <w:r w:rsidRPr="00F1416D">
          <w:t xml:space="preserve"> </w:t>
        </w:r>
        <w:del w:id="37" w:author="Élise Saint-Jacques" w:date="2025-10-16T08:40:00Z" w16du:dateUtc="2025-10-16T12:40:00Z">
          <w:r w:rsidRPr="00F1416D">
            <w:delText>any tools, software, or applications for which the Client holds a valid license or that are owned by the Client</w:delText>
          </w:r>
        </w:del>
      </w:ins>
      <w:ins w:id="38" w:author="Élise Saint-Jacques" w:date="2025-10-16T08:40:00Z" w16du:dateUtc="2025-10-16T12:40:00Z">
        <w:r w:rsidR="0000754A" w:rsidRPr="00F1416D">
          <w:t>Client-Managed Services</w:t>
        </w:r>
      </w:ins>
      <w:r w:rsidRPr="00F1416D">
        <w:t>.</w:t>
      </w:r>
    </w:p>
    <w:p w14:paraId="10D19972" w14:textId="77777777" w:rsidR="006B25C6" w:rsidRPr="00A92DD6" w:rsidRDefault="006B25C6" w:rsidP="00900223">
      <w:pPr>
        <w:pStyle w:val="Corpsdetexte"/>
        <w:ind w:right="235"/>
        <w:jc w:val="both"/>
      </w:pPr>
    </w:p>
    <w:p w14:paraId="71EE82B6" w14:textId="0A0B000A" w:rsidR="006B25C6" w:rsidRPr="00A92DD6" w:rsidRDefault="006B25C6" w:rsidP="006B25C6">
      <w:pPr>
        <w:pStyle w:val="Corpsdetexte"/>
        <w:ind w:right="235"/>
        <w:jc w:val="both"/>
      </w:pPr>
      <w:r w:rsidRPr="00F1416D">
        <w:t>"</w:t>
      </w:r>
      <w:r w:rsidRPr="00F1416D">
        <w:rPr>
          <w:b/>
        </w:rPr>
        <w:t>Client-Managed Services</w:t>
      </w:r>
      <w:r w:rsidRPr="00F1416D">
        <w:t>" refers to any services, applications, or components deployed or operated by the Client and that are not within the scope of management, support, or responsibility of the Supplier under th</w:t>
      </w:r>
      <w:r w:rsidR="00B81D05" w:rsidRPr="00F1416D">
        <w:t>e</w:t>
      </w:r>
      <w:r w:rsidRPr="00F1416D">
        <w:t xml:space="preserve"> Service Schedule. These include any proprietary applications, third-party services, or other functionalities that the Client independently manages, maintains, or operates</w:t>
      </w:r>
      <w:ins w:id="39" w:author="Vincent Boisclair" w:date="2025-10-15T12:11:00Z" w16du:dateUtc="2025-10-15T16:11:00Z">
        <w:r w:rsidR="00D91C99" w:rsidRPr="00F1416D">
          <w:t xml:space="preserve"> by itself or through any of its third-party providers excluding the Supplier</w:t>
        </w:r>
      </w:ins>
      <w:r w:rsidRPr="00F1416D">
        <w:t>.</w:t>
      </w:r>
    </w:p>
    <w:p w14:paraId="66197348" w14:textId="77777777" w:rsidR="006B25C6" w:rsidRPr="00A92DD6" w:rsidRDefault="006B25C6" w:rsidP="006B25C6">
      <w:pPr>
        <w:pStyle w:val="Corpsdetexte"/>
        <w:ind w:right="235"/>
        <w:jc w:val="both"/>
      </w:pPr>
    </w:p>
    <w:p w14:paraId="716C48AA" w14:textId="060527E8" w:rsidR="00900223" w:rsidRPr="00A92DD6" w:rsidRDefault="00900223" w:rsidP="00900223">
      <w:pPr>
        <w:pStyle w:val="Corpsdetexte"/>
        <w:ind w:right="235"/>
        <w:jc w:val="both"/>
        <w:rPr>
          <w:ins w:id="40" w:author="iA" w:date="2025-10-14T14:20:00Z" w16du:dateUtc="2025-10-14T18:20:00Z"/>
        </w:rPr>
      </w:pPr>
      <w:ins w:id="41" w:author="iA" w:date="2025-10-14T14:20:00Z" w16du:dateUtc="2025-10-14T18:20:00Z">
        <w:del w:id="42" w:author="Vincent Boisclair" w:date="2025-10-16T09:42:00Z" w16du:dateUtc="2025-10-16T13:42:00Z">
          <w:r w:rsidRPr="00F1416D" w:rsidDel="00CD267C">
            <w:delText>“</w:delText>
          </w:r>
          <w:commentRangeStart w:id="43"/>
          <w:r w:rsidRPr="00F1416D" w:rsidDel="00CD267C">
            <w:rPr>
              <w:b/>
            </w:rPr>
            <w:delText>Application Service Provider</w:delText>
          </w:r>
        </w:del>
      </w:ins>
      <w:commentRangeEnd w:id="43"/>
      <w:r w:rsidR="009840DE" w:rsidRPr="00F1416D">
        <w:rPr>
          <w:rStyle w:val="Marquedecommentaire"/>
          <w:sz w:val="20"/>
          <w:szCs w:val="20"/>
        </w:rPr>
        <w:commentReference w:id="43"/>
      </w:r>
      <w:ins w:id="44" w:author="iA" w:date="2025-10-14T14:20:00Z" w16du:dateUtc="2025-10-14T18:20:00Z">
        <w:del w:id="45" w:author="Vincent Boisclair" w:date="2025-10-16T09:42:00Z" w16du:dateUtc="2025-10-16T13:42:00Z">
          <w:r w:rsidRPr="00F1416D" w:rsidDel="00CD267C">
            <w:delText xml:space="preserve">” </w:delText>
          </w:r>
          <w:r w:rsidR="007319E7" w:rsidRPr="00F1416D" w:rsidDel="00CD267C">
            <w:delText>(“ASP</w:delText>
          </w:r>
          <w:r w:rsidR="008C65F1" w:rsidRPr="00F1416D" w:rsidDel="00CD267C">
            <w:delText>”</w:delText>
          </w:r>
          <w:r w:rsidR="007319E7" w:rsidRPr="00F1416D" w:rsidDel="00CD267C">
            <w:delText xml:space="preserve"> </w:delText>
          </w:r>
          <w:r w:rsidRPr="00F1416D" w:rsidDel="00CD267C">
            <w:delText xml:space="preserve">or </w:delText>
          </w:r>
          <w:r w:rsidR="008C65F1" w:rsidRPr="00F1416D" w:rsidDel="00CD267C">
            <w:delText>“</w:delText>
          </w:r>
          <w:r w:rsidRPr="00F1416D" w:rsidDel="00CD267C">
            <w:delText xml:space="preserve">Siloed </w:delText>
          </w:r>
          <w:r w:rsidR="003510A7" w:rsidRPr="00F1416D" w:rsidDel="00CD267C">
            <w:delText>M</w:delText>
          </w:r>
          <w:r w:rsidRPr="00F1416D" w:rsidDel="00CD267C">
            <w:delText>ulticloud</w:delText>
          </w:r>
          <w:r w:rsidR="007319E7" w:rsidRPr="00F1416D" w:rsidDel="00CD267C">
            <w:delText>”)</w:delText>
          </w:r>
          <w:r w:rsidRPr="00F1416D" w:rsidDel="00CD267C">
            <w:delText xml:space="preserve">: </w:delText>
          </w:r>
          <w:r w:rsidR="007319E7" w:rsidRPr="00F1416D" w:rsidDel="00CD267C">
            <w:delText>delivery model</w:delText>
          </w:r>
          <w:r w:rsidRPr="00F1416D" w:rsidDel="00CD267C">
            <w:delText xml:space="preserve"> </w:delText>
          </w:r>
          <w:r w:rsidR="007C2C5D" w:rsidRPr="00F1416D" w:rsidDel="00CD267C">
            <w:delText>for which t</w:delText>
          </w:r>
          <w:r w:rsidRPr="00F1416D" w:rsidDel="00CD267C">
            <w:delText xml:space="preserve">he Supplier is responsible for deploying, managing, maintaining, and updating their selection of </w:delText>
          </w:r>
          <w:r w:rsidR="00503A39" w:rsidRPr="00F1416D" w:rsidDel="00CD267C">
            <w:delText>Third-Party Applications.</w:delText>
          </w:r>
        </w:del>
      </w:ins>
    </w:p>
    <w:p w14:paraId="3184C1C2" w14:textId="77777777" w:rsidR="006A6872" w:rsidRPr="00A92DD6" w:rsidRDefault="006A6872" w:rsidP="001116E0">
      <w:pPr>
        <w:pStyle w:val="Corpsdetexte"/>
        <w:ind w:right="235"/>
        <w:jc w:val="both"/>
      </w:pPr>
    </w:p>
    <w:p w14:paraId="3184C1C3" w14:textId="77777777" w:rsidR="006A6872" w:rsidRPr="00A92DD6" w:rsidRDefault="00270EC8" w:rsidP="00787C5F">
      <w:pPr>
        <w:pStyle w:val="Titre2"/>
        <w:numPr>
          <w:ilvl w:val="0"/>
          <w:numId w:val="25"/>
        </w:numPr>
        <w:ind w:left="360"/>
        <w:rPr>
          <w:rFonts w:asciiTheme="minorHAnsi" w:hAnsiTheme="minorHAnsi"/>
          <w:caps/>
          <w:u w:val="single"/>
        </w:rPr>
      </w:pPr>
      <w:r w:rsidRPr="00A92DD6">
        <w:rPr>
          <w:rFonts w:asciiTheme="minorHAnsi" w:hAnsiTheme="minorHAnsi"/>
          <w:caps/>
          <w:u w:val="single"/>
        </w:rPr>
        <w:t>TERM</w:t>
      </w:r>
    </w:p>
    <w:p w14:paraId="3184C1C4" w14:textId="77777777" w:rsidR="006A6872" w:rsidRPr="005A6FA3" w:rsidRDefault="006A6872" w:rsidP="005A6FA3">
      <w:pPr>
        <w:pStyle w:val="Corpsdetexte"/>
        <w:ind w:right="235"/>
        <w:jc w:val="both"/>
      </w:pPr>
    </w:p>
    <w:p w14:paraId="3184C1C7" w14:textId="7FEB12C9" w:rsidR="006A6872" w:rsidRPr="00F96E68" w:rsidRDefault="00270EC8" w:rsidP="00F96E68">
      <w:pPr>
        <w:pStyle w:val="Paragraphedeliste"/>
        <w:numPr>
          <w:ilvl w:val="1"/>
          <w:numId w:val="19"/>
        </w:numPr>
        <w:tabs>
          <w:tab w:val="left" w:pos="838"/>
        </w:tabs>
        <w:ind w:right="233"/>
        <w:jc w:val="both"/>
        <w:rPr>
          <w:b/>
          <w:sz w:val="20"/>
        </w:rPr>
      </w:pPr>
      <w:del w:id="46" w:author="Archambault, Sophie" w:date="2025-12-17T11:22:00Z" w16du:dateUtc="2025-12-17T16:22:00Z">
        <w:r w:rsidRPr="00A92DD6" w:rsidDel="00DB3D08">
          <w:rPr>
            <w:b/>
            <w:bCs/>
            <w:sz w:val="20"/>
            <w:szCs w:val="20"/>
          </w:rPr>
          <w:delText>Initial</w:delText>
        </w:r>
      </w:del>
      <w:r w:rsidRPr="00A92DD6">
        <w:rPr>
          <w:b/>
          <w:bCs/>
          <w:spacing w:val="-7"/>
          <w:sz w:val="20"/>
          <w:szCs w:val="20"/>
        </w:rPr>
        <w:t xml:space="preserve"> </w:t>
      </w:r>
      <w:r w:rsidRPr="00A92DD6">
        <w:rPr>
          <w:b/>
          <w:bCs/>
          <w:sz w:val="20"/>
          <w:szCs w:val="20"/>
        </w:rPr>
        <w:t>Service</w:t>
      </w:r>
      <w:r w:rsidRPr="00A92DD6">
        <w:rPr>
          <w:b/>
          <w:bCs/>
          <w:spacing w:val="-6"/>
          <w:sz w:val="20"/>
          <w:szCs w:val="20"/>
        </w:rPr>
        <w:t xml:space="preserve"> </w:t>
      </w:r>
      <w:r w:rsidRPr="00A92DD6">
        <w:rPr>
          <w:b/>
          <w:bCs/>
          <w:sz w:val="20"/>
          <w:szCs w:val="20"/>
        </w:rPr>
        <w:t>Term:</w:t>
      </w:r>
      <w:r w:rsidRPr="00A92DD6">
        <w:rPr>
          <w:b/>
          <w:bCs/>
          <w:spacing w:val="-7"/>
          <w:sz w:val="20"/>
          <w:szCs w:val="20"/>
        </w:rPr>
        <w:t xml:space="preserve"> </w:t>
      </w:r>
      <w:r w:rsidRPr="00A92DD6">
        <w:rPr>
          <w:sz w:val="20"/>
          <w:szCs w:val="20"/>
        </w:rPr>
        <w:t>The</w:t>
      </w:r>
      <w:r w:rsidRPr="00A92DD6">
        <w:rPr>
          <w:spacing w:val="-7"/>
          <w:sz w:val="20"/>
          <w:szCs w:val="20"/>
        </w:rPr>
        <w:t xml:space="preserve"> </w:t>
      </w:r>
      <w:del w:id="47" w:author="Archambault, Sophie" w:date="2025-12-22T11:01:00Z" w16du:dateUtc="2025-12-22T16:01:00Z">
        <w:r w:rsidRPr="00A92DD6" w:rsidDel="0035512C">
          <w:rPr>
            <w:sz w:val="20"/>
            <w:szCs w:val="20"/>
          </w:rPr>
          <w:delText>Initial</w:delText>
        </w:r>
        <w:r w:rsidRPr="00A92DD6" w:rsidDel="0035512C">
          <w:rPr>
            <w:spacing w:val="-7"/>
            <w:sz w:val="20"/>
            <w:szCs w:val="20"/>
          </w:rPr>
          <w:delText xml:space="preserve"> </w:delText>
        </w:r>
      </w:del>
      <w:ins w:id="48" w:author="Archambault, Sophie" w:date="2025-12-22T11:05:00Z" w16du:dateUtc="2025-12-22T16:05:00Z">
        <w:r w:rsidR="007E5DC2">
          <w:rPr>
            <w:sz w:val="20"/>
            <w:szCs w:val="20"/>
          </w:rPr>
          <w:t>s</w:t>
        </w:r>
      </w:ins>
      <w:del w:id="49" w:author="Archambault, Sophie" w:date="2025-12-22T11:05:00Z" w16du:dateUtc="2025-12-22T16:05:00Z">
        <w:r w:rsidRPr="00A92DD6" w:rsidDel="007E5DC2">
          <w:rPr>
            <w:sz w:val="20"/>
            <w:szCs w:val="20"/>
          </w:rPr>
          <w:delText>S</w:delText>
        </w:r>
      </w:del>
      <w:r w:rsidRPr="00A92DD6">
        <w:rPr>
          <w:sz w:val="20"/>
          <w:szCs w:val="20"/>
        </w:rPr>
        <w:t>ervice</w:t>
      </w:r>
      <w:del w:id="50" w:author="Archambault, Sophie" w:date="2025-12-22T11:01:00Z" w16du:dateUtc="2025-12-22T16:01:00Z">
        <w:r w:rsidRPr="00A92DD6" w:rsidDel="0035512C">
          <w:rPr>
            <w:spacing w:val="-8"/>
            <w:sz w:val="20"/>
            <w:szCs w:val="20"/>
          </w:rPr>
          <w:delText xml:space="preserve"> </w:delText>
        </w:r>
      </w:del>
      <w:ins w:id="51" w:author="Archambault, Sophie" w:date="2025-12-22T11:05:00Z" w16du:dateUtc="2025-12-22T16:05:00Z">
        <w:r w:rsidR="007E5DC2">
          <w:rPr>
            <w:sz w:val="20"/>
            <w:szCs w:val="20"/>
          </w:rPr>
          <w:t>t</w:t>
        </w:r>
      </w:ins>
      <w:del w:id="52" w:author="Archambault, Sophie" w:date="2025-12-22T11:05:00Z" w16du:dateUtc="2025-12-22T16:05:00Z">
        <w:r w:rsidRPr="00A92DD6" w:rsidDel="007E5DC2">
          <w:rPr>
            <w:sz w:val="20"/>
            <w:szCs w:val="20"/>
          </w:rPr>
          <w:delText>T</w:delText>
        </w:r>
      </w:del>
      <w:r w:rsidRPr="00A92DD6">
        <w:rPr>
          <w:sz w:val="20"/>
          <w:szCs w:val="20"/>
        </w:rPr>
        <w:t>erm</w:t>
      </w:r>
      <w:r w:rsidRPr="00A92DD6">
        <w:rPr>
          <w:spacing w:val="-8"/>
          <w:sz w:val="20"/>
          <w:szCs w:val="20"/>
        </w:rPr>
        <w:t xml:space="preserve"> </w:t>
      </w:r>
      <w:del w:id="53" w:author="Archambault, Sophie" w:date="2025-12-22T11:03:00Z" w16du:dateUtc="2025-12-22T16:03:00Z">
        <w:r w:rsidRPr="00A92DD6" w:rsidDel="00A12554">
          <w:rPr>
            <w:sz w:val="20"/>
            <w:szCs w:val="20"/>
          </w:rPr>
          <w:delText>is</w:delText>
        </w:r>
        <w:r w:rsidRPr="00A92DD6" w:rsidDel="00A12554">
          <w:rPr>
            <w:spacing w:val="-4"/>
            <w:sz w:val="20"/>
            <w:szCs w:val="20"/>
          </w:rPr>
          <w:delText xml:space="preserve"> </w:delText>
        </w:r>
        <w:r w:rsidR="00176230" w:rsidRPr="00A92DD6" w:rsidDel="00A12554">
          <w:rPr>
            <w:sz w:val="20"/>
            <w:szCs w:val="20"/>
          </w:rPr>
          <w:delText>forty-</w:delText>
        </w:r>
        <w:r w:rsidR="009D3348" w:rsidRPr="00A92DD6" w:rsidDel="00A12554">
          <w:rPr>
            <w:sz w:val="20"/>
            <w:szCs w:val="20"/>
          </w:rPr>
          <w:delText>nine</w:delText>
        </w:r>
      </w:del>
      <w:ins w:id="54" w:author="Archambault, Sophie" w:date="2025-12-22T11:01:00Z" w16du:dateUtc="2025-12-22T16:01:00Z">
        <w:r w:rsidR="0035512C">
          <w:rPr>
            <w:sz w:val="20"/>
            <w:szCs w:val="20"/>
          </w:rPr>
          <w:t xml:space="preserve"> begins on the date</w:t>
        </w:r>
        <w:r w:rsidR="00937258">
          <w:rPr>
            <w:sz w:val="20"/>
            <w:szCs w:val="20"/>
          </w:rPr>
          <w:t xml:space="preserve"> of si</w:t>
        </w:r>
      </w:ins>
      <w:ins w:id="55" w:author="Archambault, Sophie" w:date="2025-12-22T11:02:00Z" w16du:dateUtc="2025-12-22T16:02:00Z">
        <w:r w:rsidR="00937258">
          <w:rPr>
            <w:sz w:val="20"/>
            <w:szCs w:val="20"/>
          </w:rPr>
          <w:t>gnatur</w:t>
        </w:r>
        <w:r w:rsidR="00E0095E">
          <w:rPr>
            <w:sz w:val="20"/>
            <w:szCs w:val="20"/>
          </w:rPr>
          <w:t>e of the</w:t>
        </w:r>
      </w:ins>
      <w:ins w:id="56" w:author="Archambault, Sophie" w:date="2025-12-22T11:03:00Z" w16du:dateUtc="2025-12-22T16:03:00Z">
        <w:r w:rsidR="00A12554">
          <w:rPr>
            <w:sz w:val="20"/>
            <w:szCs w:val="20"/>
          </w:rPr>
          <w:t xml:space="preserve"> Service Schedule</w:t>
        </w:r>
      </w:ins>
      <w:ins w:id="57" w:author="Archambault, Sophie" w:date="2025-12-22T11:02:00Z" w16du:dateUtc="2025-12-22T16:02:00Z">
        <w:r w:rsidR="00E0095E">
          <w:rPr>
            <w:sz w:val="20"/>
            <w:szCs w:val="20"/>
          </w:rPr>
          <w:t xml:space="preserve"> </w:t>
        </w:r>
      </w:ins>
      <w:r w:rsidR="003B4E0B" w:rsidRPr="00A92DD6">
        <w:rPr>
          <w:sz w:val="20"/>
          <w:szCs w:val="20"/>
        </w:rPr>
        <w:t xml:space="preserve"> </w:t>
      </w:r>
      <w:ins w:id="58" w:author="Archambault, Sophie" w:date="2025-12-22T11:03:00Z" w16du:dateUtc="2025-12-22T16:03:00Z">
        <w:r w:rsidR="00433AF7">
          <w:rPr>
            <w:sz w:val="20"/>
            <w:szCs w:val="20"/>
          </w:rPr>
          <w:t>and</w:t>
        </w:r>
      </w:ins>
      <w:ins w:id="59" w:author="Archambault, Sophie" w:date="2025-12-22T11:04:00Z" w16du:dateUtc="2025-12-22T16:04:00Z">
        <w:r w:rsidR="004A216B" w:rsidRPr="004A216B">
          <w:t xml:space="preserve"> </w:t>
        </w:r>
        <w:r w:rsidR="004A216B" w:rsidRPr="004A216B">
          <w:rPr>
            <w:sz w:val="20"/>
            <w:szCs w:val="20"/>
          </w:rPr>
          <w:t xml:space="preserve">ends on the </w:t>
        </w:r>
        <w:r w:rsidR="004A216B">
          <w:rPr>
            <w:sz w:val="20"/>
            <w:szCs w:val="20"/>
          </w:rPr>
          <w:t>1</w:t>
        </w:r>
        <w:r w:rsidR="004A216B" w:rsidRPr="004A216B">
          <w:rPr>
            <w:sz w:val="20"/>
            <w:szCs w:val="20"/>
          </w:rPr>
          <w:t>th day of October</w:t>
        </w:r>
        <w:r w:rsidR="004A216B">
          <w:rPr>
            <w:sz w:val="20"/>
            <w:szCs w:val="20"/>
          </w:rPr>
          <w:t xml:space="preserve"> 2029</w:t>
        </w:r>
        <w:r w:rsidR="004A216B" w:rsidRPr="004A216B">
          <w:rPr>
            <w:sz w:val="20"/>
            <w:szCs w:val="20"/>
          </w:rPr>
          <w:t xml:space="preserve"> (the “</w:t>
        </w:r>
        <w:r w:rsidR="004A216B" w:rsidRPr="00773060">
          <w:rPr>
            <w:b/>
            <w:bCs/>
            <w:sz w:val="20"/>
            <w:szCs w:val="20"/>
            <w:rPrChange w:id="60" w:author="Archambault, Sophie" w:date="2025-12-22T11:06:00Z" w16du:dateUtc="2025-12-22T16:06:00Z">
              <w:rPr>
                <w:sz w:val="20"/>
                <w:szCs w:val="20"/>
              </w:rPr>
            </w:rPrChange>
          </w:rPr>
          <w:t>Service Term</w:t>
        </w:r>
        <w:r w:rsidR="004A216B" w:rsidRPr="004A216B">
          <w:rPr>
            <w:sz w:val="20"/>
            <w:szCs w:val="20"/>
          </w:rPr>
          <w:t>”).</w:t>
        </w:r>
      </w:ins>
      <w:ins w:id="61" w:author="Archambault, Sophie" w:date="2025-12-22T11:03:00Z" w16du:dateUtc="2025-12-22T16:03:00Z">
        <w:r w:rsidR="00433AF7">
          <w:rPr>
            <w:sz w:val="20"/>
            <w:szCs w:val="20"/>
          </w:rPr>
          <w:t xml:space="preserve"> </w:t>
        </w:r>
      </w:ins>
      <w:del w:id="62" w:author="Archambault, Sophie" w:date="2025-12-22T11:03:00Z" w16du:dateUtc="2025-12-22T16:03:00Z">
        <w:r w:rsidR="006200D2" w:rsidRPr="00A92DD6" w:rsidDel="00433AF7">
          <w:rPr>
            <w:spacing w:val="-4"/>
            <w:sz w:val="20"/>
            <w:szCs w:val="20"/>
          </w:rPr>
          <w:delText>(</w:delText>
        </w:r>
        <w:r w:rsidR="009D3348" w:rsidRPr="00A92DD6" w:rsidDel="00433AF7">
          <w:rPr>
            <w:sz w:val="20"/>
            <w:szCs w:val="20"/>
          </w:rPr>
          <w:delText>49</w:delText>
        </w:r>
      </w:del>
      <w:ins w:id="63" w:author="Vincent Boisclair" w:date="2025-12-12T15:11:00Z" w16du:dateUtc="2025-12-12T20:11:00Z">
        <w:del w:id="64" w:author="Archambault, Sophie" w:date="2025-12-22T11:03:00Z" w16du:dateUtc="2025-12-22T16:03:00Z">
          <w:r w:rsidR="00577ABE" w:rsidRPr="00A92DD6" w:rsidDel="00433AF7">
            <w:rPr>
              <w:sz w:val="20"/>
              <w:szCs w:val="20"/>
            </w:rPr>
            <w:delText>4</w:delText>
          </w:r>
          <w:r w:rsidR="00577ABE" w:rsidDel="00433AF7">
            <w:rPr>
              <w:sz w:val="20"/>
              <w:szCs w:val="20"/>
            </w:rPr>
            <w:delText>8</w:delText>
          </w:r>
        </w:del>
      </w:ins>
      <w:del w:id="65" w:author="Archambault, Sophie" w:date="2025-12-22T11:03:00Z" w16du:dateUtc="2025-12-22T16:03:00Z">
        <w:r w:rsidRPr="00A92DD6" w:rsidDel="00433AF7">
          <w:rPr>
            <w:sz w:val="20"/>
            <w:szCs w:val="20"/>
          </w:rPr>
          <w:delText>)</w:delText>
        </w:r>
        <w:r w:rsidRPr="00A92DD6" w:rsidDel="00433AF7">
          <w:rPr>
            <w:spacing w:val="-10"/>
            <w:sz w:val="20"/>
            <w:szCs w:val="20"/>
          </w:rPr>
          <w:delText xml:space="preserve"> </w:delText>
        </w:r>
        <w:r w:rsidRPr="00A92DD6" w:rsidDel="00433AF7">
          <w:rPr>
            <w:sz w:val="20"/>
            <w:szCs w:val="20"/>
          </w:rPr>
          <w:delText>months</w:delText>
        </w:r>
        <w:r w:rsidRPr="00A92DD6" w:rsidDel="00433AF7">
          <w:rPr>
            <w:spacing w:val="-8"/>
            <w:sz w:val="20"/>
            <w:szCs w:val="20"/>
          </w:rPr>
          <w:delText xml:space="preserve"> </w:delText>
        </w:r>
        <w:r w:rsidRPr="00A92DD6" w:rsidDel="00433AF7">
          <w:rPr>
            <w:sz w:val="20"/>
            <w:szCs w:val="20"/>
          </w:rPr>
          <w:delText>beginning</w:delText>
        </w:r>
        <w:r w:rsidRPr="00A92DD6" w:rsidDel="00433AF7">
          <w:rPr>
            <w:spacing w:val="-7"/>
            <w:sz w:val="20"/>
            <w:szCs w:val="20"/>
          </w:rPr>
          <w:delText xml:space="preserve"> </w:delText>
        </w:r>
        <w:r w:rsidRPr="00A92DD6" w:rsidDel="00433AF7">
          <w:rPr>
            <w:sz w:val="20"/>
            <w:szCs w:val="20"/>
          </w:rPr>
          <w:delText>on</w:delText>
        </w:r>
        <w:r w:rsidRPr="00A92DD6" w:rsidDel="00433AF7">
          <w:rPr>
            <w:spacing w:val="-7"/>
            <w:sz w:val="20"/>
            <w:szCs w:val="20"/>
          </w:rPr>
          <w:delText xml:space="preserve"> </w:delText>
        </w:r>
        <w:r w:rsidRPr="00A92DD6" w:rsidDel="00433AF7">
          <w:rPr>
            <w:sz w:val="20"/>
            <w:szCs w:val="20"/>
          </w:rPr>
          <w:delText>the</w:delText>
        </w:r>
        <w:r w:rsidRPr="00A92DD6" w:rsidDel="00433AF7">
          <w:rPr>
            <w:spacing w:val="-5"/>
            <w:sz w:val="20"/>
            <w:szCs w:val="20"/>
          </w:rPr>
          <w:delText xml:space="preserve"> </w:delText>
        </w:r>
        <w:r w:rsidRPr="00A92DD6" w:rsidDel="00433AF7">
          <w:rPr>
            <w:sz w:val="20"/>
            <w:szCs w:val="20"/>
          </w:rPr>
          <w:delText>1</w:delText>
        </w:r>
        <w:r w:rsidRPr="00A92DD6" w:rsidDel="00433AF7">
          <w:rPr>
            <w:sz w:val="20"/>
            <w:szCs w:val="20"/>
            <w:vertAlign w:val="superscript"/>
          </w:rPr>
          <w:delText>st</w:delText>
        </w:r>
        <w:r w:rsidRPr="00A92DD6" w:rsidDel="00433AF7">
          <w:rPr>
            <w:spacing w:val="18"/>
            <w:sz w:val="20"/>
            <w:szCs w:val="20"/>
          </w:rPr>
          <w:delText xml:space="preserve"> </w:delText>
        </w:r>
        <w:r w:rsidRPr="00A92DD6" w:rsidDel="00433AF7">
          <w:rPr>
            <w:sz w:val="20"/>
            <w:szCs w:val="20"/>
          </w:rPr>
          <w:delText>day</w:delText>
        </w:r>
        <w:r w:rsidRPr="00A92DD6" w:rsidDel="00433AF7">
          <w:rPr>
            <w:spacing w:val="-6"/>
            <w:sz w:val="20"/>
            <w:szCs w:val="20"/>
          </w:rPr>
          <w:delText xml:space="preserve"> </w:delText>
        </w:r>
        <w:r w:rsidRPr="00A92DD6" w:rsidDel="00433AF7">
          <w:rPr>
            <w:sz w:val="20"/>
            <w:szCs w:val="20"/>
          </w:rPr>
          <w:delText>of</w:delText>
        </w:r>
        <w:r w:rsidRPr="00A92DD6" w:rsidDel="00433AF7">
          <w:rPr>
            <w:spacing w:val="-6"/>
            <w:sz w:val="20"/>
            <w:szCs w:val="20"/>
          </w:rPr>
          <w:delText xml:space="preserve"> </w:delText>
        </w:r>
        <w:r w:rsidR="00F77707" w:rsidRPr="00A92DD6" w:rsidDel="00433AF7">
          <w:rPr>
            <w:sz w:val="20"/>
            <w:szCs w:val="20"/>
          </w:rPr>
          <w:delText>October</w:delText>
        </w:r>
        <w:r w:rsidRPr="00A92DD6" w:rsidDel="00433AF7">
          <w:rPr>
            <w:spacing w:val="-6"/>
            <w:sz w:val="20"/>
            <w:szCs w:val="20"/>
          </w:rPr>
          <w:delText xml:space="preserve"> </w:delText>
        </w:r>
        <w:r w:rsidRPr="00A92DD6" w:rsidDel="00433AF7">
          <w:rPr>
            <w:sz w:val="20"/>
            <w:szCs w:val="20"/>
          </w:rPr>
          <w:delText>2025</w:delText>
        </w:r>
      </w:del>
      <w:ins w:id="66" w:author="Vincent Boisclair" w:date="2025-12-12T15:11:00Z" w16du:dateUtc="2025-12-12T20:11:00Z">
        <w:del w:id="67" w:author="Archambault, Sophie" w:date="2025-12-22T11:03:00Z" w16du:dateUtc="2025-12-22T16:03:00Z">
          <w:r w:rsidR="00577ABE" w:rsidDel="00433AF7">
            <w:rPr>
              <w:sz w:val="20"/>
              <w:szCs w:val="20"/>
            </w:rPr>
            <w:delText>January 2026</w:delText>
          </w:r>
        </w:del>
      </w:ins>
      <w:del w:id="68" w:author="Archambault, Sophie" w:date="2025-12-22T11:03:00Z" w16du:dateUtc="2025-12-22T16:03:00Z">
        <w:r w:rsidRPr="00A92DD6" w:rsidDel="00433AF7">
          <w:rPr>
            <w:spacing w:val="-5"/>
            <w:sz w:val="20"/>
            <w:szCs w:val="20"/>
          </w:rPr>
          <w:delText xml:space="preserve"> </w:delText>
        </w:r>
        <w:r w:rsidRPr="00A92DD6" w:rsidDel="00433AF7">
          <w:rPr>
            <w:spacing w:val="-4"/>
            <w:sz w:val="20"/>
            <w:szCs w:val="20"/>
          </w:rPr>
          <w:delText>(the</w:delText>
        </w:r>
        <w:r w:rsidR="003B4E0B" w:rsidRPr="00A92DD6" w:rsidDel="00433AF7">
          <w:rPr>
            <w:spacing w:val="-4"/>
            <w:sz w:val="20"/>
            <w:szCs w:val="20"/>
          </w:rPr>
          <w:delText xml:space="preserve"> </w:delText>
        </w:r>
        <w:r w:rsidRPr="00A92DD6" w:rsidDel="00433AF7">
          <w:rPr>
            <w:sz w:val="20"/>
          </w:rPr>
          <w:delText>“</w:delText>
        </w:r>
        <w:r w:rsidRPr="00A92DD6" w:rsidDel="00433AF7">
          <w:rPr>
            <w:b/>
            <w:sz w:val="20"/>
          </w:rPr>
          <w:delText>Initial</w:delText>
        </w:r>
        <w:r w:rsidRPr="00A92DD6" w:rsidDel="00433AF7">
          <w:rPr>
            <w:b/>
            <w:spacing w:val="-9"/>
            <w:sz w:val="20"/>
          </w:rPr>
          <w:delText xml:space="preserve"> </w:delText>
        </w:r>
        <w:r w:rsidRPr="00A92DD6" w:rsidDel="00433AF7">
          <w:rPr>
            <w:b/>
            <w:sz w:val="20"/>
          </w:rPr>
          <w:delText>Service</w:delText>
        </w:r>
        <w:r w:rsidRPr="00A92DD6" w:rsidDel="00433AF7">
          <w:rPr>
            <w:b/>
            <w:spacing w:val="-7"/>
            <w:sz w:val="20"/>
          </w:rPr>
          <w:delText xml:space="preserve"> </w:delText>
        </w:r>
        <w:r w:rsidRPr="00A92DD6" w:rsidDel="00433AF7">
          <w:rPr>
            <w:b/>
            <w:spacing w:val="-2"/>
            <w:sz w:val="20"/>
          </w:rPr>
          <w:delText>Term</w:delText>
        </w:r>
        <w:r w:rsidRPr="00A92DD6" w:rsidDel="00433AF7">
          <w:rPr>
            <w:spacing w:val="-2"/>
            <w:sz w:val="20"/>
          </w:rPr>
          <w:delText>”).</w:delText>
        </w:r>
      </w:del>
      <w:ins w:id="69" w:author="Archambault, Sophie" w:date="2025-12-22T11:05:00Z" w16du:dateUtc="2025-12-22T16:05:00Z">
        <w:r w:rsidR="007D5806">
          <w:rPr>
            <w:spacing w:val="-2"/>
            <w:sz w:val="20"/>
          </w:rPr>
          <w:t xml:space="preserve"> </w:t>
        </w:r>
        <w:r w:rsidR="007D5806" w:rsidRPr="007D5806">
          <w:rPr>
            <w:spacing w:val="-2"/>
            <w:sz w:val="20"/>
          </w:rPr>
          <w:t xml:space="preserve">This Service Schedule shall not automatically renew. </w:t>
        </w:r>
      </w:ins>
      <w:ins w:id="70" w:author="Archambault, Sophie" w:date="2025-12-22T11:13:00Z" w16du:dateUtc="2025-12-22T16:13:00Z">
        <w:r w:rsidR="00D123F5">
          <w:rPr>
            <w:spacing w:val="-2"/>
            <w:sz w:val="20"/>
          </w:rPr>
          <w:t xml:space="preserve">If </w:t>
        </w:r>
      </w:ins>
      <w:ins w:id="71" w:author="Archambault, Sophie" w:date="2025-12-22T11:14:00Z" w16du:dateUtc="2025-12-22T16:14:00Z">
        <w:r w:rsidR="00A30AAC">
          <w:rPr>
            <w:spacing w:val="-2"/>
            <w:sz w:val="20"/>
          </w:rPr>
          <w:t>the Client</w:t>
        </w:r>
        <w:r w:rsidR="006C6376">
          <w:rPr>
            <w:spacing w:val="-2"/>
            <w:sz w:val="20"/>
          </w:rPr>
          <w:t xml:space="preserve"> </w:t>
        </w:r>
      </w:ins>
      <w:ins w:id="72" w:author="Archambault, Sophie" w:date="2025-12-22T11:05:00Z" w16du:dateUtc="2025-12-22T16:05:00Z">
        <w:r w:rsidR="007D5806" w:rsidRPr="007D5806">
          <w:rPr>
            <w:spacing w:val="-2"/>
            <w:sz w:val="20"/>
          </w:rPr>
          <w:t>wish</w:t>
        </w:r>
      </w:ins>
      <w:ins w:id="73" w:author="Archambault, Sophie" w:date="2025-12-22T11:14:00Z" w16du:dateUtc="2025-12-22T16:14:00Z">
        <w:r w:rsidR="008772DC">
          <w:rPr>
            <w:spacing w:val="-2"/>
            <w:sz w:val="20"/>
          </w:rPr>
          <w:t>es</w:t>
        </w:r>
      </w:ins>
      <w:ins w:id="74" w:author="Archambault, Sophie" w:date="2025-12-22T11:05:00Z" w16du:dateUtc="2025-12-22T16:05:00Z">
        <w:r w:rsidR="007D5806" w:rsidRPr="007D5806">
          <w:rPr>
            <w:spacing w:val="-2"/>
            <w:sz w:val="20"/>
          </w:rPr>
          <w:t xml:space="preserve"> to continue the relationship beyond the Service Term</w:t>
        </w:r>
      </w:ins>
      <w:ins w:id="75" w:author="Archambault, Sophie" w:date="2025-12-22T11:14:00Z" w16du:dateUtc="2025-12-22T16:14:00Z">
        <w:r w:rsidR="008C1435" w:rsidRPr="008C1435">
          <w:t xml:space="preserve"> </w:t>
        </w:r>
        <w:r w:rsidR="008C1435" w:rsidRPr="008C1435">
          <w:rPr>
            <w:spacing w:val="-2"/>
            <w:sz w:val="20"/>
          </w:rPr>
          <w:t xml:space="preserve">the client must provide written notice to the </w:t>
        </w:r>
      </w:ins>
      <w:ins w:id="76" w:author="Archambault, Sophie" w:date="2025-12-22T11:15:00Z" w16du:dateUtc="2025-12-22T16:15:00Z">
        <w:r w:rsidR="008C1435">
          <w:rPr>
            <w:spacing w:val="-2"/>
            <w:sz w:val="20"/>
          </w:rPr>
          <w:t xml:space="preserve">Supplier </w:t>
        </w:r>
      </w:ins>
      <w:ins w:id="77" w:author="Archambault, Sophie" w:date="2025-12-22T11:14:00Z" w16du:dateUtc="2025-12-22T16:14:00Z">
        <w:r w:rsidR="008C1435" w:rsidRPr="008C1435">
          <w:rPr>
            <w:spacing w:val="-2"/>
            <w:sz w:val="20"/>
          </w:rPr>
          <w:t xml:space="preserve">at least </w:t>
        </w:r>
      </w:ins>
      <w:ins w:id="78" w:author="Archambault, Sophie" w:date="2025-12-22T11:17:00Z" w16du:dateUtc="2025-12-22T16:17:00Z">
        <w:r w:rsidR="00B82971">
          <w:rPr>
            <w:spacing w:val="-2"/>
            <w:sz w:val="20"/>
          </w:rPr>
          <w:t>ninety</w:t>
        </w:r>
      </w:ins>
      <w:ins w:id="79" w:author="Archambault, Sophie" w:date="2025-12-22T11:14:00Z" w16du:dateUtc="2025-12-22T16:14:00Z">
        <w:r w:rsidR="008C1435" w:rsidRPr="008C1435">
          <w:rPr>
            <w:spacing w:val="-2"/>
            <w:sz w:val="20"/>
          </w:rPr>
          <w:t xml:space="preserve"> (</w:t>
        </w:r>
      </w:ins>
      <w:ins w:id="80" w:author="Archambault, Sophie" w:date="2025-12-22T11:17:00Z" w16du:dateUtc="2025-12-22T16:17:00Z">
        <w:r w:rsidR="00B82971">
          <w:rPr>
            <w:spacing w:val="-2"/>
            <w:sz w:val="20"/>
          </w:rPr>
          <w:t>9</w:t>
        </w:r>
        <w:r w:rsidR="0054539C">
          <w:rPr>
            <w:spacing w:val="-2"/>
            <w:sz w:val="20"/>
          </w:rPr>
          <w:t>0)</w:t>
        </w:r>
      </w:ins>
      <w:ins w:id="81" w:author="Archambault, Sophie" w:date="2025-12-22T11:14:00Z" w16du:dateUtc="2025-12-22T16:14:00Z">
        <w:r w:rsidR="008C1435" w:rsidRPr="008C1435">
          <w:rPr>
            <w:spacing w:val="-2"/>
            <w:sz w:val="20"/>
          </w:rPr>
          <w:t xml:space="preserve"> days before the end of the Service Term to initiate the negotiation process for any subsequent service period</w:t>
        </w:r>
      </w:ins>
      <w:ins w:id="82" w:author="Archambault, Sophie" w:date="2025-12-22T11:05:00Z" w16du:dateUtc="2025-12-22T16:05:00Z">
        <w:r w:rsidR="007D5806" w:rsidRPr="007D5806">
          <w:rPr>
            <w:spacing w:val="-2"/>
            <w:sz w:val="20"/>
          </w:rPr>
          <w:t>. If both parties decide to continue, they must negotiate and agree on the terms for any subsequent service period. If no agreement is reached, the service will terminate at the end of the Service Term.</w:t>
        </w:r>
      </w:ins>
    </w:p>
    <w:p w14:paraId="3184C1C8" w14:textId="0F157ED0" w:rsidR="006A6872" w:rsidRPr="00A92DD6" w:rsidRDefault="00270EC8" w:rsidP="00F96E68">
      <w:pPr>
        <w:pStyle w:val="Paragraphedeliste"/>
        <w:numPr>
          <w:ilvl w:val="1"/>
          <w:numId w:val="19"/>
        </w:numPr>
        <w:tabs>
          <w:tab w:val="left" w:pos="839"/>
        </w:tabs>
        <w:spacing w:before="244"/>
        <w:ind w:right="237"/>
        <w:jc w:val="both"/>
        <w:rPr>
          <w:b/>
          <w:sz w:val="20"/>
        </w:rPr>
      </w:pPr>
      <w:r w:rsidRPr="00A92DD6">
        <w:rPr>
          <w:b/>
          <w:sz w:val="20"/>
        </w:rPr>
        <w:t>Service</w:t>
      </w:r>
      <w:r w:rsidRPr="00A92DD6">
        <w:rPr>
          <w:b/>
          <w:spacing w:val="-11"/>
          <w:sz w:val="20"/>
        </w:rPr>
        <w:t xml:space="preserve"> </w:t>
      </w:r>
      <w:r w:rsidRPr="00A92DD6">
        <w:rPr>
          <w:b/>
          <w:sz w:val="20"/>
        </w:rPr>
        <w:t>Renewal</w:t>
      </w:r>
      <w:r w:rsidRPr="00A92DD6">
        <w:rPr>
          <w:b/>
          <w:spacing w:val="-12"/>
          <w:sz w:val="20"/>
        </w:rPr>
        <w:t xml:space="preserve"> </w:t>
      </w:r>
      <w:r w:rsidRPr="00A92DD6">
        <w:rPr>
          <w:b/>
          <w:sz w:val="20"/>
        </w:rPr>
        <w:t>Term:</w:t>
      </w:r>
      <w:r w:rsidRPr="00A92DD6">
        <w:rPr>
          <w:b/>
          <w:spacing w:val="59"/>
          <w:sz w:val="20"/>
        </w:rPr>
        <w:t xml:space="preserve"> </w:t>
      </w:r>
      <w:del w:id="83" w:author="Archambault, Sophie" w:date="2025-12-22T11:04:00Z" w16du:dateUtc="2025-12-22T16:04:00Z">
        <w:r w:rsidRPr="00A92DD6" w:rsidDel="004A216B">
          <w:rPr>
            <w:sz w:val="20"/>
          </w:rPr>
          <w:delText>This</w:delText>
        </w:r>
        <w:r w:rsidRPr="00A92DD6" w:rsidDel="004A216B">
          <w:rPr>
            <w:spacing w:val="-9"/>
            <w:sz w:val="20"/>
          </w:rPr>
          <w:delText xml:space="preserve"> </w:delText>
        </w:r>
        <w:r w:rsidRPr="00A92DD6" w:rsidDel="004A216B">
          <w:rPr>
            <w:sz w:val="20"/>
          </w:rPr>
          <w:delText>Service</w:delText>
        </w:r>
        <w:r w:rsidRPr="00A92DD6" w:rsidDel="004A216B">
          <w:rPr>
            <w:spacing w:val="-12"/>
            <w:sz w:val="20"/>
          </w:rPr>
          <w:delText xml:space="preserve"> </w:delText>
        </w:r>
        <w:r w:rsidRPr="00A92DD6" w:rsidDel="004A216B">
          <w:rPr>
            <w:sz w:val="20"/>
          </w:rPr>
          <w:delText>Schedule</w:delText>
        </w:r>
        <w:r w:rsidR="00D71ABB" w:rsidRPr="00A92DD6" w:rsidDel="004A216B">
          <w:rPr>
            <w:sz w:val="20"/>
          </w:rPr>
          <w:delText xml:space="preserve"> </w:delText>
        </w:r>
        <w:r w:rsidRPr="00A92DD6" w:rsidDel="004A216B">
          <w:rPr>
            <w:sz w:val="20"/>
          </w:rPr>
          <w:delText>shall</w:delText>
        </w:r>
        <w:r w:rsidRPr="00A92DD6" w:rsidDel="004A216B">
          <w:rPr>
            <w:spacing w:val="-12"/>
            <w:sz w:val="20"/>
          </w:rPr>
          <w:delText xml:space="preserve"> </w:delText>
        </w:r>
        <w:r w:rsidRPr="00A92DD6" w:rsidDel="004A216B">
          <w:rPr>
            <w:sz w:val="20"/>
          </w:rPr>
          <w:delText>be</w:delText>
        </w:r>
        <w:r w:rsidRPr="00A92DD6" w:rsidDel="004A216B">
          <w:rPr>
            <w:spacing w:val="-11"/>
            <w:sz w:val="20"/>
          </w:rPr>
          <w:delText xml:space="preserve"> </w:delText>
        </w:r>
        <w:r w:rsidRPr="00A92DD6" w:rsidDel="004A216B">
          <w:rPr>
            <w:sz w:val="20"/>
          </w:rPr>
          <w:delText>automatically</w:delText>
        </w:r>
        <w:r w:rsidRPr="00A92DD6" w:rsidDel="004A216B">
          <w:rPr>
            <w:spacing w:val="-11"/>
            <w:sz w:val="20"/>
          </w:rPr>
          <w:delText xml:space="preserve"> </w:delText>
        </w:r>
        <w:r w:rsidRPr="00A92DD6" w:rsidDel="004A216B">
          <w:rPr>
            <w:sz w:val="20"/>
          </w:rPr>
          <w:delText>renewed</w:delText>
        </w:r>
        <w:r w:rsidRPr="00A92DD6" w:rsidDel="004A216B">
          <w:rPr>
            <w:spacing w:val="-6"/>
            <w:sz w:val="20"/>
          </w:rPr>
          <w:delText xml:space="preserve"> </w:delText>
        </w:r>
        <w:r w:rsidRPr="00A92DD6" w:rsidDel="004A216B">
          <w:rPr>
            <w:sz w:val="20"/>
          </w:rPr>
          <w:delText>on</w:delText>
        </w:r>
        <w:r w:rsidRPr="00A92DD6" w:rsidDel="004A216B">
          <w:rPr>
            <w:spacing w:val="-7"/>
            <w:sz w:val="20"/>
          </w:rPr>
          <w:delText xml:space="preserve"> </w:delText>
        </w:r>
        <w:r w:rsidRPr="00A92DD6" w:rsidDel="004A216B">
          <w:rPr>
            <w:sz w:val="20"/>
          </w:rPr>
          <w:delText>the</w:delText>
        </w:r>
        <w:r w:rsidRPr="00A92DD6" w:rsidDel="004A216B">
          <w:rPr>
            <w:spacing w:val="-11"/>
            <w:sz w:val="20"/>
          </w:rPr>
          <w:delText xml:space="preserve"> </w:delText>
        </w:r>
        <w:r w:rsidRPr="00A92DD6" w:rsidDel="004A216B">
          <w:rPr>
            <w:sz w:val="20"/>
          </w:rPr>
          <w:delText>same</w:delText>
        </w:r>
        <w:r w:rsidRPr="00A92DD6" w:rsidDel="004A216B">
          <w:rPr>
            <w:spacing w:val="-9"/>
            <w:sz w:val="20"/>
          </w:rPr>
          <w:delText xml:space="preserve"> </w:delText>
        </w:r>
        <w:r w:rsidRPr="00A92DD6" w:rsidDel="004A216B">
          <w:rPr>
            <w:sz w:val="20"/>
          </w:rPr>
          <w:delText>terms</w:delText>
        </w:r>
        <w:r w:rsidRPr="00A92DD6" w:rsidDel="004A216B">
          <w:rPr>
            <w:spacing w:val="-7"/>
            <w:sz w:val="20"/>
          </w:rPr>
          <w:delText xml:space="preserve"> </w:delText>
        </w:r>
        <w:r w:rsidRPr="00A92DD6" w:rsidDel="004A216B">
          <w:rPr>
            <w:sz w:val="20"/>
          </w:rPr>
          <w:delText>and</w:delText>
        </w:r>
        <w:r w:rsidRPr="00A92DD6" w:rsidDel="004A216B">
          <w:rPr>
            <w:spacing w:val="-7"/>
            <w:sz w:val="20"/>
          </w:rPr>
          <w:delText xml:space="preserve"> </w:delText>
        </w:r>
        <w:r w:rsidRPr="00A92DD6" w:rsidDel="004A216B">
          <w:rPr>
            <w:sz w:val="20"/>
          </w:rPr>
          <w:delText>conditions</w:delText>
        </w:r>
        <w:r w:rsidR="00373D98" w:rsidRPr="00A92DD6" w:rsidDel="004A216B">
          <w:rPr>
            <w:sz w:val="20"/>
          </w:rPr>
          <w:delText>,</w:delText>
        </w:r>
        <w:r w:rsidRPr="00A92DD6" w:rsidDel="004A216B">
          <w:rPr>
            <w:sz w:val="20"/>
          </w:rPr>
          <w:delText xml:space="preserve"> for successive</w:delText>
        </w:r>
        <w:r w:rsidRPr="00A92DD6" w:rsidDel="004A216B">
          <w:rPr>
            <w:spacing w:val="-2"/>
            <w:sz w:val="20"/>
          </w:rPr>
          <w:delText xml:space="preserve"> </w:delText>
        </w:r>
        <w:r w:rsidRPr="00A92DD6" w:rsidDel="004A216B">
          <w:rPr>
            <w:sz w:val="20"/>
          </w:rPr>
          <w:delText>one (1) year periods to a maximum of two (2) terms following the Initial Service Term</w:delText>
        </w:r>
        <w:r w:rsidRPr="00A92DD6" w:rsidDel="004A216B">
          <w:rPr>
            <w:spacing w:val="40"/>
            <w:sz w:val="20"/>
          </w:rPr>
          <w:delText xml:space="preserve"> </w:delText>
        </w:r>
        <w:r w:rsidRPr="00A92DD6" w:rsidDel="004A216B">
          <w:rPr>
            <w:sz w:val="20"/>
          </w:rPr>
          <w:delText>(each a “</w:delText>
        </w:r>
        <w:r w:rsidRPr="00A92DD6" w:rsidDel="004A216B">
          <w:rPr>
            <w:b/>
            <w:sz w:val="20"/>
          </w:rPr>
          <w:delText xml:space="preserve">Renewal </w:delText>
        </w:r>
        <w:r w:rsidR="00AB6A12" w:rsidRPr="00A92DD6" w:rsidDel="004A216B">
          <w:rPr>
            <w:b/>
            <w:sz w:val="20"/>
          </w:rPr>
          <w:delText xml:space="preserve">Service </w:delText>
        </w:r>
        <w:r w:rsidRPr="00A92DD6" w:rsidDel="004A216B">
          <w:rPr>
            <w:b/>
            <w:sz w:val="20"/>
          </w:rPr>
          <w:delText>Term</w:delText>
        </w:r>
        <w:r w:rsidRPr="00A92DD6" w:rsidDel="004A216B">
          <w:rPr>
            <w:sz w:val="20"/>
          </w:rPr>
          <w:delText xml:space="preserve">”) until and unless either Party provides the other Party with </w:delText>
        </w:r>
        <w:r w:rsidRPr="00A92DD6" w:rsidDel="004A216B">
          <w:rPr>
            <w:b/>
            <w:spacing w:val="-2"/>
            <w:sz w:val="20"/>
          </w:rPr>
          <w:delText xml:space="preserve">ninety (90) days </w:delText>
        </w:r>
        <w:r w:rsidRPr="00A92DD6" w:rsidDel="004A216B">
          <w:rPr>
            <w:sz w:val="20"/>
          </w:rPr>
          <w:delText>written</w:delText>
        </w:r>
        <w:r w:rsidRPr="00A92DD6" w:rsidDel="004A216B">
          <w:rPr>
            <w:spacing w:val="-3"/>
            <w:sz w:val="20"/>
          </w:rPr>
          <w:delText xml:space="preserve"> </w:delText>
        </w:r>
        <w:r w:rsidRPr="00A92DD6" w:rsidDel="004A216B">
          <w:rPr>
            <w:sz w:val="20"/>
          </w:rPr>
          <w:delText>notice</w:delText>
        </w:r>
        <w:r w:rsidRPr="00A92DD6" w:rsidDel="004A216B">
          <w:rPr>
            <w:spacing w:val="-2"/>
            <w:sz w:val="20"/>
          </w:rPr>
          <w:delText xml:space="preserve"> </w:delText>
        </w:r>
        <w:r w:rsidRPr="00A92DD6" w:rsidDel="004A216B">
          <w:rPr>
            <w:sz w:val="20"/>
          </w:rPr>
          <w:delText>prior</w:delText>
        </w:r>
        <w:r w:rsidRPr="00A92DD6" w:rsidDel="004A216B">
          <w:rPr>
            <w:spacing w:val="-2"/>
            <w:sz w:val="20"/>
          </w:rPr>
          <w:delText xml:space="preserve"> </w:delText>
        </w:r>
        <w:r w:rsidRPr="00A92DD6" w:rsidDel="004A216B">
          <w:rPr>
            <w:sz w:val="20"/>
          </w:rPr>
          <w:delText>to</w:delText>
        </w:r>
        <w:r w:rsidRPr="00A92DD6" w:rsidDel="004A216B">
          <w:rPr>
            <w:spacing w:val="-3"/>
            <w:sz w:val="20"/>
          </w:rPr>
          <w:delText xml:space="preserve"> </w:delText>
        </w:r>
        <w:r w:rsidRPr="00A92DD6" w:rsidDel="004A216B">
          <w:rPr>
            <w:sz w:val="20"/>
          </w:rPr>
          <w:delText>the</w:delText>
        </w:r>
        <w:r w:rsidRPr="00A92DD6" w:rsidDel="004A216B">
          <w:rPr>
            <w:spacing w:val="-2"/>
            <w:sz w:val="20"/>
          </w:rPr>
          <w:delText xml:space="preserve"> </w:delText>
        </w:r>
        <w:r w:rsidRPr="00A92DD6" w:rsidDel="004A216B">
          <w:rPr>
            <w:sz w:val="20"/>
          </w:rPr>
          <w:delText>end</w:delText>
        </w:r>
        <w:r w:rsidRPr="00A92DD6" w:rsidDel="004A216B">
          <w:rPr>
            <w:spacing w:val="-4"/>
            <w:sz w:val="20"/>
          </w:rPr>
          <w:delText xml:space="preserve"> </w:delText>
        </w:r>
        <w:r w:rsidRPr="00A92DD6" w:rsidDel="004A216B">
          <w:rPr>
            <w:sz w:val="20"/>
          </w:rPr>
          <w:delText>of</w:delText>
        </w:r>
        <w:r w:rsidRPr="00A92DD6" w:rsidDel="004A216B">
          <w:rPr>
            <w:spacing w:val="-3"/>
            <w:sz w:val="20"/>
          </w:rPr>
          <w:delText xml:space="preserve"> </w:delText>
        </w:r>
        <w:r w:rsidRPr="00A92DD6" w:rsidDel="004A216B">
          <w:rPr>
            <w:sz w:val="20"/>
          </w:rPr>
          <w:delText>the</w:delText>
        </w:r>
        <w:r w:rsidRPr="00A92DD6" w:rsidDel="004A216B">
          <w:rPr>
            <w:spacing w:val="-3"/>
            <w:sz w:val="20"/>
          </w:rPr>
          <w:delText xml:space="preserve"> Initial</w:delText>
        </w:r>
        <w:r w:rsidRPr="00A92DD6" w:rsidDel="004A216B">
          <w:rPr>
            <w:sz w:val="20"/>
          </w:rPr>
          <w:delText xml:space="preserve"> </w:delText>
        </w:r>
        <w:r w:rsidR="00604648" w:rsidRPr="00A92DD6" w:rsidDel="004A216B">
          <w:rPr>
            <w:spacing w:val="-3"/>
            <w:sz w:val="20"/>
          </w:rPr>
          <w:delText xml:space="preserve">Service </w:delText>
        </w:r>
        <w:r w:rsidRPr="00A92DD6" w:rsidDel="004A216B">
          <w:rPr>
            <w:sz w:val="20"/>
          </w:rPr>
          <w:delText>Term</w:delText>
        </w:r>
        <w:r w:rsidRPr="00A92DD6" w:rsidDel="004A216B">
          <w:rPr>
            <w:spacing w:val="-2"/>
            <w:sz w:val="20"/>
          </w:rPr>
          <w:delText xml:space="preserve"> </w:delText>
        </w:r>
        <w:r w:rsidRPr="00A92DD6" w:rsidDel="004A216B">
          <w:rPr>
            <w:sz w:val="20"/>
          </w:rPr>
          <w:delText>or</w:delText>
        </w:r>
        <w:r w:rsidRPr="00A92DD6" w:rsidDel="004A216B">
          <w:rPr>
            <w:spacing w:val="-3"/>
            <w:sz w:val="20"/>
          </w:rPr>
          <w:delText xml:space="preserve"> </w:delText>
        </w:r>
        <w:r w:rsidRPr="00A92DD6" w:rsidDel="004A216B">
          <w:rPr>
            <w:sz w:val="20"/>
          </w:rPr>
          <w:delText>the</w:delText>
        </w:r>
        <w:r w:rsidRPr="00A92DD6" w:rsidDel="004A216B">
          <w:rPr>
            <w:spacing w:val="-2"/>
            <w:sz w:val="20"/>
          </w:rPr>
          <w:delText xml:space="preserve"> Renewal</w:delText>
        </w:r>
        <w:r w:rsidRPr="00A92DD6" w:rsidDel="004A216B">
          <w:rPr>
            <w:sz w:val="20"/>
          </w:rPr>
          <w:delText xml:space="preserve"> </w:delText>
        </w:r>
        <w:r w:rsidR="00604648" w:rsidRPr="00A92DD6" w:rsidDel="004A216B">
          <w:rPr>
            <w:spacing w:val="-3"/>
            <w:sz w:val="20"/>
          </w:rPr>
          <w:delText xml:space="preserve">Service </w:delText>
        </w:r>
        <w:r w:rsidRPr="00A92DD6" w:rsidDel="004A216B">
          <w:rPr>
            <w:sz w:val="20"/>
          </w:rPr>
          <w:delText>Term</w:delText>
        </w:r>
        <w:r w:rsidRPr="00A92DD6" w:rsidDel="004A216B">
          <w:rPr>
            <w:spacing w:val="-2"/>
            <w:sz w:val="20"/>
          </w:rPr>
          <w:delText xml:space="preserve"> </w:delText>
        </w:r>
        <w:r w:rsidRPr="00A92DD6" w:rsidDel="004A216B">
          <w:rPr>
            <w:sz w:val="20"/>
          </w:rPr>
          <w:delText>that</w:delText>
        </w:r>
        <w:r w:rsidRPr="00A92DD6" w:rsidDel="004A216B">
          <w:rPr>
            <w:spacing w:val="-2"/>
            <w:sz w:val="20"/>
          </w:rPr>
          <w:delText xml:space="preserve"> </w:delText>
        </w:r>
        <w:r w:rsidRPr="00A92DD6" w:rsidDel="004A216B">
          <w:rPr>
            <w:sz w:val="20"/>
          </w:rPr>
          <w:delText>it</w:delText>
        </w:r>
        <w:r w:rsidRPr="00A92DD6" w:rsidDel="004A216B">
          <w:rPr>
            <w:spacing w:val="-4"/>
            <w:sz w:val="20"/>
          </w:rPr>
          <w:delText xml:space="preserve"> </w:delText>
        </w:r>
        <w:r w:rsidRPr="00A92DD6" w:rsidDel="004A216B">
          <w:rPr>
            <w:sz w:val="20"/>
          </w:rPr>
          <w:delText>does</w:delText>
        </w:r>
        <w:r w:rsidRPr="00A92DD6" w:rsidDel="004A216B">
          <w:rPr>
            <w:spacing w:val="-5"/>
            <w:sz w:val="20"/>
          </w:rPr>
          <w:delText xml:space="preserve"> </w:delText>
        </w:r>
        <w:r w:rsidRPr="00A92DD6" w:rsidDel="004A216B">
          <w:rPr>
            <w:sz w:val="20"/>
          </w:rPr>
          <w:delText>not</w:delText>
        </w:r>
        <w:r w:rsidRPr="00A92DD6" w:rsidDel="004A216B">
          <w:rPr>
            <w:spacing w:val="-2"/>
            <w:sz w:val="20"/>
          </w:rPr>
          <w:delText xml:space="preserve"> </w:delText>
        </w:r>
        <w:r w:rsidRPr="00A92DD6" w:rsidDel="004A216B">
          <w:rPr>
            <w:sz w:val="20"/>
          </w:rPr>
          <w:delText>wish</w:delText>
        </w:r>
        <w:r w:rsidRPr="00A92DD6" w:rsidDel="004A216B">
          <w:rPr>
            <w:spacing w:val="-5"/>
            <w:sz w:val="20"/>
          </w:rPr>
          <w:delText xml:space="preserve"> </w:delText>
        </w:r>
        <w:r w:rsidRPr="00A92DD6" w:rsidDel="004A216B">
          <w:rPr>
            <w:sz w:val="20"/>
          </w:rPr>
          <w:delText>to</w:delText>
        </w:r>
        <w:r w:rsidRPr="00A92DD6" w:rsidDel="004A216B">
          <w:rPr>
            <w:spacing w:val="-3"/>
            <w:sz w:val="20"/>
          </w:rPr>
          <w:delText xml:space="preserve"> </w:delText>
        </w:r>
        <w:r w:rsidRPr="00A92DD6" w:rsidDel="004A216B">
          <w:rPr>
            <w:sz w:val="20"/>
          </w:rPr>
          <w:delText>renew</w:delText>
        </w:r>
        <w:r w:rsidRPr="00A92DD6" w:rsidDel="004A216B">
          <w:rPr>
            <w:spacing w:val="-3"/>
            <w:sz w:val="20"/>
          </w:rPr>
          <w:delText xml:space="preserve"> </w:delText>
        </w:r>
        <w:r w:rsidRPr="00A92DD6" w:rsidDel="004A216B">
          <w:rPr>
            <w:sz w:val="20"/>
          </w:rPr>
          <w:delText>(the</w:delText>
        </w:r>
        <w:r w:rsidRPr="00A92DD6" w:rsidDel="004A216B">
          <w:rPr>
            <w:spacing w:val="-12"/>
            <w:sz w:val="20"/>
          </w:rPr>
          <w:delText xml:space="preserve"> </w:delText>
        </w:r>
        <w:r w:rsidRPr="00A92DD6" w:rsidDel="004A216B">
          <w:rPr>
            <w:sz w:val="20"/>
          </w:rPr>
          <w:delText>Initial Service</w:delText>
        </w:r>
        <w:r w:rsidRPr="00A92DD6" w:rsidDel="004A216B">
          <w:rPr>
            <w:spacing w:val="-11"/>
            <w:sz w:val="20"/>
          </w:rPr>
          <w:delText xml:space="preserve"> </w:delText>
        </w:r>
        <w:r w:rsidRPr="00A92DD6" w:rsidDel="004A216B">
          <w:rPr>
            <w:sz w:val="20"/>
          </w:rPr>
          <w:delText>Term</w:delText>
        </w:r>
        <w:r w:rsidRPr="00A92DD6" w:rsidDel="004A216B">
          <w:rPr>
            <w:spacing w:val="-11"/>
            <w:sz w:val="20"/>
          </w:rPr>
          <w:delText xml:space="preserve"> </w:delText>
        </w:r>
        <w:r w:rsidRPr="00A92DD6" w:rsidDel="004A216B">
          <w:rPr>
            <w:sz w:val="20"/>
          </w:rPr>
          <w:delText>and</w:delText>
        </w:r>
        <w:r w:rsidRPr="00A92DD6" w:rsidDel="004A216B">
          <w:rPr>
            <w:spacing w:val="-12"/>
            <w:sz w:val="20"/>
          </w:rPr>
          <w:delText xml:space="preserve"> </w:delText>
        </w:r>
        <w:r w:rsidRPr="00A92DD6" w:rsidDel="004A216B">
          <w:rPr>
            <w:sz w:val="20"/>
          </w:rPr>
          <w:delText>the</w:delText>
        </w:r>
        <w:r w:rsidRPr="00A92DD6" w:rsidDel="004A216B">
          <w:rPr>
            <w:spacing w:val="-11"/>
            <w:sz w:val="20"/>
          </w:rPr>
          <w:delText xml:space="preserve"> </w:delText>
        </w:r>
        <w:r w:rsidRPr="00A92DD6" w:rsidDel="004A216B">
          <w:rPr>
            <w:sz w:val="20"/>
          </w:rPr>
          <w:delText>Renewal</w:delText>
        </w:r>
        <w:r w:rsidRPr="00A92DD6" w:rsidDel="004A216B">
          <w:rPr>
            <w:spacing w:val="-11"/>
            <w:sz w:val="20"/>
          </w:rPr>
          <w:delText xml:space="preserve"> </w:delText>
        </w:r>
        <w:r w:rsidRPr="00A92DD6" w:rsidDel="004A216B">
          <w:rPr>
            <w:sz w:val="20"/>
          </w:rPr>
          <w:delText>Term</w:delText>
        </w:r>
        <w:r w:rsidRPr="00A92DD6" w:rsidDel="004A216B">
          <w:rPr>
            <w:spacing w:val="-12"/>
            <w:sz w:val="20"/>
          </w:rPr>
          <w:delText xml:space="preserve"> </w:delText>
        </w:r>
        <w:r w:rsidRPr="00A92DD6" w:rsidDel="004A216B">
          <w:rPr>
            <w:sz w:val="20"/>
          </w:rPr>
          <w:delText>shall</w:delText>
        </w:r>
        <w:r w:rsidRPr="00A92DD6" w:rsidDel="004A216B">
          <w:rPr>
            <w:spacing w:val="-11"/>
            <w:sz w:val="20"/>
          </w:rPr>
          <w:delText xml:space="preserve"> </w:delText>
        </w:r>
        <w:r w:rsidRPr="00A92DD6" w:rsidDel="004A216B">
          <w:rPr>
            <w:sz w:val="20"/>
          </w:rPr>
          <w:delText>collectively</w:delText>
        </w:r>
        <w:r w:rsidRPr="00A92DD6" w:rsidDel="004A216B">
          <w:rPr>
            <w:spacing w:val="-11"/>
            <w:sz w:val="20"/>
          </w:rPr>
          <w:delText xml:space="preserve"> </w:delText>
        </w:r>
        <w:r w:rsidRPr="00A92DD6" w:rsidDel="004A216B">
          <w:rPr>
            <w:sz w:val="20"/>
          </w:rPr>
          <w:delText>be</w:delText>
        </w:r>
        <w:r w:rsidRPr="00A92DD6" w:rsidDel="004A216B">
          <w:rPr>
            <w:spacing w:val="-12"/>
            <w:sz w:val="20"/>
          </w:rPr>
          <w:delText xml:space="preserve"> </w:delText>
        </w:r>
        <w:r w:rsidRPr="00A92DD6" w:rsidDel="004A216B">
          <w:rPr>
            <w:sz w:val="20"/>
          </w:rPr>
          <w:delText>referred</w:delText>
        </w:r>
        <w:r w:rsidRPr="00A92DD6" w:rsidDel="004A216B">
          <w:rPr>
            <w:spacing w:val="-11"/>
            <w:sz w:val="20"/>
          </w:rPr>
          <w:delText xml:space="preserve"> </w:delText>
        </w:r>
        <w:r w:rsidRPr="00A92DD6" w:rsidDel="004A216B">
          <w:rPr>
            <w:sz w:val="20"/>
          </w:rPr>
          <w:delText>to</w:delText>
        </w:r>
        <w:r w:rsidRPr="00A92DD6" w:rsidDel="004A216B">
          <w:rPr>
            <w:spacing w:val="-11"/>
            <w:sz w:val="20"/>
          </w:rPr>
          <w:delText xml:space="preserve"> </w:delText>
        </w:r>
        <w:r w:rsidRPr="00A92DD6" w:rsidDel="004A216B">
          <w:rPr>
            <w:sz w:val="20"/>
          </w:rPr>
          <w:delText>as</w:delText>
        </w:r>
        <w:r w:rsidRPr="00A92DD6" w:rsidDel="004A216B">
          <w:rPr>
            <w:spacing w:val="-11"/>
            <w:sz w:val="20"/>
          </w:rPr>
          <w:delText xml:space="preserve"> </w:delText>
        </w:r>
        <w:r w:rsidRPr="00A92DD6" w:rsidDel="004A216B">
          <w:rPr>
            <w:sz w:val="20"/>
          </w:rPr>
          <w:delText xml:space="preserve">the </w:delText>
        </w:r>
        <w:r w:rsidRPr="00A92DD6" w:rsidDel="004A216B">
          <w:rPr>
            <w:spacing w:val="-12"/>
            <w:sz w:val="20"/>
          </w:rPr>
          <w:delText>“</w:delText>
        </w:r>
        <w:r w:rsidRPr="00A92DD6" w:rsidDel="004A216B">
          <w:rPr>
            <w:b/>
            <w:sz w:val="20"/>
          </w:rPr>
          <w:delText xml:space="preserve">Service </w:delText>
        </w:r>
        <w:r w:rsidRPr="00A92DD6" w:rsidDel="004A216B">
          <w:rPr>
            <w:b/>
            <w:spacing w:val="12"/>
            <w:sz w:val="20"/>
          </w:rPr>
          <w:delText>Term</w:delText>
        </w:r>
        <w:r w:rsidRPr="00A92DD6" w:rsidDel="004A216B">
          <w:rPr>
            <w:sz w:val="20"/>
          </w:rPr>
          <w:delText>”).</w:delText>
        </w:r>
        <w:r w:rsidRPr="00A92DD6" w:rsidDel="004A216B">
          <w:rPr>
            <w:spacing w:val="-2"/>
            <w:sz w:val="20"/>
          </w:rPr>
          <w:delText xml:space="preserve"> </w:delText>
        </w:r>
        <w:r w:rsidRPr="00A92DD6" w:rsidDel="004A216B">
          <w:rPr>
            <w:sz w:val="20"/>
          </w:rPr>
          <w:delText>At the</w:delText>
        </w:r>
        <w:r w:rsidRPr="00A92DD6" w:rsidDel="004A216B">
          <w:rPr>
            <w:spacing w:val="-2"/>
            <w:sz w:val="20"/>
          </w:rPr>
          <w:delText xml:space="preserve"> </w:delText>
        </w:r>
        <w:r w:rsidRPr="00A92DD6" w:rsidDel="004A216B">
          <w:rPr>
            <w:sz w:val="20"/>
          </w:rPr>
          <w:delText>end of</w:delText>
        </w:r>
        <w:r w:rsidRPr="00A92DD6" w:rsidDel="004A216B">
          <w:rPr>
            <w:spacing w:val="-2"/>
            <w:sz w:val="20"/>
          </w:rPr>
          <w:delText xml:space="preserve"> </w:delText>
        </w:r>
        <w:r w:rsidRPr="00A92DD6" w:rsidDel="004A216B">
          <w:rPr>
            <w:sz w:val="20"/>
          </w:rPr>
          <w:delText xml:space="preserve">the final Renewal </w:delText>
        </w:r>
        <w:r w:rsidR="00E82D07" w:rsidRPr="00A92DD6" w:rsidDel="004A216B">
          <w:rPr>
            <w:spacing w:val="-1"/>
            <w:sz w:val="20"/>
          </w:rPr>
          <w:delText xml:space="preserve">Service </w:delText>
        </w:r>
        <w:r w:rsidRPr="00A92DD6" w:rsidDel="004A216B">
          <w:rPr>
            <w:sz w:val="20"/>
          </w:rPr>
          <w:delText>Term</w:delText>
        </w:r>
        <w:r w:rsidRPr="00A92DD6" w:rsidDel="004A216B">
          <w:rPr>
            <w:spacing w:val="-2"/>
            <w:sz w:val="20"/>
          </w:rPr>
          <w:delText xml:space="preserve"> </w:delText>
        </w:r>
        <w:r w:rsidRPr="00A92DD6" w:rsidDel="004A216B">
          <w:rPr>
            <w:sz w:val="20"/>
          </w:rPr>
          <w:delText xml:space="preserve">the </w:delText>
        </w:r>
        <w:r w:rsidRPr="00A92DD6" w:rsidDel="004A216B">
          <w:rPr>
            <w:spacing w:val="-2"/>
            <w:sz w:val="20"/>
          </w:rPr>
          <w:delText>Service</w:delText>
        </w:r>
        <w:r w:rsidR="00170480" w:rsidRPr="00A92DD6" w:rsidDel="004A216B">
          <w:rPr>
            <w:sz w:val="20"/>
          </w:rPr>
          <w:delText>s</w:delText>
        </w:r>
        <w:r w:rsidRPr="00A92DD6" w:rsidDel="004A216B">
          <w:rPr>
            <w:spacing w:val="-1"/>
            <w:sz w:val="20"/>
          </w:rPr>
          <w:delText xml:space="preserve"> </w:delText>
        </w:r>
        <w:r w:rsidRPr="00A92DD6" w:rsidDel="004A216B">
          <w:rPr>
            <w:sz w:val="20"/>
          </w:rPr>
          <w:delText>will</w:delText>
        </w:r>
        <w:r w:rsidRPr="00A92DD6" w:rsidDel="004A216B">
          <w:rPr>
            <w:spacing w:val="-2"/>
            <w:sz w:val="20"/>
          </w:rPr>
          <w:delText xml:space="preserve"> </w:delText>
        </w:r>
        <w:r w:rsidRPr="00A92DD6" w:rsidDel="004A216B">
          <w:rPr>
            <w:sz w:val="20"/>
          </w:rPr>
          <w:delText>continue on a month-to-month basis at the then-current monthly rates</w:delText>
        </w:r>
        <w:r w:rsidR="00220D33" w:rsidRPr="00A92DD6" w:rsidDel="004A216B">
          <w:rPr>
            <w:sz w:val="20"/>
          </w:rPr>
          <w:delText>,</w:delText>
        </w:r>
        <w:r w:rsidRPr="00A92DD6" w:rsidDel="004A216B">
          <w:rPr>
            <w:sz w:val="20"/>
          </w:rPr>
          <w:delText xml:space="preserve"> until Client provides thirty (30) days’ notice of termination.</w:delText>
        </w:r>
      </w:del>
    </w:p>
    <w:p w14:paraId="3184C1C9" w14:textId="55393DDE" w:rsidR="006A6872" w:rsidRPr="00A92DD6" w:rsidRDefault="00270EC8">
      <w:pPr>
        <w:pStyle w:val="Paragraphedeliste"/>
        <w:numPr>
          <w:ilvl w:val="1"/>
          <w:numId w:val="19"/>
        </w:numPr>
        <w:tabs>
          <w:tab w:val="left" w:pos="837"/>
          <w:tab w:val="left" w:pos="839"/>
        </w:tabs>
        <w:spacing w:before="244"/>
        <w:ind w:right="237"/>
        <w:jc w:val="both"/>
        <w:rPr>
          <w:b/>
          <w:sz w:val="20"/>
        </w:rPr>
      </w:pPr>
      <w:r w:rsidRPr="00A92DD6">
        <w:rPr>
          <w:b/>
          <w:sz w:val="20"/>
        </w:rPr>
        <w:t>Use</w:t>
      </w:r>
      <w:r w:rsidRPr="00A92DD6">
        <w:rPr>
          <w:b/>
          <w:spacing w:val="-7"/>
          <w:sz w:val="20"/>
        </w:rPr>
        <w:t xml:space="preserve"> </w:t>
      </w:r>
      <w:r w:rsidRPr="00A92DD6">
        <w:rPr>
          <w:b/>
          <w:sz w:val="20"/>
        </w:rPr>
        <w:t>of</w:t>
      </w:r>
      <w:r w:rsidRPr="00A92DD6">
        <w:rPr>
          <w:b/>
          <w:spacing w:val="-8"/>
          <w:sz w:val="20"/>
        </w:rPr>
        <w:t xml:space="preserve"> </w:t>
      </w:r>
      <w:r w:rsidRPr="00A92DD6">
        <w:rPr>
          <w:b/>
          <w:sz w:val="20"/>
        </w:rPr>
        <w:t>Services</w:t>
      </w:r>
      <w:r w:rsidRPr="00A92DD6">
        <w:rPr>
          <w:b/>
          <w:spacing w:val="-7"/>
          <w:sz w:val="20"/>
        </w:rPr>
        <w:t xml:space="preserve"> </w:t>
      </w:r>
      <w:r w:rsidRPr="00A92DD6">
        <w:rPr>
          <w:b/>
          <w:sz w:val="20"/>
        </w:rPr>
        <w:t>beyond</w:t>
      </w:r>
      <w:r w:rsidRPr="00A92DD6">
        <w:rPr>
          <w:b/>
          <w:spacing w:val="-6"/>
          <w:sz w:val="20"/>
        </w:rPr>
        <w:t xml:space="preserve"> </w:t>
      </w:r>
      <w:r w:rsidRPr="00A92DD6">
        <w:rPr>
          <w:b/>
          <w:sz w:val="20"/>
        </w:rPr>
        <w:t>Service</w:t>
      </w:r>
      <w:r w:rsidRPr="00A92DD6">
        <w:rPr>
          <w:b/>
          <w:spacing w:val="-7"/>
          <w:sz w:val="20"/>
        </w:rPr>
        <w:t xml:space="preserve"> </w:t>
      </w:r>
      <w:r w:rsidRPr="00A92DD6">
        <w:rPr>
          <w:b/>
          <w:sz w:val="20"/>
        </w:rPr>
        <w:t>Term:</w:t>
      </w:r>
      <w:r w:rsidRPr="00A92DD6">
        <w:rPr>
          <w:b/>
          <w:spacing w:val="-3"/>
          <w:sz w:val="20"/>
        </w:rPr>
        <w:t xml:space="preserve"> </w:t>
      </w:r>
      <w:r w:rsidRPr="00A92DD6">
        <w:rPr>
          <w:sz w:val="20"/>
        </w:rPr>
        <w:t>If</w:t>
      </w:r>
      <w:r w:rsidRPr="00A92DD6">
        <w:rPr>
          <w:spacing w:val="-8"/>
          <w:sz w:val="20"/>
        </w:rPr>
        <w:t xml:space="preserve"> </w:t>
      </w:r>
      <w:r w:rsidRPr="00A92DD6">
        <w:rPr>
          <w:sz w:val="20"/>
        </w:rPr>
        <w:t>the</w:t>
      </w:r>
      <w:r w:rsidRPr="00A92DD6">
        <w:rPr>
          <w:spacing w:val="-7"/>
          <w:sz w:val="20"/>
        </w:rPr>
        <w:t xml:space="preserve"> </w:t>
      </w:r>
      <w:r w:rsidRPr="00A92DD6">
        <w:rPr>
          <w:sz w:val="20"/>
        </w:rPr>
        <w:t>Client</w:t>
      </w:r>
      <w:r w:rsidRPr="00A92DD6">
        <w:rPr>
          <w:spacing w:val="-6"/>
          <w:sz w:val="20"/>
        </w:rPr>
        <w:t xml:space="preserve"> </w:t>
      </w:r>
      <w:r w:rsidRPr="00A92DD6">
        <w:rPr>
          <w:sz w:val="20"/>
        </w:rPr>
        <w:t>has</w:t>
      </w:r>
      <w:r w:rsidRPr="00A92DD6">
        <w:rPr>
          <w:spacing w:val="-5"/>
          <w:sz w:val="20"/>
        </w:rPr>
        <w:t xml:space="preserve"> </w:t>
      </w:r>
      <w:r w:rsidRPr="00A92DD6">
        <w:rPr>
          <w:sz w:val="20"/>
        </w:rPr>
        <w:t>sent</w:t>
      </w:r>
      <w:r w:rsidRPr="00A92DD6">
        <w:rPr>
          <w:spacing w:val="-6"/>
          <w:sz w:val="20"/>
        </w:rPr>
        <w:t xml:space="preserve"> </w:t>
      </w:r>
      <w:r w:rsidRPr="00A92DD6">
        <w:rPr>
          <w:sz w:val="20"/>
        </w:rPr>
        <w:t>a</w:t>
      </w:r>
      <w:r w:rsidRPr="00A92DD6">
        <w:rPr>
          <w:spacing w:val="-6"/>
          <w:sz w:val="20"/>
        </w:rPr>
        <w:t xml:space="preserve"> </w:t>
      </w:r>
      <w:r w:rsidRPr="00A92DD6">
        <w:rPr>
          <w:sz w:val="20"/>
        </w:rPr>
        <w:t>notice</w:t>
      </w:r>
      <w:r w:rsidRPr="00A92DD6">
        <w:rPr>
          <w:spacing w:val="-8"/>
          <w:sz w:val="20"/>
        </w:rPr>
        <w:t xml:space="preserve"> </w:t>
      </w:r>
      <w:r w:rsidRPr="00A92DD6">
        <w:rPr>
          <w:sz w:val="20"/>
        </w:rPr>
        <w:t>of</w:t>
      </w:r>
      <w:r w:rsidRPr="00A92DD6">
        <w:rPr>
          <w:spacing w:val="-8"/>
          <w:sz w:val="20"/>
        </w:rPr>
        <w:t xml:space="preserve"> </w:t>
      </w:r>
      <w:r w:rsidRPr="00A92DD6">
        <w:rPr>
          <w:sz w:val="20"/>
        </w:rPr>
        <w:t>non-renewal</w:t>
      </w:r>
      <w:r w:rsidRPr="00A92DD6">
        <w:rPr>
          <w:spacing w:val="-6"/>
          <w:sz w:val="20"/>
        </w:rPr>
        <w:t xml:space="preserve"> </w:t>
      </w:r>
      <w:r w:rsidRPr="00A92DD6">
        <w:rPr>
          <w:sz w:val="20"/>
        </w:rPr>
        <w:t>but</w:t>
      </w:r>
      <w:ins w:id="84" w:author="Archambault, Sophie" w:date="2025-12-22T11:18:00Z" w16du:dateUtc="2025-12-22T16:18:00Z">
        <w:r w:rsidR="002C70ED">
          <w:rPr>
            <w:sz w:val="20"/>
          </w:rPr>
          <w:t xml:space="preserve"> à </w:t>
        </w:r>
      </w:ins>
      <w:r w:rsidRPr="00A92DD6">
        <w:rPr>
          <w:spacing w:val="-6"/>
          <w:sz w:val="20"/>
        </w:rPr>
        <w:t xml:space="preserve"> </w:t>
      </w:r>
      <w:r w:rsidRPr="00A92DD6">
        <w:rPr>
          <w:sz w:val="20"/>
        </w:rPr>
        <w:t>for</w:t>
      </w:r>
      <w:r w:rsidRPr="00A92DD6">
        <w:rPr>
          <w:spacing w:val="-5"/>
          <w:sz w:val="20"/>
        </w:rPr>
        <w:t xml:space="preserve"> </w:t>
      </w:r>
      <w:r w:rsidRPr="00A92DD6">
        <w:rPr>
          <w:sz w:val="20"/>
        </w:rPr>
        <w:t>any</w:t>
      </w:r>
      <w:r w:rsidRPr="00A92DD6">
        <w:rPr>
          <w:spacing w:val="-6"/>
          <w:sz w:val="20"/>
        </w:rPr>
        <w:t xml:space="preserve"> </w:t>
      </w:r>
      <w:r w:rsidRPr="00A92DD6">
        <w:rPr>
          <w:sz w:val="20"/>
        </w:rPr>
        <w:t>reason</w:t>
      </w:r>
      <w:r w:rsidRPr="00A92DD6">
        <w:rPr>
          <w:spacing w:val="-6"/>
          <w:sz w:val="20"/>
        </w:rPr>
        <w:t xml:space="preserve"> </w:t>
      </w:r>
      <w:r w:rsidRPr="00A92DD6">
        <w:rPr>
          <w:sz w:val="20"/>
        </w:rPr>
        <w:t>continues to</w:t>
      </w:r>
      <w:r w:rsidRPr="00A92DD6">
        <w:rPr>
          <w:spacing w:val="-7"/>
          <w:sz w:val="20"/>
        </w:rPr>
        <w:t xml:space="preserve"> </w:t>
      </w:r>
      <w:r w:rsidRPr="00A92DD6">
        <w:rPr>
          <w:sz w:val="20"/>
        </w:rPr>
        <w:t>receive</w:t>
      </w:r>
      <w:r w:rsidRPr="00A92DD6">
        <w:rPr>
          <w:spacing w:val="-9"/>
          <w:sz w:val="20"/>
        </w:rPr>
        <w:t xml:space="preserve"> </w:t>
      </w:r>
      <w:r w:rsidRPr="00A92DD6">
        <w:rPr>
          <w:sz w:val="20"/>
        </w:rPr>
        <w:t>and</w:t>
      </w:r>
      <w:r w:rsidRPr="00A92DD6">
        <w:rPr>
          <w:spacing w:val="-7"/>
          <w:sz w:val="20"/>
        </w:rPr>
        <w:t xml:space="preserve"> </w:t>
      </w:r>
      <w:r w:rsidRPr="00A92DD6">
        <w:rPr>
          <w:sz w:val="20"/>
        </w:rPr>
        <w:t>use</w:t>
      </w:r>
      <w:r w:rsidRPr="00A92DD6">
        <w:rPr>
          <w:spacing w:val="-9"/>
          <w:sz w:val="20"/>
        </w:rPr>
        <w:t xml:space="preserve"> </w:t>
      </w:r>
      <w:r w:rsidRPr="00A92DD6">
        <w:rPr>
          <w:sz w:val="20"/>
        </w:rPr>
        <w:t>the</w:t>
      </w:r>
      <w:r w:rsidRPr="00A92DD6">
        <w:rPr>
          <w:spacing w:val="-9"/>
          <w:sz w:val="20"/>
        </w:rPr>
        <w:t xml:space="preserve"> </w:t>
      </w:r>
      <w:r w:rsidRPr="00A92DD6">
        <w:rPr>
          <w:sz w:val="20"/>
        </w:rPr>
        <w:t>Service</w:t>
      </w:r>
      <w:r w:rsidR="002735D9" w:rsidRPr="00A92DD6">
        <w:rPr>
          <w:sz w:val="20"/>
        </w:rPr>
        <w:t>s</w:t>
      </w:r>
      <w:r w:rsidRPr="00A92DD6">
        <w:rPr>
          <w:spacing w:val="-11"/>
          <w:sz w:val="20"/>
        </w:rPr>
        <w:t xml:space="preserve"> </w:t>
      </w:r>
      <w:r w:rsidRPr="00A92DD6">
        <w:rPr>
          <w:sz w:val="20"/>
        </w:rPr>
        <w:t>after</w:t>
      </w:r>
      <w:r w:rsidRPr="00A92DD6">
        <w:rPr>
          <w:spacing w:val="-8"/>
          <w:sz w:val="20"/>
        </w:rPr>
        <w:t xml:space="preserve"> </w:t>
      </w:r>
      <w:r w:rsidRPr="00A92DD6">
        <w:rPr>
          <w:sz w:val="20"/>
        </w:rPr>
        <w:t>the</w:t>
      </w:r>
      <w:r w:rsidRPr="00A92DD6">
        <w:rPr>
          <w:spacing w:val="-9"/>
          <w:sz w:val="20"/>
        </w:rPr>
        <w:t xml:space="preserve"> </w:t>
      </w:r>
      <w:r w:rsidRPr="00A92DD6">
        <w:rPr>
          <w:sz w:val="20"/>
        </w:rPr>
        <w:t>expiry</w:t>
      </w:r>
      <w:r w:rsidRPr="00A92DD6">
        <w:rPr>
          <w:spacing w:val="-7"/>
          <w:sz w:val="20"/>
        </w:rPr>
        <w:t xml:space="preserve"> </w:t>
      </w:r>
      <w:r w:rsidRPr="00A92DD6">
        <w:rPr>
          <w:sz w:val="20"/>
        </w:rPr>
        <w:t>of</w:t>
      </w:r>
      <w:r w:rsidRPr="00A92DD6">
        <w:rPr>
          <w:spacing w:val="-9"/>
          <w:sz w:val="20"/>
        </w:rPr>
        <w:t xml:space="preserve"> </w:t>
      </w:r>
      <w:r w:rsidRPr="00A92DD6">
        <w:rPr>
          <w:sz w:val="20"/>
        </w:rPr>
        <w:t>the</w:t>
      </w:r>
      <w:r w:rsidRPr="00A92DD6">
        <w:rPr>
          <w:spacing w:val="-9"/>
          <w:sz w:val="20"/>
        </w:rPr>
        <w:t xml:space="preserve"> </w:t>
      </w:r>
      <w:r w:rsidRPr="00A92DD6">
        <w:rPr>
          <w:sz w:val="20"/>
        </w:rPr>
        <w:t>Initial</w:t>
      </w:r>
      <w:r w:rsidRPr="00A92DD6">
        <w:rPr>
          <w:spacing w:val="-8"/>
          <w:sz w:val="20"/>
        </w:rPr>
        <w:t xml:space="preserve"> </w:t>
      </w:r>
      <w:r w:rsidR="004D55B4" w:rsidRPr="00A92DD6">
        <w:rPr>
          <w:spacing w:val="-8"/>
          <w:sz w:val="20"/>
        </w:rPr>
        <w:t xml:space="preserve">Service </w:t>
      </w:r>
      <w:r w:rsidRPr="00A92DD6">
        <w:rPr>
          <w:sz w:val="20"/>
        </w:rPr>
        <w:t>Term</w:t>
      </w:r>
      <w:r w:rsidRPr="00A92DD6">
        <w:rPr>
          <w:spacing w:val="-8"/>
          <w:sz w:val="20"/>
        </w:rPr>
        <w:t xml:space="preserve"> </w:t>
      </w:r>
      <w:r w:rsidRPr="00A92DD6">
        <w:rPr>
          <w:sz w:val="20"/>
        </w:rPr>
        <w:t>or</w:t>
      </w:r>
      <w:r w:rsidRPr="00A92DD6">
        <w:rPr>
          <w:spacing w:val="-8"/>
          <w:sz w:val="20"/>
        </w:rPr>
        <w:t xml:space="preserve"> </w:t>
      </w:r>
      <w:r w:rsidRPr="00A92DD6">
        <w:rPr>
          <w:sz w:val="20"/>
        </w:rPr>
        <w:t>final</w:t>
      </w:r>
      <w:r w:rsidRPr="00A92DD6">
        <w:rPr>
          <w:spacing w:val="-7"/>
          <w:sz w:val="20"/>
        </w:rPr>
        <w:t xml:space="preserve"> </w:t>
      </w:r>
      <w:r w:rsidRPr="00A92DD6">
        <w:rPr>
          <w:sz w:val="20"/>
        </w:rPr>
        <w:t>Renewal</w:t>
      </w:r>
      <w:r w:rsidRPr="00A92DD6">
        <w:rPr>
          <w:spacing w:val="-7"/>
          <w:sz w:val="20"/>
        </w:rPr>
        <w:t xml:space="preserve"> </w:t>
      </w:r>
      <w:r w:rsidR="00172607" w:rsidRPr="00A92DD6">
        <w:rPr>
          <w:spacing w:val="-7"/>
          <w:sz w:val="20"/>
        </w:rPr>
        <w:t>Service</w:t>
      </w:r>
      <w:r w:rsidRPr="00A92DD6">
        <w:rPr>
          <w:spacing w:val="-7"/>
          <w:sz w:val="20"/>
        </w:rPr>
        <w:t xml:space="preserve"> </w:t>
      </w:r>
      <w:r w:rsidRPr="00A92DD6">
        <w:rPr>
          <w:sz w:val="20"/>
        </w:rPr>
        <w:t>Term,</w:t>
      </w:r>
      <w:r w:rsidRPr="00A92DD6">
        <w:rPr>
          <w:spacing w:val="-7"/>
          <w:sz w:val="20"/>
        </w:rPr>
        <w:t xml:space="preserve"> </w:t>
      </w:r>
      <w:r w:rsidRPr="00A92DD6">
        <w:rPr>
          <w:sz w:val="20"/>
        </w:rPr>
        <w:t>the</w:t>
      </w:r>
      <w:r w:rsidRPr="00A92DD6">
        <w:rPr>
          <w:spacing w:val="-9"/>
          <w:sz w:val="20"/>
        </w:rPr>
        <w:t xml:space="preserve"> </w:t>
      </w:r>
      <w:r w:rsidRPr="00A92DD6">
        <w:rPr>
          <w:sz w:val="20"/>
        </w:rPr>
        <w:t>terms</w:t>
      </w:r>
      <w:r w:rsidRPr="00A92DD6">
        <w:rPr>
          <w:spacing w:val="-7"/>
          <w:sz w:val="20"/>
        </w:rPr>
        <w:t xml:space="preserve"> </w:t>
      </w:r>
      <w:r w:rsidRPr="00A92DD6">
        <w:rPr>
          <w:sz w:val="20"/>
        </w:rPr>
        <w:t>and</w:t>
      </w:r>
      <w:r w:rsidRPr="00A92DD6">
        <w:rPr>
          <w:spacing w:val="-7"/>
          <w:sz w:val="20"/>
        </w:rPr>
        <w:t xml:space="preserve"> </w:t>
      </w:r>
      <w:r w:rsidRPr="00A92DD6">
        <w:rPr>
          <w:sz w:val="20"/>
        </w:rPr>
        <w:t>conditions of the Agreement shall continue to apply for so long as the Client receives the Services, except that the Fees shall be the month-to-month fees for the Services in effect from time to time.</w:t>
      </w:r>
    </w:p>
    <w:p w14:paraId="3184C1CA" w14:textId="77777777" w:rsidR="006A6872" w:rsidRPr="00A92DD6" w:rsidRDefault="006A6872">
      <w:pPr>
        <w:pStyle w:val="Corpsdetexte"/>
        <w:rPr>
          <w:b/>
        </w:rPr>
      </w:pPr>
    </w:p>
    <w:p w14:paraId="3184C1CB" w14:textId="77777777" w:rsidR="006A6872" w:rsidRPr="00A92DD6" w:rsidRDefault="00270EC8" w:rsidP="00787C5F">
      <w:pPr>
        <w:pStyle w:val="Titre2"/>
        <w:numPr>
          <w:ilvl w:val="0"/>
          <w:numId w:val="25"/>
        </w:numPr>
        <w:ind w:left="360"/>
      </w:pPr>
      <w:r w:rsidRPr="00A92DD6">
        <w:rPr>
          <w:rFonts w:asciiTheme="minorHAnsi" w:hAnsiTheme="minorHAnsi"/>
          <w:caps/>
          <w:u w:val="single"/>
        </w:rPr>
        <w:t>SERVICES</w:t>
      </w:r>
    </w:p>
    <w:p w14:paraId="3184C1CC" w14:textId="71ABDDE9" w:rsidR="006A6872" w:rsidRPr="00F1416D" w:rsidRDefault="00270EC8" w:rsidP="00F21AF1">
      <w:pPr>
        <w:pStyle w:val="Paragraphedeliste"/>
        <w:numPr>
          <w:ilvl w:val="0"/>
          <w:numId w:val="28"/>
        </w:numPr>
        <w:tabs>
          <w:tab w:val="left" w:pos="839"/>
        </w:tabs>
        <w:spacing w:before="243"/>
        <w:ind w:left="720" w:right="232"/>
        <w:jc w:val="both"/>
        <w:rPr>
          <w:b/>
          <w:sz w:val="20"/>
        </w:rPr>
      </w:pPr>
      <w:r w:rsidRPr="00A92DD6">
        <w:rPr>
          <w:b/>
          <w:sz w:val="20"/>
        </w:rPr>
        <w:t xml:space="preserve">Description of the Services: </w:t>
      </w:r>
      <w:r w:rsidRPr="00A92DD6">
        <w:rPr>
          <w:sz w:val="20"/>
        </w:rPr>
        <w:t xml:space="preserve">Subject to the terms and conditions of the Agreement, Supplier shall use commercially reasonable efforts to </w:t>
      </w:r>
      <w:r w:rsidR="00671C27" w:rsidRPr="00F1416D">
        <w:rPr>
          <w:sz w:val="20"/>
        </w:rPr>
        <w:t>support</w:t>
      </w:r>
      <w:r w:rsidR="008F57C6" w:rsidRPr="00F1416D">
        <w:rPr>
          <w:sz w:val="20"/>
        </w:rPr>
        <w:t xml:space="preserve"> and </w:t>
      </w:r>
      <w:r w:rsidR="00671C27" w:rsidRPr="00F1416D">
        <w:rPr>
          <w:sz w:val="20"/>
        </w:rPr>
        <w:t>maintain</w:t>
      </w:r>
      <w:r w:rsidRPr="00F1416D">
        <w:rPr>
          <w:sz w:val="20"/>
        </w:rPr>
        <w:t xml:space="preserve"> the </w:t>
      </w:r>
      <w:r w:rsidR="00E060DD" w:rsidRPr="00F1416D">
        <w:rPr>
          <w:sz w:val="20"/>
        </w:rPr>
        <w:t>Google Platform</w:t>
      </w:r>
      <w:r w:rsidRPr="00F1416D">
        <w:rPr>
          <w:sz w:val="20"/>
        </w:rPr>
        <w:t xml:space="preserve"> as described in Exhibits C</w:t>
      </w:r>
      <w:r w:rsidR="00011AFF" w:rsidRPr="00F1416D">
        <w:rPr>
          <w:sz w:val="20"/>
        </w:rPr>
        <w:t xml:space="preserve"> and</w:t>
      </w:r>
      <w:r w:rsidRPr="00F1416D">
        <w:rPr>
          <w:sz w:val="20"/>
        </w:rPr>
        <w:t xml:space="preserve"> D</w:t>
      </w:r>
      <w:r w:rsidR="008F57C6" w:rsidRPr="00F1416D">
        <w:rPr>
          <w:sz w:val="20"/>
        </w:rPr>
        <w:t xml:space="preserve"> (the "</w:t>
      </w:r>
      <w:r w:rsidR="008F57C6" w:rsidRPr="00F1416D">
        <w:rPr>
          <w:b/>
          <w:sz w:val="20"/>
        </w:rPr>
        <w:t>Services</w:t>
      </w:r>
      <w:r w:rsidR="008F57C6" w:rsidRPr="00F1416D">
        <w:rPr>
          <w:sz w:val="20"/>
        </w:rPr>
        <w:t>")</w:t>
      </w:r>
      <w:r w:rsidRPr="00F1416D">
        <w:rPr>
          <w:sz w:val="20"/>
        </w:rPr>
        <w:t>.</w:t>
      </w:r>
    </w:p>
    <w:p w14:paraId="3184C1CD" w14:textId="77777777" w:rsidR="006A6872" w:rsidRPr="00A92DD6" w:rsidRDefault="006A6872" w:rsidP="00431E20">
      <w:pPr>
        <w:pStyle w:val="Corpsdetexte"/>
        <w:jc w:val="both"/>
      </w:pPr>
    </w:p>
    <w:p w14:paraId="3184C1CE" w14:textId="58A3E0A6" w:rsidR="006A6872" w:rsidRPr="00A92DD6" w:rsidRDefault="00270EC8" w:rsidP="00F21AF1">
      <w:pPr>
        <w:pStyle w:val="Paragraphedeliste"/>
        <w:numPr>
          <w:ilvl w:val="0"/>
          <w:numId w:val="28"/>
        </w:numPr>
        <w:tabs>
          <w:tab w:val="left" w:pos="839"/>
        </w:tabs>
        <w:ind w:left="720" w:right="239"/>
        <w:jc w:val="both"/>
        <w:rPr>
          <w:b/>
          <w:sz w:val="20"/>
        </w:rPr>
      </w:pPr>
      <w:r w:rsidRPr="00A92DD6">
        <w:rPr>
          <w:b/>
          <w:sz w:val="20"/>
        </w:rPr>
        <w:t xml:space="preserve">Supplier Support: </w:t>
      </w:r>
      <w:r w:rsidRPr="00A92DD6">
        <w:rPr>
          <w:sz w:val="20"/>
        </w:rPr>
        <w:t xml:space="preserve">Subject to the terms and conditions of the Agreement, Supplier shall use commercially reasonable efforts to provide support </w:t>
      </w:r>
      <w:r w:rsidR="0039034A" w:rsidRPr="00A92DD6">
        <w:rPr>
          <w:sz w:val="20"/>
        </w:rPr>
        <w:t>the S</w:t>
      </w:r>
      <w:r w:rsidRPr="00A92DD6">
        <w:rPr>
          <w:sz w:val="20"/>
        </w:rPr>
        <w:t>ervices to the Client in accordance with the platform support level agreement as described in Exhibit B.</w:t>
      </w:r>
    </w:p>
    <w:p w14:paraId="3184C1CF" w14:textId="77777777" w:rsidR="006A6872" w:rsidRPr="00A92DD6" w:rsidRDefault="006A6872" w:rsidP="00431E20">
      <w:pPr>
        <w:pStyle w:val="Corpsdetexte"/>
        <w:jc w:val="both"/>
      </w:pPr>
    </w:p>
    <w:p w14:paraId="3184C1D0" w14:textId="1EF5EC4B" w:rsidR="006A6872" w:rsidRPr="00A92DD6" w:rsidRDefault="00270EC8" w:rsidP="00F21AF1">
      <w:pPr>
        <w:pStyle w:val="Paragraphedeliste"/>
        <w:numPr>
          <w:ilvl w:val="0"/>
          <w:numId w:val="28"/>
        </w:numPr>
        <w:ind w:left="720" w:right="239"/>
        <w:jc w:val="both"/>
        <w:rPr>
          <w:bCs/>
          <w:sz w:val="20"/>
        </w:rPr>
      </w:pPr>
      <w:r w:rsidRPr="00A92DD6">
        <w:rPr>
          <w:b/>
          <w:sz w:val="20"/>
        </w:rPr>
        <w:t>Authorized Users:</w:t>
      </w:r>
      <w:r w:rsidRPr="00A92DD6">
        <w:rPr>
          <w:bCs/>
          <w:sz w:val="20"/>
        </w:rPr>
        <w:t xml:space="preserve"> Client shall designate a </w:t>
      </w:r>
      <w:r w:rsidR="00B40CEC" w:rsidRPr="00A92DD6">
        <w:rPr>
          <w:bCs/>
          <w:sz w:val="20"/>
        </w:rPr>
        <w:t xml:space="preserve">list </w:t>
      </w:r>
      <w:r w:rsidRPr="00A92DD6">
        <w:rPr>
          <w:bCs/>
          <w:sz w:val="20"/>
        </w:rPr>
        <w:t>of authorized users that will serve as primary point of contact for any service requests, support requests and support issues (the “</w:t>
      </w:r>
      <w:r w:rsidRPr="00A92DD6">
        <w:rPr>
          <w:b/>
          <w:sz w:val="20"/>
        </w:rPr>
        <w:t>Internal Support Team</w:t>
      </w:r>
      <w:r w:rsidRPr="00A92DD6">
        <w:rPr>
          <w:bCs/>
          <w:sz w:val="20"/>
        </w:rPr>
        <w:t>”). All support inquiries must be initiated exclusively through the Internal Support Team. The Supplier will not be obligated to provide any support services except at the request of the Internal Support Team.</w:t>
      </w:r>
    </w:p>
    <w:p w14:paraId="4F8F4CA3" w14:textId="71E8AD6E" w:rsidR="001733C5" w:rsidRPr="00A92DD6" w:rsidDel="003B3C90" w:rsidRDefault="001733C5" w:rsidP="00431E20">
      <w:pPr>
        <w:pStyle w:val="Corpsdetexte"/>
        <w:jc w:val="both"/>
        <w:rPr>
          <w:del w:id="85" w:author="Vincent Boisclair" w:date="2025-10-16T09:48:00Z" w16du:dateUtc="2025-10-16T13:48:00Z"/>
        </w:rPr>
      </w:pPr>
    </w:p>
    <w:p w14:paraId="19C5AD1F" w14:textId="4FEDF217" w:rsidR="001733C5" w:rsidRPr="00954F86" w:rsidDel="003B3C90" w:rsidRDefault="00ED7FBC" w:rsidP="00F21AF1">
      <w:pPr>
        <w:pStyle w:val="Paragraphedeliste"/>
        <w:numPr>
          <w:ilvl w:val="0"/>
          <w:numId w:val="28"/>
        </w:numPr>
        <w:ind w:left="720" w:right="239"/>
        <w:jc w:val="both"/>
        <w:rPr>
          <w:bCs/>
          <w:sz w:val="20"/>
        </w:rPr>
      </w:pPr>
      <w:commentRangeStart w:id="86"/>
      <w:ins w:id="87" w:author="iA" w:date="2025-10-14T14:20:00Z" w16du:dateUtc="2025-10-14T18:20:00Z">
        <w:del w:id="88" w:author="Vincent Boisclair" w:date="2025-10-16T09:48:00Z" w16du:dateUtc="2025-10-16T13:48:00Z">
          <w:r w:rsidRPr="00954F86" w:rsidDel="003B3C90">
            <w:rPr>
              <w:b/>
              <w:sz w:val="20"/>
            </w:rPr>
            <w:delText xml:space="preserve">Google Platform </w:delText>
          </w:r>
          <w:r w:rsidR="00C06405" w:rsidRPr="00954F86" w:rsidDel="003B3C90">
            <w:rPr>
              <w:b/>
              <w:sz w:val="20"/>
            </w:rPr>
            <w:delText>Cybersecurity Incident Primary Point of Contact</w:delText>
          </w:r>
        </w:del>
        <w:r w:rsidR="00C06405" w:rsidRPr="00954F86" w:rsidDel="003B3C90">
          <w:rPr>
            <w:bCs/>
            <w:sz w:val="20"/>
          </w:rPr>
          <w:t>:</w:t>
        </w:r>
        <w:r w:rsidR="00D31921" w:rsidRPr="00954F86" w:rsidDel="003B3C90">
          <w:rPr>
            <w:bCs/>
            <w:sz w:val="20"/>
          </w:rPr>
          <w:t xml:space="preserve"> Supplier designates [Ateko Primary point of contact] as its primary point of contact for the purpose of </w:t>
        </w:r>
        <w:r w:rsidR="00B66698" w:rsidRPr="00954F86" w:rsidDel="003B3C90">
          <w:rPr>
            <w:bCs/>
            <w:sz w:val="20"/>
          </w:rPr>
          <w:t xml:space="preserve">Google </w:t>
        </w:r>
        <w:r w:rsidRPr="00954F86" w:rsidDel="003B3C90">
          <w:rPr>
            <w:bCs/>
            <w:sz w:val="20"/>
          </w:rPr>
          <w:t xml:space="preserve">Platform </w:t>
        </w:r>
        <w:r w:rsidR="00D31921" w:rsidRPr="00954F86" w:rsidDel="003B3C90">
          <w:rPr>
            <w:bCs/>
            <w:sz w:val="20"/>
          </w:rPr>
          <w:t xml:space="preserve">Cybersecurity Incidents. [Ateko Primary point of contact] can be contacted </w:t>
        </w:r>
        <w:r w:rsidR="00B12158" w:rsidRPr="00954F86" w:rsidDel="003B3C90">
          <w:rPr>
            <w:bCs/>
            <w:sz w:val="20"/>
          </w:rPr>
          <w:t>[to be determined].</w:t>
        </w:r>
      </w:ins>
      <w:commentRangeEnd w:id="86"/>
      <w:r w:rsidR="00855FA7" w:rsidRPr="00954F86">
        <w:rPr>
          <w:rStyle w:val="Marquedecommentaire"/>
          <w:bCs/>
          <w:sz w:val="20"/>
          <w:szCs w:val="22"/>
        </w:rPr>
        <w:commentReference w:id="86"/>
      </w:r>
    </w:p>
    <w:p w14:paraId="3184C1D2" w14:textId="77777777" w:rsidR="006A6872" w:rsidRPr="00431E20" w:rsidRDefault="006A6872" w:rsidP="00431E20">
      <w:pPr>
        <w:pStyle w:val="Corpsdetexte"/>
        <w:jc w:val="both"/>
      </w:pPr>
    </w:p>
    <w:p w14:paraId="3184C1D3" w14:textId="06E3B0B2" w:rsidR="006A6872" w:rsidRPr="00A92DD6" w:rsidRDefault="00270EC8" w:rsidP="00F21AF1">
      <w:pPr>
        <w:pStyle w:val="Paragraphedeliste"/>
        <w:numPr>
          <w:ilvl w:val="0"/>
          <w:numId w:val="28"/>
        </w:numPr>
        <w:tabs>
          <w:tab w:val="left" w:pos="839"/>
        </w:tabs>
        <w:ind w:left="720" w:right="239"/>
        <w:jc w:val="both"/>
        <w:rPr>
          <w:bCs/>
          <w:sz w:val="20"/>
        </w:rPr>
      </w:pPr>
      <w:r w:rsidRPr="00A92DD6">
        <w:rPr>
          <w:b/>
          <w:sz w:val="20"/>
        </w:rPr>
        <w:t>Not Included in the Services</w:t>
      </w:r>
      <w:r w:rsidRPr="00A92DD6">
        <w:rPr>
          <w:bCs/>
          <w:sz w:val="20"/>
        </w:rPr>
        <w:t xml:space="preserve">: The Services do not include any of the features and services listed below, unless Client has entered into a separate </w:t>
      </w:r>
      <w:r w:rsidR="00751F64" w:rsidRPr="00A92DD6">
        <w:rPr>
          <w:bCs/>
          <w:sz w:val="20"/>
        </w:rPr>
        <w:t>statement or</w:t>
      </w:r>
      <w:r w:rsidR="00752557" w:rsidRPr="00A92DD6">
        <w:rPr>
          <w:bCs/>
          <w:sz w:val="20"/>
        </w:rPr>
        <w:t xml:space="preserve"> work</w:t>
      </w:r>
      <w:r w:rsidR="00751F64" w:rsidRPr="00A92DD6">
        <w:rPr>
          <w:bCs/>
          <w:sz w:val="20"/>
        </w:rPr>
        <w:t xml:space="preserve"> </w:t>
      </w:r>
      <w:r w:rsidRPr="00A92DD6">
        <w:rPr>
          <w:bCs/>
          <w:sz w:val="20"/>
        </w:rPr>
        <w:t>for such features and services with Supplier:</w:t>
      </w:r>
    </w:p>
    <w:p w14:paraId="3184C1D4" w14:textId="77777777" w:rsidR="006A6872" w:rsidRPr="00A92DD6" w:rsidRDefault="006A6872" w:rsidP="00431E20">
      <w:pPr>
        <w:pStyle w:val="Corpsdetexte"/>
        <w:jc w:val="both"/>
      </w:pPr>
    </w:p>
    <w:p w14:paraId="3763FF13" w14:textId="55B686FA" w:rsidR="00F57466" w:rsidRPr="00F1416D" w:rsidRDefault="0004472E" w:rsidP="00F21AF1">
      <w:pPr>
        <w:pStyle w:val="Paragraphedeliste"/>
        <w:numPr>
          <w:ilvl w:val="0"/>
          <w:numId w:val="59"/>
        </w:numPr>
        <w:tabs>
          <w:tab w:val="left" w:pos="1701"/>
        </w:tabs>
        <w:ind w:left="1080" w:hanging="294"/>
        <w:jc w:val="both"/>
        <w:rPr>
          <w:sz w:val="20"/>
        </w:rPr>
      </w:pPr>
      <w:commentRangeStart w:id="89"/>
      <w:ins w:id="90" w:author="iA" w:date="2025-10-14T14:20:00Z" w16du:dateUtc="2025-10-14T18:20:00Z">
        <w:r w:rsidRPr="00F1416D">
          <w:rPr>
            <w:sz w:val="20"/>
          </w:rPr>
          <w:t xml:space="preserve">The Google </w:t>
        </w:r>
      </w:ins>
      <w:ins w:id="91" w:author="Vincent Boisclair" w:date="2025-10-28T14:47:00Z" w16du:dateUtc="2025-10-28T18:47:00Z">
        <w:r w:rsidR="00F203E2" w:rsidRPr="00F1416D">
          <w:rPr>
            <w:sz w:val="20"/>
          </w:rPr>
          <w:t xml:space="preserve">Cloud </w:t>
        </w:r>
      </w:ins>
      <w:ins w:id="92" w:author="iA" w:date="2025-10-14T14:20:00Z" w16du:dateUtc="2025-10-14T18:20:00Z">
        <w:r w:rsidRPr="00F1416D">
          <w:rPr>
            <w:sz w:val="20"/>
          </w:rPr>
          <w:t>Platform</w:t>
        </w:r>
      </w:ins>
    </w:p>
    <w:p w14:paraId="3184C1D5" w14:textId="75ED9B19" w:rsidR="006A6872" w:rsidRPr="00F1416D" w:rsidRDefault="00270EC8" w:rsidP="00F21AF1">
      <w:pPr>
        <w:pStyle w:val="Paragraphedeliste"/>
        <w:numPr>
          <w:ilvl w:val="0"/>
          <w:numId w:val="59"/>
        </w:numPr>
        <w:tabs>
          <w:tab w:val="left" w:pos="1701"/>
        </w:tabs>
        <w:ind w:left="1080" w:hanging="294"/>
        <w:jc w:val="both"/>
        <w:rPr>
          <w:sz w:val="20"/>
        </w:rPr>
      </w:pPr>
      <w:del w:id="93" w:author="iA" w:date="2025-10-14T14:20:00Z" w16du:dateUtc="2025-10-14T18:20:00Z">
        <w:r w:rsidRPr="00F1416D">
          <w:rPr>
            <w:sz w:val="20"/>
          </w:rPr>
          <w:delText>Cloud</w:delText>
        </w:r>
        <w:r w:rsidRPr="00F1416D">
          <w:rPr>
            <w:spacing w:val="-7"/>
            <w:sz w:val="20"/>
          </w:rPr>
          <w:delText xml:space="preserve"> </w:delText>
        </w:r>
        <w:r w:rsidRPr="00F1416D">
          <w:rPr>
            <w:sz w:val="20"/>
          </w:rPr>
          <w:delText>usage</w:delText>
        </w:r>
        <w:r w:rsidRPr="00F1416D">
          <w:rPr>
            <w:spacing w:val="-8"/>
            <w:sz w:val="20"/>
          </w:rPr>
          <w:delText xml:space="preserve"> </w:delText>
        </w:r>
        <w:commentRangeStart w:id="94"/>
        <w:r w:rsidRPr="00F1416D">
          <w:rPr>
            <w:sz w:val="20"/>
          </w:rPr>
          <w:delText>consumption</w:delText>
        </w:r>
      </w:del>
      <w:commentRangeEnd w:id="94"/>
      <w:r w:rsidR="003234D3" w:rsidRPr="00F1416D">
        <w:rPr>
          <w:rStyle w:val="Marquedecommentaire"/>
          <w:spacing w:val="-3"/>
          <w:sz w:val="20"/>
          <w:szCs w:val="22"/>
        </w:rPr>
        <w:commentReference w:id="94"/>
      </w:r>
      <w:del w:id="95" w:author="iA" w:date="2025-10-14T14:20:00Z" w16du:dateUtc="2025-10-14T18:20:00Z">
        <w:r w:rsidRPr="00F1416D">
          <w:rPr>
            <w:spacing w:val="-3"/>
            <w:sz w:val="20"/>
          </w:rPr>
          <w:delText xml:space="preserve"> </w:delText>
        </w:r>
        <w:r w:rsidRPr="00F1416D">
          <w:rPr>
            <w:sz w:val="20"/>
          </w:rPr>
          <w:delText>and</w:delText>
        </w:r>
        <w:r w:rsidRPr="00F1416D">
          <w:rPr>
            <w:spacing w:val="-7"/>
            <w:sz w:val="20"/>
          </w:rPr>
          <w:delText xml:space="preserve"> </w:delText>
        </w:r>
        <w:r w:rsidRPr="00F1416D">
          <w:rPr>
            <w:sz w:val="20"/>
          </w:rPr>
          <w:delText>cloud</w:delText>
        </w:r>
        <w:r w:rsidRPr="00F1416D">
          <w:rPr>
            <w:spacing w:val="-7"/>
            <w:sz w:val="20"/>
          </w:rPr>
          <w:delText xml:space="preserve"> </w:delText>
        </w:r>
        <w:r w:rsidRPr="00F1416D">
          <w:rPr>
            <w:sz w:val="20"/>
          </w:rPr>
          <w:delText>software</w:delText>
        </w:r>
        <w:r w:rsidRPr="00F1416D">
          <w:rPr>
            <w:spacing w:val="-7"/>
            <w:sz w:val="20"/>
          </w:rPr>
          <w:delText xml:space="preserve"> </w:delText>
        </w:r>
        <w:r w:rsidRPr="00F1416D">
          <w:rPr>
            <w:spacing w:val="-2"/>
            <w:sz w:val="20"/>
          </w:rPr>
          <w:delText>licenses</w:delText>
        </w:r>
        <w:r w:rsidR="00741176" w:rsidRPr="00F1416D">
          <w:rPr>
            <w:spacing w:val="-2"/>
            <w:sz w:val="20"/>
          </w:rPr>
          <w:delText>,</w:delText>
        </w:r>
      </w:del>
      <w:commentRangeEnd w:id="89"/>
      <w:r w:rsidR="0018145A" w:rsidRPr="00F1416D">
        <w:rPr>
          <w:rStyle w:val="Marquedecommentaire"/>
          <w:sz w:val="20"/>
          <w:szCs w:val="22"/>
        </w:rPr>
        <w:commentReference w:id="89"/>
      </w:r>
    </w:p>
    <w:p w14:paraId="3184C1D6" w14:textId="3BFA3439" w:rsidR="006A6872" w:rsidRPr="00A92DD6" w:rsidRDefault="00270EC8" w:rsidP="00F21AF1">
      <w:pPr>
        <w:pStyle w:val="Paragraphedeliste"/>
        <w:numPr>
          <w:ilvl w:val="0"/>
          <w:numId w:val="59"/>
        </w:numPr>
        <w:tabs>
          <w:tab w:val="left" w:pos="1701"/>
        </w:tabs>
        <w:ind w:left="1080" w:hanging="294"/>
        <w:jc w:val="both"/>
        <w:rPr>
          <w:sz w:val="20"/>
        </w:rPr>
      </w:pPr>
      <w:r w:rsidRPr="00A92DD6">
        <w:rPr>
          <w:sz w:val="20"/>
        </w:rPr>
        <w:t>Network</w:t>
      </w:r>
      <w:r w:rsidRPr="00A92DD6">
        <w:rPr>
          <w:spacing w:val="-9"/>
          <w:sz w:val="20"/>
        </w:rPr>
        <w:t xml:space="preserve"> </w:t>
      </w:r>
      <w:r w:rsidRPr="00A92DD6">
        <w:rPr>
          <w:spacing w:val="-2"/>
          <w:sz w:val="20"/>
        </w:rPr>
        <w:t>Connectivity</w:t>
      </w:r>
      <w:r w:rsidR="00741176" w:rsidRPr="00A92DD6">
        <w:rPr>
          <w:spacing w:val="-2"/>
          <w:sz w:val="20"/>
        </w:rPr>
        <w:t>,</w:t>
      </w:r>
    </w:p>
    <w:p w14:paraId="3184C1D7" w14:textId="39AA3F23" w:rsidR="006A6872" w:rsidRPr="00A92DD6" w:rsidRDefault="00270EC8" w:rsidP="00F21AF1">
      <w:pPr>
        <w:pStyle w:val="Paragraphedeliste"/>
        <w:numPr>
          <w:ilvl w:val="0"/>
          <w:numId w:val="59"/>
        </w:numPr>
        <w:tabs>
          <w:tab w:val="left" w:pos="1701"/>
        </w:tabs>
        <w:spacing w:before="1"/>
        <w:ind w:left="1080" w:hanging="294"/>
        <w:jc w:val="both"/>
        <w:rPr>
          <w:sz w:val="20"/>
        </w:rPr>
      </w:pPr>
      <w:r w:rsidRPr="00A92DD6">
        <w:rPr>
          <w:spacing w:val="-2"/>
          <w:sz w:val="20"/>
        </w:rPr>
        <w:t>Professional</w:t>
      </w:r>
      <w:r w:rsidRPr="00A92DD6">
        <w:rPr>
          <w:spacing w:val="11"/>
          <w:sz w:val="20"/>
        </w:rPr>
        <w:t xml:space="preserve"> </w:t>
      </w:r>
      <w:r w:rsidRPr="00A92DD6">
        <w:rPr>
          <w:spacing w:val="-2"/>
          <w:sz w:val="20"/>
        </w:rPr>
        <w:t>Services</w:t>
      </w:r>
      <w:r w:rsidR="00741176" w:rsidRPr="00A92DD6">
        <w:rPr>
          <w:sz w:val="20"/>
        </w:rPr>
        <w:t>,</w:t>
      </w:r>
    </w:p>
    <w:p w14:paraId="3184C1D8" w14:textId="4D0CE0BD" w:rsidR="006A6872" w:rsidRPr="00A92DD6" w:rsidRDefault="00270EC8" w:rsidP="00F21AF1">
      <w:pPr>
        <w:pStyle w:val="Paragraphedeliste"/>
        <w:numPr>
          <w:ilvl w:val="0"/>
          <w:numId w:val="59"/>
        </w:numPr>
        <w:tabs>
          <w:tab w:val="left" w:pos="1701"/>
        </w:tabs>
        <w:spacing w:before="1" w:line="243" w:lineRule="exact"/>
        <w:ind w:left="1080" w:hanging="294"/>
        <w:jc w:val="both"/>
        <w:rPr>
          <w:sz w:val="20"/>
        </w:rPr>
      </w:pPr>
      <w:r w:rsidRPr="00A92DD6">
        <w:rPr>
          <w:sz w:val="20"/>
        </w:rPr>
        <w:t>Provision</w:t>
      </w:r>
      <w:r w:rsidRPr="00A92DD6">
        <w:rPr>
          <w:spacing w:val="-6"/>
          <w:sz w:val="20"/>
        </w:rPr>
        <w:t xml:space="preserve"> </w:t>
      </w:r>
      <w:r w:rsidRPr="00A92DD6">
        <w:rPr>
          <w:sz w:val="20"/>
        </w:rPr>
        <w:t>of</w:t>
      </w:r>
      <w:r w:rsidRPr="00A92DD6">
        <w:rPr>
          <w:spacing w:val="-8"/>
          <w:sz w:val="20"/>
        </w:rPr>
        <w:t xml:space="preserve"> </w:t>
      </w:r>
      <w:r w:rsidRPr="00A92DD6">
        <w:rPr>
          <w:sz w:val="20"/>
        </w:rPr>
        <w:t>any</w:t>
      </w:r>
      <w:r w:rsidRPr="00A92DD6">
        <w:rPr>
          <w:spacing w:val="-7"/>
          <w:sz w:val="20"/>
        </w:rPr>
        <w:t xml:space="preserve"> </w:t>
      </w:r>
      <w:r w:rsidRPr="00A92DD6">
        <w:rPr>
          <w:sz w:val="20"/>
        </w:rPr>
        <w:t>hardware</w:t>
      </w:r>
      <w:r w:rsidRPr="00A92DD6">
        <w:rPr>
          <w:spacing w:val="-7"/>
          <w:sz w:val="20"/>
        </w:rPr>
        <w:t xml:space="preserve"> </w:t>
      </w:r>
      <w:r w:rsidRPr="00A92DD6">
        <w:rPr>
          <w:sz w:val="20"/>
        </w:rPr>
        <w:t>or</w:t>
      </w:r>
      <w:r w:rsidRPr="00A92DD6">
        <w:rPr>
          <w:spacing w:val="-6"/>
          <w:sz w:val="20"/>
        </w:rPr>
        <w:t xml:space="preserve"> </w:t>
      </w:r>
      <w:r w:rsidRPr="00A92DD6">
        <w:rPr>
          <w:sz w:val="20"/>
        </w:rPr>
        <w:t>other</w:t>
      </w:r>
      <w:r w:rsidRPr="00A92DD6">
        <w:rPr>
          <w:spacing w:val="-6"/>
          <w:sz w:val="20"/>
        </w:rPr>
        <w:t xml:space="preserve"> </w:t>
      </w:r>
      <w:r w:rsidRPr="00A92DD6">
        <w:rPr>
          <w:sz w:val="20"/>
        </w:rPr>
        <w:t>equipment</w:t>
      </w:r>
      <w:r w:rsidRPr="00A92DD6">
        <w:rPr>
          <w:spacing w:val="-5"/>
          <w:sz w:val="20"/>
        </w:rPr>
        <w:t xml:space="preserve"> </w:t>
      </w:r>
      <w:r w:rsidRPr="00A92DD6">
        <w:rPr>
          <w:sz w:val="20"/>
        </w:rPr>
        <w:t>required</w:t>
      </w:r>
      <w:r w:rsidRPr="00A92DD6">
        <w:rPr>
          <w:spacing w:val="-6"/>
          <w:sz w:val="20"/>
        </w:rPr>
        <w:t xml:space="preserve"> </w:t>
      </w:r>
      <w:r w:rsidRPr="00A92DD6">
        <w:rPr>
          <w:sz w:val="20"/>
        </w:rPr>
        <w:t>by</w:t>
      </w:r>
      <w:r w:rsidRPr="00A92DD6">
        <w:rPr>
          <w:spacing w:val="-6"/>
          <w:sz w:val="20"/>
        </w:rPr>
        <w:t xml:space="preserve"> </w:t>
      </w:r>
      <w:r w:rsidRPr="00A92DD6">
        <w:rPr>
          <w:sz w:val="20"/>
        </w:rPr>
        <w:t>the Client</w:t>
      </w:r>
      <w:r w:rsidR="00741176" w:rsidRPr="00A92DD6">
        <w:rPr>
          <w:spacing w:val="-6"/>
          <w:sz w:val="20"/>
        </w:rPr>
        <w:t>,</w:t>
      </w:r>
      <w:r w:rsidR="0043382F" w:rsidRPr="00A92DD6">
        <w:rPr>
          <w:spacing w:val="-6"/>
          <w:sz w:val="20"/>
        </w:rPr>
        <w:t xml:space="preserve"> </w:t>
      </w:r>
    </w:p>
    <w:p w14:paraId="2EDC932A" w14:textId="429FB45A" w:rsidR="00E20D0C" w:rsidRPr="00A92DD6" w:rsidRDefault="00270EC8" w:rsidP="00F21AF1">
      <w:pPr>
        <w:pStyle w:val="Paragraphedeliste"/>
        <w:numPr>
          <w:ilvl w:val="0"/>
          <w:numId w:val="59"/>
        </w:numPr>
        <w:tabs>
          <w:tab w:val="left" w:pos="1701"/>
        </w:tabs>
        <w:ind w:left="1080" w:right="236" w:hanging="294"/>
        <w:jc w:val="both"/>
      </w:pPr>
      <w:r w:rsidRPr="00A92DD6">
        <w:rPr>
          <w:sz w:val="20"/>
        </w:rPr>
        <w:t>Support</w:t>
      </w:r>
      <w:r w:rsidRPr="00A92DD6">
        <w:rPr>
          <w:spacing w:val="-8"/>
          <w:sz w:val="20"/>
        </w:rPr>
        <w:t xml:space="preserve"> </w:t>
      </w:r>
      <w:r w:rsidRPr="00A92DD6">
        <w:rPr>
          <w:sz w:val="20"/>
        </w:rPr>
        <w:t>of</w:t>
      </w:r>
      <w:r w:rsidRPr="00A92DD6">
        <w:rPr>
          <w:spacing w:val="-9"/>
          <w:sz w:val="20"/>
        </w:rPr>
        <w:t xml:space="preserve"> </w:t>
      </w:r>
      <w:r w:rsidRPr="00A92DD6">
        <w:rPr>
          <w:sz w:val="20"/>
        </w:rPr>
        <w:t>any</w:t>
      </w:r>
      <w:r w:rsidRPr="00A92DD6">
        <w:rPr>
          <w:spacing w:val="-8"/>
          <w:sz w:val="20"/>
        </w:rPr>
        <w:t xml:space="preserve"> </w:t>
      </w:r>
      <w:r w:rsidRPr="00A92DD6">
        <w:rPr>
          <w:sz w:val="20"/>
        </w:rPr>
        <w:t>software</w:t>
      </w:r>
      <w:r w:rsidRPr="00A92DD6">
        <w:rPr>
          <w:spacing w:val="-9"/>
          <w:sz w:val="20"/>
        </w:rPr>
        <w:t xml:space="preserve"> </w:t>
      </w:r>
      <w:r w:rsidRPr="00A92DD6">
        <w:rPr>
          <w:sz w:val="20"/>
        </w:rPr>
        <w:t>or</w:t>
      </w:r>
      <w:r w:rsidRPr="00A92DD6">
        <w:rPr>
          <w:spacing w:val="-7"/>
          <w:sz w:val="20"/>
        </w:rPr>
        <w:t xml:space="preserve"> </w:t>
      </w:r>
      <w:r w:rsidRPr="00A92DD6">
        <w:rPr>
          <w:sz w:val="20"/>
        </w:rPr>
        <w:t>hardware,</w:t>
      </w:r>
      <w:r w:rsidRPr="00A92DD6">
        <w:rPr>
          <w:spacing w:val="-8"/>
          <w:sz w:val="20"/>
        </w:rPr>
        <w:t xml:space="preserve"> </w:t>
      </w:r>
      <w:r w:rsidRPr="00A92DD6">
        <w:rPr>
          <w:sz w:val="20"/>
        </w:rPr>
        <w:t>including</w:t>
      </w:r>
      <w:r w:rsidRPr="00A92DD6">
        <w:rPr>
          <w:spacing w:val="-9"/>
          <w:sz w:val="20"/>
        </w:rPr>
        <w:t xml:space="preserve"> </w:t>
      </w:r>
      <w:r w:rsidRPr="00A92DD6">
        <w:rPr>
          <w:sz w:val="20"/>
        </w:rPr>
        <w:t>phones,</w:t>
      </w:r>
      <w:r w:rsidRPr="00A92DD6">
        <w:rPr>
          <w:spacing w:val="-8"/>
          <w:sz w:val="20"/>
        </w:rPr>
        <w:t xml:space="preserve"> </w:t>
      </w:r>
      <w:r w:rsidRPr="00A92DD6">
        <w:rPr>
          <w:sz w:val="20"/>
        </w:rPr>
        <w:t>routers,</w:t>
      </w:r>
      <w:r w:rsidRPr="00A92DD6">
        <w:rPr>
          <w:spacing w:val="-1"/>
          <w:sz w:val="20"/>
        </w:rPr>
        <w:t xml:space="preserve"> </w:t>
      </w:r>
      <w:r w:rsidRPr="00A92DD6">
        <w:rPr>
          <w:sz w:val="20"/>
        </w:rPr>
        <w:t>network</w:t>
      </w:r>
      <w:r w:rsidRPr="00A92DD6">
        <w:rPr>
          <w:spacing w:val="-6"/>
          <w:sz w:val="20"/>
        </w:rPr>
        <w:t xml:space="preserve"> </w:t>
      </w:r>
      <w:r w:rsidRPr="00A92DD6">
        <w:rPr>
          <w:sz w:val="20"/>
        </w:rPr>
        <w:t>equipment,</w:t>
      </w:r>
      <w:r w:rsidRPr="00A92DD6">
        <w:rPr>
          <w:spacing w:val="-6"/>
          <w:sz w:val="20"/>
        </w:rPr>
        <w:t xml:space="preserve"> </w:t>
      </w:r>
      <w:r w:rsidRPr="00A92DD6">
        <w:rPr>
          <w:sz w:val="20"/>
        </w:rPr>
        <w:t>servers,</w:t>
      </w:r>
      <w:r w:rsidRPr="00A92DD6">
        <w:rPr>
          <w:spacing w:val="-8"/>
          <w:sz w:val="20"/>
        </w:rPr>
        <w:t xml:space="preserve"> </w:t>
      </w:r>
      <w:r w:rsidRPr="00A92DD6">
        <w:rPr>
          <w:sz w:val="20"/>
        </w:rPr>
        <w:t>laptop</w:t>
      </w:r>
      <w:r w:rsidRPr="00A92DD6">
        <w:rPr>
          <w:spacing w:val="-8"/>
          <w:sz w:val="20"/>
        </w:rPr>
        <w:t xml:space="preserve"> </w:t>
      </w:r>
      <w:r w:rsidRPr="00A92DD6">
        <w:rPr>
          <w:sz w:val="20"/>
        </w:rPr>
        <w:t xml:space="preserve">or </w:t>
      </w:r>
      <w:r w:rsidRPr="00A92DD6">
        <w:rPr>
          <w:sz w:val="20"/>
        </w:rPr>
        <w:lastRenderedPageBreak/>
        <w:t>desktop computers, and any other equipment, except as expressly set out in this Service Schedule.</w:t>
      </w:r>
    </w:p>
    <w:p w14:paraId="59837B2A" w14:textId="77777777" w:rsidR="00E20D0C" w:rsidRPr="00A92DD6" w:rsidRDefault="00E20D0C" w:rsidP="00431E20">
      <w:pPr>
        <w:pStyle w:val="Corpsdetexte"/>
        <w:jc w:val="both"/>
      </w:pPr>
    </w:p>
    <w:p w14:paraId="3184C1DB" w14:textId="548F90A4" w:rsidR="006A6872" w:rsidRPr="00A92DD6" w:rsidRDefault="00270EC8" w:rsidP="007B320E">
      <w:pPr>
        <w:pStyle w:val="Paragraphedeliste"/>
        <w:numPr>
          <w:ilvl w:val="0"/>
          <w:numId w:val="28"/>
        </w:numPr>
        <w:ind w:left="720" w:right="239"/>
        <w:jc w:val="both"/>
        <w:rPr>
          <w:b/>
          <w:sz w:val="20"/>
        </w:rPr>
      </w:pPr>
      <w:r w:rsidRPr="00A92DD6">
        <w:rPr>
          <w:b/>
          <w:sz w:val="20"/>
        </w:rPr>
        <w:t>Service</w:t>
      </w:r>
      <w:r w:rsidRPr="00A92DD6">
        <w:rPr>
          <w:b/>
          <w:spacing w:val="-7"/>
          <w:sz w:val="20"/>
        </w:rPr>
        <w:t xml:space="preserve"> </w:t>
      </w:r>
      <w:r w:rsidRPr="00A92DD6">
        <w:rPr>
          <w:b/>
          <w:sz w:val="20"/>
        </w:rPr>
        <w:t>Changes:</w:t>
      </w:r>
      <w:r w:rsidRPr="00A92DD6">
        <w:rPr>
          <w:b/>
          <w:spacing w:val="-6"/>
          <w:sz w:val="20"/>
        </w:rPr>
        <w:t xml:space="preserve"> </w:t>
      </w:r>
      <w:r w:rsidR="50092FB7" w:rsidRPr="00A92DD6">
        <w:rPr>
          <w:sz w:val="20"/>
          <w:szCs w:val="20"/>
        </w:rPr>
        <w:t>In addition to the rights granted to iA under Section 4.1 of the Master Agreement,</w:t>
      </w:r>
      <w:r w:rsidR="50092FB7" w:rsidRPr="00A92DD6">
        <w:rPr>
          <w:b/>
          <w:bCs/>
          <w:sz w:val="20"/>
          <w:szCs w:val="20"/>
        </w:rPr>
        <w:t xml:space="preserve"> </w:t>
      </w:r>
      <w:r w:rsidR="50092FB7" w:rsidRPr="00A92DD6">
        <w:rPr>
          <w:sz w:val="20"/>
          <w:szCs w:val="20"/>
        </w:rPr>
        <w:t>d</w:t>
      </w:r>
      <w:r w:rsidRPr="00A92DD6">
        <w:rPr>
          <w:sz w:val="20"/>
        </w:rPr>
        <w:t>uring</w:t>
      </w:r>
      <w:r w:rsidRPr="00A92DD6">
        <w:rPr>
          <w:spacing w:val="-7"/>
          <w:sz w:val="20"/>
        </w:rPr>
        <w:t xml:space="preserve"> </w:t>
      </w:r>
      <w:r w:rsidRPr="00A92DD6">
        <w:rPr>
          <w:sz w:val="20"/>
        </w:rPr>
        <w:t>the</w:t>
      </w:r>
      <w:r w:rsidRPr="00A92DD6">
        <w:rPr>
          <w:spacing w:val="-8"/>
          <w:sz w:val="20"/>
        </w:rPr>
        <w:t xml:space="preserve"> </w:t>
      </w:r>
      <w:r w:rsidRPr="00A92DD6">
        <w:rPr>
          <w:sz w:val="20"/>
        </w:rPr>
        <w:t>course</w:t>
      </w:r>
      <w:r w:rsidRPr="00A92DD6">
        <w:rPr>
          <w:spacing w:val="-8"/>
          <w:sz w:val="20"/>
        </w:rPr>
        <w:t xml:space="preserve"> </w:t>
      </w:r>
      <w:r w:rsidRPr="00A92DD6">
        <w:rPr>
          <w:sz w:val="20"/>
        </w:rPr>
        <w:t>of</w:t>
      </w:r>
      <w:r w:rsidRPr="00A92DD6">
        <w:rPr>
          <w:spacing w:val="-8"/>
          <w:sz w:val="20"/>
        </w:rPr>
        <w:t xml:space="preserve"> </w:t>
      </w:r>
      <w:r w:rsidR="008E591C" w:rsidRPr="00A92DD6">
        <w:rPr>
          <w:sz w:val="20"/>
          <w:szCs w:val="20"/>
        </w:rPr>
        <w:t>S</w:t>
      </w:r>
      <w:r w:rsidRPr="00A92DD6">
        <w:rPr>
          <w:sz w:val="20"/>
          <w:szCs w:val="20"/>
        </w:rPr>
        <w:t>ervice</w:t>
      </w:r>
      <w:r w:rsidR="008E591C" w:rsidRPr="00A92DD6">
        <w:rPr>
          <w:sz w:val="20"/>
          <w:szCs w:val="20"/>
        </w:rPr>
        <w:t>s</w:t>
      </w:r>
      <w:r w:rsidRPr="00A92DD6">
        <w:rPr>
          <w:spacing w:val="-8"/>
          <w:sz w:val="20"/>
        </w:rPr>
        <w:t xml:space="preserve"> </w:t>
      </w:r>
      <w:r w:rsidRPr="00A92DD6">
        <w:rPr>
          <w:sz w:val="20"/>
        </w:rPr>
        <w:t>delivery</w:t>
      </w:r>
      <w:r w:rsidRPr="00A92DD6">
        <w:rPr>
          <w:spacing w:val="-6"/>
          <w:sz w:val="20"/>
        </w:rPr>
        <w:t xml:space="preserve"> </w:t>
      </w:r>
      <w:r w:rsidRPr="00A92DD6">
        <w:rPr>
          <w:sz w:val="20"/>
        </w:rPr>
        <w:t>there</w:t>
      </w:r>
      <w:r w:rsidRPr="00A92DD6">
        <w:rPr>
          <w:spacing w:val="-5"/>
          <w:sz w:val="20"/>
        </w:rPr>
        <w:t xml:space="preserve"> </w:t>
      </w:r>
      <w:r w:rsidRPr="00A92DD6">
        <w:rPr>
          <w:sz w:val="20"/>
        </w:rPr>
        <w:t>may</w:t>
      </w:r>
      <w:r w:rsidRPr="00A92DD6">
        <w:rPr>
          <w:spacing w:val="-5"/>
          <w:sz w:val="20"/>
        </w:rPr>
        <w:t xml:space="preserve"> </w:t>
      </w:r>
      <w:r w:rsidRPr="00A92DD6">
        <w:rPr>
          <w:sz w:val="20"/>
        </w:rPr>
        <w:t>be</w:t>
      </w:r>
      <w:r w:rsidRPr="00A92DD6">
        <w:rPr>
          <w:spacing w:val="-8"/>
          <w:sz w:val="20"/>
        </w:rPr>
        <w:t xml:space="preserve"> </w:t>
      </w:r>
      <w:r w:rsidRPr="00A92DD6">
        <w:rPr>
          <w:sz w:val="20"/>
        </w:rPr>
        <w:t>instances</w:t>
      </w:r>
      <w:r w:rsidRPr="00A92DD6">
        <w:rPr>
          <w:spacing w:val="-6"/>
          <w:sz w:val="20"/>
        </w:rPr>
        <w:t xml:space="preserve"> </w:t>
      </w:r>
      <w:r w:rsidRPr="00A92DD6">
        <w:rPr>
          <w:sz w:val="20"/>
        </w:rPr>
        <w:t>where</w:t>
      </w:r>
      <w:r w:rsidRPr="00A92DD6">
        <w:rPr>
          <w:spacing w:val="-8"/>
          <w:sz w:val="20"/>
        </w:rPr>
        <w:t xml:space="preserve"> </w:t>
      </w:r>
      <w:r w:rsidRPr="00A92DD6">
        <w:rPr>
          <w:sz w:val="20"/>
        </w:rPr>
        <w:t>a</w:t>
      </w:r>
      <w:r w:rsidRPr="00A92DD6">
        <w:rPr>
          <w:spacing w:val="-6"/>
          <w:sz w:val="20"/>
        </w:rPr>
        <w:t xml:space="preserve"> </w:t>
      </w:r>
      <w:r w:rsidRPr="00A92DD6">
        <w:rPr>
          <w:sz w:val="20"/>
        </w:rPr>
        <w:t>change</w:t>
      </w:r>
      <w:r w:rsidRPr="00A92DD6">
        <w:rPr>
          <w:spacing w:val="-8"/>
          <w:sz w:val="20"/>
        </w:rPr>
        <w:t xml:space="preserve"> </w:t>
      </w:r>
      <w:r w:rsidRPr="00A92DD6">
        <w:rPr>
          <w:sz w:val="20"/>
        </w:rPr>
        <w:t>needs</w:t>
      </w:r>
      <w:r w:rsidRPr="00A92DD6">
        <w:rPr>
          <w:spacing w:val="-6"/>
          <w:sz w:val="20"/>
        </w:rPr>
        <w:t xml:space="preserve"> </w:t>
      </w:r>
      <w:r w:rsidRPr="00A92DD6">
        <w:rPr>
          <w:sz w:val="20"/>
        </w:rPr>
        <w:t>to</w:t>
      </w:r>
      <w:r w:rsidRPr="00A92DD6">
        <w:rPr>
          <w:spacing w:val="-6"/>
          <w:sz w:val="20"/>
        </w:rPr>
        <w:t xml:space="preserve"> </w:t>
      </w:r>
      <w:r w:rsidRPr="00A92DD6">
        <w:rPr>
          <w:sz w:val="20"/>
        </w:rPr>
        <w:t>be</w:t>
      </w:r>
      <w:r w:rsidRPr="00A92DD6">
        <w:rPr>
          <w:spacing w:val="-8"/>
          <w:sz w:val="20"/>
        </w:rPr>
        <w:t xml:space="preserve"> </w:t>
      </w:r>
      <w:r w:rsidRPr="00A92DD6">
        <w:rPr>
          <w:sz w:val="20"/>
        </w:rPr>
        <w:t xml:space="preserve">made to a </w:t>
      </w:r>
      <w:r w:rsidR="50092FB7" w:rsidRPr="00A92DD6">
        <w:rPr>
          <w:sz w:val="20"/>
          <w:szCs w:val="20"/>
        </w:rPr>
        <w:t>D</w:t>
      </w:r>
      <w:r w:rsidRPr="00A92DD6">
        <w:rPr>
          <w:sz w:val="20"/>
          <w:szCs w:val="20"/>
        </w:rPr>
        <w:t xml:space="preserve">eliverable, </w:t>
      </w:r>
      <w:r w:rsidR="50092FB7" w:rsidRPr="00A92DD6">
        <w:rPr>
          <w:sz w:val="20"/>
          <w:szCs w:val="20"/>
        </w:rPr>
        <w:t>S</w:t>
      </w:r>
      <w:r w:rsidRPr="00A92DD6">
        <w:rPr>
          <w:sz w:val="20"/>
          <w:szCs w:val="20"/>
        </w:rPr>
        <w:t>ervice</w:t>
      </w:r>
      <w:r w:rsidR="50092FB7" w:rsidRPr="00A92DD6">
        <w:rPr>
          <w:sz w:val="20"/>
          <w:szCs w:val="20"/>
        </w:rPr>
        <w:t>s</w:t>
      </w:r>
      <w:r w:rsidRPr="00A92DD6">
        <w:rPr>
          <w:sz w:val="20"/>
        </w:rPr>
        <w:t xml:space="preserve">, task, or objective. Changes may be requested by either Client or Supplier, subject to mutual agreement by both </w:t>
      </w:r>
      <w:r w:rsidR="50092FB7" w:rsidRPr="00A92DD6">
        <w:rPr>
          <w:sz w:val="20"/>
          <w:szCs w:val="20"/>
        </w:rPr>
        <w:t>P</w:t>
      </w:r>
      <w:r w:rsidRPr="00A92DD6">
        <w:rPr>
          <w:sz w:val="20"/>
        </w:rPr>
        <w:t>arties and executed through a change order.</w:t>
      </w:r>
    </w:p>
    <w:p w14:paraId="356A280E" w14:textId="77777777" w:rsidR="00805F97" w:rsidRPr="00431E20" w:rsidRDefault="00805F97" w:rsidP="00431E20">
      <w:pPr>
        <w:pStyle w:val="Corpsdetexte"/>
        <w:jc w:val="both"/>
      </w:pPr>
    </w:p>
    <w:p w14:paraId="3184C1DC" w14:textId="22ACCC54" w:rsidR="006A6872" w:rsidRPr="00A92DD6" w:rsidRDefault="00270EC8" w:rsidP="00F21AF1">
      <w:pPr>
        <w:pStyle w:val="Paragraphedeliste"/>
        <w:numPr>
          <w:ilvl w:val="0"/>
          <w:numId w:val="193"/>
        </w:numPr>
        <w:rPr>
          <w:sz w:val="20"/>
        </w:rPr>
      </w:pPr>
      <w:r w:rsidRPr="00A92DD6">
        <w:rPr>
          <w:sz w:val="20"/>
        </w:rPr>
        <w:t xml:space="preserve">Any change or additions to scope, effort or </w:t>
      </w:r>
      <w:r w:rsidR="000665BC" w:rsidRPr="00A92DD6">
        <w:rPr>
          <w:sz w:val="20"/>
        </w:rPr>
        <w:t>D</w:t>
      </w:r>
      <w:r w:rsidRPr="00A92DD6">
        <w:rPr>
          <w:sz w:val="20"/>
        </w:rPr>
        <w:t>eliverables not identified in this Service Schedule may be subject to additional fees. Supplier will notify the Client in the event additional fees apply and such fees will be addressed through a change order.</w:t>
      </w:r>
    </w:p>
    <w:p w14:paraId="3184C1DD" w14:textId="6BF336EA" w:rsidR="006A6872" w:rsidRPr="00A92DD6" w:rsidRDefault="00270EC8" w:rsidP="00F21AF1">
      <w:pPr>
        <w:pStyle w:val="Paragraphedeliste"/>
        <w:numPr>
          <w:ilvl w:val="0"/>
          <w:numId w:val="193"/>
        </w:numPr>
        <w:rPr>
          <w:sz w:val="20"/>
        </w:rPr>
      </w:pPr>
      <w:r w:rsidRPr="00A92DD6">
        <w:rPr>
          <w:sz w:val="20"/>
        </w:rPr>
        <w:t xml:space="preserve">The requestor should provide clear details on the purpose of the change request, why it is needed, and the impact on the project/service of not having this change (if these details are available to the requestor). The Supplier will provide any associated time and cost </w:t>
      </w:r>
      <w:r w:rsidR="00F66CFE" w:rsidRPr="00A92DD6">
        <w:rPr>
          <w:sz w:val="20"/>
        </w:rPr>
        <w:t>estimates and</w:t>
      </w:r>
      <w:r w:rsidRPr="00A92DD6">
        <w:rPr>
          <w:sz w:val="20"/>
        </w:rPr>
        <w:t xml:space="preserve"> identify any </w:t>
      </w:r>
      <w:commentRangeStart w:id="96"/>
      <w:del w:id="97" w:author="Ateko" w:date="2025-10-14T14:20:00Z" w16du:dateUtc="2025-10-14T18:20:00Z">
        <w:r w:rsidR="00FD0E50" w:rsidRPr="00A92DD6">
          <w:rPr>
            <w:sz w:val="20"/>
          </w:rPr>
          <w:delText>R</w:delText>
        </w:r>
        <w:r w:rsidRPr="00A92DD6">
          <w:rPr>
            <w:sz w:val="20"/>
          </w:rPr>
          <w:delText>esources</w:delText>
        </w:r>
      </w:del>
      <w:ins w:id="98" w:author="Ateko" w:date="2025-10-14T14:20:00Z" w16du:dateUtc="2025-10-14T18:20:00Z">
        <w:r w:rsidR="0009469A" w:rsidRPr="00A92DD6">
          <w:rPr>
            <w:sz w:val="20"/>
          </w:rPr>
          <w:t>r</w:t>
        </w:r>
        <w:r w:rsidRPr="00A92DD6">
          <w:rPr>
            <w:sz w:val="20"/>
          </w:rPr>
          <w:t>esource</w:t>
        </w:r>
      </w:ins>
      <w:r w:rsidRPr="00A92DD6">
        <w:rPr>
          <w:sz w:val="20"/>
        </w:rPr>
        <w:t xml:space="preserve"> </w:t>
      </w:r>
      <w:commentRangeEnd w:id="96"/>
      <w:r w:rsidR="00834564" w:rsidRPr="00A92DD6">
        <w:rPr>
          <w:rStyle w:val="Marquedecommentaire"/>
          <w:sz w:val="20"/>
          <w:szCs w:val="22"/>
        </w:rPr>
        <w:commentReference w:id="96"/>
      </w:r>
      <w:r w:rsidR="00C05A6E" w:rsidRPr="00A92DD6">
        <w:rPr>
          <w:sz w:val="20"/>
        </w:rPr>
        <w:t>type</w:t>
      </w:r>
      <w:r w:rsidR="00826D02" w:rsidRPr="00A92DD6">
        <w:rPr>
          <w:sz w:val="20"/>
        </w:rPr>
        <w:t>s</w:t>
      </w:r>
      <w:r w:rsidRPr="00A92DD6">
        <w:rPr>
          <w:sz w:val="20"/>
        </w:rPr>
        <w:t xml:space="preserve"> required to implement this change</w:t>
      </w:r>
      <w:r w:rsidR="008042AA" w:rsidRPr="00A92DD6">
        <w:rPr>
          <w:sz w:val="20"/>
        </w:rPr>
        <w:t>, within ten (10) da</w:t>
      </w:r>
      <w:r w:rsidR="009B3FC8" w:rsidRPr="00A92DD6">
        <w:rPr>
          <w:sz w:val="20"/>
        </w:rPr>
        <w:t>ys</w:t>
      </w:r>
      <w:r w:rsidR="008042AA" w:rsidRPr="00A92DD6">
        <w:rPr>
          <w:sz w:val="20"/>
        </w:rPr>
        <w:t xml:space="preserve"> of the date of the request</w:t>
      </w:r>
      <w:r w:rsidRPr="00A92DD6">
        <w:rPr>
          <w:sz w:val="20"/>
        </w:rPr>
        <w:t xml:space="preserve">. The </w:t>
      </w:r>
      <w:r w:rsidR="00FD0E50" w:rsidRPr="00A92DD6">
        <w:rPr>
          <w:sz w:val="20"/>
        </w:rPr>
        <w:t>S</w:t>
      </w:r>
      <w:r w:rsidRPr="00A92DD6">
        <w:rPr>
          <w:sz w:val="20"/>
        </w:rPr>
        <w:t>upplier will present a change order to the Client for consideration, review and approval.</w:t>
      </w:r>
    </w:p>
    <w:p w14:paraId="3184C1DE" w14:textId="77777777" w:rsidR="006A6872" w:rsidRPr="00A92DD6" w:rsidRDefault="00270EC8" w:rsidP="00F21AF1">
      <w:pPr>
        <w:pStyle w:val="Paragraphedeliste"/>
        <w:numPr>
          <w:ilvl w:val="0"/>
          <w:numId w:val="193"/>
        </w:numPr>
        <w:rPr>
          <w:sz w:val="20"/>
        </w:rPr>
      </w:pPr>
      <w:r w:rsidRPr="00A92DD6">
        <w:rPr>
          <w:sz w:val="20"/>
        </w:rPr>
        <w:t>The change order describing the modified scope or new service, including any revised pricing, will be attached to this Service Schedule as an Addendum.</w:t>
      </w:r>
    </w:p>
    <w:p w14:paraId="30A8906B" w14:textId="77777777" w:rsidR="00261048" w:rsidRPr="00A92DD6" w:rsidRDefault="00261048" w:rsidP="00FD101B">
      <w:pPr>
        <w:pStyle w:val="Corpsdetexte"/>
        <w:jc w:val="both"/>
      </w:pPr>
    </w:p>
    <w:p w14:paraId="3184C1DF" w14:textId="4250D66F" w:rsidR="006A6872" w:rsidRPr="00A92DD6" w:rsidRDefault="00270EC8" w:rsidP="007B320E">
      <w:pPr>
        <w:pStyle w:val="Paragraphedeliste"/>
        <w:numPr>
          <w:ilvl w:val="0"/>
          <w:numId w:val="28"/>
        </w:numPr>
        <w:tabs>
          <w:tab w:val="left" w:pos="839"/>
        </w:tabs>
        <w:ind w:left="720" w:right="239"/>
        <w:jc w:val="both"/>
        <w:rPr>
          <w:b/>
          <w:sz w:val="20"/>
        </w:rPr>
      </w:pPr>
      <w:r w:rsidRPr="00A92DD6">
        <w:rPr>
          <w:b/>
          <w:sz w:val="20"/>
        </w:rPr>
        <w:t xml:space="preserve">Unilateral Changes: </w:t>
      </w:r>
      <w:r w:rsidRPr="00A92DD6">
        <w:rPr>
          <w:sz w:val="20"/>
        </w:rPr>
        <w:t xml:space="preserve">The </w:t>
      </w:r>
      <w:r w:rsidR="00B83EA6" w:rsidRPr="00A92DD6">
        <w:rPr>
          <w:sz w:val="20"/>
        </w:rPr>
        <w:t>P</w:t>
      </w:r>
      <w:r w:rsidRPr="00A92DD6">
        <w:rPr>
          <w:sz w:val="20"/>
        </w:rPr>
        <w:t>arties acknowledge that from time to time and at any time during the Service Term, public</w:t>
      </w:r>
      <w:r w:rsidRPr="00A92DD6">
        <w:rPr>
          <w:spacing w:val="-8"/>
          <w:sz w:val="20"/>
        </w:rPr>
        <w:t xml:space="preserve"> </w:t>
      </w:r>
      <w:r w:rsidRPr="00A92DD6">
        <w:rPr>
          <w:sz w:val="20"/>
        </w:rPr>
        <w:t>cloud</w:t>
      </w:r>
      <w:r w:rsidRPr="00A92DD6">
        <w:rPr>
          <w:spacing w:val="-7"/>
          <w:sz w:val="20"/>
        </w:rPr>
        <w:t xml:space="preserve"> </w:t>
      </w:r>
      <w:r w:rsidRPr="00A92DD6">
        <w:rPr>
          <w:sz w:val="20"/>
        </w:rPr>
        <w:t>providers</w:t>
      </w:r>
      <w:r w:rsidRPr="00A92DD6">
        <w:rPr>
          <w:spacing w:val="-7"/>
          <w:sz w:val="20"/>
        </w:rPr>
        <w:t xml:space="preserve"> </w:t>
      </w:r>
      <w:r w:rsidRPr="00A92DD6">
        <w:rPr>
          <w:sz w:val="20"/>
        </w:rPr>
        <w:t>and</w:t>
      </w:r>
      <w:r w:rsidRPr="00A92DD6">
        <w:rPr>
          <w:spacing w:val="-4"/>
          <w:sz w:val="20"/>
        </w:rPr>
        <w:t xml:space="preserve"> </w:t>
      </w:r>
      <w:r w:rsidRPr="00A92DD6">
        <w:rPr>
          <w:sz w:val="20"/>
        </w:rPr>
        <w:t>software-as-a-service</w:t>
      </w:r>
      <w:r w:rsidRPr="00A92DD6">
        <w:rPr>
          <w:spacing w:val="-9"/>
          <w:sz w:val="20"/>
        </w:rPr>
        <w:t xml:space="preserve"> </w:t>
      </w:r>
      <w:r w:rsidRPr="00A92DD6">
        <w:rPr>
          <w:sz w:val="20"/>
        </w:rPr>
        <w:t>vendors</w:t>
      </w:r>
      <w:r w:rsidRPr="00A92DD6">
        <w:rPr>
          <w:spacing w:val="-7"/>
          <w:sz w:val="20"/>
        </w:rPr>
        <w:t xml:space="preserve"> </w:t>
      </w:r>
      <w:r w:rsidRPr="00A92DD6">
        <w:rPr>
          <w:sz w:val="20"/>
        </w:rPr>
        <w:t>may</w:t>
      </w:r>
      <w:r w:rsidRPr="00A92DD6">
        <w:rPr>
          <w:spacing w:val="-6"/>
          <w:sz w:val="20"/>
        </w:rPr>
        <w:t xml:space="preserve"> </w:t>
      </w:r>
      <w:r w:rsidRPr="00A92DD6">
        <w:rPr>
          <w:sz w:val="20"/>
        </w:rPr>
        <w:t>make</w:t>
      </w:r>
      <w:r w:rsidRPr="00A92DD6">
        <w:rPr>
          <w:spacing w:val="-9"/>
          <w:sz w:val="20"/>
        </w:rPr>
        <w:t xml:space="preserve"> </w:t>
      </w:r>
      <w:r w:rsidRPr="00A92DD6">
        <w:rPr>
          <w:sz w:val="20"/>
        </w:rPr>
        <w:t>changes</w:t>
      </w:r>
      <w:r w:rsidRPr="00A92DD6">
        <w:rPr>
          <w:spacing w:val="-4"/>
          <w:sz w:val="20"/>
        </w:rPr>
        <w:t xml:space="preserve"> </w:t>
      </w:r>
      <w:r w:rsidRPr="00A92DD6">
        <w:rPr>
          <w:sz w:val="20"/>
        </w:rPr>
        <w:t>to</w:t>
      </w:r>
      <w:r w:rsidRPr="00A92DD6">
        <w:rPr>
          <w:spacing w:val="-7"/>
          <w:sz w:val="20"/>
        </w:rPr>
        <w:t xml:space="preserve"> </w:t>
      </w:r>
      <w:r w:rsidRPr="00A92DD6">
        <w:rPr>
          <w:sz w:val="20"/>
        </w:rPr>
        <w:t>the</w:t>
      </w:r>
      <w:r w:rsidRPr="00A92DD6">
        <w:rPr>
          <w:spacing w:val="-8"/>
          <w:sz w:val="20"/>
        </w:rPr>
        <w:t xml:space="preserve"> </w:t>
      </w:r>
      <w:r w:rsidRPr="00A92DD6">
        <w:rPr>
          <w:sz w:val="20"/>
        </w:rPr>
        <w:t>products,</w:t>
      </w:r>
      <w:r w:rsidRPr="00A92DD6">
        <w:rPr>
          <w:spacing w:val="-5"/>
          <w:sz w:val="20"/>
        </w:rPr>
        <w:t xml:space="preserve"> </w:t>
      </w:r>
      <w:r w:rsidRPr="00A92DD6">
        <w:rPr>
          <w:sz w:val="20"/>
        </w:rPr>
        <w:t>software,</w:t>
      </w:r>
      <w:r w:rsidRPr="00A92DD6">
        <w:rPr>
          <w:spacing w:val="-8"/>
          <w:sz w:val="20"/>
        </w:rPr>
        <w:t xml:space="preserve"> </w:t>
      </w:r>
      <w:r w:rsidRPr="00A92DD6">
        <w:rPr>
          <w:sz w:val="20"/>
        </w:rPr>
        <w:t>services, and terms of use offered to their clients. Supplier may make unilateral changes to the Services as Supplier determines are necessary or</w:t>
      </w:r>
      <w:r w:rsidRPr="00A92DD6">
        <w:rPr>
          <w:spacing w:val="-3"/>
          <w:sz w:val="20"/>
        </w:rPr>
        <w:t xml:space="preserve"> </w:t>
      </w:r>
      <w:r w:rsidRPr="00A92DD6">
        <w:rPr>
          <w:sz w:val="20"/>
        </w:rPr>
        <w:t>advisable to</w:t>
      </w:r>
      <w:r w:rsidRPr="00A92DD6">
        <w:rPr>
          <w:spacing w:val="-1"/>
          <w:sz w:val="20"/>
        </w:rPr>
        <w:t xml:space="preserve"> </w:t>
      </w:r>
      <w:r w:rsidRPr="00A92DD6">
        <w:rPr>
          <w:sz w:val="20"/>
        </w:rPr>
        <w:t>comply with these changes. The Supplier shall</w:t>
      </w:r>
      <w:r w:rsidRPr="00A92DD6">
        <w:rPr>
          <w:spacing w:val="-2"/>
          <w:sz w:val="20"/>
        </w:rPr>
        <w:t xml:space="preserve"> </w:t>
      </w:r>
      <w:r w:rsidR="00DA47F4" w:rsidRPr="00A92DD6">
        <w:rPr>
          <w:sz w:val="20"/>
        </w:rPr>
        <w:t>endeavor</w:t>
      </w:r>
      <w:r w:rsidRPr="00A92DD6">
        <w:rPr>
          <w:sz w:val="20"/>
        </w:rPr>
        <w:t xml:space="preserve"> to</w:t>
      </w:r>
      <w:r w:rsidRPr="00A92DD6">
        <w:rPr>
          <w:spacing w:val="-1"/>
          <w:sz w:val="20"/>
        </w:rPr>
        <w:t xml:space="preserve"> </w:t>
      </w:r>
      <w:r w:rsidRPr="00A92DD6">
        <w:rPr>
          <w:sz w:val="20"/>
        </w:rPr>
        <w:t>minimize disruption and impact on the Services provided and provide advance notice to the Client of any such unilateral changes which may affect the Client either directly or indirectly</w:t>
      </w:r>
      <w:r w:rsidR="008976FD" w:rsidRPr="00A92DD6">
        <w:rPr>
          <w:sz w:val="20"/>
        </w:rPr>
        <w:t xml:space="preserve"> </w:t>
      </w:r>
      <w:r w:rsidR="00C77DDA" w:rsidRPr="00A92DD6">
        <w:rPr>
          <w:sz w:val="20"/>
        </w:rPr>
        <w:t>and, in any case,</w:t>
      </w:r>
      <w:r w:rsidR="00A20793" w:rsidRPr="00A92DD6">
        <w:rPr>
          <w:sz w:val="20"/>
        </w:rPr>
        <w:t xml:space="preserve"> </w:t>
      </w:r>
      <w:r w:rsidR="002315A7" w:rsidRPr="00A92DD6">
        <w:rPr>
          <w:sz w:val="20"/>
        </w:rPr>
        <w:t>Supplier</w:t>
      </w:r>
      <w:r w:rsidR="00A20793" w:rsidRPr="00A92DD6">
        <w:rPr>
          <w:sz w:val="20"/>
        </w:rPr>
        <w:t xml:space="preserve"> will not dimi</w:t>
      </w:r>
      <w:r w:rsidR="00796241" w:rsidRPr="00A92DD6">
        <w:rPr>
          <w:sz w:val="20"/>
        </w:rPr>
        <w:t>nish</w:t>
      </w:r>
      <w:r w:rsidR="00D90E76" w:rsidRPr="00A92DD6">
        <w:rPr>
          <w:sz w:val="20"/>
        </w:rPr>
        <w:t xml:space="preserve"> the quality or functionality of</w:t>
      </w:r>
      <w:r w:rsidR="00796241" w:rsidRPr="00A92DD6">
        <w:rPr>
          <w:sz w:val="20"/>
        </w:rPr>
        <w:t xml:space="preserve"> the Services during the Schedule Term</w:t>
      </w:r>
      <w:r w:rsidR="008976FD" w:rsidRPr="00A92DD6">
        <w:rPr>
          <w:sz w:val="20"/>
        </w:rPr>
        <w:t xml:space="preserve">. </w:t>
      </w:r>
      <w:r w:rsidR="00B95CE9" w:rsidRPr="00A92DD6">
        <w:rPr>
          <w:sz w:val="20"/>
        </w:rPr>
        <w:t xml:space="preserve">If it is not possible to maintain the quality or functionality of the Services, Client </w:t>
      </w:r>
      <w:r w:rsidR="006344C2" w:rsidRPr="00A92DD6">
        <w:rPr>
          <w:sz w:val="20"/>
        </w:rPr>
        <w:t xml:space="preserve">shall </w:t>
      </w:r>
      <w:r w:rsidR="00B95CE9" w:rsidRPr="00A92DD6">
        <w:rPr>
          <w:sz w:val="20"/>
        </w:rPr>
        <w:t xml:space="preserve">have the right </w:t>
      </w:r>
      <w:r w:rsidR="00AC1260" w:rsidRPr="00A92DD6">
        <w:rPr>
          <w:sz w:val="20"/>
        </w:rPr>
        <w:t xml:space="preserve">(i) </w:t>
      </w:r>
      <w:r w:rsidR="00B95CE9" w:rsidRPr="00A92DD6">
        <w:rPr>
          <w:sz w:val="20"/>
        </w:rPr>
        <w:t>to terminate th</w:t>
      </w:r>
      <w:r w:rsidR="006344C2" w:rsidRPr="00A92DD6">
        <w:rPr>
          <w:sz w:val="20"/>
        </w:rPr>
        <w:t>is Services schedule</w:t>
      </w:r>
      <w:r w:rsidR="00B95CE9" w:rsidRPr="00A92DD6">
        <w:rPr>
          <w:sz w:val="20"/>
        </w:rPr>
        <w:t>, by giving</w:t>
      </w:r>
      <w:r w:rsidR="006344C2" w:rsidRPr="00A92DD6">
        <w:rPr>
          <w:sz w:val="20"/>
        </w:rPr>
        <w:t xml:space="preserve"> thirty</w:t>
      </w:r>
      <w:r w:rsidR="00B95CE9" w:rsidRPr="00A92DD6">
        <w:rPr>
          <w:sz w:val="20"/>
        </w:rPr>
        <w:t xml:space="preserve"> </w:t>
      </w:r>
      <w:r w:rsidR="006344C2" w:rsidRPr="00A92DD6">
        <w:rPr>
          <w:sz w:val="20"/>
        </w:rPr>
        <w:t>(</w:t>
      </w:r>
      <w:r w:rsidR="00B95CE9" w:rsidRPr="00A92DD6">
        <w:rPr>
          <w:sz w:val="20"/>
        </w:rPr>
        <w:t>30</w:t>
      </w:r>
      <w:r w:rsidR="006344C2" w:rsidRPr="00A92DD6">
        <w:rPr>
          <w:sz w:val="20"/>
        </w:rPr>
        <w:t>)</w:t>
      </w:r>
      <w:r w:rsidR="00B95CE9" w:rsidRPr="00A92DD6">
        <w:rPr>
          <w:sz w:val="20"/>
        </w:rPr>
        <w:t xml:space="preserve"> days'</w:t>
      </w:r>
      <w:r w:rsidR="006344C2" w:rsidRPr="00A92DD6">
        <w:rPr>
          <w:sz w:val="20"/>
        </w:rPr>
        <w:t xml:space="preserve"> prior</w:t>
      </w:r>
      <w:r w:rsidR="00B95CE9" w:rsidRPr="00A92DD6">
        <w:rPr>
          <w:sz w:val="20"/>
        </w:rPr>
        <w:t xml:space="preserve"> notice to the </w:t>
      </w:r>
      <w:r w:rsidR="006344C2" w:rsidRPr="00A92DD6">
        <w:rPr>
          <w:sz w:val="20"/>
        </w:rPr>
        <w:t>S</w:t>
      </w:r>
      <w:r w:rsidR="00B95CE9" w:rsidRPr="00A92DD6">
        <w:rPr>
          <w:sz w:val="20"/>
        </w:rPr>
        <w:t>upplier</w:t>
      </w:r>
      <w:r w:rsidR="00AC1260" w:rsidRPr="00A92DD6">
        <w:rPr>
          <w:sz w:val="20"/>
        </w:rPr>
        <w:t>;</w:t>
      </w:r>
      <w:r w:rsidR="00B95CE9" w:rsidRPr="00A92DD6">
        <w:rPr>
          <w:sz w:val="20"/>
        </w:rPr>
        <w:t xml:space="preserve"> or</w:t>
      </w:r>
      <w:r w:rsidR="00AC1260" w:rsidRPr="00A92DD6">
        <w:rPr>
          <w:sz w:val="20"/>
        </w:rPr>
        <w:t xml:space="preserve"> (ii)</w:t>
      </w:r>
      <w:r w:rsidR="00B95CE9" w:rsidRPr="00A92DD6">
        <w:rPr>
          <w:sz w:val="20"/>
        </w:rPr>
        <w:t xml:space="preserve"> to request a credit for the </w:t>
      </w:r>
      <w:r w:rsidR="00AC1260" w:rsidRPr="00A92DD6">
        <w:rPr>
          <w:sz w:val="20"/>
        </w:rPr>
        <w:t>S</w:t>
      </w:r>
      <w:r w:rsidR="00B95CE9" w:rsidRPr="00A92DD6">
        <w:rPr>
          <w:sz w:val="20"/>
        </w:rPr>
        <w:t>ervices affected</w:t>
      </w:r>
      <w:r w:rsidRPr="00A92DD6">
        <w:rPr>
          <w:sz w:val="20"/>
        </w:rPr>
        <w:t>.</w:t>
      </w:r>
    </w:p>
    <w:p w14:paraId="47CA5423" w14:textId="77777777" w:rsidR="00560464" w:rsidRPr="00FD101B" w:rsidRDefault="00560464" w:rsidP="00FD101B">
      <w:pPr>
        <w:pStyle w:val="Corpsdetexte"/>
        <w:jc w:val="both"/>
      </w:pPr>
    </w:p>
    <w:p w14:paraId="1ED9EEDF" w14:textId="3DA2DCAA" w:rsidR="00AE6F03" w:rsidRPr="00A92DD6" w:rsidRDefault="00AE6F03" w:rsidP="00560464">
      <w:pPr>
        <w:pStyle w:val="Paragraphedeliste"/>
        <w:numPr>
          <w:ilvl w:val="0"/>
          <w:numId w:val="28"/>
        </w:numPr>
        <w:tabs>
          <w:tab w:val="left" w:pos="839"/>
        </w:tabs>
        <w:ind w:left="720" w:right="239"/>
        <w:jc w:val="both"/>
        <w:rPr>
          <w:bCs/>
          <w:sz w:val="20"/>
        </w:rPr>
      </w:pPr>
      <w:r w:rsidRPr="00A92DD6">
        <w:rPr>
          <w:b/>
          <w:sz w:val="20"/>
        </w:rPr>
        <w:t xml:space="preserve">Remote Work: </w:t>
      </w:r>
      <w:r w:rsidRPr="00A92DD6">
        <w:rPr>
          <w:bCs/>
          <w:sz w:val="20"/>
        </w:rPr>
        <w:t xml:space="preserve">Per agreed upon in the </w:t>
      </w:r>
      <w:r w:rsidR="50092FB7" w:rsidRPr="00A92DD6">
        <w:rPr>
          <w:sz w:val="20"/>
          <w:szCs w:val="20"/>
        </w:rPr>
        <w:t>Master Agreement.</w:t>
      </w:r>
    </w:p>
    <w:p w14:paraId="54827EAD" w14:textId="77777777" w:rsidR="00412344" w:rsidRPr="00FD101B" w:rsidRDefault="00412344" w:rsidP="00FD101B">
      <w:pPr>
        <w:pStyle w:val="Corpsdetexte"/>
        <w:jc w:val="both"/>
      </w:pPr>
    </w:p>
    <w:p w14:paraId="6AFB702D" w14:textId="6B64CCAF" w:rsidR="00412344" w:rsidRPr="00A92DD6" w:rsidRDefault="00412344" w:rsidP="00785EED">
      <w:pPr>
        <w:pStyle w:val="Paragraphedeliste"/>
        <w:numPr>
          <w:ilvl w:val="0"/>
          <w:numId w:val="28"/>
        </w:numPr>
        <w:tabs>
          <w:tab w:val="left" w:pos="839"/>
        </w:tabs>
        <w:ind w:left="720" w:right="239"/>
        <w:jc w:val="both"/>
        <w:rPr>
          <w:bCs/>
          <w:sz w:val="20"/>
          <w:szCs w:val="20"/>
        </w:rPr>
      </w:pPr>
      <w:r w:rsidRPr="00A92DD6">
        <w:rPr>
          <w:b/>
          <w:sz w:val="20"/>
          <w:szCs w:val="20"/>
        </w:rPr>
        <w:t>Assumptions and Client responsibilities:</w:t>
      </w:r>
      <w:r w:rsidRPr="00A92DD6">
        <w:rPr>
          <w:bCs/>
          <w:sz w:val="20"/>
          <w:szCs w:val="20"/>
        </w:rPr>
        <w:t xml:space="preserve"> The following assumptions apply with respect to the Services</w:t>
      </w:r>
      <w:r w:rsidR="000278A1" w:rsidRPr="00A92DD6">
        <w:rPr>
          <w:bCs/>
          <w:sz w:val="20"/>
          <w:szCs w:val="20"/>
        </w:rPr>
        <w:t xml:space="preserve"> provided</w:t>
      </w:r>
      <w:r w:rsidRPr="00A92DD6">
        <w:rPr>
          <w:bCs/>
          <w:sz w:val="20"/>
          <w:szCs w:val="20"/>
        </w:rPr>
        <w:t xml:space="preserve">. </w:t>
      </w:r>
      <w:del w:id="99" w:author="Élise Saint-Jacques" w:date="2025-10-16T08:50:00Z" w16du:dateUtc="2025-10-16T12:50:00Z">
        <w:r w:rsidRPr="00A92DD6">
          <w:rPr>
            <w:bCs/>
            <w:sz w:val="20"/>
            <w:szCs w:val="20"/>
          </w:rPr>
          <w:delText xml:space="preserve">It is the Client’s responsibility to identify any incorrect assumptions and to provide Supplier with adjusted and corrected assumptions. </w:delText>
        </w:r>
      </w:del>
      <w:r w:rsidRPr="00A92DD6">
        <w:rPr>
          <w:bCs/>
          <w:sz w:val="20"/>
          <w:szCs w:val="20"/>
        </w:rPr>
        <w:t xml:space="preserve">The Supplier shall not be liable for any service issues to the </w:t>
      </w:r>
      <w:r w:rsidR="00A01FA9" w:rsidRPr="00A92DD6">
        <w:rPr>
          <w:bCs/>
          <w:sz w:val="20"/>
          <w:szCs w:val="20"/>
        </w:rPr>
        <w:t>extent</w:t>
      </w:r>
      <w:r w:rsidRPr="00A92DD6">
        <w:rPr>
          <w:bCs/>
          <w:sz w:val="20"/>
          <w:szCs w:val="20"/>
        </w:rPr>
        <w:t xml:space="preserve"> related to Client’s failure to meet or provide </w:t>
      </w:r>
      <w:r w:rsidR="00A26C6A" w:rsidRPr="00A92DD6">
        <w:rPr>
          <w:bCs/>
          <w:sz w:val="20"/>
          <w:szCs w:val="20"/>
        </w:rPr>
        <w:t xml:space="preserve">the </w:t>
      </w:r>
      <w:r w:rsidR="00D60DDD" w:rsidRPr="00A92DD6">
        <w:rPr>
          <w:bCs/>
          <w:sz w:val="20"/>
          <w:szCs w:val="20"/>
        </w:rPr>
        <w:t xml:space="preserve">items </w:t>
      </w:r>
      <w:r w:rsidR="00A26C6A" w:rsidRPr="00A92DD6">
        <w:rPr>
          <w:bCs/>
          <w:sz w:val="20"/>
          <w:szCs w:val="20"/>
        </w:rPr>
        <w:t>below:</w:t>
      </w:r>
    </w:p>
    <w:p w14:paraId="1E7B78F6" w14:textId="77777777" w:rsidR="00FE64D2" w:rsidRPr="00FD101B" w:rsidRDefault="00FE64D2" w:rsidP="00FD101B">
      <w:pPr>
        <w:pStyle w:val="Corpsdetexte"/>
        <w:jc w:val="both"/>
      </w:pPr>
    </w:p>
    <w:p w14:paraId="007FD327" w14:textId="33DBFD08" w:rsidR="00765188" w:rsidRPr="006A3871" w:rsidRDefault="00A94107" w:rsidP="005D58BF">
      <w:pPr>
        <w:pStyle w:val="Paragraphedeliste"/>
        <w:numPr>
          <w:ilvl w:val="0"/>
          <w:numId w:val="199"/>
        </w:numPr>
        <w:jc w:val="both"/>
        <w:rPr>
          <w:sz w:val="20"/>
        </w:rPr>
      </w:pPr>
      <w:ins w:id="100" w:author="iA" w:date="2025-10-14T14:20:00Z" w16du:dateUtc="2025-10-14T18:20:00Z">
        <w:r w:rsidRPr="006A3871">
          <w:rPr>
            <w:sz w:val="20"/>
          </w:rPr>
          <w:t xml:space="preserve">Operate and maintain </w:t>
        </w:r>
        <w:r w:rsidR="00E44C99" w:rsidRPr="006A3871">
          <w:rPr>
            <w:sz w:val="20"/>
          </w:rPr>
          <w:t xml:space="preserve">and uphold </w:t>
        </w:r>
        <w:r w:rsidR="00C54D16" w:rsidRPr="006A3871">
          <w:rPr>
            <w:sz w:val="20"/>
          </w:rPr>
          <w:t xml:space="preserve">SLAs for </w:t>
        </w:r>
        <w:r w:rsidR="00625265" w:rsidRPr="006A3871">
          <w:rPr>
            <w:sz w:val="20"/>
          </w:rPr>
          <w:t>Client-Managed Services</w:t>
        </w:r>
        <w:r w:rsidR="002A671C" w:rsidRPr="006A3871">
          <w:rPr>
            <w:sz w:val="20"/>
          </w:rPr>
          <w:t>,</w:t>
        </w:r>
        <w:r w:rsidR="00762B67" w:rsidRPr="006A3871">
          <w:rPr>
            <w:sz w:val="20"/>
          </w:rPr>
          <w:t xml:space="preserve"> </w:t>
        </w:r>
        <w:r w:rsidR="001137DD" w:rsidRPr="006A3871">
          <w:rPr>
            <w:sz w:val="20"/>
          </w:rPr>
          <w:t>in addition or substitution to the Supplier’s</w:t>
        </w:r>
        <w:del w:id="101" w:author="Élise Saint-Jacques" w:date="2025-10-16T08:51:00Z" w16du:dateUtc="2025-10-16T12:51:00Z">
          <w:r w:rsidR="001137DD" w:rsidRPr="006A3871">
            <w:rPr>
              <w:sz w:val="20"/>
            </w:rPr>
            <w:delText xml:space="preserve"> capacity</w:delText>
          </w:r>
        </w:del>
      </w:ins>
      <w:ins w:id="102" w:author="Élise Saint-Jacques" w:date="2025-10-16T08:51:00Z" w16du:dateUtc="2025-10-16T12:51:00Z">
        <w:r w:rsidR="001137DD" w:rsidRPr="006A3871">
          <w:rPr>
            <w:sz w:val="20"/>
          </w:rPr>
          <w:t xml:space="preserve"> </w:t>
        </w:r>
        <w:r w:rsidR="009F3C8B" w:rsidRPr="006A3871">
          <w:rPr>
            <w:sz w:val="20"/>
          </w:rPr>
          <w:t>capability</w:t>
        </w:r>
      </w:ins>
      <w:ins w:id="103" w:author="iA" w:date="2025-10-14T14:20:00Z" w16du:dateUtc="2025-10-14T18:20:00Z">
        <w:r w:rsidR="001137DD" w:rsidRPr="006A3871">
          <w:rPr>
            <w:sz w:val="20"/>
          </w:rPr>
          <w:t xml:space="preserve"> matrix</w:t>
        </w:r>
      </w:ins>
      <w:ins w:id="104" w:author="Élise Saint-Jacques" w:date="2025-10-16T08:51:00Z" w16du:dateUtc="2025-10-16T12:51:00Z">
        <w:r w:rsidR="009F3C8B" w:rsidRPr="006A3871">
          <w:rPr>
            <w:sz w:val="20"/>
          </w:rPr>
          <w:t xml:space="preserve"> </w:t>
        </w:r>
      </w:ins>
      <w:ins w:id="105" w:author="Élise Saint-Jacques" w:date="2025-10-16T08:52:00Z" w16du:dateUtc="2025-10-16T12:52:00Z">
        <w:r w:rsidR="00D514A7" w:rsidRPr="006A3871">
          <w:rPr>
            <w:sz w:val="20"/>
          </w:rPr>
          <w:t>provided in Exhibit C, section 4(a)</w:t>
        </w:r>
      </w:ins>
      <w:ins w:id="106" w:author="iA" w:date="2025-10-14T14:20:00Z" w16du:dateUtc="2025-10-14T18:20:00Z">
        <w:r w:rsidR="001137DD" w:rsidRPr="006A3871">
          <w:rPr>
            <w:sz w:val="20"/>
          </w:rPr>
          <w:t>.</w:t>
        </w:r>
      </w:ins>
    </w:p>
    <w:p w14:paraId="5B1BC775" w14:textId="7B985057" w:rsidR="00A26C6A" w:rsidRPr="003242B8" w:rsidRDefault="005B0CA1" w:rsidP="005D58BF">
      <w:pPr>
        <w:pStyle w:val="Paragraphedeliste"/>
        <w:numPr>
          <w:ilvl w:val="0"/>
          <w:numId w:val="199"/>
        </w:numPr>
        <w:jc w:val="both"/>
        <w:rPr>
          <w:sz w:val="20"/>
        </w:rPr>
      </w:pPr>
      <w:r w:rsidRPr="003242B8">
        <w:rPr>
          <w:sz w:val="20"/>
        </w:rPr>
        <w:t xml:space="preserve">Supplier </w:t>
      </w:r>
      <w:r w:rsidR="00A26C6A" w:rsidRPr="003242B8">
        <w:rPr>
          <w:sz w:val="20"/>
        </w:rPr>
        <w:t xml:space="preserve">support </w:t>
      </w:r>
      <w:ins w:id="107" w:author="Vincent Boisclair" w:date="2025-10-15T06:32:00Z" w16du:dateUtc="2025-10-15T10:32:00Z">
        <w:r w:rsidR="003B7FAF" w:rsidRPr="003242B8">
          <w:rPr>
            <w:sz w:val="20"/>
          </w:rPr>
          <w:t xml:space="preserve">to </w:t>
        </w:r>
      </w:ins>
      <w:r w:rsidRPr="003242B8">
        <w:rPr>
          <w:sz w:val="20"/>
        </w:rPr>
        <w:t>Client’s</w:t>
      </w:r>
      <w:r w:rsidR="00A26C6A" w:rsidRPr="003242B8">
        <w:rPr>
          <w:sz w:val="20"/>
        </w:rPr>
        <w:t xml:space="preserve"> direct contributor (Employees and </w:t>
      </w:r>
      <w:r w:rsidRPr="003242B8">
        <w:rPr>
          <w:sz w:val="20"/>
        </w:rPr>
        <w:t>Client</w:t>
      </w:r>
      <w:r w:rsidR="00A26C6A" w:rsidRPr="003242B8">
        <w:rPr>
          <w:sz w:val="20"/>
        </w:rPr>
        <w:t xml:space="preserve"> approved external contractors).</w:t>
      </w:r>
    </w:p>
    <w:p w14:paraId="53BFAD44" w14:textId="005F7EAC" w:rsidR="00A26C6A" w:rsidRPr="00A92DD6" w:rsidRDefault="00A26C6A" w:rsidP="005D58BF">
      <w:pPr>
        <w:pStyle w:val="Paragraphedeliste"/>
        <w:numPr>
          <w:ilvl w:val="0"/>
          <w:numId w:val="199"/>
        </w:numPr>
        <w:jc w:val="both"/>
        <w:rPr>
          <w:bCs/>
          <w:sz w:val="20"/>
          <w:szCs w:val="20"/>
        </w:rPr>
      </w:pPr>
      <w:r w:rsidRPr="00A92DD6">
        <w:rPr>
          <w:sz w:val="20"/>
        </w:rPr>
        <w:t>Troubleshooting</w:t>
      </w:r>
      <w:r w:rsidRPr="00A92DD6">
        <w:rPr>
          <w:bCs/>
          <w:sz w:val="20"/>
          <w:szCs w:val="20"/>
        </w:rPr>
        <w:t xml:space="preserve"> and remediation </w:t>
      </w:r>
      <w:r w:rsidRPr="00A92DD6">
        <w:rPr>
          <w:sz w:val="20"/>
        </w:rPr>
        <w:t xml:space="preserve">of </w:t>
      </w:r>
      <w:r w:rsidR="00A637F8" w:rsidRPr="004E3595">
        <w:rPr>
          <w:bCs/>
          <w:sz w:val="20"/>
          <w:szCs w:val="20"/>
        </w:rPr>
        <w:t>Client</w:t>
      </w:r>
      <w:r w:rsidR="00CD76F9" w:rsidRPr="004E3595">
        <w:rPr>
          <w:sz w:val="20"/>
          <w:szCs w:val="20"/>
        </w:rPr>
        <w:t>-Managed Services</w:t>
      </w:r>
      <w:r w:rsidRPr="00A92DD6">
        <w:rPr>
          <w:sz w:val="20"/>
        </w:rPr>
        <w:t xml:space="preserve"> </w:t>
      </w:r>
      <w:r w:rsidRPr="00A92DD6">
        <w:rPr>
          <w:bCs/>
          <w:sz w:val="20"/>
          <w:szCs w:val="20"/>
        </w:rPr>
        <w:t>related alerts and incidents.</w:t>
      </w:r>
    </w:p>
    <w:p w14:paraId="7B66FAC4" w14:textId="1F76A335" w:rsidR="00A26C6A" w:rsidRPr="00A92DD6" w:rsidRDefault="00A26C6A" w:rsidP="005D58BF">
      <w:pPr>
        <w:pStyle w:val="Paragraphedeliste"/>
        <w:numPr>
          <w:ilvl w:val="0"/>
          <w:numId w:val="199"/>
        </w:numPr>
        <w:jc w:val="both"/>
        <w:rPr>
          <w:sz w:val="20"/>
        </w:rPr>
      </w:pPr>
      <w:r w:rsidRPr="00A92DD6">
        <w:rPr>
          <w:sz w:val="20"/>
        </w:rPr>
        <w:t>Tasks and documentation that need to be completed and delivered by the Client will be provided in a timely manner.</w:t>
      </w:r>
      <w:r w:rsidR="005745A7" w:rsidRPr="00A92DD6">
        <w:rPr>
          <w:sz w:val="20"/>
        </w:rPr>
        <w:t xml:space="preserve"> </w:t>
      </w:r>
    </w:p>
    <w:p w14:paraId="38AF3514" w14:textId="73DFF403" w:rsidR="00A26C6A" w:rsidRPr="00A92DD6" w:rsidRDefault="00A26C6A" w:rsidP="005D58BF">
      <w:pPr>
        <w:pStyle w:val="Paragraphedeliste"/>
        <w:numPr>
          <w:ilvl w:val="0"/>
          <w:numId w:val="199"/>
        </w:numPr>
        <w:jc w:val="both"/>
        <w:rPr>
          <w:sz w:val="20"/>
        </w:rPr>
      </w:pPr>
      <w:r w:rsidRPr="00A92DD6">
        <w:rPr>
          <w:sz w:val="20"/>
        </w:rPr>
        <w:t xml:space="preserve">Reasonable access to facilities, hosting environments and Client resources not under </w:t>
      </w:r>
      <w:r w:rsidR="00A637F8" w:rsidRPr="00A92DD6">
        <w:rPr>
          <w:sz w:val="20"/>
        </w:rPr>
        <w:t xml:space="preserve">Supplier’s </w:t>
      </w:r>
      <w:r w:rsidRPr="00A92DD6">
        <w:rPr>
          <w:sz w:val="20"/>
        </w:rPr>
        <w:t>control.</w:t>
      </w:r>
    </w:p>
    <w:p w14:paraId="34940E1E" w14:textId="6E45ACBD" w:rsidR="00A26C6A" w:rsidRPr="00A92DD6" w:rsidRDefault="00A26C6A" w:rsidP="005D58BF">
      <w:pPr>
        <w:pStyle w:val="Paragraphedeliste"/>
        <w:numPr>
          <w:ilvl w:val="0"/>
          <w:numId w:val="199"/>
        </w:numPr>
        <w:jc w:val="both"/>
        <w:rPr>
          <w:sz w:val="20"/>
        </w:rPr>
      </w:pPr>
      <w:r w:rsidRPr="00A92DD6">
        <w:rPr>
          <w:sz w:val="20"/>
        </w:rPr>
        <w:t xml:space="preserve">Required service accounts and IAM roles not under </w:t>
      </w:r>
      <w:r w:rsidR="002315A7" w:rsidRPr="00A92DD6">
        <w:rPr>
          <w:sz w:val="20"/>
        </w:rPr>
        <w:t>Supp</w:t>
      </w:r>
      <w:r w:rsidR="00E50E11" w:rsidRPr="00A92DD6">
        <w:rPr>
          <w:sz w:val="20"/>
        </w:rPr>
        <w:t>l</w:t>
      </w:r>
      <w:r w:rsidR="002315A7" w:rsidRPr="00A92DD6">
        <w:rPr>
          <w:sz w:val="20"/>
        </w:rPr>
        <w:t>ier</w:t>
      </w:r>
      <w:r w:rsidRPr="00A92DD6">
        <w:rPr>
          <w:sz w:val="20"/>
        </w:rPr>
        <w:t xml:space="preserve"> control</w:t>
      </w:r>
      <w:r w:rsidR="005B2322">
        <w:rPr>
          <w:sz w:val="20"/>
        </w:rPr>
        <w:t>.</w:t>
      </w:r>
    </w:p>
    <w:p w14:paraId="2EEE642D" w14:textId="7F4380D1" w:rsidR="00A26C6A" w:rsidRPr="00A92DD6" w:rsidRDefault="00A26C6A" w:rsidP="005D58BF">
      <w:pPr>
        <w:pStyle w:val="Paragraphedeliste"/>
        <w:numPr>
          <w:ilvl w:val="0"/>
          <w:numId w:val="199"/>
        </w:numPr>
        <w:jc w:val="both"/>
        <w:rPr>
          <w:sz w:val="20"/>
        </w:rPr>
      </w:pPr>
      <w:r w:rsidRPr="00A92DD6">
        <w:rPr>
          <w:sz w:val="20"/>
        </w:rPr>
        <w:t xml:space="preserve">All appropriate access to all devices provided by the </w:t>
      </w:r>
      <w:r w:rsidR="00E135F9" w:rsidRPr="00A92DD6">
        <w:rPr>
          <w:sz w:val="20"/>
        </w:rPr>
        <w:t>C</w:t>
      </w:r>
      <w:r w:rsidRPr="00A92DD6">
        <w:rPr>
          <w:sz w:val="20"/>
        </w:rPr>
        <w:t xml:space="preserve">lient to be managed by the </w:t>
      </w:r>
      <w:r w:rsidR="00E135F9" w:rsidRPr="00A92DD6">
        <w:rPr>
          <w:sz w:val="20"/>
        </w:rPr>
        <w:t>C</w:t>
      </w:r>
      <w:r w:rsidRPr="00A92DD6">
        <w:rPr>
          <w:sz w:val="20"/>
        </w:rPr>
        <w:t>lient.</w:t>
      </w:r>
    </w:p>
    <w:p w14:paraId="0A85CC92" w14:textId="307A4E6F" w:rsidR="00A26C6A" w:rsidRPr="005955BD" w:rsidRDefault="00A26C6A" w:rsidP="005D58BF">
      <w:pPr>
        <w:pStyle w:val="Paragraphedeliste"/>
        <w:numPr>
          <w:ilvl w:val="0"/>
          <w:numId w:val="199"/>
        </w:numPr>
        <w:jc w:val="both"/>
        <w:rPr>
          <w:sz w:val="20"/>
        </w:rPr>
      </w:pPr>
      <w:r w:rsidRPr="005955BD">
        <w:rPr>
          <w:sz w:val="20"/>
        </w:rPr>
        <w:t>If required</w:t>
      </w:r>
      <w:ins w:id="108" w:author="Vincent Boisclair" w:date="2025-10-16T10:11:00Z" w16du:dateUtc="2025-10-16T14:11:00Z">
        <w:r w:rsidR="005955BD" w:rsidRPr="005955BD">
          <w:rPr>
            <w:sz w:val="20"/>
          </w:rPr>
          <w:t>,</w:t>
        </w:r>
      </w:ins>
      <w:r w:rsidRPr="005955BD">
        <w:rPr>
          <w:sz w:val="20"/>
        </w:rPr>
        <w:t xml:space="preserve"> laptop/virtual desktops </w:t>
      </w:r>
      <w:r w:rsidR="00DE73B7" w:rsidRPr="005955BD">
        <w:rPr>
          <w:sz w:val="20"/>
        </w:rPr>
        <w:t>are provided</w:t>
      </w:r>
      <w:r w:rsidRPr="005955BD">
        <w:rPr>
          <w:sz w:val="20"/>
        </w:rPr>
        <w:t xml:space="preserve"> by the </w:t>
      </w:r>
      <w:r w:rsidR="00E135F9" w:rsidRPr="005955BD">
        <w:rPr>
          <w:sz w:val="20"/>
        </w:rPr>
        <w:t>C</w:t>
      </w:r>
      <w:r w:rsidRPr="005955BD">
        <w:rPr>
          <w:sz w:val="20"/>
        </w:rPr>
        <w:t xml:space="preserve">lient as well as required software </w:t>
      </w:r>
      <w:r w:rsidR="00B54598" w:rsidRPr="005955BD">
        <w:rPr>
          <w:sz w:val="20"/>
        </w:rPr>
        <w:t xml:space="preserve">for the provision </w:t>
      </w:r>
      <w:r w:rsidR="00160AAD" w:rsidRPr="005955BD">
        <w:rPr>
          <w:sz w:val="20"/>
        </w:rPr>
        <w:t xml:space="preserve">of </w:t>
      </w:r>
      <w:r w:rsidR="00685E28" w:rsidRPr="005955BD">
        <w:rPr>
          <w:sz w:val="20"/>
        </w:rPr>
        <w:t>the S</w:t>
      </w:r>
      <w:r w:rsidRPr="005955BD">
        <w:rPr>
          <w:sz w:val="20"/>
        </w:rPr>
        <w:t>ervices</w:t>
      </w:r>
      <w:r w:rsidR="00DE73B7" w:rsidRPr="005955BD">
        <w:rPr>
          <w:sz w:val="20"/>
        </w:rPr>
        <w:t>.</w:t>
      </w:r>
    </w:p>
    <w:p w14:paraId="5817E0B3" w14:textId="1DBB5A19" w:rsidR="00A26C6A" w:rsidRPr="00A92DD6" w:rsidRDefault="00A26C6A" w:rsidP="005D58BF">
      <w:pPr>
        <w:pStyle w:val="Paragraphedeliste"/>
        <w:numPr>
          <w:ilvl w:val="0"/>
          <w:numId w:val="199"/>
        </w:numPr>
        <w:jc w:val="both"/>
        <w:rPr>
          <w:sz w:val="20"/>
        </w:rPr>
      </w:pPr>
      <w:r w:rsidRPr="00A92DD6">
        <w:rPr>
          <w:sz w:val="20"/>
        </w:rPr>
        <w:t>Required access to any</w:t>
      </w:r>
      <w:r w:rsidR="00177D33" w:rsidRPr="00A92DD6">
        <w:rPr>
          <w:sz w:val="20"/>
        </w:rPr>
        <w:t xml:space="preserve"> </w:t>
      </w:r>
      <w:r w:rsidRPr="00A92DD6">
        <w:rPr>
          <w:sz w:val="20"/>
        </w:rPr>
        <w:t xml:space="preserve">agreed upon tool provided by the </w:t>
      </w:r>
      <w:r w:rsidR="00E50E11" w:rsidRPr="00A92DD6">
        <w:rPr>
          <w:sz w:val="20"/>
        </w:rPr>
        <w:t>C</w:t>
      </w:r>
      <w:r w:rsidRPr="00A92DD6">
        <w:rPr>
          <w:sz w:val="20"/>
        </w:rPr>
        <w:t xml:space="preserve">lient. </w:t>
      </w:r>
    </w:p>
    <w:p w14:paraId="271422F9" w14:textId="22F89D1C" w:rsidR="00A26C6A" w:rsidRPr="00A92DD6" w:rsidRDefault="00A26C6A" w:rsidP="005D58BF">
      <w:pPr>
        <w:pStyle w:val="Paragraphedeliste"/>
        <w:numPr>
          <w:ilvl w:val="0"/>
          <w:numId w:val="199"/>
        </w:numPr>
        <w:jc w:val="both"/>
        <w:rPr>
          <w:sz w:val="20"/>
        </w:rPr>
      </w:pPr>
      <w:r w:rsidRPr="00A92DD6">
        <w:rPr>
          <w:sz w:val="20"/>
        </w:rPr>
        <w:t>Access to Client documentation</w:t>
      </w:r>
      <w:r w:rsidR="000218B8">
        <w:rPr>
          <w:sz w:val="20"/>
        </w:rPr>
        <w:t>.</w:t>
      </w:r>
    </w:p>
    <w:p w14:paraId="4A8E6C2B" w14:textId="6B1D57B6" w:rsidR="00A26C6A" w:rsidRPr="001662A9" w:rsidRDefault="00A26C6A" w:rsidP="005D58BF">
      <w:pPr>
        <w:pStyle w:val="Paragraphedeliste"/>
        <w:numPr>
          <w:ilvl w:val="0"/>
          <w:numId w:val="199"/>
        </w:numPr>
        <w:jc w:val="both"/>
        <w:rPr>
          <w:sz w:val="20"/>
        </w:rPr>
      </w:pPr>
      <w:r w:rsidRPr="001662A9">
        <w:rPr>
          <w:sz w:val="20"/>
        </w:rPr>
        <w:t xml:space="preserve">Deploy monitoring on </w:t>
      </w:r>
      <w:r w:rsidR="00E6782C" w:rsidRPr="001662A9">
        <w:rPr>
          <w:sz w:val="20"/>
        </w:rPr>
        <w:t>any</w:t>
      </w:r>
      <w:r w:rsidRPr="001662A9">
        <w:rPr>
          <w:sz w:val="20"/>
        </w:rPr>
        <w:t xml:space="preserve"> Client</w:t>
      </w:r>
      <w:r w:rsidR="00F85ED8" w:rsidRPr="001662A9">
        <w:rPr>
          <w:sz w:val="20"/>
        </w:rPr>
        <w:t>-Managed Services</w:t>
      </w:r>
      <w:r w:rsidRPr="001662A9">
        <w:rPr>
          <w:sz w:val="20"/>
        </w:rPr>
        <w:t>.</w:t>
      </w:r>
    </w:p>
    <w:p w14:paraId="65AD6C8C" w14:textId="50D16360" w:rsidR="00DC4829" w:rsidRDefault="006C4B37" w:rsidP="005D58BF">
      <w:pPr>
        <w:pStyle w:val="Paragraphedeliste"/>
        <w:numPr>
          <w:ilvl w:val="0"/>
          <w:numId w:val="199"/>
        </w:numPr>
        <w:jc w:val="both"/>
        <w:rPr>
          <w:sz w:val="20"/>
        </w:rPr>
      </w:pPr>
      <w:ins w:id="109" w:author="Vincent Boisclair" w:date="2025-10-28T14:52:00Z" w16du:dateUtc="2025-10-28T18:52:00Z">
        <w:r>
          <w:rPr>
            <w:sz w:val="20"/>
          </w:rPr>
          <w:t>Coordinat</w:t>
        </w:r>
        <w:r w:rsidR="001E4DCC">
          <w:rPr>
            <w:sz w:val="20"/>
          </w:rPr>
          <w:t xml:space="preserve">e </w:t>
        </w:r>
        <w:r w:rsidR="00A11D3D">
          <w:rPr>
            <w:sz w:val="20"/>
          </w:rPr>
          <w:t>Client</w:t>
        </w:r>
        <w:r w:rsidR="00173DAB">
          <w:rPr>
            <w:sz w:val="20"/>
          </w:rPr>
          <w:t>-internal</w:t>
        </w:r>
        <w:r w:rsidR="001E4DCC">
          <w:rPr>
            <w:sz w:val="20"/>
          </w:rPr>
          <w:t xml:space="preserve"> communications</w:t>
        </w:r>
      </w:ins>
    </w:p>
    <w:p w14:paraId="396FE5C7" w14:textId="50018739" w:rsidR="00D41153" w:rsidRPr="00D41153" w:rsidRDefault="00D41153" w:rsidP="005D58BF">
      <w:pPr>
        <w:pStyle w:val="Paragraphedeliste"/>
        <w:numPr>
          <w:ilvl w:val="0"/>
          <w:numId w:val="199"/>
        </w:numPr>
        <w:jc w:val="both"/>
        <w:rPr>
          <w:sz w:val="20"/>
        </w:rPr>
      </w:pPr>
      <w:ins w:id="110" w:author="Vincent Boisclair" w:date="2025-10-15T12:31:00Z" w16du:dateUtc="2025-10-15T16:31:00Z">
        <w:r>
          <w:rPr>
            <w:sz w:val="20"/>
          </w:rPr>
          <w:t xml:space="preserve">Provide </w:t>
        </w:r>
      </w:ins>
      <w:ins w:id="111" w:author="Vincent Boisclair" w:date="2025-10-15T12:33:00Z" w16du:dateUtc="2025-10-15T16:33:00Z">
        <w:r w:rsidR="004F6780">
          <w:rPr>
            <w:sz w:val="20"/>
          </w:rPr>
          <w:t>S</w:t>
        </w:r>
      </w:ins>
      <w:ins w:id="112" w:author="Vincent Boisclair" w:date="2025-10-15T12:31:00Z" w16du:dateUtc="2025-10-15T16:31:00Z">
        <w:r>
          <w:rPr>
            <w:sz w:val="20"/>
          </w:rPr>
          <w:t xml:space="preserve">upplier with any </w:t>
        </w:r>
      </w:ins>
      <w:ins w:id="113" w:author="Vincent Boisclair" w:date="2025-10-15T12:32:00Z" w16du:dateUtc="2025-10-15T16:32:00Z">
        <w:r>
          <w:rPr>
            <w:sz w:val="20"/>
          </w:rPr>
          <w:t xml:space="preserve">compliance </w:t>
        </w:r>
        <w:r w:rsidR="004C7959">
          <w:rPr>
            <w:sz w:val="20"/>
          </w:rPr>
          <w:t>and</w:t>
        </w:r>
        <w:r>
          <w:rPr>
            <w:sz w:val="20"/>
          </w:rPr>
          <w:t xml:space="preserve"> security requirements.</w:t>
        </w:r>
      </w:ins>
      <w:ins w:id="114" w:author="Vincent Boisclair" w:date="2025-10-15T13:35:00Z" w16du:dateUtc="2025-10-15T17:35:00Z">
        <w:r w:rsidR="008B5523">
          <w:rPr>
            <w:sz w:val="20"/>
          </w:rPr>
          <w:t xml:space="preserve">  W</w:t>
        </w:r>
      </w:ins>
      <w:ins w:id="115" w:author="Vincent Boisclair" w:date="2025-10-15T13:36:00Z" w16du:dateUtc="2025-10-15T17:36:00Z">
        <w:r w:rsidR="008B5523">
          <w:rPr>
            <w:sz w:val="20"/>
          </w:rPr>
          <w:t xml:space="preserve">hen compliance and security requirements evolve, </w:t>
        </w:r>
        <w:r w:rsidR="005B043F">
          <w:rPr>
            <w:sz w:val="20"/>
          </w:rPr>
          <w:t>Client agrees to pay for any upgrade</w:t>
        </w:r>
        <w:r w:rsidR="000218B8">
          <w:rPr>
            <w:sz w:val="20"/>
          </w:rPr>
          <w:t xml:space="preserve"> related to </w:t>
        </w:r>
        <w:r w:rsidR="005B043F">
          <w:rPr>
            <w:sz w:val="20"/>
          </w:rPr>
          <w:t>the evolution.</w:t>
        </w:r>
      </w:ins>
    </w:p>
    <w:p w14:paraId="54D892EC" w14:textId="2A7AD625" w:rsidR="00A26C6A" w:rsidRPr="00A92DD6" w:rsidRDefault="00F33937" w:rsidP="005D58BF">
      <w:pPr>
        <w:pStyle w:val="Paragraphedeliste"/>
        <w:numPr>
          <w:ilvl w:val="0"/>
          <w:numId w:val="199"/>
        </w:numPr>
        <w:jc w:val="both"/>
        <w:rPr>
          <w:sz w:val="20"/>
        </w:rPr>
      </w:pPr>
      <w:r w:rsidRPr="00566303">
        <w:rPr>
          <w:sz w:val="20"/>
        </w:rPr>
        <w:t>Client</w:t>
      </w:r>
      <w:r w:rsidR="00F53F1D" w:rsidRPr="00566303">
        <w:rPr>
          <w:sz w:val="20"/>
        </w:rPr>
        <w:t>-Managed Services</w:t>
      </w:r>
      <w:r w:rsidR="000B2203" w:rsidRPr="00566303">
        <w:rPr>
          <w:sz w:val="20"/>
        </w:rPr>
        <w:t xml:space="preserve"> </w:t>
      </w:r>
      <w:r w:rsidRPr="00566303">
        <w:rPr>
          <w:sz w:val="20"/>
        </w:rPr>
        <w:t xml:space="preserve">must </w:t>
      </w:r>
      <w:r w:rsidR="0099439F" w:rsidRPr="00566303">
        <w:rPr>
          <w:sz w:val="20"/>
        </w:rPr>
        <w:t>comply with the</w:t>
      </w:r>
      <w:r w:rsidRPr="00566303">
        <w:rPr>
          <w:sz w:val="20"/>
        </w:rPr>
        <w:t xml:space="preserve"> </w:t>
      </w:r>
      <w:r w:rsidR="00F53B20" w:rsidRPr="00566303">
        <w:rPr>
          <w:sz w:val="20"/>
        </w:rPr>
        <w:t xml:space="preserve">Supplier’s </w:t>
      </w:r>
      <w:r w:rsidR="008D4148" w:rsidRPr="00566303">
        <w:rPr>
          <w:sz w:val="20"/>
        </w:rPr>
        <w:t>technical</w:t>
      </w:r>
      <w:r w:rsidR="00946902" w:rsidRPr="00566303">
        <w:rPr>
          <w:sz w:val="20"/>
        </w:rPr>
        <w:t xml:space="preserve"> </w:t>
      </w:r>
      <w:r w:rsidR="00C53C9B" w:rsidRPr="00566303">
        <w:rPr>
          <w:sz w:val="20"/>
        </w:rPr>
        <w:t>or security</w:t>
      </w:r>
      <w:r w:rsidR="00946902" w:rsidRPr="00566303">
        <w:rPr>
          <w:sz w:val="20"/>
        </w:rPr>
        <w:t xml:space="preserve"> </w:t>
      </w:r>
      <w:r w:rsidR="000351EB" w:rsidRPr="00566303">
        <w:rPr>
          <w:sz w:val="20"/>
        </w:rPr>
        <w:t>requirements</w:t>
      </w:r>
      <w:r w:rsidR="00272F9B" w:rsidRPr="00566303">
        <w:rPr>
          <w:sz w:val="20"/>
        </w:rPr>
        <w:t>.</w:t>
      </w:r>
      <w:r w:rsidR="008D12CD" w:rsidRPr="00566303">
        <w:rPr>
          <w:sz w:val="20"/>
        </w:rPr>
        <w:t xml:space="preserve"> Supplier is </w:t>
      </w:r>
      <w:r w:rsidR="004A433C" w:rsidRPr="00566303">
        <w:rPr>
          <w:sz w:val="20"/>
        </w:rPr>
        <w:t>responsible</w:t>
      </w:r>
      <w:r w:rsidR="008D12CD" w:rsidRPr="00566303">
        <w:rPr>
          <w:sz w:val="20"/>
        </w:rPr>
        <w:t xml:space="preserve"> to communicate </w:t>
      </w:r>
      <w:r w:rsidR="00196804" w:rsidRPr="00566303">
        <w:rPr>
          <w:sz w:val="20"/>
        </w:rPr>
        <w:t xml:space="preserve">in writing </w:t>
      </w:r>
      <w:r w:rsidR="008D12CD" w:rsidRPr="00566303">
        <w:rPr>
          <w:sz w:val="20"/>
        </w:rPr>
        <w:t>to Client, in a timely</w:t>
      </w:r>
      <w:r w:rsidR="008D12CD" w:rsidRPr="00A92DD6">
        <w:rPr>
          <w:sz w:val="20"/>
        </w:rPr>
        <w:t xml:space="preserve"> manner</w:t>
      </w:r>
      <w:r w:rsidR="008D12CD" w:rsidRPr="00B77C2F">
        <w:rPr>
          <w:sz w:val="20"/>
        </w:rPr>
        <w:t xml:space="preserve">, </w:t>
      </w:r>
      <w:del w:id="116" w:author="iA" w:date="2025-10-14T14:20:00Z" w16du:dateUtc="2025-10-14T18:20:00Z">
        <w:r w:rsidR="008D12CD" w:rsidRPr="00B77C2F">
          <w:rPr>
            <w:sz w:val="20"/>
          </w:rPr>
          <w:delText xml:space="preserve">its technical </w:delText>
        </w:r>
        <w:commentRangeStart w:id="117"/>
        <w:r w:rsidR="008D12CD" w:rsidRPr="00B77C2F">
          <w:rPr>
            <w:sz w:val="20"/>
          </w:rPr>
          <w:delText>and</w:delText>
        </w:r>
        <w:r w:rsidR="008D12CD" w:rsidRPr="00A92DD6">
          <w:rPr>
            <w:sz w:val="20"/>
          </w:rPr>
          <w:delText xml:space="preserve"> </w:delText>
        </w:r>
      </w:del>
      <w:commentRangeEnd w:id="117"/>
      <w:r w:rsidR="005C666A" w:rsidRPr="00A92DD6">
        <w:rPr>
          <w:rStyle w:val="Marquedecommentaire"/>
          <w:sz w:val="20"/>
          <w:szCs w:val="22"/>
        </w:rPr>
        <w:commentReference w:id="117"/>
      </w:r>
      <w:r w:rsidR="008D12CD" w:rsidRPr="00A92DD6">
        <w:rPr>
          <w:sz w:val="20"/>
        </w:rPr>
        <w:t>security requirements</w:t>
      </w:r>
      <w:r w:rsidR="004A433C" w:rsidRPr="00A92DD6">
        <w:rPr>
          <w:sz w:val="20"/>
        </w:rPr>
        <w:t xml:space="preserve"> </w:t>
      </w:r>
      <w:r w:rsidR="004A433C" w:rsidRPr="002A3442">
        <w:rPr>
          <w:sz w:val="20"/>
        </w:rPr>
        <w:t xml:space="preserve">and </w:t>
      </w:r>
      <w:r w:rsidR="004A433C" w:rsidRPr="002A3442">
        <w:rPr>
          <w:sz w:val="20"/>
        </w:rPr>
        <w:lastRenderedPageBreak/>
        <w:t xml:space="preserve">to </w:t>
      </w:r>
      <w:r w:rsidR="00AE511B" w:rsidRPr="002A3442">
        <w:rPr>
          <w:sz w:val="20"/>
        </w:rPr>
        <w:t>notify promptly</w:t>
      </w:r>
      <w:r w:rsidR="004A433C" w:rsidRPr="002A3442">
        <w:rPr>
          <w:sz w:val="20"/>
        </w:rPr>
        <w:t xml:space="preserve"> Client if any</w:t>
      </w:r>
      <w:r w:rsidR="009D774F" w:rsidRPr="002A3442">
        <w:rPr>
          <w:sz w:val="20"/>
        </w:rPr>
        <w:t xml:space="preserve"> of </w:t>
      </w:r>
      <w:r w:rsidR="00FC3FF7" w:rsidRPr="002A3442">
        <w:rPr>
          <w:sz w:val="20"/>
        </w:rPr>
        <w:t xml:space="preserve">the </w:t>
      </w:r>
      <w:r w:rsidR="00BA36A1" w:rsidRPr="002A3442">
        <w:rPr>
          <w:sz w:val="20"/>
        </w:rPr>
        <w:t>Client</w:t>
      </w:r>
      <w:r w:rsidR="002D7579" w:rsidRPr="002A3442">
        <w:rPr>
          <w:sz w:val="20"/>
        </w:rPr>
        <w:t>-</w:t>
      </w:r>
      <w:r w:rsidR="00BA36A1" w:rsidRPr="002A3442">
        <w:rPr>
          <w:sz w:val="20"/>
        </w:rPr>
        <w:t xml:space="preserve">Managed </w:t>
      </w:r>
      <w:r w:rsidR="008C4F21" w:rsidRPr="002A3442">
        <w:rPr>
          <w:sz w:val="20"/>
        </w:rPr>
        <w:t>Services</w:t>
      </w:r>
      <w:r w:rsidR="009D774F" w:rsidRPr="002A3442">
        <w:rPr>
          <w:sz w:val="20"/>
        </w:rPr>
        <w:t xml:space="preserve"> are </w:t>
      </w:r>
      <w:r w:rsidR="00FC3FF7" w:rsidRPr="002A3442">
        <w:rPr>
          <w:sz w:val="20"/>
        </w:rPr>
        <w:t>found to be non-</w:t>
      </w:r>
      <w:r w:rsidR="00186F62" w:rsidRPr="002A3442">
        <w:rPr>
          <w:sz w:val="20"/>
        </w:rPr>
        <w:t>compliant</w:t>
      </w:r>
      <w:r w:rsidR="00FC3FF7" w:rsidRPr="00A92DD6">
        <w:rPr>
          <w:sz w:val="20"/>
        </w:rPr>
        <w:t xml:space="preserve"> </w:t>
      </w:r>
      <w:r w:rsidR="00FC3FF7" w:rsidRPr="00B77C2F">
        <w:rPr>
          <w:sz w:val="20"/>
        </w:rPr>
        <w:t>with the specified standards. Such notification shall include a detailed description of the non-compliance issues and any recommended corrective actions.</w:t>
      </w:r>
      <w:r w:rsidR="004A433C" w:rsidRPr="00B77C2F">
        <w:rPr>
          <w:sz w:val="20"/>
        </w:rPr>
        <w:t xml:space="preserve"> </w:t>
      </w:r>
      <w:r w:rsidR="00FA546A" w:rsidRPr="00B77C2F">
        <w:rPr>
          <w:sz w:val="20"/>
        </w:rPr>
        <w:t>Upon receiving notification of non-compliance, the Client agrees to work collaboratively with Supplier to address and resolve the identified issues in a timely manner. Supplier shall provide reasonable support and guidance to facilitate compliance</w:t>
      </w:r>
      <w:del w:id="118" w:author="iA" w:date="2025-10-14T14:20:00Z" w16du:dateUtc="2025-10-14T18:20:00Z">
        <w:r w:rsidR="00186F62" w:rsidRPr="00B77C2F">
          <w:rPr>
            <w:sz w:val="20"/>
          </w:rPr>
          <w:delText>.</w:delText>
        </w:r>
      </w:del>
    </w:p>
    <w:p w14:paraId="789EE465" w14:textId="321AA740" w:rsidR="00716066" w:rsidRPr="00A92DD6" w:rsidRDefault="00A26C6A" w:rsidP="005D58BF">
      <w:pPr>
        <w:pStyle w:val="Paragraphedeliste"/>
        <w:numPr>
          <w:ilvl w:val="0"/>
          <w:numId w:val="199"/>
        </w:numPr>
        <w:jc w:val="both"/>
        <w:rPr>
          <w:sz w:val="20"/>
        </w:rPr>
      </w:pPr>
      <w:r w:rsidRPr="00A92DD6">
        <w:rPr>
          <w:sz w:val="20"/>
        </w:rPr>
        <w:t>Client resources will be available for information gathering, business process definition and governance implementation.</w:t>
      </w:r>
    </w:p>
    <w:p w14:paraId="34797895" w14:textId="5B5A5F9A" w:rsidR="000E422A" w:rsidRDefault="00A26C6A" w:rsidP="005D58BF">
      <w:pPr>
        <w:pStyle w:val="Paragraphedeliste"/>
        <w:numPr>
          <w:ilvl w:val="0"/>
          <w:numId w:val="199"/>
        </w:numPr>
        <w:jc w:val="both"/>
        <w:rPr>
          <w:sz w:val="20"/>
        </w:rPr>
      </w:pPr>
      <w:r w:rsidRPr="00A167DD">
        <w:rPr>
          <w:sz w:val="20"/>
        </w:rPr>
        <w:t xml:space="preserve">Any </w:t>
      </w:r>
      <w:r w:rsidR="001F1797" w:rsidRPr="00A167DD">
        <w:rPr>
          <w:sz w:val="20"/>
        </w:rPr>
        <w:t>Client</w:t>
      </w:r>
      <w:r w:rsidR="000D5639" w:rsidRPr="00A167DD">
        <w:rPr>
          <w:sz w:val="20"/>
        </w:rPr>
        <w:t>-</w:t>
      </w:r>
      <w:r w:rsidR="001F1797" w:rsidRPr="00A167DD">
        <w:rPr>
          <w:sz w:val="20"/>
        </w:rPr>
        <w:t xml:space="preserve">Managed Services </w:t>
      </w:r>
      <w:r w:rsidRPr="00A167DD">
        <w:rPr>
          <w:sz w:val="20"/>
        </w:rPr>
        <w:t>must</w:t>
      </w:r>
      <w:r w:rsidRPr="00A92DD6">
        <w:rPr>
          <w:sz w:val="20"/>
        </w:rPr>
        <w:t xml:space="preserve"> be maintained by the Client and kept up to date at n-2 version or better. Any versions classified as End of Life, End of Servicing, End of Support, Retired, </w:t>
      </w:r>
      <w:r w:rsidR="004D736F" w:rsidRPr="00A92DD6">
        <w:rPr>
          <w:sz w:val="20"/>
        </w:rPr>
        <w:t>or</w:t>
      </w:r>
      <w:r w:rsidRPr="00A92DD6">
        <w:rPr>
          <w:sz w:val="20"/>
        </w:rPr>
        <w:t xml:space="preserve"> similar designation, will not be managed or supported by </w:t>
      </w:r>
      <w:commentRangeStart w:id="119"/>
      <w:ins w:id="120" w:author="iA" w:date="2025-10-14T14:20:00Z" w16du:dateUtc="2025-10-14T18:20:00Z">
        <w:del w:id="121" w:author="Vincent Boisclair" w:date="2025-10-14T14:52:00Z" w16du:dateUtc="2025-10-14T18:52:00Z">
          <w:r w:rsidRPr="00A92DD6" w:rsidDel="009C440B">
            <w:rPr>
              <w:sz w:val="20"/>
            </w:rPr>
            <w:delText>Supplier</w:delText>
          </w:r>
        </w:del>
        <w:r w:rsidR="000E422A" w:rsidRPr="00A92DD6">
          <w:rPr>
            <w:sz w:val="20"/>
          </w:rPr>
          <w:t>Supplier’s use of Third-Party Applications</w:t>
        </w:r>
      </w:ins>
      <w:commentRangeEnd w:id="119"/>
      <w:r w:rsidR="00696030">
        <w:rPr>
          <w:rStyle w:val="Marquedecommentaire"/>
          <w:sz w:val="20"/>
          <w:szCs w:val="22"/>
        </w:rPr>
        <w:commentReference w:id="119"/>
      </w:r>
      <w:r w:rsidR="00D84249">
        <w:rPr>
          <w:sz w:val="20"/>
        </w:rPr>
        <w:t>.</w:t>
      </w:r>
    </w:p>
    <w:p w14:paraId="6914568C" w14:textId="77777777" w:rsidR="00381BD8" w:rsidRPr="00381BD8" w:rsidRDefault="00381BD8" w:rsidP="005D58BF">
      <w:pPr>
        <w:jc w:val="both"/>
        <w:rPr>
          <w:ins w:id="122" w:author="iA" w:date="2025-10-14T14:20:00Z" w16du:dateUtc="2025-10-14T18:20:00Z"/>
          <w:sz w:val="20"/>
        </w:rPr>
      </w:pPr>
    </w:p>
    <w:p w14:paraId="16F84FCC" w14:textId="16266C26" w:rsidR="00A26C6A" w:rsidRPr="00F81AEC" w:rsidRDefault="00CE49D1" w:rsidP="00CC71E7">
      <w:pPr>
        <w:pStyle w:val="Paragraphedeliste"/>
        <w:numPr>
          <w:ilvl w:val="0"/>
          <w:numId w:val="28"/>
        </w:numPr>
        <w:tabs>
          <w:tab w:val="left" w:pos="839"/>
        </w:tabs>
        <w:ind w:left="720" w:right="239"/>
        <w:jc w:val="both"/>
        <w:rPr>
          <w:bCs/>
          <w:sz w:val="20"/>
        </w:rPr>
      </w:pPr>
      <w:r w:rsidRPr="00F81AEC">
        <w:rPr>
          <w:b/>
          <w:sz w:val="20"/>
        </w:rPr>
        <w:t>Third-party Applications</w:t>
      </w:r>
      <w:r w:rsidRPr="00F81AEC">
        <w:rPr>
          <w:bCs/>
          <w:sz w:val="20"/>
        </w:rPr>
        <w:t xml:space="preserve">: </w:t>
      </w:r>
      <w:r w:rsidR="00A26C6A" w:rsidRPr="00F81AEC">
        <w:rPr>
          <w:bCs/>
          <w:sz w:val="20"/>
        </w:rPr>
        <w:t>Supplier</w:t>
      </w:r>
      <w:r w:rsidR="000E422A" w:rsidRPr="00F81AEC">
        <w:rPr>
          <w:bCs/>
          <w:sz w:val="20"/>
        </w:rPr>
        <w:t xml:space="preserve"> may utilize Third-</w:t>
      </w:r>
      <w:r w:rsidR="004B603E" w:rsidRPr="00F81AEC">
        <w:rPr>
          <w:bCs/>
          <w:sz w:val="20"/>
        </w:rPr>
        <w:t>P</w:t>
      </w:r>
      <w:r w:rsidR="000E422A" w:rsidRPr="00F81AEC">
        <w:rPr>
          <w:bCs/>
          <w:sz w:val="20"/>
        </w:rPr>
        <w:t>arty Applications in the provision of the Services.</w:t>
      </w:r>
    </w:p>
    <w:p w14:paraId="71607F1F" w14:textId="77777777" w:rsidR="00E2563A" w:rsidRPr="005E1E57" w:rsidRDefault="00E2563A" w:rsidP="005D58BF">
      <w:pPr>
        <w:jc w:val="both"/>
        <w:rPr>
          <w:sz w:val="20"/>
        </w:rPr>
      </w:pPr>
    </w:p>
    <w:p w14:paraId="74B297CD" w14:textId="5AA4CACB" w:rsidR="000E422A" w:rsidRPr="00B77C2F" w:rsidRDefault="000E422A" w:rsidP="005D58BF">
      <w:pPr>
        <w:pStyle w:val="Paragraphedeliste"/>
        <w:numPr>
          <w:ilvl w:val="0"/>
          <w:numId w:val="231"/>
        </w:numPr>
        <w:jc w:val="both"/>
        <w:rPr>
          <w:sz w:val="20"/>
        </w:rPr>
      </w:pPr>
      <w:r w:rsidRPr="00B77C2F">
        <w:rPr>
          <w:sz w:val="20"/>
        </w:rPr>
        <w:t xml:space="preserve">The Client shall not be held liable for any non-compliance, licensing issues, or other legal or regulatory matters arising from the Supplier's use of Third-Party Applications.  The Supplier is solely responsible for ensuring that all Third-Party Applications used in the provision of the Services comply with Applicable </w:t>
      </w:r>
      <w:r w:rsidR="00964D10" w:rsidRPr="00B77C2F">
        <w:rPr>
          <w:sz w:val="20"/>
        </w:rPr>
        <w:t>L</w:t>
      </w:r>
      <w:r w:rsidRPr="00B77C2F">
        <w:rPr>
          <w:sz w:val="20"/>
        </w:rPr>
        <w:t>aws, regulations, and licensing agreements.</w:t>
      </w:r>
    </w:p>
    <w:p w14:paraId="5F659007" w14:textId="3DA67B23" w:rsidR="000E422A" w:rsidRPr="00A740C0" w:rsidRDefault="000E422A" w:rsidP="005D58BF">
      <w:pPr>
        <w:pStyle w:val="Paragraphedeliste"/>
        <w:numPr>
          <w:ilvl w:val="0"/>
          <w:numId w:val="231"/>
        </w:numPr>
        <w:jc w:val="both"/>
        <w:rPr>
          <w:sz w:val="20"/>
        </w:rPr>
      </w:pPr>
      <w:r w:rsidRPr="00A740C0">
        <w:rPr>
          <w:sz w:val="20"/>
        </w:rPr>
        <w:t>The Supplier agrees to indemnify and hold harmless the Client from any third-party claims, audits, penalties, or liabilities arising from the Supplier's use of Third-Party Applications, including any actions taken by third-party providers.</w:t>
      </w:r>
    </w:p>
    <w:p w14:paraId="048705B7" w14:textId="77777777" w:rsidR="00D634E5" w:rsidRPr="00A740C0" w:rsidRDefault="000E422A" w:rsidP="005D58BF">
      <w:pPr>
        <w:pStyle w:val="Paragraphedeliste"/>
        <w:numPr>
          <w:ilvl w:val="0"/>
          <w:numId w:val="231"/>
        </w:numPr>
        <w:jc w:val="both"/>
        <w:rPr>
          <w:sz w:val="20"/>
        </w:rPr>
      </w:pPr>
      <w:r w:rsidRPr="00A740C0">
        <w:rPr>
          <w:sz w:val="20"/>
        </w:rPr>
        <w:t>The Supplier shall promptly notify the Client of any compliance or licensing issues related to Third-Party Applications that may impact the Services provided to the Client.</w:t>
      </w:r>
    </w:p>
    <w:p w14:paraId="647B8199" w14:textId="77777777" w:rsidR="006C5813" w:rsidRPr="00A92DD6" w:rsidRDefault="006C5813" w:rsidP="00FD101B">
      <w:pPr>
        <w:pStyle w:val="Corpsdetexte"/>
        <w:jc w:val="both"/>
      </w:pPr>
    </w:p>
    <w:p w14:paraId="3184C1F6" w14:textId="77777777" w:rsidR="006A6872" w:rsidRPr="00A92DD6" w:rsidRDefault="00270EC8" w:rsidP="00787C5F">
      <w:pPr>
        <w:pStyle w:val="Titre2"/>
        <w:numPr>
          <w:ilvl w:val="0"/>
          <w:numId w:val="25"/>
        </w:numPr>
        <w:ind w:left="360"/>
        <w:rPr>
          <w:u w:val="single"/>
        </w:rPr>
      </w:pPr>
      <w:r w:rsidRPr="00AF6BD1">
        <w:rPr>
          <w:rFonts w:asciiTheme="minorHAnsi" w:hAnsiTheme="minorHAnsi"/>
          <w:caps/>
          <w:u w:val="single"/>
        </w:rPr>
        <w:t>FEES</w:t>
      </w:r>
      <w:r w:rsidRPr="00A92DD6">
        <w:rPr>
          <w:spacing w:val="-5"/>
          <w:u w:val="single"/>
        </w:rPr>
        <w:t xml:space="preserve"> </w:t>
      </w:r>
      <w:r w:rsidRPr="00A92DD6">
        <w:rPr>
          <w:u w:val="single"/>
        </w:rPr>
        <w:t>AND</w:t>
      </w:r>
      <w:r w:rsidRPr="00A92DD6">
        <w:rPr>
          <w:spacing w:val="-5"/>
          <w:u w:val="single"/>
        </w:rPr>
        <w:t xml:space="preserve"> </w:t>
      </w:r>
      <w:r w:rsidRPr="00A92DD6">
        <w:rPr>
          <w:spacing w:val="-2"/>
          <w:u w:val="single"/>
        </w:rPr>
        <w:t>TERMINATION</w:t>
      </w:r>
    </w:p>
    <w:p w14:paraId="3184C1F7" w14:textId="77777777" w:rsidR="006A6872" w:rsidRPr="00FD101B" w:rsidRDefault="006A6872" w:rsidP="00FD101B">
      <w:pPr>
        <w:pStyle w:val="Corpsdetexte"/>
        <w:jc w:val="both"/>
      </w:pPr>
    </w:p>
    <w:p w14:paraId="3184C1F8" w14:textId="0C5A58F9" w:rsidR="006A6872" w:rsidRPr="00A92DD6" w:rsidRDefault="00270EC8" w:rsidP="00787C5F">
      <w:pPr>
        <w:pStyle w:val="Paragraphedeliste"/>
        <w:numPr>
          <w:ilvl w:val="0"/>
          <w:numId w:val="29"/>
        </w:numPr>
        <w:tabs>
          <w:tab w:val="left" w:pos="837"/>
          <w:tab w:val="left" w:pos="839"/>
        </w:tabs>
        <w:spacing w:line="235" w:lineRule="auto"/>
        <w:ind w:right="233"/>
        <w:jc w:val="both"/>
        <w:rPr>
          <w:b/>
        </w:rPr>
      </w:pPr>
      <w:r w:rsidRPr="00A92DD6">
        <w:rPr>
          <w:b/>
          <w:sz w:val="20"/>
        </w:rPr>
        <w:t>Fees:</w:t>
      </w:r>
      <w:r w:rsidRPr="00A92DD6">
        <w:rPr>
          <w:b/>
          <w:spacing w:val="32"/>
          <w:sz w:val="20"/>
        </w:rPr>
        <w:t xml:space="preserve"> </w:t>
      </w:r>
      <w:r w:rsidRPr="00A92DD6">
        <w:rPr>
          <w:sz w:val="20"/>
        </w:rPr>
        <w:t>The</w:t>
      </w:r>
      <w:r w:rsidRPr="00A92DD6">
        <w:rPr>
          <w:spacing w:val="-5"/>
          <w:sz w:val="20"/>
        </w:rPr>
        <w:t xml:space="preserve"> </w:t>
      </w:r>
      <w:r w:rsidRPr="00A92DD6">
        <w:rPr>
          <w:sz w:val="20"/>
        </w:rPr>
        <w:t>Client</w:t>
      </w:r>
      <w:r w:rsidRPr="00A92DD6">
        <w:rPr>
          <w:spacing w:val="-5"/>
          <w:sz w:val="20"/>
        </w:rPr>
        <w:t xml:space="preserve"> </w:t>
      </w:r>
      <w:r w:rsidRPr="00A92DD6">
        <w:rPr>
          <w:sz w:val="20"/>
        </w:rPr>
        <w:t>shall</w:t>
      </w:r>
      <w:r w:rsidRPr="00A92DD6">
        <w:rPr>
          <w:spacing w:val="-5"/>
          <w:sz w:val="20"/>
        </w:rPr>
        <w:t xml:space="preserve"> </w:t>
      </w:r>
      <w:r w:rsidRPr="00A92DD6">
        <w:rPr>
          <w:sz w:val="20"/>
        </w:rPr>
        <w:t>pay</w:t>
      </w:r>
      <w:r w:rsidRPr="00A92DD6">
        <w:rPr>
          <w:spacing w:val="-4"/>
          <w:sz w:val="20"/>
        </w:rPr>
        <w:t xml:space="preserve"> </w:t>
      </w:r>
      <w:r w:rsidRPr="00A92DD6">
        <w:rPr>
          <w:sz w:val="20"/>
        </w:rPr>
        <w:t>to</w:t>
      </w:r>
      <w:r w:rsidRPr="00A92DD6">
        <w:rPr>
          <w:spacing w:val="-3"/>
          <w:sz w:val="20"/>
        </w:rPr>
        <w:t xml:space="preserve"> </w:t>
      </w:r>
      <w:r w:rsidRPr="00A92DD6">
        <w:rPr>
          <w:sz w:val="20"/>
        </w:rPr>
        <w:t>Supplier</w:t>
      </w:r>
      <w:r w:rsidRPr="00A92DD6">
        <w:rPr>
          <w:spacing w:val="-5"/>
          <w:sz w:val="20"/>
        </w:rPr>
        <w:t xml:space="preserve"> </w:t>
      </w:r>
      <w:r w:rsidRPr="00A92DD6">
        <w:rPr>
          <w:sz w:val="20"/>
        </w:rPr>
        <w:t>all</w:t>
      </w:r>
      <w:r w:rsidRPr="00A92DD6">
        <w:rPr>
          <w:spacing w:val="-5"/>
          <w:sz w:val="20"/>
        </w:rPr>
        <w:t xml:space="preserve"> </w:t>
      </w:r>
      <w:r w:rsidR="00E67219" w:rsidRPr="00A92DD6">
        <w:rPr>
          <w:sz w:val="20"/>
        </w:rPr>
        <w:t>F</w:t>
      </w:r>
      <w:r w:rsidRPr="00A92DD6">
        <w:rPr>
          <w:sz w:val="20"/>
        </w:rPr>
        <w:t>ees</w:t>
      </w:r>
      <w:r w:rsidRPr="00A92DD6">
        <w:rPr>
          <w:spacing w:val="-4"/>
          <w:sz w:val="20"/>
        </w:rPr>
        <w:t xml:space="preserve"> </w:t>
      </w:r>
      <w:r w:rsidRPr="00A92DD6">
        <w:rPr>
          <w:sz w:val="20"/>
        </w:rPr>
        <w:t>and</w:t>
      </w:r>
      <w:r w:rsidRPr="00A92DD6">
        <w:rPr>
          <w:spacing w:val="-5"/>
          <w:sz w:val="20"/>
        </w:rPr>
        <w:t xml:space="preserve"> </w:t>
      </w:r>
      <w:r w:rsidRPr="00A92DD6">
        <w:rPr>
          <w:sz w:val="20"/>
        </w:rPr>
        <w:t>charges</w:t>
      </w:r>
      <w:r w:rsidRPr="00A92DD6">
        <w:rPr>
          <w:spacing w:val="-3"/>
          <w:sz w:val="20"/>
        </w:rPr>
        <w:t xml:space="preserve"> </w:t>
      </w:r>
      <w:r w:rsidRPr="00A92DD6">
        <w:rPr>
          <w:sz w:val="20"/>
        </w:rPr>
        <w:t>for</w:t>
      </w:r>
      <w:r w:rsidRPr="00A92DD6">
        <w:rPr>
          <w:spacing w:val="-5"/>
          <w:sz w:val="20"/>
        </w:rPr>
        <w:t xml:space="preserve"> </w:t>
      </w:r>
      <w:r w:rsidRPr="00A92DD6">
        <w:rPr>
          <w:sz w:val="20"/>
        </w:rPr>
        <w:t>the</w:t>
      </w:r>
      <w:r w:rsidRPr="00A92DD6">
        <w:rPr>
          <w:spacing w:val="-5"/>
          <w:sz w:val="20"/>
        </w:rPr>
        <w:t xml:space="preserve"> </w:t>
      </w:r>
      <w:r w:rsidRPr="00A92DD6">
        <w:rPr>
          <w:sz w:val="20"/>
        </w:rPr>
        <w:t>Services</w:t>
      </w:r>
      <w:r w:rsidRPr="00A92DD6">
        <w:rPr>
          <w:spacing w:val="-4"/>
          <w:sz w:val="20"/>
        </w:rPr>
        <w:t xml:space="preserve"> </w:t>
      </w:r>
      <w:r w:rsidRPr="00A92DD6">
        <w:rPr>
          <w:sz w:val="20"/>
        </w:rPr>
        <w:t>pursuant</w:t>
      </w:r>
      <w:r w:rsidRPr="00A92DD6">
        <w:rPr>
          <w:spacing w:val="-5"/>
          <w:sz w:val="20"/>
        </w:rPr>
        <w:t xml:space="preserve"> </w:t>
      </w:r>
      <w:r w:rsidRPr="00A92DD6">
        <w:rPr>
          <w:sz w:val="20"/>
        </w:rPr>
        <w:t>to</w:t>
      </w:r>
      <w:r w:rsidRPr="00A92DD6">
        <w:rPr>
          <w:spacing w:val="-5"/>
          <w:sz w:val="20"/>
        </w:rPr>
        <w:t xml:space="preserve"> </w:t>
      </w:r>
      <w:r w:rsidRPr="00A92DD6">
        <w:rPr>
          <w:sz w:val="20"/>
        </w:rPr>
        <w:t>the</w:t>
      </w:r>
      <w:r w:rsidRPr="00A92DD6">
        <w:rPr>
          <w:spacing w:val="-5"/>
          <w:sz w:val="20"/>
        </w:rPr>
        <w:t xml:space="preserve"> </w:t>
      </w:r>
      <w:r w:rsidRPr="00A92DD6">
        <w:rPr>
          <w:sz w:val="20"/>
        </w:rPr>
        <w:t>rates</w:t>
      </w:r>
      <w:r w:rsidRPr="00A92DD6">
        <w:rPr>
          <w:spacing w:val="-5"/>
          <w:sz w:val="20"/>
        </w:rPr>
        <w:t xml:space="preserve"> </w:t>
      </w:r>
      <w:r w:rsidRPr="00A92DD6">
        <w:rPr>
          <w:sz w:val="20"/>
        </w:rPr>
        <w:t>set</w:t>
      </w:r>
      <w:r w:rsidRPr="00A92DD6">
        <w:rPr>
          <w:spacing w:val="-5"/>
          <w:sz w:val="20"/>
        </w:rPr>
        <w:t xml:space="preserve"> </w:t>
      </w:r>
      <w:r w:rsidRPr="00A92DD6">
        <w:rPr>
          <w:sz w:val="20"/>
        </w:rPr>
        <w:t>out</w:t>
      </w:r>
      <w:r w:rsidRPr="00A92DD6">
        <w:rPr>
          <w:spacing w:val="-1"/>
          <w:sz w:val="20"/>
        </w:rPr>
        <w:t xml:space="preserve"> </w:t>
      </w:r>
      <w:r w:rsidRPr="00A92DD6">
        <w:rPr>
          <w:sz w:val="20"/>
        </w:rPr>
        <w:t>in</w:t>
      </w:r>
      <w:r w:rsidRPr="00A92DD6">
        <w:rPr>
          <w:spacing w:val="-5"/>
          <w:sz w:val="20"/>
        </w:rPr>
        <w:t xml:space="preserve"> </w:t>
      </w:r>
      <w:r w:rsidRPr="00A92DD6">
        <w:rPr>
          <w:sz w:val="20"/>
        </w:rPr>
        <w:t xml:space="preserve">Exhibit </w:t>
      </w:r>
      <w:r w:rsidRPr="00A92DD6">
        <w:rPr>
          <w:spacing w:val="-6"/>
          <w:sz w:val="20"/>
        </w:rPr>
        <w:t>A</w:t>
      </w:r>
      <w:r w:rsidR="00CB5D8E" w:rsidRPr="00A92DD6">
        <w:rPr>
          <w:spacing w:val="-6"/>
          <w:sz w:val="20"/>
        </w:rPr>
        <w:t xml:space="preserve"> and in accordance with the provision</w:t>
      </w:r>
      <w:r w:rsidR="00F93D23" w:rsidRPr="00A92DD6">
        <w:rPr>
          <w:spacing w:val="-6"/>
          <w:sz w:val="20"/>
        </w:rPr>
        <w:t xml:space="preserve">s </w:t>
      </w:r>
      <w:r w:rsidR="00CB5D8E" w:rsidRPr="00A92DD6">
        <w:rPr>
          <w:spacing w:val="-6"/>
          <w:sz w:val="20"/>
        </w:rPr>
        <w:t>of</w:t>
      </w:r>
      <w:r w:rsidR="007E7D8D" w:rsidRPr="00A92DD6">
        <w:rPr>
          <w:spacing w:val="-6"/>
          <w:sz w:val="20"/>
        </w:rPr>
        <w:t xml:space="preserve"> Section 5 of the Master Agreement and the applicable Section of the Services </w:t>
      </w:r>
      <w:r w:rsidR="00F36F1F" w:rsidRPr="00A92DD6">
        <w:rPr>
          <w:spacing w:val="-6"/>
          <w:sz w:val="20"/>
        </w:rPr>
        <w:t>schedule A or B of the Master Agreement, as the case may be</w:t>
      </w:r>
      <w:r w:rsidRPr="00A92DD6">
        <w:rPr>
          <w:spacing w:val="-6"/>
          <w:sz w:val="20"/>
        </w:rPr>
        <w:t>.</w:t>
      </w:r>
    </w:p>
    <w:p w14:paraId="3184C1F9" w14:textId="77777777" w:rsidR="006A6872" w:rsidRPr="00A92DD6" w:rsidRDefault="006A6872" w:rsidP="00FD101B">
      <w:pPr>
        <w:pStyle w:val="Corpsdetexte"/>
        <w:jc w:val="both"/>
      </w:pPr>
    </w:p>
    <w:p w14:paraId="3184C1FA" w14:textId="435426C2" w:rsidR="006A6872" w:rsidRPr="00A92DD6" w:rsidRDefault="00270EC8" w:rsidP="00787C5F">
      <w:pPr>
        <w:pStyle w:val="Paragraphedeliste"/>
        <w:numPr>
          <w:ilvl w:val="0"/>
          <w:numId w:val="29"/>
        </w:numPr>
        <w:tabs>
          <w:tab w:val="left" w:pos="839"/>
        </w:tabs>
        <w:ind w:right="235"/>
        <w:jc w:val="both"/>
        <w:rPr>
          <w:b/>
          <w:sz w:val="20"/>
        </w:rPr>
      </w:pPr>
      <w:r w:rsidRPr="00A92DD6">
        <w:rPr>
          <w:b/>
          <w:sz w:val="20"/>
        </w:rPr>
        <w:t>Addition</w:t>
      </w:r>
      <w:r w:rsidRPr="00A92DD6">
        <w:rPr>
          <w:b/>
          <w:spacing w:val="-7"/>
          <w:sz w:val="20"/>
        </w:rPr>
        <w:t xml:space="preserve"> </w:t>
      </w:r>
      <w:r w:rsidRPr="00A92DD6">
        <w:rPr>
          <w:b/>
          <w:sz w:val="20"/>
        </w:rPr>
        <w:t>and</w:t>
      </w:r>
      <w:r w:rsidRPr="00A92DD6">
        <w:rPr>
          <w:b/>
          <w:spacing w:val="-7"/>
          <w:sz w:val="20"/>
        </w:rPr>
        <w:t xml:space="preserve"> </w:t>
      </w:r>
      <w:r w:rsidRPr="00A92DD6">
        <w:rPr>
          <w:b/>
          <w:sz w:val="20"/>
        </w:rPr>
        <w:t>Removal</w:t>
      </w:r>
      <w:r w:rsidRPr="00A92DD6">
        <w:rPr>
          <w:b/>
          <w:spacing w:val="-9"/>
          <w:sz w:val="20"/>
        </w:rPr>
        <w:t xml:space="preserve"> </w:t>
      </w:r>
      <w:r w:rsidRPr="00A92DD6">
        <w:rPr>
          <w:b/>
          <w:sz w:val="20"/>
        </w:rPr>
        <w:t>of</w:t>
      </w:r>
      <w:r w:rsidRPr="00A92DD6">
        <w:rPr>
          <w:b/>
          <w:spacing w:val="-9"/>
          <w:sz w:val="20"/>
        </w:rPr>
        <w:t xml:space="preserve"> </w:t>
      </w:r>
      <w:r w:rsidRPr="00A92DD6">
        <w:rPr>
          <w:b/>
          <w:sz w:val="20"/>
        </w:rPr>
        <w:t>Services:</w:t>
      </w:r>
      <w:r w:rsidRPr="00A92DD6">
        <w:rPr>
          <w:b/>
          <w:spacing w:val="-4"/>
          <w:sz w:val="20"/>
        </w:rPr>
        <w:t xml:space="preserve"> </w:t>
      </w:r>
      <w:r w:rsidRPr="00A92DD6">
        <w:rPr>
          <w:sz w:val="20"/>
        </w:rPr>
        <w:t>The</w:t>
      </w:r>
      <w:r w:rsidRPr="00A92DD6">
        <w:rPr>
          <w:spacing w:val="-8"/>
          <w:sz w:val="20"/>
        </w:rPr>
        <w:t xml:space="preserve"> </w:t>
      </w:r>
      <w:r w:rsidRPr="00A92DD6">
        <w:rPr>
          <w:sz w:val="20"/>
        </w:rPr>
        <w:t>Client</w:t>
      </w:r>
      <w:r w:rsidRPr="00A92DD6">
        <w:rPr>
          <w:spacing w:val="-7"/>
          <w:sz w:val="20"/>
        </w:rPr>
        <w:t xml:space="preserve"> </w:t>
      </w:r>
      <w:r w:rsidRPr="00A92DD6">
        <w:rPr>
          <w:sz w:val="20"/>
        </w:rPr>
        <w:t>may</w:t>
      </w:r>
      <w:r w:rsidRPr="00A92DD6">
        <w:rPr>
          <w:spacing w:val="-6"/>
          <w:sz w:val="20"/>
        </w:rPr>
        <w:t xml:space="preserve"> </w:t>
      </w:r>
      <w:r w:rsidRPr="00A92DD6">
        <w:rPr>
          <w:sz w:val="20"/>
        </w:rPr>
        <w:t>add</w:t>
      </w:r>
      <w:r w:rsidRPr="00A92DD6">
        <w:rPr>
          <w:spacing w:val="-7"/>
          <w:sz w:val="20"/>
        </w:rPr>
        <w:t xml:space="preserve"> </w:t>
      </w:r>
      <w:r w:rsidRPr="00A92DD6">
        <w:rPr>
          <w:sz w:val="20"/>
        </w:rPr>
        <w:t>or</w:t>
      </w:r>
      <w:r w:rsidRPr="00A92DD6">
        <w:rPr>
          <w:spacing w:val="-8"/>
          <w:sz w:val="20"/>
        </w:rPr>
        <w:t xml:space="preserve"> </w:t>
      </w:r>
      <w:r w:rsidRPr="00A92DD6">
        <w:rPr>
          <w:sz w:val="20"/>
        </w:rPr>
        <w:t>remove</w:t>
      </w:r>
      <w:r w:rsidRPr="00A92DD6">
        <w:rPr>
          <w:spacing w:val="-9"/>
          <w:sz w:val="20"/>
        </w:rPr>
        <w:t xml:space="preserve"> </w:t>
      </w:r>
      <w:r w:rsidR="0053323D" w:rsidRPr="00A92DD6">
        <w:rPr>
          <w:sz w:val="20"/>
        </w:rPr>
        <w:t>S</w:t>
      </w:r>
      <w:r w:rsidRPr="00A92DD6">
        <w:rPr>
          <w:sz w:val="20"/>
        </w:rPr>
        <w:t>ervices</w:t>
      </w:r>
      <w:r w:rsidRPr="00A92DD6">
        <w:rPr>
          <w:spacing w:val="-7"/>
          <w:sz w:val="20"/>
        </w:rPr>
        <w:t xml:space="preserve"> </w:t>
      </w:r>
      <w:r w:rsidRPr="00A92DD6">
        <w:rPr>
          <w:sz w:val="20"/>
        </w:rPr>
        <w:t>during</w:t>
      </w:r>
      <w:r w:rsidRPr="00A92DD6">
        <w:rPr>
          <w:spacing w:val="-8"/>
          <w:sz w:val="20"/>
        </w:rPr>
        <w:t xml:space="preserve"> </w:t>
      </w:r>
      <w:r w:rsidRPr="00A92DD6">
        <w:rPr>
          <w:sz w:val="20"/>
        </w:rPr>
        <w:t>the</w:t>
      </w:r>
      <w:r w:rsidRPr="00A92DD6">
        <w:rPr>
          <w:spacing w:val="-9"/>
          <w:sz w:val="20"/>
        </w:rPr>
        <w:t xml:space="preserve"> </w:t>
      </w:r>
      <w:r w:rsidRPr="00A92DD6">
        <w:rPr>
          <w:sz w:val="20"/>
        </w:rPr>
        <w:t>life</w:t>
      </w:r>
      <w:r w:rsidRPr="00A92DD6">
        <w:rPr>
          <w:spacing w:val="-6"/>
          <w:sz w:val="20"/>
        </w:rPr>
        <w:t xml:space="preserve"> </w:t>
      </w:r>
      <w:r w:rsidRPr="00A92DD6">
        <w:rPr>
          <w:sz w:val="20"/>
        </w:rPr>
        <w:t>of</w:t>
      </w:r>
      <w:r w:rsidRPr="00A92DD6">
        <w:rPr>
          <w:spacing w:val="-9"/>
          <w:sz w:val="20"/>
        </w:rPr>
        <w:t xml:space="preserve"> </w:t>
      </w:r>
      <w:r w:rsidRPr="00A92DD6">
        <w:rPr>
          <w:sz w:val="20"/>
        </w:rPr>
        <w:t>this</w:t>
      </w:r>
      <w:r w:rsidRPr="00A92DD6">
        <w:rPr>
          <w:spacing w:val="-7"/>
          <w:sz w:val="20"/>
        </w:rPr>
        <w:t xml:space="preserve"> </w:t>
      </w:r>
      <w:r w:rsidRPr="00A92DD6">
        <w:rPr>
          <w:sz w:val="20"/>
        </w:rPr>
        <w:t>Service</w:t>
      </w:r>
      <w:r w:rsidRPr="00A92DD6">
        <w:rPr>
          <w:spacing w:val="-9"/>
          <w:sz w:val="20"/>
        </w:rPr>
        <w:t xml:space="preserve"> </w:t>
      </w:r>
      <w:r w:rsidRPr="00A92DD6">
        <w:rPr>
          <w:sz w:val="20"/>
        </w:rPr>
        <w:t>Schedule and shall pay the additional setup fee and unit monthly fee rates set out in Exhibit A. In the event a new or modified</w:t>
      </w:r>
      <w:r w:rsidRPr="00A92DD6">
        <w:rPr>
          <w:spacing w:val="-12"/>
          <w:sz w:val="20"/>
        </w:rPr>
        <w:t xml:space="preserve"> </w:t>
      </w:r>
      <w:r w:rsidRPr="00A92DD6">
        <w:rPr>
          <w:sz w:val="20"/>
        </w:rPr>
        <w:t>service</w:t>
      </w:r>
      <w:r w:rsidRPr="00A92DD6">
        <w:rPr>
          <w:spacing w:val="-11"/>
          <w:sz w:val="20"/>
        </w:rPr>
        <w:t xml:space="preserve"> </w:t>
      </w:r>
      <w:r w:rsidRPr="00A92DD6">
        <w:rPr>
          <w:sz w:val="20"/>
        </w:rPr>
        <w:t>is</w:t>
      </w:r>
      <w:r w:rsidRPr="00A92DD6">
        <w:rPr>
          <w:spacing w:val="-11"/>
          <w:sz w:val="20"/>
        </w:rPr>
        <w:t xml:space="preserve"> </w:t>
      </w:r>
      <w:r w:rsidRPr="00A92DD6">
        <w:rPr>
          <w:sz w:val="20"/>
        </w:rPr>
        <w:t>requested</w:t>
      </w:r>
      <w:r w:rsidRPr="00A92DD6">
        <w:rPr>
          <w:spacing w:val="-11"/>
          <w:sz w:val="20"/>
        </w:rPr>
        <w:t xml:space="preserve"> </w:t>
      </w:r>
      <w:r w:rsidRPr="00A92DD6">
        <w:rPr>
          <w:sz w:val="20"/>
        </w:rPr>
        <w:t>whereby</w:t>
      </w:r>
      <w:r w:rsidRPr="00A92DD6">
        <w:rPr>
          <w:spacing w:val="-11"/>
          <w:sz w:val="20"/>
        </w:rPr>
        <w:t xml:space="preserve"> </w:t>
      </w:r>
      <w:r w:rsidRPr="00A92DD6">
        <w:rPr>
          <w:sz w:val="20"/>
        </w:rPr>
        <w:t>a</w:t>
      </w:r>
      <w:r w:rsidRPr="00A92DD6">
        <w:rPr>
          <w:spacing w:val="-11"/>
          <w:sz w:val="20"/>
        </w:rPr>
        <w:t xml:space="preserve"> </w:t>
      </w:r>
      <w:r w:rsidRPr="00A92DD6">
        <w:rPr>
          <w:sz w:val="20"/>
        </w:rPr>
        <w:t>setup</w:t>
      </w:r>
      <w:r w:rsidRPr="00A92DD6">
        <w:rPr>
          <w:spacing w:val="-11"/>
          <w:sz w:val="20"/>
        </w:rPr>
        <w:t xml:space="preserve"> </w:t>
      </w:r>
      <w:r w:rsidRPr="00A92DD6">
        <w:rPr>
          <w:sz w:val="20"/>
        </w:rPr>
        <w:t>fee</w:t>
      </w:r>
      <w:r w:rsidRPr="00A92DD6">
        <w:rPr>
          <w:spacing w:val="-12"/>
          <w:sz w:val="20"/>
        </w:rPr>
        <w:t xml:space="preserve"> </w:t>
      </w:r>
      <w:r w:rsidRPr="00A92DD6">
        <w:rPr>
          <w:sz w:val="20"/>
        </w:rPr>
        <w:t>and</w:t>
      </w:r>
      <w:r w:rsidRPr="00A92DD6">
        <w:rPr>
          <w:spacing w:val="-11"/>
          <w:sz w:val="20"/>
        </w:rPr>
        <w:t xml:space="preserve"> </w:t>
      </w:r>
      <w:r w:rsidRPr="00A92DD6">
        <w:rPr>
          <w:sz w:val="20"/>
        </w:rPr>
        <w:t>monthly</w:t>
      </w:r>
      <w:r w:rsidRPr="00A92DD6">
        <w:rPr>
          <w:spacing w:val="-11"/>
          <w:sz w:val="20"/>
        </w:rPr>
        <w:t xml:space="preserve"> </w:t>
      </w:r>
      <w:r w:rsidR="00F20918" w:rsidRPr="00A92DD6">
        <w:rPr>
          <w:sz w:val="20"/>
        </w:rPr>
        <w:t>fee</w:t>
      </w:r>
      <w:r w:rsidRPr="00A92DD6">
        <w:rPr>
          <w:spacing w:val="-12"/>
          <w:sz w:val="20"/>
        </w:rPr>
        <w:t xml:space="preserve"> </w:t>
      </w:r>
      <w:r w:rsidRPr="00A92DD6">
        <w:rPr>
          <w:sz w:val="20"/>
        </w:rPr>
        <w:t>are</w:t>
      </w:r>
      <w:r w:rsidRPr="00A92DD6">
        <w:rPr>
          <w:spacing w:val="-11"/>
          <w:sz w:val="20"/>
        </w:rPr>
        <w:t xml:space="preserve"> </w:t>
      </w:r>
      <w:r w:rsidRPr="00A92DD6">
        <w:rPr>
          <w:sz w:val="20"/>
        </w:rPr>
        <w:t>not</w:t>
      </w:r>
      <w:r w:rsidRPr="00A92DD6">
        <w:rPr>
          <w:spacing w:val="-11"/>
          <w:sz w:val="20"/>
        </w:rPr>
        <w:t xml:space="preserve"> </w:t>
      </w:r>
      <w:r w:rsidRPr="00A92DD6">
        <w:rPr>
          <w:sz w:val="20"/>
        </w:rPr>
        <w:t>specified</w:t>
      </w:r>
      <w:r w:rsidRPr="00A92DD6">
        <w:rPr>
          <w:spacing w:val="-11"/>
          <w:sz w:val="20"/>
        </w:rPr>
        <w:t xml:space="preserve"> </w:t>
      </w:r>
      <w:r w:rsidRPr="00A92DD6">
        <w:rPr>
          <w:sz w:val="20"/>
        </w:rPr>
        <w:t>in</w:t>
      </w:r>
      <w:r w:rsidRPr="00A92DD6">
        <w:rPr>
          <w:spacing w:val="-11"/>
          <w:sz w:val="20"/>
        </w:rPr>
        <w:t xml:space="preserve"> </w:t>
      </w:r>
      <w:r w:rsidRPr="00A92DD6">
        <w:rPr>
          <w:sz w:val="20"/>
        </w:rPr>
        <w:t>this</w:t>
      </w:r>
      <w:r w:rsidRPr="00A92DD6">
        <w:rPr>
          <w:spacing w:val="-11"/>
          <w:sz w:val="20"/>
        </w:rPr>
        <w:t xml:space="preserve"> </w:t>
      </w:r>
      <w:r w:rsidRPr="00A92DD6">
        <w:rPr>
          <w:sz w:val="20"/>
        </w:rPr>
        <w:t>Service</w:t>
      </w:r>
      <w:r w:rsidRPr="00A92DD6">
        <w:rPr>
          <w:spacing w:val="-12"/>
          <w:sz w:val="20"/>
        </w:rPr>
        <w:t xml:space="preserve"> </w:t>
      </w:r>
      <w:r w:rsidRPr="00A92DD6">
        <w:rPr>
          <w:sz w:val="20"/>
        </w:rPr>
        <w:t>Schedule, such work shall be subject to a change order</w:t>
      </w:r>
      <w:r w:rsidR="00306443" w:rsidRPr="00A92DD6">
        <w:rPr>
          <w:sz w:val="20"/>
        </w:rPr>
        <w:t xml:space="preserve"> and the Fees will be negotiate</w:t>
      </w:r>
      <w:r w:rsidR="00F71DE5" w:rsidRPr="00A92DD6">
        <w:rPr>
          <w:sz w:val="20"/>
        </w:rPr>
        <w:t>d</w:t>
      </w:r>
      <w:r w:rsidR="00306443" w:rsidRPr="00A92DD6">
        <w:rPr>
          <w:sz w:val="20"/>
        </w:rPr>
        <w:t xml:space="preserve"> and agreed upon between the Parties</w:t>
      </w:r>
      <w:r w:rsidRPr="00A92DD6">
        <w:rPr>
          <w:sz w:val="20"/>
        </w:rPr>
        <w:t>.</w:t>
      </w:r>
    </w:p>
    <w:p w14:paraId="3184C1FB" w14:textId="77777777" w:rsidR="006A6872" w:rsidRPr="00A92DD6" w:rsidRDefault="006A6872" w:rsidP="00FD101B">
      <w:pPr>
        <w:pStyle w:val="Corpsdetexte"/>
        <w:jc w:val="both"/>
      </w:pPr>
    </w:p>
    <w:p w14:paraId="3184C1FC" w14:textId="0CDF24CC" w:rsidR="006A6872" w:rsidRPr="00A92DD6" w:rsidRDefault="00270EC8" w:rsidP="00787C5F">
      <w:pPr>
        <w:pStyle w:val="Paragraphedeliste"/>
        <w:numPr>
          <w:ilvl w:val="0"/>
          <w:numId w:val="29"/>
        </w:numPr>
        <w:tabs>
          <w:tab w:val="left" w:pos="837"/>
          <w:tab w:val="left" w:pos="839"/>
        </w:tabs>
        <w:ind w:right="238"/>
        <w:jc w:val="both"/>
        <w:rPr>
          <w:b/>
          <w:sz w:val="20"/>
        </w:rPr>
      </w:pPr>
      <w:r w:rsidRPr="00A92DD6">
        <w:rPr>
          <w:b/>
          <w:sz w:val="20"/>
        </w:rPr>
        <w:t>Pricing</w:t>
      </w:r>
      <w:r w:rsidRPr="00A92DD6">
        <w:rPr>
          <w:b/>
          <w:spacing w:val="-6"/>
          <w:sz w:val="20"/>
        </w:rPr>
        <w:t xml:space="preserve"> </w:t>
      </w:r>
      <w:r w:rsidRPr="00A92DD6">
        <w:rPr>
          <w:b/>
          <w:sz w:val="20"/>
        </w:rPr>
        <w:t>Revisions:</w:t>
      </w:r>
      <w:r w:rsidRPr="00A92DD6">
        <w:rPr>
          <w:b/>
          <w:spacing w:val="-4"/>
          <w:sz w:val="20"/>
        </w:rPr>
        <w:t xml:space="preserve"> </w:t>
      </w:r>
      <w:r w:rsidRPr="00A92DD6">
        <w:rPr>
          <w:sz w:val="20"/>
        </w:rPr>
        <w:t>Supplier</w:t>
      </w:r>
      <w:r w:rsidRPr="00A92DD6">
        <w:rPr>
          <w:spacing w:val="-4"/>
          <w:sz w:val="20"/>
        </w:rPr>
        <w:t xml:space="preserve"> </w:t>
      </w:r>
      <w:r w:rsidRPr="00A92DD6">
        <w:rPr>
          <w:sz w:val="20"/>
        </w:rPr>
        <w:t>reserves</w:t>
      </w:r>
      <w:r w:rsidRPr="00A92DD6">
        <w:rPr>
          <w:spacing w:val="-4"/>
          <w:sz w:val="20"/>
        </w:rPr>
        <w:t xml:space="preserve"> </w:t>
      </w:r>
      <w:r w:rsidRPr="00A92DD6">
        <w:rPr>
          <w:sz w:val="20"/>
        </w:rPr>
        <w:t>the</w:t>
      </w:r>
      <w:r w:rsidRPr="00A92DD6">
        <w:rPr>
          <w:spacing w:val="-6"/>
          <w:sz w:val="20"/>
        </w:rPr>
        <w:t xml:space="preserve"> </w:t>
      </w:r>
      <w:r w:rsidRPr="00A92DD6">
        <w:rPr>
          <w:sz w:val="20"/>
        </w:rPr>
        <w:t>right</w:t>
      </w:r>
      <w:r w:rsidRPr="00A92DD6">
        <w:rPr>
          <w:spacing w:val="-5"/>
          <w:sz w:val="20"/>
        </w:rPr>
        <w:t xml:space="preserve"> </w:t>
      </w:r>
      <w:r w:rsidRPr="00A92DD6">
        <w:rPr>
          <w:sz w:val="20"/>
        </w:rPr>
        <w:t>to</w:t>
      </w:r>
      <w:r w:rsidRPr="00A92DD6">
        <w:rPr>
          <w:spacing w:val="-5"/>
          <w:sz w:val="20"/>
        </w:rPr>
        <w:t xml:space="preserve"> </w:t>
      </w:r>
      <w:r w:rsidRPr="00A92DD6">
        <w:rPr>
          <w:sz w:val="20"/>
        </w:rPr>
        <w:t>increase</w:t>
      </w:r>
      <w:r w:rsidRPr="00A92DD6">
        <w:rPr>
          <w:spacing w:val="-6"/>
          <w:sz w:val="20"/>
        </w:rPr>
        <w:t xml:space="preserve"> </w:t>
      </w:r>
      <w:r w:rsidRPr="00A92DD6">
        <w:rPr>
          <w:sz w:val="20"/>
        </w:rPr>
        <w:t>the</w:t>
      </w:r>
      <w:r w:rsidRPr="00A92DD6">
        <w:rPr>
          <w:spacing w:val="-9"/>
          <w:sz w:val="20"/>
        </w:rPr>
        <w:t xml:space="preserve"> </w:t>
      </w:r>
      <w:r w:rsidRPr="00A92DD6">
        <w:rPr>
          <w:sz w:val="20"/>
        </w:rPr>
        <w:t>price</w:t>
      </w:r>
      <w:r w:rsidRPr="00A92DD6">
        <w:rPr>
          <w:spacing w:val="-7"/>
          <w:sz w:val="20"/>
        </w:rPr>
        <w:t xml:space="preserve"> </w:t>
      </w:r>
      <w:r w:rsidRPr="00A92DD6">
        <w:rPr>
          <w:sz w:val="20"/>
        </w:rPr>
        <w:t>for</w:t>
      </w:r>
      <w:r w:rsidRPr="00A92DD6">
        <w:rPr>
          <w:spacing w:val="-5"/>
          <w:sz w:val="20"/>
        </w:rPr>
        <w:t xml:space="preserve"> </w:t>
      </w:r>
      <w:r w:rsidRPr="00A92DD6">
        <w:rPr>
          <w:sz w:val="20"/>
        </w:rPr>
        <w:t>Services</w:t>
      </w:r>
      <w:r w:rsidRPr="00A92DD6">
        <w:rPr>
          <w:spacing w:val="-4"/>
          <w:sz w:val="20"/>
        </w:rPr>
        <w:t xml:space="preserve"> </w:t>
      </w:r>
      <w:r w:rsidRPr="00A92DD6">
        <w:rPr>
          <w:sz w:val="20"/>
        </w:rPr>
        <w:t>annually</w:t>
      </w:r>
      <w:r w:rsidR="002A78B8" w:rsidRPr="00A92DD6">
        <w:rPr>
          <w:sz w:val="20"/>
        </w:rPr>
        <w:t>, in accordance with Section 5.8 of the Master Agreement.</w:t>
      </w:r>
    </w:p>
    <w:p w14:paraId="3184C1FD" w14:textId="77777777" w:rsidR="006A6872" w:rsidRPr="00A92DD6" w:rsidRDefault="006A6872" w:rsidP="00FD101B">
      <w:pPr>
        <w:pStyle w:val="Corpsdetexte"/>
        <w:jc w:val="both"/>
      </w:pPr>
    </w:p>
    <w:p w14:paraId="3184C1FE" w14:textId="77777777" w:rsidR="006A6872" w:rsidRPr="00A92DD6" w:rsidRDefault="00270EC8" w:rsidP="00787C5F">
      <w:pPr>
        <w:pStyle w:val="Paragraphedeliste"/>
        <w:numPr>
          <w:ilvl w:val="0"/>
          <w:numId w:val="29"/>
        </w:numPr>
        <w:tabs>
          <w:tab w:val="left" w:pos="839"/>
        </w:tabs>
        <w:ind w:right="233"/>
        <w:jc w:val="both"/>
        <w:rPr>
          <w:b/>
          <w:sz w:val="20"/>
        </w:rPr>
      </w:pPr>
      <w:r w:rsidRPr="00A92DD6">
        <w:rPr>
          <w:b/>
          <w:sz w:val="20"/>
        </w:rPr>
        <w:t xml:space="preserve">Minimum Commitment: </w:t>
      </w:r>
      <w:r w:rsidR="006C3390" w:rsidRPr="00A92DD6">
        <w:rPr>
          <w:bCs/>
          <w:sz w:val="20"/>
        </w:rPr>
        <w:t xml:space="preserve">Unless terminated </w:t>
      </w:r>
      <w:r w:rsidR="00FE2462" w:rsidRPr="00A92DD6">
        <w:rPr>
          <w:bCs/>
          <w:sz w:val="20"/>
        </w:rPr>
        <w:t>earlier</w:t>
      </w:r>
      <w:r w:rsidR="006C3390" w:rsidRPr="00A92DD6">
        <w:rPr>
          <w:bCs/>
          <w:sz w:val="20"/>
        </w:rPr>
        <w:t xml:space="preserve"> pursuant to Section 17 of the Master Agreement,</w:t>
      </w:r>
      <w:r w:rsidR="006C3390" w:rsidRPr="00A92DD6">
        <w:rPr>
          <w:b/>
          <w:sz w:val="20"/>
        </w:rPr>
        <w:t xml:space="preserve"> </w:t>
      </w:r>
      <w:r w:rsidRPr="00A92DD6">
        <w:rPr>
          <w:sz w:val="20"/>
        </w:rPr>
        <w:t>Client commits to receiving the Services for the Service Term set out in Section 1. Throughout</w:t>
      </w:r>
      <w:r w:rsidRPr="00A92DD6">
        <w:rPr>
          <w:spacing w:val="-12"/>
          <w:sz w:val="20"/>
        </w:rPr>
        <w:t xml:space="preserve"> </w:t>
      </w:r>
      <w:r w:rsidRPr="00A92DD6">
        <w:rPr>
          <w:sz w:val="20"/>
        </w:rPr>
        <w:t>the</w:t>
      </w:r>
      <w:r w:rsidRPr="00A92DD6">
        <w:rPr>
          <w:spacing w:val="-11"/>
          <w:sz w:val="20"/>
        </w:rPr>
        <w:t xml:space="preserve"> </w:t>
      </w:r>
      <w:r w:rsidRPr="00A92DD6">
        <w:rPr>
          <w:sz w:val="20"/>
        </w:rPr>
        <w:t>Service</w:t>
      </w:r>
      <w:r w:rsidRPr="00A92DD6">
        <w:rPr>
          <w:spacing w:val="-11"/>
          <w:sz w:val="20"/>
        </w:rPr>
        <w:t xml:space="preserve"> </w:t>
      </w:r>
      <w:r w:rsidRPr="00A92DD6">
        <w:rPr>
          <w:sz w:val="20"/>
        </w:rPr>
        <w:t>Term,</w:t>
      </w:r>
      <w:r w:rsidRPr="00A92DD6">
        <w:rPr>
          <w:spacing w:val="-9"/>
          <w:sz w:val="20"/>
        </w:rPr>
        <w:t xml:space="preserve"> </w:t>
      </w:r>
      <w:r w:rsidRPr="00A92DD6">
        <w:rPr>
          <w:sz w:val="20"/>
        </w:rPr>
        <w:t>Client</w:t>
      </w:r>
      <w:r w:rsidRPr="00A92DD6">
        <w:rPr>
          <w:spacing w:val="-11"/>
          <w:sz w:val="20"/>
        </w:rPr>
        <w:t xml:space="preserve"> </w:t>
      </w:r>
      <w:r w:rsidRPr="00A92DD6">
        <w:rPr>
          <w:sz w:val="20"/>
        </w:rPr>
        <w:t>shall</w:t>
      </w:r>
      <w:r w:rsidRPr="00A92DD6">
        <w:rPr>
          <w:spacing w:val="-11"/>
          <w:sz w:val="20"/>
        </w:rPr>
        <w:t xml:space="preserve"> </w:t>
      </w:r>
      <w:r w:rsidRPr="00A92DD6">
        <w:rPr>
          <w:sz w:val="20"/>
        </w:rPr>
        <w:t>pay</w:t>
      </w:r>
      <w:r w:rsidRPr="00A92DD6">
        <w:rPr>
          <w:spacing w:val="-11"/>
          <w:sz w:val="20"/>
        </w:rPr>
        <w:t xml:space="preserve"> </w:t>
      </w:r>
      <w:r w:rsidRPr="00A92DD6">
        <w:rPr>
          <w:sz w:val="20"/>
        </w:rPr>
        <w:t>to</w:t>
      </w:r>
      <w:r w:rsidRPr="00A92DD6">
        <w:rPr>
          <w:spacing w:val="-11"/>
          <w:sz w:val="20"/>
        </w:rPr>
        <w:t xml:space="preserve"> </w:t>
      </w:r>
      <w:r w:rsidRPr="00A92DD6">
        <w:rPr>
          <w:sz w:val="20"/>
        </w:rPr>
        <w:t>Supplier</w:t>
      </w:r>
      <w:r w:rsidRPr="00A92DD6">
        <w:rPr>
          <w:spacing w:val="-12"/>
          <w:sz w:val="20"/>
        </w:rPr>
        <w:t xml:space="preserve"> </w:t>
      </w:r>
      <w:r w:rsidRPr="00A92DD6">
        <w:rPr>
          <w:sz w:val="20"/>
        </w:rPr>
        <w:t>the</w:t>
      </w:r>
      <w:r w:rsidRPr="00A92DD6">
        <w:rPr>
          <w:spacing w:val="-10"/>
          <w:sz w:val="20"/>
        </w:rPr>
        <w:t xml:space="preserve"> </w:t>
      </w:r>
      <w:r w:rsidRPr="00A92DD6">
        <w:rPr>
          <w:sz w:val="20"/>
        </w:rPr>
        <w:t>monthly</w:t>
      </w:r>
      <w:r w:rsidRPr="00A92DD6">
        <w:rPr>
          <w:spacing w:val="-12"/>
          <w:sz w:val="20"/>
        </w:rPr>
        <w:t xml:space="preserve"> </w:t>
      </w:r>
      <w:r w:rsidRPr="00A92DD6">
        <w:rPr>
          <w:sz w:val="20"/>
        </w:rPr>
        <w:t>fees</w:t>
      </w:r>
      <w:r w:rsidRPr="00A92DD6">
        <w:rPr>
          <w:spacing w:val="-10"/>
          <w:sz w:val="20"/>
        </w:rPr>
        <w:t xml:space="preserve"> </w:t>
      </w:r>
      <w:r w:rsidRPr="00A92DD6">
        <w:rPr>
          <w:sz w:val="20"/>
        </w:rPr>
        <w:t>as</w:t>
      </w:r>
      <w:r w:rsidRPr="00A92DD6">
        <w:rPr>
          <w:spacing w:val="-11"/>
          <w:sz w:val="20"/>
        </w:rPr>
        <w:t xml:space="preserve"> </w:t>
      </w:r>
      <w:r w:rsidRPr="00A92DD6">
        <w:rPr>
          <w:sz w:val="20"/>
        </w:rPr>
        <w:t>set</w:t>
      </w:r>
      <w:r w:rsidRPr="00A92DD6">
        <w:rPr>
          <w:spacing w:val="-12"/>
          <w:sz w:val="20"/>
        </w:rPr>
        <w:t xml:space="preserve"> </w:t>
      </w:r>
      <w:r w:rsidRPr="00A92DD6">
        <w:rPr>
          <w:sz w:val="20"/>
        </w:rPr>
        <w:t>out</w:t>
      </w:r>
      <w:r w:rsidRPr="00A92DD6">
        <w:rPr>
          <w:spacing w:val="-11"/>
          <w:sz w:val="20"/>
        </w:rPr>
        <w:t xml:space="preserve"> </w:t>
      </w:r>
      <w:r w:rsidRPr="00A92DD6">
        <w:rPr>
          <w:sz w:val="20"/>
        </w:rPr>
        <w:t>in</w:t>
      </w:r>
      <w:r w:rsidRPr="00A92DD6">
        <w:rPr>
          <w:spacing w:val="-10"/>
          <w:sz w:val="20"/>
        </w:rPr>
        <w:t xml:space="preserve"> </w:t>
      </w:r>
      <w:r w:rsidRPr="00A92DD6">
        <w:rPr>
          <w:sz w:val="20"/>
        </w:rPr>
        <w:t>Exhibit</w:t>
      </w:r>
      <w:r w:rsidRPr="00A92DD6">
        <w:rPr>
          <w:spacing w:val="-11"/>
          <w:sz w:val="20"/>
        </w:rPr>
        <w:t xml:space="preserve"> </w:t>
      </w:r>
      <w:r w:rsidRPr="00A92DD6">
        <w:rPr>
          <w:sz w:val="20"/>
        </w:rPr>
        <w:t>A</w:t>
      </w:r>
      <w:r w:rsidRPr="00A92DD6">
        <w:rPr>
          <w:spacing w:val="-12"/>
          <w:sz w:val="20"/>
        </w:rPr>
        <w:t xml:space="preserve"> </w:t>
      </w:r>
      <w:r w:rsidRPr="00A92DD6">
        <w:rPr>
          <w:sz w:val="20"/>
        </w:rPr>
        <w:t>based</w:t>
      </w:r>
      <w:r w:rsidRPr="00A92DD6">
        <w:rPr>
          <w:spacing w:val="-11"/>
          <w:sz w:val="20"/>
        </w:rPr>
        <w:t xml:space="preserve"> </w:t>
      </w:r>
      <w:r w:rsidRPr="00A92DD6">
        <w:rPr>
          <w:sz w:val="20"/>
        </w:rPr>
        <w:t>on</w:t>
      </w:r>
      <w:r w:rsidRPr="00A92DD6">
        <w:rPr>
          <w:spacing w:val="-10"/>
          <w:sz w:val="20"/>
        </w:rPr>
        <w:t xml:space="preserve"> </w:t>
      </w:r>
      <w:r w:rsidRPr="00A92DD6">
        <w:rPr>
          <w:sz w:val="20"/>
        </w:rPr>
        <w:t>Client’s actual usage of the Services.</w:t>
      </w:r>
    </w:p>
    <w:p w14:paraId="624735A5" w14:textId="77777777" w:rsidR="00EB765B" w:rsidRPr="00A92DD6" w:rsidRDefault="00EB765B" w:rsidP="00FD101B">
      <w:pPr>
        <w:pStyle w:val="Corpsdetexte"/>
        <w:jc w:val="both"/>
      </w:pPr>
    </w:p>
    <w:p w14:paraId="00D65DF5" w14:textId="416C00A4" w:rsidR="00F31589" w:rsidRPr="00A92DD6" w:rsidRDefault="009B76B6" w:rsidP="00F31589">
      <w:pPr>
        <w:pStyle w:val="Paragraphedeliste"/>
        <w:numPr>
          <w:ilvl w:val="0"/>
          <w:numId w:val="29"/>
        </w:numPr>
        <w:tabs>
          <w:tab w:val="left" w:pos="837"/>
          <w:tab w:val="left" w:pos="839"/>
        </w:tabs>
        <w:spacing w:before="1"/>
        <w:ind w:right="233"/>
        <w:jc w:val="both"/>
      </w:pPr>
      <w:r w:rsidRPr="00A92DD6">
        <w:rPr>
          <w:b/>
          <w:bCs/>
          <w:sz w:val="20"/>
          <w:szCs w:val="20"/>
        </w:rPr>
        <w:t>Early</w:t>
      </w:r>
      <w:r w:rsidRPr="00EE3B94">
        <w:rPr>
          <w:b/>
          <w:sz w:val="20"/>
        </w:rPr>
        <w:t xml:space="preserve"> </w:t>
      </w:r>
      <w:r w:rsidRPr="00A92DD6">
        <w:rPr>
          <w:b/>
          <w:bCs/>
          <w:sz w:val="20"/>
          <w:szCs w:val="20"/>
        </w:rPr>
        <w:t>Termination</w:t>
      </w:r>
      <w:r w:rsidRPr="00EE3B94">
        <w:rPr>
          <w:b/>
          <w:sz w:val="20"/>
        </w:rPr>
        <w:t xml:space="preserve"> </w:t>
      </w:r>
      <w:r w:rsidRPr="00A92DD6">
        <w:rPr>
          <w:b/>
          <w:bCs/>
          <w:sz w:val="20"/>
          <w:szCs w:val="20"/>
        </w:rPr>
        <w:t>by</w:t>
      </w:r>
      <w:r w:rsidRPr="00EE3B94">
        <w:rPr>
          <w:b/>
          <w:sz w:val="20"/>
        </w:rPr>
        <w:t xml:space="preserve"> </w:t>
      </w:r>
      <w:r w:rsidRPr="00A92DD6">
        <w:rPr>
          <w:b/>
          <w:bCs/>
          <w:sz w:val="20"/>
          <w:szCs w:val="20"/>
        </w:rPr>
        <w:t>Client:</w:t>
      </w:r>
      <w:r w:rsidRPr="00EE3B94">
        <w:rPr>
          <w:b/>
          <w:sz w:val="20"/>
        </w:rPr>
        <w:t xml:space="preserve"> </w:t>
      </w:r>
      <w:r w:rsidR="00402791" w:rsidRPr="00EE3B94">
        <w:rPr>
          <w:sz w:val="20"/>
        </w:rPr>
        <w:t>In addition to the termination rights provided under Section 17</w:t>
      </w:r>
      <w:r w:rsidR="00402791" w:rsidRPr="00EE3B94">
        <w:rPr>
          <w:b/>
          <w:sz w:val="20"/>
        </w:rPr>
        <w:t xml:space="preserve"> </w:t>
      </w:r>
      <w:r w:rsidR="00402791" w:rsidRPr="00A92DD6">
        <w:rPr>
          <w:bCs/>
          <w:sz w:val="20"/>
        </w:rPr>
        <w:t>of the Master Agreement,</w:t>
      </w:r>
      <w:r w:rsidR="00402791" w:rsidRPr="00A92DD6">
        <w:rPr>
          <w:b/>
          <w:sz w:val="20"/>
        </w:rPr>
        <w:t xml:space="preserve"> </w:t>
      </w:r>
      <w:r w:rsidRPr="00A92DD6">
        <w:rPr>
          <w:sz w:val="20"/>
          <w:szCs w:val="20"/>
        </w:rPr>
        <w:t>Client</w:t>
      </w:r>
      <w:r w:rsidRPr="00EE3B94">
        <w:rPr>
          <w:sz w:val="20"/>
        </w:rPr>
        <w:t xml:space="preserve"> </w:t>
      </w:r>
      <w:r w:rsidRPr="00A92DD6">
        <w:rPr>
          <w:sz w:val="20"/>
          <w:szCs w:val="20"/>
        </w:rPr>
        <w:t>may</w:t>
      </w:r>
      <w:r w:rsidRPr="00EE3B94">
        <w:rPr>
          <w:sz w:val="20"/>
        </w:rPr>
        <w:t xml:space="preserve"> </w:t>
      </w:r>
      <w:r w:rsidRPr="00A92DD6">
        <w:rPr>
          <w:sz w:val="20"/>
          <w:szCs w:val="20"/>
        </w:rPr>
        <w:t>terminate</w:t>
      </w:r>
      <w:r w:rsidRPr="00EE3B94">
        <w:rPr>
          <w:sz w:val="20"/>
        </w:rPr>
        <w:t xml:space="preserve"> </w:t>
      </w:r>
      <w:r w:rsidRPr="00A92DD6">
        <w:rPr>
          <w:sz w:val="20"/>
          <w:szCs w:val="20"/>
        </w:rPr>
        <w:t>the</w:t>
      </w:r>
      <w:r w:rsidRPr="00EE3B94">
        <w:rPr>
          <w:sz w:val="20"/>
        </w:rPr>
        <w:t xml:space="preserve"> </w:t>
      </w:r>
      <w:r w:rsidRPr="00A92DD6">
        <w:rPr>
          <w:sz w:val="20"/>
          <w:szCs w:val="20"/>
        </w:rPr>
        <w:t>Services</w:t>
      </w:r>
      <w:r w:rsidRPr="00EE3B94">
        <w:rPr>
          <w:sz w:val="20"/>
        </w:rPr>
        <w:t xml:space="preserve"> </w:t>
      </w:r>
      <w:r w:rsidRPr="00A92DD6">
        <w:rPr>
          <w:sz w:val="20"/>
          <w:szCs w:val="20"/>
        </w:rPr>
        <w:t>at</w:t>
      </w:r>
      <w:r w:rsidRPr="00EE3B94">
        <w:rPr>
          <w:sz w:val="20"/>
        </w:rPr>
        <w:t xml:space="preserve"> </w:t>
      </w:r>
      <w:r w:rsidRPr="00A92DD6">
        <w:rPr>
          <w:sz w:val="20"/>
          <w:szCs w:val="20"/>
        </w:rPr>
        <w:t>any</w:t>
      </w:r>
      <w:r w:rsidRPr="00EE3B94">
        <w:rPr>
          <w:sz w:val="20"/>
        </w:rPr>
        <w:t xml:space="preserve"> </w:t>
      </w:r>
      <w:r w:rsidRPr="00A92DD6">
        <w:rPr>
          <w:sz w:val="20"/>
          <w:szCs w:val="20"/>
        </w:rPr>
        <w:t>time</w:t>
      </w:r>
      <w:r w:rsidRPr="00EE3B94">
        <w:rPr>
          <w:sz w:val="20"/>
        </w:rPr>
        <w:t xml:space="preserve"> </w:t>
      </w:r>
      <w:r w:rsidRPr="00A92DD6">
        <w:rPr>
          <w:sz w:val="20"/>
          <w:szCs w:val="20"/>
        </w:rPr>
        <w:t>before</w:t>
      </w:r>
      <w:r w:rsidRPr="00EE3B94">
        <w:rPr>
          <w:sz w:val="20"/>
        </w:rPr>
        <w:t xml:space="preserve"> </w:t>
      </w:r>
      <w:r w:rsidRPr="00A92DD6">
        <w:rPr>
          <w:sz w:val="20"/>
          <w:szCs w:val="20"/>
        </w:rPr>
        <w:t>the</w:t>
      </w:r>
      <w:r w:rsidRPr="00EE3B94">
        <w:rPr>
          <w:sz w:val="20"/>
        </w:rPr>
        <w:t xml:space="preserve"> </w:t>
      </w:r>
      <w:r w:rsidRPr="00A92DD6">
        <w:rPr>
          <w:sz w:val="20"/>
          <w:szCs w:val="20"/>
        </w:rPr>
        <w:t>end</w:t>
      </w:r>
      <w:r w:rsidRPr="00EE3B94">
        <w:rPr>
          <w:sz w:val="20"/>
        </w:rPr>
        <w:t xml:space="preserve"> </w:t>
      </w:r>
      <w:r w:rsidRPr="00A92DD6">
        <w:rPr>
          <w:sz w:val="20"/>
          <w:szCs w:val="20"/>
        </w:rPr>
        <w:t>of</w:t>
      </w:r>
      <w:r w:rsidRPr="00EE3B94">
        <w:rPr>
          <w:sz w:val="20"/>
        </w:rPr>
        <w:t xml:space="preserve"> </w:t>
      </w:r>
      <w:r w:rsidR="00E14E3B" w:rsidRPr="00A92DD6">
        <w:rPr>
          <w:sz w:val="20"/>
          <w:szCs w:val="20"/>
        </w:rPr>
        <w:t>th</w:t>
      </w:r>
      <w:ins w:id="123" w:author="Archambault, Sophie" w:date="2025-12-22T11:07:00Z" w16du:dateUtc="2025-12-22T16:07:00Z">
        <w:r w:rsidR="00745724">
          <w:rPr>
            <w:sz w:val="20"/>
            <w:szCs w:val="20"/>
          </w:rPr>
          <w:t>e</w:t>
        </w:r>
      </w:ins>
      <w:del w:id="124" w:author="Archambault, Sophie" w:date="2025-12-22T11:07:00Z" w16du:dateUtc="2025-12-22T16:07:00Z">
        <w:r w:rsidR="00E14E3B" w:rsidRPr="00A92DD6" w:rsidDel="00745724">
          <w:rPr>
            <w:sz w:val="20"/>
            <w:szCs w:val="20"/>
          </w:rPr>
          <w:delText>is</w:delText>
        </w:r>
      </w:del>
      <w:r w:rsidRPr="00EE3B94">
        <w:rPr>
          <w:sz w:val="20"/>
        </w:rPr>
        <w:t xml:space="preserve"> </w:t>
      </w:r>
      <w:r w:rsidRPr="00A92DD6">
        <w:rPr>
          <w:sz w:val="20"/>
          <w:szCs w:val="20"/>
        </w:rPr>
        <w:t>Service Term</w:t>
      </w:r>
      <w:r w:rsidRPr="00EE3B94">
        <w:rPr>
          <w:sz w:val="20"/>
        </w:rPr>
        <w:t xml:space="preserve"> </w:t>
      </w:r>
      <w:r w:rsidRPr="00A92DD6">
        <w:rPr>
          <w:sz w:val="20"/>
          <w:szCs w:val="20"/>
        </w:rPr>
        <w:t>by giving</w:t>
      </w:r>
      <w:r w:rsidRPr="00EE3B94">
        <w:rPr>
          <w:sz w:val="20"/>
        </w:rPr>
        <w:t xml:space="preserve"> </w:t>
      </w:r>
      <w:r w:rsidRPr="00A92DD6">
        <w:rPr>
          <w:sz w:val="20"/>
          <w:szCs w:val="20"/>
        </w:rPr>
        <w:t>notice</w:t>
      </w:r>
      <w:r w:rsidRPr="00EE3B94">
        <w:rPr>
          <w:sz w:val="20"/>
        </w:rPr>
        <w:t xml:space="preserve"> </w:t>
      </w:r>
      <w:r w:rsidRPr="00A92DD6">
        <w:rPr>
          <w:sz w:val="20"/>
          <w:szCs w:val="20"/>
        </w:rPr>
        <w:t>of</w:t>
      </w:r>
      <w:r w:rsidRPr="00EE3B94">
        <w:rPr>
          <w:sz w:val="20"/>
        </w:rPr>
        <w:t xml:space="preserve"> </w:t>
      </w:r>
      <w:r w:rsidRPr="00A92DD6">
        <w:rPr>
          <w:sz w:val="20"/>
          <w:szCs w:val="20"/>
        </w:rPr>
        <w:t>termination to Supplier at</w:t>
      </w:r>
      <w:r w:rsidRPr="00EE3B94">
        <w:rPr>
          <w:sz w:val="20"/>
        </w:rPr>
        <w:t xml:space="preserve"> </w:t>
      </w:r>
      <w:r w:rsidRPr="00A92DD6">
        <w:rPr>
          <w:sz w:val="20"/>
          <w:szCs w:val="20"/>
        </w:rPr>
        <w:t>least ninety (90)</w:t>
      </w:r>
      <w:r w:rsidRPr="00EE3B94">
        <w:rPr>
          <w:sz w:val="20"/>
        </w:rPr>
        <w:t xml:space="preserve"> </w:t>
      </w:r>
      <w:r w:rsidRPr="00A92DD6">
        <w:rPr>
          <w:sz w:val="20"/>
          <w:szCs w:val="20"/>
        </w:rPr>
        <w:t>days</w:t>
      </w:r>
      <w:r w:rsidRPr="00EE3B94">
        <w:rPr>
          <w:sz w:val="20"/>
        </w:rPr>
        <w:t xml:space="preserve"> </w:t>
      </w:r>
      <w:r w:rsidRPr="00A92DD6">
        <w:rPr>
          <w:sz w:val="20"/>
          <w:szCs w:val="20"/>
        </w:rPr>
        <w:t>before</w:t>
      </w:r>
      <w:r w:rsidRPr="00EE3B94">
        <w:rPr>
          <w:sz w:val="20"/>
        </w:rPr>
        <w:t xml:space="preserve"> </w:t>
      </w:r>
      <w:r w:rsidRPr="00A92DD6">
        <w:rPr>
          <w:sz w:val="20"/>
          <w:szCs w:val="20"/>
        </w:rPr>
        <w:t>the</w:t>
      </w:r>
      <w:r w:rsidRPr="00EE3B94">
        <w:rPr>
          <w:sz w:val="20"/>
        </w:rPr>
        <w:t xml:space="preserve"> </w:t>
      </w:r>
      <w:r w:rsidRPr="00A92DD6">
        <w:rPr>
          <w:sz w:val="20"/>
          <w:szCs w:val="20"/>
        </w:rPr>
        <w:t>proposed early termination date</w:t>
      </w:r>
      <w:r w:rsidRPr="00EE3B94">
        <w:rPr>
          <w:sz w:val="20"/>
        </w:rPr>
        <w:t xml:space="preserve"> </w:t>
      </w:r>
      <w:r w:rsidRPr="00A92DD6">
        <w:rPr>
          <w:sz w:val="20"/>
          <w:szCs w:val="20"/>
        </w:rPr>
        <w:t>(the</w:t>
      </w:r>
      <w:r w:rsidRPr="00EE3B94">
        <w:rPr>
          <w:sz w:val="20"/>
        </w:rPr>
        <w:t xml:space="preserve"> </w:t>
      </w:r>
      <w:r w:rsidRPr="00A92DD6">
        <w:rPr>
          <w:sz w:val="20"/>
          <w:szCs w:val="20"/>
        </w:rPr>
        <w:t>“</w:t>
      </w:r>
      <w:r w:rsidRPr="00A92DD6">
        <w:rPr>
          <w:b/>
          <w:bCs/>
          <w:sz w:val="20"/>
          <w:szCs w:val="20"/>
        </w:rPr>
        <w:t>Terminated</w:t>
      </w:r>
      <w:r w:rsidRPr="00EE3B94">
        <w:rPr>
          <w:b/>
          <w:sz w:val="20"/>
        </w:rPr>
        <w:t xml:space="preserve"> </w:t>
      </w:r>
      <w:r w:rsidRPr="00A92DD6">
        <w:rPr>
          <w:b/>
          <w:bCs/>
          <w:sz w:val="20"/>
          <w:szCs w:val="20"/>
        </w:rPr>
        <w:t>Service</w:t>
      </w:r>
      <w:r w:rsidR="00EC4CCA" w:rsidRPr="00A92DD6">
        <w:rPr>
          <w:b/>
          <w:bCs/>
          <w:sz w:val="20"/>
          <w:szCs w:val="20"/>
        </w:rPr>
        <w:t>s</w:t>
      </w:r>
      <w:r w:rsidRPr="00A92DD6">
        <w:rPr>
          <w:sz w:val="20"/>
          <w:szCs w:val="20"/>
        </w:rPr>
        <w:t>”).</w:t>
      </w:r>
      <w:r w:rsidRPr="00EE3B94">
        <w:rPr>
          <w:sz w:val="20"/>
        </w:rPr>
        <w:t xml:space="preserve"> </w:t>
      </w:r>
      <w:r w:rsidRPr="00A92DD6">
        <w:rPr>
          <w:sz w:val="20"/>
          <w:szCs w:val="20"/>
        </w:rPr>
        <w:t>If</w:t>
      </w:r>
      <w:r w:rsidRPr="00EE3B94">
        <w:rPr>
          <w:sz w:val="20"/>
        </w:rPr>
        <w:t xml:space="preserve"> </w:t>
      </w:r>
      <w:r w:rsidRPr="00A92DD6">
        <w:rPr>
          <w:sz w:val="20"/>
          <w:szCs w:val="20"/>
        </w:rPr>
        <w:t>Client</w:t>
      </w:r>
      <w:r w:rsidRPr="00EE3B94">
        <w:rPr>
          <w:sz w:val="20"/>
        </w:rPr>
        <w:t xml:space="preserve"> </w:t>
      </w:r>
      <w:r w:rsidRPr="00A92DD6">
        <w:rPr>
          <w:sz w:val="20"/>
          <w:szCs w:val="20"/>
        </w:rPr>
        <w:t>terminates</w:t>
      </w:r>
      <w:r w:rsidRPr="00EE3B94">
        <w:rPr>
          <w:sz w:val="20"/>
        </w:rPr>
        <w:t xml:space="preserve"> </w:t>
      </w:r>
      <w:r w:rsidR="00EC4CCA" w:rsidRPr="00EE3B94">
        <w:rPr>
          <w:sz w:val="20"/>
        </w:rPr>
        <w:t xml:space="preserve">the </w:t>
      </w:r>
      <w:r w:rsidRPr="00A92DD6">
        <w:rPr>
          <w:sz w:val="20"/>
          <w:szCs w:val="20"/>
        </w:rPr>
        <w:t>Service</w:t>
      </w:r>
      <w:r w:rsidR="00EC4CCA" w:rsidRPr="00A92DD6">
        <w:rPr>
          <w:sz w:val="20"/>
          <w:szCs w:val="20"/>
        </w:rPr>
        <w:t>s</w:t>
      </w:r>
      <w:r w:rsidRPr="00EE3B94">
        <w:rPr>
          <w:sz w:val="20"/>
        </w:rPr>
        <w:t xml:space="preserve"> </w:t>
      </w:r>
      <w:r w:rsidRPr="00A92DD6">
        <w:rPr>
          <w:sz w:val="20"/>
          <w:szCs w:val="20"/>
        </w:rPr>
        <w:t>under</w:t>
      </w:r>
      <w:r w:rsidRPr="00EE3B94">
        <w:rPr>
          <w:sz w:val="20"/>
        </w:rPr>
        <w:t xml:space="preserve"> </w:t>
      </w:r>
      <w:r w:rsidRPr="00A92DD6">
        <w:rPr>
          <w:sz w:val="20"/>
          <w:szCs w:val="20"/>
        </w:rPr>
        <w:t>this</w:t>
      </w:r>
      <w:r w:rsidRPr="00EE3B94">
        <w:rPr>
          <w:sz w:val="20"/>
        </w:rPr>
        <w:t xml:space="preserve"> </w:t>
      </w:r>
      <w:r w:rsidRPr="00A92DD6">
        <w:rPr>
          <w:sz w:val="20"/>
          <w:szCs w:val="20"/>
        </w:rPr>
        <w:t>Section,</w:t>
      </w:r>
      <w:r w:rsidRPr="00EE3B94">
        <w:rPr>
          <w:sz w:val="20"/>
        </w:rPr>
        <w:t xml:space="preserve"> </w:t>
      </w:r>
      <w:r w:rsidRPr="00A92DD6">
        <w:rPr>
          <w:sz w:val="20"/>
          <w:szCs w:val="20"/>
        </w:rPr>
        <w:t>the</w:t>
      </w:r>
      <w:r w:rsidRPr="00EE3B94">
        <w:rPr>
          <w:sz w:val="20"/>
        </w:rPr>
        <w:t xml:space="preserve"> </w:t>
      </w:r>
      <w:r w:rsidRPr="00A92DD6">
        <w:rPr>
          <w:sz w:val="20"/>
          <w:szCs w:val="20"/>
        </w:rPr>
        <w:t>Client</w:t>
      </w:r>
      <w:r w:rsidRPr="00EE3B94">
        <w:rPr>
          <w:sz w:val="20"/>
        </w:rPr>
        <w:t xml:space="preserve"> </w:t>
      </w:r>
      <w:r w:rsidRPr="00A92DD6">
        <w:rPr>
          <w:sz w:val="20"/>
          <w:szCs w:val="20"/>
        </w:rPr>
        <w:t>shall</w:t>
      </w:r>
      <w:r w:rsidRPr="00EE3B94">
        <w:rPr>
          <w:sz w:val="20"/>
        </w:rPr>
        <w:t xml:space="preserve"> </w:t>
      </w:r>
      <w:r w:rsidRPr="00A92DD6">
        <w:rPr>
          <w:sz w:val="20"/>
          <w:szCs w:val="20"/>
        </w:rPr>
        <w:t>pay</w:t>
      </w:r>
      <w:r w:rsidRPr="00EE3B94">
        <w:rPr>
          <w:sz w:val="20"/>
        </w:rPr>
        <w:t xml:space="preserve"> </w:t>
      </w:r>
      <w:r w:rsidRPr="00A92DD6">
        <w:rPr>
          <w:sz w:val="20"/>
          <w:szCs w:val="20"/>
        </w:rPr>
        <w:t>to</w:t>
      </w:r>
      <w:r w:rsidRPr="00EE3B94">
        <w:rPr>
          <w:sz w:val="20"/>
        </w:rPr>
        <w:t xml:space="preserve"> </w:t>
      </w:r>
      <w:r w:rsidRPr="00A92DD6">
        <w:rPr>
          <w:sz w:val="20"/>
          <w:szCs w:val="20"/>
        </w:rPr>
        <w:t>Supplier all</w:t>
      </w:r>
      <w:r w:rsidRPr="00EE3B94">
        <w:rPr>
          <w:sz w:val="20"/>
        </w:rPr>
        <w:t xml:space="preserve"> </w:t>
      </w:r>
      <w:r w:rsidRPr="00A92DD6">
        <w:rPr>
          <w:sz w:val="20"/>
          <w:szCs w:val="20"/>
        </w:rPr>
        <w:t>Fees</w:t>
      </w:r>
      <w:r w:rsidRPr="00EE3B94">
        <w:rPr>
          <w:sz w:val="20"/>
        </w:rPr>
        <w:t xml:space="preserve"> </w:t>
      </w:r>
      <w:r w:rsidRPr="00A92DD6">
        <w:rPr>
          <w:sz w:val="20"/>
          <w:szCs w:val="20"/>
        </w:rPr>
        <w:t>and</w:t>
      </w:r>
      <w:r w:rsidRPr="00EE3B94">
        <w:rPr>
          <w:sz w:val="20"/>
        </w:rPr>
        <w:t xml:space="preserve"> </w:t>
      </w:r>
      <w:r w:rsidRPr="00A92DD6">
        <w:rPr>
          <w:sz w:val="20"/>
          <w:szCs w:val="20"/>
        </w:rPr>
        <w:t>Taxes</w:t>
      </w:r>
      <w:r w:rsidRPr="00EE3B94">
        <w:rPr>
          <w:sz w:val="20"/>
        </w:rPr>
        <w:t xml:space="preserve"> </w:t>
      </w:r>
      <w:r w:rsidRPr="00A92DD6">
        <w:rPr>
          <w:sz w:val="20"/>
          <w:szCs w:val="20"/>
        </w:rPr>
        <w:t>due</w:t>
      </w:r>
      <w:r w:rsidRPr="00EE3B94">
        <w:rPr>
          <w:sz w:val="20"/>
        </w:rPr>
        <w:t xml:space="preserve"> </w:t>
      </w:r>
      <w:r w:rsidRPr="00A92DD6">
        <w:rPr>
          <w:sz w:val="20"/>
          <w:szCs w:val="20"/>
        </w:rPr>
        <w:t>for</w:t>
      </w:r>
      <w:r w:rsidRPr="00EE3B94">
        <w:rPr>
          <w:sz w:val="20"/>
        </w:rPr>
        <w:t xml:space="preserve"> </w:t>
      </w:r>
      <w:r w:rsidRPr="00A92DD6">
        <w:rPr>
          <w:sz w:val="20"/>
          <w:szCs w:val="20"/>
        </w:rPr>
        <w:t>the</w:t>
      </w:r>
      <w:r w:rsidRPr="00EE3B94">
        <w:rPr>
          <w:sz w:val="20"/>
        </w:rPr>
        <w:t xml:space="preserve"> </w:t>
      </w:r>
      <w:r w:rsidRPr="00A92DD6">
        <w:rPr>
          <w:sz w:val="20"/>
          <w:szCs w:val="20"/>
        </w:rPr>
        <w:t>Terminated</w:t>
      </w:r>
      <w:r w:rsidRPr="00EE3B94">
        <w:rPr>
          <w:sz w:val="20"/>
        </w:rPr>
        <w:t xml:space="preserve"> </w:t>
      </w:r>
      <w:r w:rsidRPr="00A92DD6">
        <w:rPr>
          <w:sz w:val="20"/>
          <w:szCs w:val="20"/>
        </w:rPr>
        <w:t>Service</w:t>
      </w:r>
      <w:r w:rsidR="007C2B32" w:rsidRPr="00A92DD6">
        <w:rPr>
          <w:sz w:val="20"/>
          <w:szCs w:val="20"/>
        </w:rPr>
        <w:t>s</w:t>
      </w:r>
      <w:r w:rsidRPr="00EE3B94">
        <w:rPr>
          <w:sz w:val="20"/>
        </w:rPr>
        <w:t xml:space="preserve"> </w:t>
      </w:r>
      <w:r w:rsidRPr="00A92DD6">
        <w:rPr>
          <w:sz w:val="20"/>
          <w:szCs w:val="20"/>
        </w:rPr>
        <w:t>up</w:t>
      </w:r>
      <w:r w:rsidRPr="00EE3B94">
        <w:rPr>
          <w:sz w:val="20"/>
        </w:rPr>
        <w:t xml:space="preserve"> </w:t>
      </w:r>
      <w:r w:rsidRPr="00A92DD6">
        <w:rPr>
          <w:sz w:val="20"/>
          <w:szCs w:val="20"/>
        </w:rPr>
        <w:t>to</w:t>
      </w:r>
      <w:r w:rsidRPr="00EE3B94">
        <w:rPr>
          <w:sz w:val="20"/>
        </w:rPr>
        <w:t xml:space="preserve"> </w:t>
      </w:r>
      <w:r w:rsidRPr="00A92DD6">
        <w:rPr>
          <w:sz w:val="20"/>
          <w:szCs w:val="20"/>
        </w:rPr>
        <w:t>the</w:t>
      </w:r>
      <w:r w:rsidRPr="00EE3B94">
        <w:rPr>
          <w:sz w:val="20"/>
        </w:rPr>
        <w:t xml:space="preserve"> </w:t>
      </w:r>
      <w:r w:rsidRPr="00A92DD6">
        <w:rPr>
          <w:sz w:val="20"/>
          <w:szCs w:val="20"/>
        </w:rPr>
        <w:t>date</w:t>
      </w:r>
      <w:r w:rsidRPr="00EE3B94">
        <w:rPr>
          <w:sz w:val="20"/>
        </w:rPr>
        <w:t xml:space="preserve"> </w:t>
      </w:r>
      <w:r w:rsidRPr="00A92DD6">
        <w:rPr>
          <w:sz w:val="20"/>
          <w:szCs w:val="20"/>
        </w:rPr>
        <w:t>of</w:t>
      </w:r>
      <w:r w:rsidRPr="00EE3B94">
        <w:rPr>
          <w:sz w:val="20"/>
        </w:rPr>
        <w:t xml:space="preserve"> </w:t>
      </w:r>
      <w:r w:rsidRPr="00A92DD6">
        <w:rPr>
          <w:sz w:val="20"/>
          <w:szCs w:val="20"/>
        </w:rPr>
        <w:t>termination.</w:t>
      </w:r>
      <w:r w:rsidRPr="00EE3B94">
        <w:rPr>
          <w:sz w:val="20"/>
        </w:rPr>
        <w:t xml:space="preserve"> </w:t>
      </w:r>
      <w:r w:rsidRPr="00A92DD6">
        <w:rPr>
          <w:sz w:val="20"/>
          <w:szCs w:val="20"/>
        </w:rPr>
        <w:t>Client</w:t>
      </w:r>
      <w:r w:rsidRPr="00EE3B94">
        <w:rPr>
          <w:sz w:val="20"/>
        </w:rPr>
        <w:t xml:space="preserve"> </w:t>
      </w:r>
      <w:r w:rsidRPr="00A92DD6">
        <w:rPr>
          <w:sz w:val="20"/>
          <w:szCs w:val="20"/>
        </w:rPr>
        <w:t>shall</w:t>
      </w:r>
      <w:r w:rsidRPr="00EE3B94">
        <w:rPr>
          <w:sz w:val="20"/>
        </w:rPr>
        <w:t xml:space="preserve"> </w:t>
      </w:r>
      <w:r w:rsidRPr="00A92DD6">
        <w:rPr>
          <w:sz w:val="20"/>
          <w:szCs w:val="20"/>
        </w:rPr>
        <w:t>also</w:t>
      </w:r>
      <w:r w:rsidRPr="00EE3B94">
        <w:rPr>
          <w:sz w:val="20"/>
        </w:rPr>
        <w:t xml:space="preserve"> </w:t>
      </w:r>
      <w:r w:rsidRPr="00A92DD6">
        <w:rPr>
          <w:sz w:val="20"/>
          <w:szCs w:val="20"/>
        </w:rPr>
        <w:t>pay</w:t>
      </w:r>
      <w:r w:rsidRPr="00EE3B94">
        <w:rPr>
          <w:sz w:val="20"/>
        </w:rPr>
        <w:t xml:space="preserve"> </w:t>
      </w:r>
      <w:r w:rsidRPr="00A92DD6">
        <w:rPr>
          <w:sz w:val="20"/>
          <w:szCs w:val="20"/>
        </w:rPr>
        <w:t>to</w:t>
      </w:r>
      <w:r w:rsidRPr="00EE3B94">
        <w:rPr>
          <w:sz w:val="20"/>
        </w:rPr>
        <w:t xml:space="preserve"> </w:t>
      </w:r>
      <w:r w:rsidRPr="00FF2C98">
        <w:rPr>
          <w:sz w:val="20"/>
          <w:szCs w:val="20"/>
          <w:highlight w:val="yellow"/>
          <w:rPrChange w:id="125" w:author="Archambault, Sophie" w:date="2025-12-17T11:18:00Z" w16du:dateUtc="2025-12-17T16:18:00Z">
            <w:rPr>
              <w:sz w:val="20"/>
              <w:szCs w:val="20"/>
            </w:rPr>
          </w:rPrChange>
        </w:rPr>
        <w:t>Supplier</w:t>
      </w:r>
      <w:r w:rsidR="009349D0" w:rsidRPr="00FF2C98">
        <w:rPr>
          <w:sz w:val="20"/>
          <w:szCs w:val="20"/>
          <w:highlight w:val="yellow"/>
          <w:rPrChange w:id="126" w:author="Archambault, Sophie" w:date="2025-12-17T11:18:00Z" w16du:dateUtc="2025-12-17T16:18:00Z">
            <w:rPr>
              <w:sz w:val="20"/>
              <w:szCs w:val="20"/>
            </w:rPr>
          </w:rPrChange>
        </w:rPr>
        <w:t xml:space="preserve"> </w:t>
      </w:r>
      <w:r w:rsidR="00190D85" w:rsidRPr="00FF2C98">
        <w:rPr>
          <w:sz w:val="20"/>
          <w:szCs w:val="20"/>
          <w:highlight w:val="yellow"/>
          <w:rPrChange w:id="127" w:author="Archambault, Sophie" w:date="2025-12-17T11:18:00Z" w16du:dateUtc="2025-12-17T16:18:00Z">
            <w:rPr>
              <w:sz w:val="20"/>
              <w:szCs w:val="20"/>
            </w:rPr>
          </w:rPrChange>
        </w:rPr>
        <w:t>(i)</w:t>
      </w:r>
      <w:r w:rsidR="009349D0" w:rsidRPr="00FF2C98">
        <w:rPr>
          <w:sz w:val="20"/>
          <w:szCs w:val="20"/>
          <w:highlight w:val="yellow"/>
          <w:rPrChange w:id="128" w:author="Archambault, Sophie" w:date="2025-12-17T11:18:00Z" w16du:dateUtc="2025-12-17T16:18:00Z">
            <w:rPr>
              <w:sz w:val="20"/>
              <w:szCs w:val="20"/>
            </w:rPr>
          </w:rPrChange>
        </w:rPr>
        <w:t xml:space="preserve"> </w:t>
      </w:r>
      <w:r w:rsidRPr="00FF2C98">
        <w:rPr>
          <w:sz w:val="20"/>
          <w:szCs w:val="20"/>
          <w:highlight w:val="yellow"/>
          <w:rPrChange w:id="129" w:author="Archambault, Sophie" w:date="2025-12-17T11:18:00Z" w16du:dateUtc="2025-12-17T16:18:00Z">
            <w:rPr>
              <w:sz w:val="20"/>
              <w:szCs w:val="20"/>
            </w:rPr>
          </w:rPrChange>
        </w:rPr>
        <w:t xml:space="preserve">100% of </w:t>
      </w:r>
      <w:commentRangeStart w:id="130"/>
      <w:r w:rsidRPr="00FF2C98">
        <w:rPr>
          <w:sz w:val="20"/>
          <w:szCs w:val="20"/>
          <w:highlight w:val="yellow"/>
          <w:rPrChange w:id="131" w:author="Archambault, Sophie" w:date="2025-12-17T11:18:00Z" w16du:dateUtc="2025-12-17T16:18:00Z">
            <w:rPr>
              <w:sz w:val="20"/>
              <w:szCs w:val="20"/>
            </w:rPr>
          </w:rPrChange>
        </w:rPr>
        <w:t>the</w:t>
      </w:r>
      <w:commentRangeEnd w:id="130"/>
      <w:r w:rsidR="005C09C0" w:rsidRPr="00FF2C98">
        <w:rPr>
          <w:rStyle w:val="Marquedecommentaire"/>
          <w:sz w:val="20"/>
          <w:szCs w:val="20"/>
          <w:highlight w:val="yellow"/>
          <w:rPrChange w:id="132" w:author="Archambault, Sophie" w:date="2025-12-17T11:18:00Z" w16du:dateUtc="2025-12-17T16:18:00Z">
            <w:rPr>
              <w:rStyle w:val="Marquedecommentaire"/>
              <w:sz w:val="20"/>
              <w:szCs w:val="20"/>
            </w:rPr>
          </w:rPrChange>
        </w:rPr>
        <w:commentReference w:id="130"/>
      </w:r>
      <w:r w:rsidRPr="00FF2C98">
        <w:rPr>
          <w:sz w:val="20"/>
          <w:szCs w:val="20"/>
          <w:highlight w:val="yellow"/>
          <w:rPrChange w:id="133" w:author="Archambault, Sophie" w:date="2025-12-17T11:18:00Z" w16du:dateUtc="2025-12-17T16:18:00Z">
            <w:rPr>
              <w:sz w:val="20"/>
              <w:szCs w:val="20"/>
            </w:rPr>
          </w:rPrChange>
        </w:rPr>
        <w:t xml:space="preserve"> reasonable out-of-pocket expenses that Supplier incurs or will incur in connection with its contractual</w:t>
      </w:r>
      <w:r w:rsidRPr="00FF2C98">
        <w:rPr>
          <w:sz w:val="20"/>
          <w:highlight w:val="yellow"/>
          <w:rPrChange w:id="134" w:author="Archambault, Sophie" w:date="2025-12-17T11:18:00Z" w16du:dateUtc="2025-12-17T16:18:00Z">
            <w:rPr>
              <w:sz w:val="20"/>
            </w:rPr>
          </w:rPrChange>
        </w:rPr>
        <w:t xml:space="preserve"> </w:t>
      </w:r>
      <w:r w:rsidRPr="00FF2C98">
        <w:rPr>
          <w:sz w:val="20"/>
          <w:szCs w:val="20"/>
          <w:highlight w:val="yellow"/>
          <w:rPrChange w:id="135" w:author="Archambault, Sophie" w:date="2025-12-17T11:18:00Z" w16du:dateUtc="2025-12-17T16:18:00Z">
            <w:rPr>
              <w:sz w:val="20"/>
              <w:szCs w:val="20"/>
            </w:rPr>
          </w:rPrChange>
        </w:rPr>
        <w:t>arrangements</w:t>
      </w:r>
      <w:r w:rsidRPr="00FF2C98">
        <w:rPr>
          <w:sz w:val="20"/>
          <w:highlight w:val="yellow"/>
          <w:rPrChange w:id="136" w:author="Archambault, Sophie" w:date="2025-12-17T11:18:00Z" w16du:dateUtc="2025-12-17T16:18:00Z">
            <w:rPr>
              <w:sz w:val="20"/>
            </w:rPr>
          </w:rPrChange>
        </w:rPr>
        <w:t xml:space="preserve"> </w:t>
      </w:r>
      <w:r w:rsidRPr="00FF2C98">
        <w:rPr>
          <w:sz w:val="20"/>
          <w:szCs w:val="20"/>
          <w:highlight w:val="yellow"/>
          <w:rPrChange w:id="137" w:author="Archambault, Sophie" w:date="2025-12-17T11:18:00Z" w16du:dateUtc="2025-12-17T16:18:00Z">
            <w:rPr>
              <w:sz w:val="20"/>
              <w:szCs w:val="20"/>
            </w:rPr>
          </w:rPrChange>
        </w:rPr>
        <w:t>with</w:t>
      </w:r>
      <w:r w:rsidRPr="00FF2C98">
        <w:rPr>
          <w:sz w:val="20"/>
          <w:highlight w:val="yellow"/>
          <w:rPrChange w:id="138" w:author="Archambault, Sophie" w:date="2025-12-17T11:18:00Z" w16du:dateUtc="2025-12-17T16:18:00Z">
            <w:rPr>
              <w:sz w:val="20"/>
            </w:rPr>
          </w:rPrChange>
        </w:rPr>
        <w:t xml:space="preserve"> </w:t>
      </w:r>
      <w:r w:rsidRPr="00FF2C98">
        <w:rPr>
          <w:sz w:val="20"/>
          <w:szCs w:val="20"/>
          <w:highlight w:val="yellow"/>
          <w:rPrChange w:id="139" w:author="Archambault, Sophie" w:date="2025-12-17T11:18:00Z" w16du:dateUtc="2025-12-17T16:18:00Z">
            <w:rPr>
              <w:sz w:val="20"/>
              <w:szCs w:val="20"/>
            </w:rPr>
          </w:rPrChange>
        </w:rPr>
        <w:t>Supplier</w:t>
      </w:r>
      <w:r w:rsidR="00C71084" w:rsidRPr="00FF2C98">
        <w:rPr>
          <w:sz w:val="20"/>
          <w:szCs w:val="20"/>
          <w:highlight w:val="yellow"/>
          <w:rPrChange w:id="140" w:author="Archambault, Sophie" w:date="2025-12-17T11:18:00Z" w16du:dateUtc="2025-12-17T16:18:00Z">
            <w:rPr>
              <w:sz w:val="20"/>
              <w:szCs w:val="20"/>
            </w:rPr>
          </w:rPrChange>
        </w:rPr>
        <w:t>’s</w:t>
      </w:r>
      <w:r w:rsidRPr="00FF2C98">
        <w:rPr>
          <w:sz w:val="20"/>
          <w:highlight w:val="yellow"/>
          <w:rPrChange w:id="141" w:author="Archambault, Sophie" w:date="2025-12-17T11:18:00Z" w16du:dateUtc="2025-12-17T16:18:00Z">
            <w:rPr>
              <w:sz w:val="20"/>
            </w:rPr>
          </w:rPrChange>
        </w:rPr>
        <w:t xml:space="preserve"> </w:t>
      </w:r>
      <w:del w:id="142" w:author="Ateko" w:date="2025-10-14T14:20:00Z" w16du:dateUtc="2025-10-14T18:20:00Z">
        <w:r w:rsidRPr="00FF2C98">
          <w:rPr>
            <w:sz w:val="20"/>
            <w:szCs w:val="20"/>
            <w:highlight w:val="yellow"/>
            <w:rPrChange w:id="143" w:author="Archambault, Sophie" w:date="2025-12-17T11:18:00Z" w16du:dateUtc="2025-12-17T16:18:00Z">
              <w:rPr>
                <w:sz w:val="20"/>
                <w:szCs w:val="20"/>
              </w:rPr>
            </w:rPrChange>
          </w:rPr>
          <w:delText>pProviders</w:delText>
        </w:r>
      </w:del>
      <w:ins w:id="144" w:author="Ateko" w:date="2025-10-14T14:20:00Z" w16du:dateUtc="2025-10-14T18:20:00Z">
        <w:r w:rsidR="00256044" w:rsidRPr="00FF2C98">
          <w:rPr>
            <w:sz w:val="20"/>
            <w:szCs w:val="20"/>
            <w:highlight w:val="yellow"/>
            <w:rPrChange w:id="145" w:author="Archambault, Sophie" w:date="2025-12-17T11:18:00Z" w16du:dateUtc="2025-12-17T16:18:00Z">
              <w:rPr>
                <w:sz w:val="20"/>
                <w:szCs w:val="20"/>
              </w:rPr>
            </w:rPrChange>
          </w:rPr>
          <w:t>p</w:t>
        </w:r>
        <w:r w:rsidRPr="00FF2C98">
          <w:rPr>
            <w:sz w:val="20"/>
            <w:szCs w:val="20"/>
            <w:highlight w:val="yellow"/>
            <w:rPrChange w:id="146" w:author="Archambault, Sophie" w:date="2025-12-17T11:18:00Z" w16du:dateUtc="2025-12-17T16:18:00Z">
              <w:rPr>
                <w:sz w:val="20"/>
                <w:szCs w:val="20"/>
              </w:rPr>
            </w:rPrChange>
          </w:rPr>
          <w:t>roviders</w:t>
        </w:r>
      </w:ins>
      <w:r w:rsidRPr="00FF2C98">
        <w:rPr>
          <w:sz w:val="20"/>
          <w:szCs w:val="20"/>
          <w:highlight w:val="yellow"/>
          <w:rPrChange w:id="147" w:author="Archambault, Sophie" w:date="2025-12-17T11:18:00Z" w16du:dateUtc="2025-12-17T16:18:00Z">
            <w:rPr>
              <w:sz w:val="20"/>
              <w:szCs w:val="20"/>
            </w:rPr>
          </w:rPrChange>
        </w:rPr>
        <w:t>,</w:t>
      </w:r>
      <w:r w:rsidRPr="00FF2C98">
        <w:rPr>
          <w:sz w:val="20"/>
          <w:highlight w:val="yellow"/>
          <w:rPrChange w:id="148" w:author="Archambault, Sophie" w:date="2025-12-17T11:18:00Z" w16du:dateUtc="2025-12-17T16:18:00Z">
            <w:rPr>
              <w:sz w:val="20"/>
            </w:rPr>
          </w:rPrChange>
        </w:rPr>
        <w:t xml:space="preserve"> </w:t>
      </w:r>
      <w:r w:rsidR="00DE27E9" w:rsidRPr="00FF2C98">
        <w:rPr>
          <w:sz w:val="20"/>
          <w:szCs w:val="20"/>
          <w:highlight w:val="yellow"/>
          <w:rPrChange w:id="149" w:author="Archambault, Sophie" w:date="2025-12-17T11:18:00Z" w16du:dateUtc="2025-12-17T16:18:00Z">
            <w:rPr>
              <w:sz w:val="20"/>
              <w:szCs w:val="20"/>
            </w:rPr>
          </w:rPrChange>
        </w:rPr>
        <w:t>in order to provide the Services</w:t>
      </w:r>
      <w:r w:rsidRPr="00FF2C98">
        <w:rPr>
          <w:sz w:val="20"/>
          <w:szCs w:val="20"/>
          <w:highlight w:val="yellow"/>
          <w:rPrChange w:id="150" w:author="Archambault, Sophie" w:date="2025-12-17T11:18:00Z" w16du:dateUtc="2025-12-17T16:18:00Z">
            <w:rPr>
              <w:sz w:val="20"/>
              <w:szCs w:val="20"/>
            </w:rPr>
          </w:rPrChange>
        </w:rPr>
        <w:t>,</w:t>
      </w:r>
      <w:r w:rsidRPr="00EE3B94">
        <w:rPr>
          <w:sz w:val="20"/>
        </w:rPr>
        <w:t xml:space="preserve"> </w:t>
      </w:r>
      <w:r w:rsidRPr="00A92DD6">
        <w:rPr>
          <w:sz w:val="20"/>
          <w:szCs w:val="20"/>
        </w:rPr>
        <w:t>and</w:t>
      </w:r>
      <w:r w:rsidRPr="00EE3B94">
        <w:rPr>
          <w:sz w:val="20"/>
        </w:rPr>
        <w:t xml:space="preserve"> </w:t>
      </w:r>
      <w:r w:rsidRPr="00A92DD6">
        <w:rPr>
          <w:sz w:val="20"/>
          <w:szCs w:val="20"/>
        </w:rPr>
        <w:t>(ii)</w:t>
      </w:r>
      <w:r w:rsidRPr="00EE3B94">
        <w:rPr>
          <w:sz w:val="20"/>
        </w:rPr>
        <w:t xml:space="preserve"> </w:t>
      </w:r>
      <w:r w:rsidRPr="00A92DD6">
        <w:rPr>
          <w:sz w:val="20"/>
          <w:szCs w:val="20"/>
        </w:rPr>
        <w:t>if</w:t>
      </w:r>
      <w:r w:rsidRPr="00EE3B94">
        <w:rPr>
          <w:sz w:val="20"/>
        </w:rPr>
        <w:t xml:space="preserve"> </w:t>
      </w:r>
      <w:r w:rsidRPr="00A92DD6">
        <w:rPr>
          <w:sz w:val="20"/>
          <w:szCs w:val="20"/>
        </w:rPr>
        <w:t>Client</w:t>
      </w:r>
      <w:r w:rsidRPr="00EE3B94">
        <w:rPr>
          <w:sz w:val="20"/>
        </w:rPr>
        <w:t xml:space="preserve"> </w:t>
      </w:r>
      <w:r w:rsidRPr="00A92DD6">
        <w:rPr>
          <w:sz w:val="20"/>
          <w:szCs w:val="20"/>
        </w:rPr>
        <w:t>terminates</w:t>
      </w:r>
      <w:r w:rsidRPr="00EE3B94">
        <w:rPr>
          <w:sz w:val="20"/>
        </w:rPr>
        <w:t xml:space="preserve"> </w:t>
      </w:r>
      <w:ins w:id="151" w:author="Archambault, Sophie" w:date="2025-12-22T11:08:00Z" w16du:dateUtc="2025-12-22T16:08:00Z">
        <w:r w:rsidR="00CF5F30">
          <w:rPr>
            <w:sz w:val="20"/>
          </w:rPr>
          <w:t xml:space="preserve">the Service Schedule </w:t>
        </w:r>
      </w:ins>
      <w:del w:id="152" w:author="Archambault, Sophie" w:date="2025-12-22T11:08:00Z" w16du:dateUtc="2025-12-22T16:08:00Z">
        <w:r w:rsidRPr="00A92DD6" w:rsidDel="00E9425F">
          <w:rPr>
            <w:sz w:val="20"/>
            <w:szCs w:val="20"/>
          </w:rPr>
          <w:delText>a</w:delText>
        </w:r>
        <w:r w:rsidRPr="00EE3B94" w:rsidDel="00E9425F">
          <w:rPr>
            <w:sz w:val="20"/>
          </w:rPr>
          <w:delText xml:space="preserve"> </w:delText>
        </w:r>
        <w:r w:rsidRPr="00A92DD6" w:rsidDel="00E9425F">
          <w:rPr>
            <w:sz w:val="20"/>
            <w:szCs w:val="20"/>
          </w:rPr>
          <w:delText>Service</w:delText>
        </w:r>
      </w:del>
      <w:r w:rsidRPr="00EE3B94">
        <w:rPr>
          <w:sz w:val="20"/>
        </w:rPr>
        <w:t xml:space="preserve"> </w:t>
      </w:r>
      <w:r w:rsidRPr="00A92DD6">
        <w:rPr>
          <w:sz w:val="20"/>
          <w:szCs w:val="20"/>
        </w:rPr>
        <w:t>under</w:t>
      </w:r>
      <w:r w:rsidRPr="00EE3B94">
        <w:rPr>
          <w:sz w:val="20"/>
        </w:rPr>
        <w:t xml:space="preserve"> </w:t>
      </w:r>
      <w:r w:rsidRPr="00A92DD6">
        <w:rPr>
          <w:sz w:val="20"/>
          <w:szCs w:val="20"/>
        </w:rPr>
        <w:t>this</w:t>
      </w:r>
      <w:r w:rsidRPr="00EE3B94">
        <w:rPr>
          <w:sz w:val="20"/>
        </w:rPr>
        <w:t xml:space="preserve"> </w:t>
      </w:r>
      <w:r w:rsidRPr="00A92DD6">
        <w:rPr>
          <w:sz w:val="20"/>
          <w:szCs w:val="20"/>
        </w:rPr>
        <w:t>Section</w:t>
      </w:r>
      <w:r w:rsidRPr="00EE3B94">
        <w:rPr>
          <w:sz w:val="20"/>
        </w:rPr>
        <w:t xml:space="preserve"> </w:t>
      </w:r>
      <w:r w:rsidRPr="00A92DD6">
        <w:rPr>
          <w:sz w:val="20"/>
          <w:szCs w:val="20"/>
        </w:rPr>
        <w:t xml:space="preserve">during the first year of the </w:t>
      </w:r>
      <w:del w:id="153" w:author="Archambault, Sophie" w:date="2025-12-22T11:08:00Z" w16du:dateUtc="2025-12-22T16:08:00Z">
        <w:r w:rsidRPr="00A92DD6" w:rsidDel="00E9425F">
          <w:rPr>
            <w:sz w:val="20"/>
            <w:szCs w:val="20"/>
          </w:rPr>
          <w:delText>Initial</w:delText>
        </w:r>
      </w:del>
      <w:r w:rsidRPr="00A92DD6">
        <w:rPr>
          <w:sz w:val="20"/>
          <w:szCs w:val="20"/>
        </w:rPr>
        <w:t xml:space="preserve"> Service Term, an amount equal to 100% of the remaining Fees for the Terminated Service that would have been payable to the end of the first year of the </w:t>
      </w:r>
      <w:del w:id="154" w:author="Archambault, Sophie" w:date="2025-12-22T11:08:00Z" w16du:dateUtc="2025-12-22T16:08:00Z">
        <w:r w:rsidRPr="00A92DD6" w:rsidDel="00E9425F">
          <w:rPr>
            <w:sz w:val="20"/>
            <w:szCs w:val="20"/>
          </w:rPr>
          <w:delText>Initial</w:delText>
        </w:r>
      </w:del>
      <w:r w:rsidRPr="00A92DD6">
        <w:rPr>
          <w:sz w:val="20"/>
          <w:szCs w:val="20"/>
        </w:rPr>
        <w:t xml:space="preserve"> Service Term (collectively, the “</w:t>
      </w:r>
      <w:r w:rsidRPr="00A92DD6">
        <w:rPr>
          <w:b/>
          <w:sz w:val="20"/>
          <w:szCs w:val="20"/>
        </w:rPr>
        <w:t>Termination Fees</w:t>
      </w:r>
      <w:r w:rsidRPr="00A92DD6">
        <w:rPr>
          <w:sz w:val="20"/>
          <w:szCs w:val="20"/>
        </w:rPr>
        <w:t>”), plus Taxes on the Termination Fees.</w:t>
      </w:r>
      <w:r w:rsidRPr="00EE3B94">
        <w:rPr>
          <w:sz w:val="20"/>
        </w:rPr>
        <w:t xml:space="preserve"> </w:t>
      </w:r>
      <w:r w:rsidRPr="00A92DD6">
        <w:rPr>
          <w:sz w:val="20"/>
          <w:szCs w:val="20"/>
        </w:rPr>
        <w:t>The Termination Fees are liquidated damages and consideration for</w:t>
      </w:r>
      <w:r w:rsidRPr="00EE3B94">
        <w:rPr>
          <w:sz w:val="20"/>
        </w:rPr>
        <w:t xml:space="preserve"> </w:t>
      </w:r>
      <w:r w:rsidRPr="00A92DD6">
        <w:rPr>
          <w:sz w:val="20"/>
          <w:szCs w:val="20"/>
        </w:rPr>
        <w:t>the</w:t>
      </w:r>
      <w:r w:rsidRPr="00EE3B94">
        <w:rPr>
          <w:sz w:val="20"/>
        </w:rPr>
        <w:t xml:space="preserve"> </w:t>
      </w:r>
      <w:r w:rsidRPr="00A92DD6">
        <w:rPr>
          <w:sz w:val="20"/>
          <w:szCs w:val="20"/>
        </w:rPr>
        <w:t>Services and are</w:t>
      </w:r>
      <w:r w:rsidRPr="00EE3B94">
        <w:rPr>
          <w:sz w:val="20"/>
        </w:rPr>
        <w:t xml:space="preserve"> </w:t>
      </w:r>
      <w:r w:rsidRPr="00A92DD6">
        <w:rPr>
          <w:sz w:val="20"/>
          <w:szCs w:val="20"/>
        </w:rPr>
        <w:t>not</w:t>
      </w:r>
      <w:r w:rsidRPr="00EE3B94">
        <w:rPr>
          <w:sz w:val="20"/>
        </w:rPr>
        <w:t xml:space="preserve"> </w:t>
      </w:r>
      <w:r w:rsidRPr="00A92DD6">
        <w:rPr>
          <w:sz w:val="20"/>
          <w:szCs w:val="20"/>
        </w:rPr>
        <w:t>a penalty.</w:t>
      </w:r>
      <w:r w:rsidRPr="00EE3B94">
        <w:rPr>
          <w:sz w:val="20"/>
        </w:rPr>
        <w:t xml:space="preserve"> </w:t>
      </w:r>
      <w:r w:rsidRPr="00A92DD6">
        <w:rPr>
          <w:sz w:val="20"/>
          <w:szCs w:val="20"/>
        </w:rPr>
        <w:t>In the</w:t>
      </w:r>
      <w:r w:rsidRPr="00EE3B94">
        <w:rPr>
          <w:sz w:val="20"/>
        </w:rPr>
        <w:t xml:space="preserve"> </w:t>
      </w:r>
      <w:r w:rsidRPr="00A92DD6">
        <w:rPr>
          <w:sz w:val="20"/>
          <w:szCs w:val="20"/>
        </w:rPr>
        <w:t>event that a</w:t>
      </w:r>
      <w:r w:rsidRPr="00EE3B94">
        <w:rPr>
          <w:sz w:val="20"/>
        </w:rPr>
        <w:t xml:space="preserve"> </w:t>
      </w:r>
      <w:r w:rsidRPr="00A92DD6">
        <w:rPr>
          <w:sz w:val="20"/>
          <w:szCs w:val="20"/>
        </w:rPr>
        <w:t>payment to be</w:t>
      </w:r>
      <w:r w:rsidRPr="00EE3B94">
        <w:rPr>
          <w:sz w:val="20"/>
        </w:rPr>
        <w:t xml:space="preserve"> </w:t>
      </w:r>
      <w:r w:rsidRPr="00A92DD6">
        <w:rPr>
          <w:sz w:val="20"/>
          <w:szCs w:val="20"/>
        </w:rPr>
        <w:t>received by Supplier for Termination Fees would be deemed by the applicable tax legislation to include an amount of GST/HST and/or QST</w:t>
      </w:r>
      <w:r w:rsidRPr="00EE3B94">
        <w:rPr>
          <w:sz w:val="20"/>
        </w:rPr>
        <w:t xml:space="preserve"> </w:t>
      </w:r>
      <w:r w:rsidRPr="00A92DD6">
        <w:rPr>
          <w:sz w:val="20"/>
          <w:szCs w:val="20"/>
        </w:rPr>
        <w:t>or</w:t>
      </w:r>
      <w:r w:rsidRPr="00EE3B94">
        <w:rPr>
          <w:sz w:val="20"/>
        </w:rPr>
        <w:t xml:space="preserve"> </w:t>
      </w:r>
      <w:r w:rsidRPr="00A92DD6">
        <w:rPr>
          <w:sz w:val="20"/>
          <w:szCs w:val="20"/>
        </w:rPr>
        <w:t>other</w:t>
      </w:r>
      <w:r w:rsidRPr="00EE3B94">
        <w:rPr>
          <w:sz w:val="20"/>
        </w:rPr>
        <w:t xml:space="preserve"> </w:t>
      </w:r>
      <w:r w:rsidRPr="00A92DD6">
        <w:rPr>
          <w:sz w:val="20"/>
          <w:szCs w:val="20"/>
        </w:rPr>
        <w:t>Tax,</w:t>
      </w:r>
      <w:r w:rsidRPr="00EE3B94">
        <w:rPr>
          <w:sz w:val="20"/>
        </w:rPr>
        <w:t xml:space="preserve"> </w:t>
      </w:r>
      <w:r w:rsidRPr="00A92DD6">
        <w:rPr>
          <w:sz w:val="20"/>
          <w:szCs w:val="20"/>
        </w:rPr>
        <w:t>the</w:t>
      </w:r>
      <w:r w:rsidRPr="00EE3B94">
        <w:rPr>
          <w:sz w:val="20"/>
        </w:rPr>
        <w:t xml:space="preserve"> </w:t>
      </w:r>
      <w:r w:rsidRPr="00A92DD6">
        <w:rPr>
          <w:sz w:val="20"/>
          <w:szCs w:val="20"/>
        </w:rPr>
        <w:t>amount</w:t>
      </w:r>
      <w:r w:rsidRPr="00EE3B94">
        <w:rPr>
          <w:sz w:val="20"/>
        </w:rPr>
        <w:t xml:space="preserve"> </w:t>
      </w:r>
      <w:r w:rsidRPr="00A92DD6">
        <w:rPr>
          <w:sz w:val="20"/>
          <w:szCs w:val="20"/>
        </w:rPr>
        <w:t>of</w:t>
      </w:r>
      <w:r w:rsidRPr="00EE3B94">
        <w:rPr>
          <w:sz w:val="20"/>
        </w:rPr>
        <w:t xml:space="preserve"> </w:t>
      </w:r>
      <w:r w:rsidRPr="00A92DD6">
        <w:rPr>
          <w:sz w:val="20"/>
          <w:szCs w:val="20"/>
        </w:rPr>
        <w:t>Termination</w:t>
      </w:r>
      <w:r w:rsidRPr="00EE3B94">
        <w:rPr>
          <w:sz w:val="20"/>
        </w:rPr>
        <w:t xml:space="preserve"> </w:t>
      </w:r>
      <w:r w:rsidRPr="00A92DD6">
        <w:rPr>
          <w:sz w:val="20"/>
          <w:szCs w:val="20"/>
        </w:rPr>
        <w:t>Fees</w:t>
      </w:r>
      <w:r w:rsidRPr="00EE3B94">
        <w:rPr>
          <w:sz w:val="20"/>
        </w:rPr>
        <w:t xml:space="preserve"> </w:t>
      </w:r>
      <w:r w:rsidRPr="00A92DD6">
        <w:rPr>
          <w:sz w:val="20"/>
          <w:szCs w:val="20"/>
        </w:rPr>
        <w:t>payable</w:t>
      </w:r>
      <w:r w:rsidRPr="00EE3B94">
        <w:rPr>
          <w:sz w:val="20"/>
        </w:rPr>
        <w:t xml:space="preserve"> </w:t>
      </w:r>
      <w:r w:rsidRPr="00A92DD6">
        <w:rPr>
          <w:sz w:val="20"/>
          <w:szCs w:val="20"/>
        </w:rPr>
        <w:t>by</w:t>
      </w:r>
      <w:r w:rsidRPr="00EE3B94">
        <w:rPr>
          <w:sz w:val="20"/>
        </w:rPr>
        <w:t xml:space="preserve"> </w:t>
      </w:r>
      <w:r w:rsidRPr="00A92DD6">
        <w:rPr>
          <w:sz w:val="20"/>
          <w:szCs w:val="20"/>
        </w:rPr>
        <w:t>the</w:t>
      </w:r>
      <w:r w:rsidRPr="00EE3B94">
        <w:rPr>
          <w:sz w:val="20"/>
        </w:rPr>
        <w:t xml:space="preserve"> </w:t>
      </w:r>
      <w:r w:rsidRPr="00A92DD6">
        <w:rPr>
          <w:sz w:val="20"/>
          <w:szCs w:val="20"/>
        </w:rPr>
        <w:t>Client</w:t>
      </w:r>
      <w:r w:rsidRPr="00EE3B94">
        <w:rPr>
          <w:sz w:val="20"/>
        </w:rPr>
        <w:t xml:space="preserve"> </w:t>
      </w:r>
      <w:r w:rsidRPr="00A92DD6">
        <w:rPr>
          <w:sz w:val="20"/>
          <w:szCs w:val="20"/>
        </w:rPr>
        <w:lastRenderedPageBreak/>
        <w:t>shall</w:t>
      </w:r>
      <w:r w:rsidRPr="00EE3B94">
        <w:rPr>
          <w:sz w:val="20"/>
        </w:rPr>
        <w:t xml:space="preserve"> </w:t>
      </w:r>
      <w:r w:rsidRPr="00A92DD6">
        <w:rPr>
          <w:sz w:val="20"/>
          <w:szCs w:val="20"/>
        </w:rPr>
        <w:t>be</w:t>
      </w:r>
      <w:r w:rsidRPr="00EE3B94">
        <w:rPr>
          <w:sz w:val="20"/>
        </w:rPr>
        <w:t xml:space="preserve"> </w:t>
      </w:r>
      <w:r w:rsidRPr="00A92DD6">
        <w:rPr>
          <w:sz w:val="20"/>
          <w:szCs w:val="20"/>
        </w:rPr>
        <w:t>grossed</w:t>
      </w:r>
      <w:r w:rsidRPr="00EE3B94">
        <w:rPr>
          <w:sz w:val="20"/>
        </w:rPr>
        <w:t xml:space="preserve"> </w:t>
      </w:r>
      <w:r w:rsidRPr="00A92DD6">
        <w:rPr>
          <w:sz w:val="20"/>
          <w:szCs w:val="20"/>
        </w:rPr>
        <w:t>up</w:t>
      </w:r>
      <w:r w:rsidRPr="00EE3B94">
        <w:rPr>
          <w:sz w:val="20"/>
        </w:rPr>
        <w:t xml:space="preserve"> </w:t>
      </w:r>
      <w:r w:rsidRPr="00A92DD6">
        <w:rPr>
          <w:sz w:val="20"/>
          <w:szCs w:val="20"/>
        </w:rPr>
        <w:t>by</w:t>
      </w:r>
      <w:r w:rsidRPr="00EE3B94">
        <w:rPr>
          <w:sz w:val="20"/>
        </w:rPr>
        <w:t xml:space="preserve"> </w:t>
      </w:r>
      <w:r w:rsidRPr="00A92DD6">
        <w:rPr>
          <w:sz w:val="20"/>
          <w:szCs w:val="20"/>
        </w:rPr>
        <w:t>an</w:t>
      </w:r>
      <w:r w:rsidRPr="00EE3B94">
        <w:rPr>
          <w:sz w:val="20"/>
        </w:rPr>
        <w:t xml:space="preserve"> </w:t>
      </w:r>
      <w:r w:rsidRPr="00A92DD6">
        <w:rPr>
          <w:sz w:val="20"/>
          <w:szCs w:val="20"/>
        </w:rPr>
        <w:t>amount</w:t>
      </w:r>
      <w:r w:rsidRPr="00EE3B94">
        <w:rPr>
          <w:sz w:val="20"/>
        </w:rPr>
        <w:t xml:space="preserve"> </w:t>
      </w:r>
      <w:r w:rsidRPr="00A92DD6">
        <w:rPr>
          <w:sz w:val="20"/>
          <w:szCs w:val="20"/>
        </w:rPr>
        <w:t>equal to the amount of GST/HST, QST and other Taxes that would be deemed to be included in such payment</w:t>
      </w:r>
      <w:r w:rsidRPr="00A92DD6">
        <w:t>.</w:t>
      </w:r>
    </w:p>
    <w:p w14:paraId="6659CE4E" w14:textId="77777777" w:rsidR="00735D6C" w:rsidRPr="00A92DD6" w:rsidRDefault="00735D6C" w:rsidP="00FD101B">
      <w:pPr>
        <w:pStyle w:val="Corpsdetexte"/>
        <w:jc w:val="both"/>
      </w:pPr>
    </w:p>
    <w:p w14:paraId="1A681773" w14:textId="77777777" w:rsidR="00CA3E34" w:rsidRPr="00A92DD6" w:rsidRDefault="00CA3E34" w:rsidP="00FD101B">
      <w:pPr>
        <w:pStyle w:val="Corpsdetexte"/>
        <w:jc w:val="both"/>
      </w:pPr>
    </w:p>
    <w:p w14:paraId="04AA0728" w14:textId="07560038" w:rsidR="00CA3E34" w:rsidRPr="00A92DD6" w:rsidRDefault="007F7299" w:rsidP="000570A5">
      <w:pPr>
        <w:pStyle w:val="Corpsdetexte"/>
        <w:numPr>
          <w:ilvl w:val="0"/>
          <w:numId w:val="29"/>
        </w:numPr>
        <w:jc w:val="both"/>
      </w:pPr>
      <w:r w:rsidRPr="00A92DD6">
        <w:rPr>
          <w:b/>
          <w:bCs/>
        </w:rPr>
        <w:t>Transition</w:t>
      </w:r>
      <w:r w:rsidR="00C2083E" w:rsidRPr="00A92DD6">
        <w:t>:</w:t>
      </w:r>
      <w:r w:rsidRPr="00A92DD6">
        <w:t xml:space="preserve"> Upon the expiration or termination of th</w:t>
      </w:r>
      <w:ins w:id="155" w:author="Archambault, Sophie" w:date="2025-12-22T11:09:00Z" w16du:dateUtc="2025-12-22T16:09:00Z">
        <w:r w:rsidR="00E9425F">
          <w:t>e</w:t>
        </w:r>
      </w:ins>
      <w:del w:id="156" w:author="Archambault, Sophie" w:date="2025-12-22T11:09:00Z" w16du:dateUtc="2025-12-22T16:09:00Z">
        <w:r w:rsidRPr="00A92DD6" w:rsidDel="00E9425F">
          <w:delText>is</w:delText>
        </w:r>
      </w:del>
      <w:r w:rsidRPr="00A92DD6">
        <w:t xml:space="preserve"> Service Schedule in accordance with the terms </w:t>
      </w:r>
      <w:r w:rsidR="00EF5A94" w:rsidRPr="00A92DD6">
        <w:t xml:space="preserve">provided herein or in the Master Agreement, </w:t>
      </w:r>
      <w:r w:rsidR="00C36082" w:rsidRPr="00A92DD6">
        <w:t>Supplier will perform all functions and services necessary</w:t>
      </w:r>
      <w:r w:rsidR="00F47AE6" w:rsidRPr="00A92DD6">
        <w:t xml:space="preserve"> to accomplish the transition</w:t>
      </w:r>
      <w:r w:rsidR="00A51B04" w:rsidRPr="00A92DD6">
        <w:t xml:space="preserve"> of the Services to the Client or the Client’s new service provider</w:t>
      </w:r>
      <w:r w:rsidR="00E65020" w:rsidRPr="00A92DD6">
        <w:t>. Such transition assistance will be provided</w:t>
      </w:r>
      <w:r w:rsidR="008E5518" w:rsidRPr="00A92DD6">
        <w:t xml:space="preserve"> for a period </w:t>
      </w:r>
      <w:r w:rsidR="00E65020" w:rsidRPr="00A92DD6">
        <w:t xml:space="preserve">of </w:t>
      </w:r>
      <w:r w:rsidR="008E5518" w:rsidRPr="00A92DD6">
        <w:t xml:space="preserve">up to </w:t>
      </w:r>
      <w:del w:id="157" w:author="Vincent Boisclair" w:date="2025-12-10T10:18:00Z" w16du:dateUtc="2025-12-10T15:18:00Z">
        <w:r w:rsidR="008E5518" w:rsidRPr="00A92DD6" w:rsidDel="00913CF7">
          <w:delText>six</w:delText>
        </w:r>
      </w:del>
      <w:ins w:id="158" w:author="Vincent Boisclair" w:date="2025-12-10T10:18:00Z" w16du:dateUtc="2025-12-10T15:18:00Z">
        <w:r w:rsidR="00913CF7">
          <w:t>three</w:t>
        </w:r>
      </w:ins>
      <w:r w:rsidR="008E5518" w:rsidRPr="00A92DD6">
        <w:t xml:space="preserve"> (</w:t>
      </w:r>
      <w:del w:id="159" w:author="Vincent Boisclair" w:date="2025-12-10T10:18:00Z" w16du:dateUtc="2025-12-10T15:18:00Z">
        <w:r w:rsidR="008E5518" w:rsidRPr="00A92DD6" w:rsidDel="00913CF7">
          <w:delText>6</w:delText>
        </w:r>
      </w:del>
      <w:ins w:id="160" w:author="Vincent Boisclair" w:date="2025-12-10T10:18:00Z" w16du:dateUtc="2025-12-10T15:18:00Z">
        <w:r w:rsidR="00913CF7">
          <w:t>3</w:t>
        </w:r>
      </w:ins>
      <w:r w:rsidR="008E5518" w:rsidRPr="00A92DD6">
        <w:t>) months following the end of this Service Schedule</w:t>
      </w:r>
      <w:r w:rsidR="00D63609" w:rsidRPr="00A92DD6">
        <w:t>,</w:t>
      </w:r>
      <w:r w:rsidR="008E5518" w:rsidRPr="00A92DD6">
        <w:t xml:space="preserve"> unless otherwise agreed by the </w:t>
      </w:r>
      <w:r w:rsidR="00E65020" w:rsidRPr="00A92DD6">
        <w:t>parties</w:t>
      </w:r>
      <w:r w:rsidR="00D63609" w:rsidRPr="00A92DD6">
        <w:t>, subject to payment by the Client</w:t>
      </w:r>
      <w:r w:rsidR="00D859E3" w:rsidRPr="00A92DD6">
        <w:t xml:space="preserve"> of the fees provided herein</w:t>
      </w:r>
      <w:r w:rsidR="00E65020" w:rsidRPr="00A92DD6">
        <w:t>.</w:t>
      </w:r>
      <w:r w:rsidR="00D859E3" w:rsidRPr="00A92DD6">
        <w:t xml:space="preserve"> </w:t>
      </w:r>
      <w:r w:rsidR="00586D84" w:rsidRPr="00A92DD6">
        <w:t xml:space="preserve">Supplier will </w:t>
      </w:r>
      <w:r w:rsidR="00586D84" w:rsidRPr="00165949">
        <w:t xml:space="preserve">remove all </w:t>
      </w:r>
      <w:r w:rsidR="00E92270" w:rsidRPr="00165949">
        <w:t>Third-Party Applications</w:t>
      </w:r>
      <w:r w:rsidR="00586D84" w:rsidRPr="00165949">
        <w:t xml:space="preserve"> used in the delivery of the Services except where Supplier determines that such </w:t>
      </w:r>
      <w:r w:rsidR="006F5B80" w:rsidRPr="00165949">
        <w:t xml:space="preserve">Third-Party Applications </w:t>
      </w:r>
      <w:r w:rsidR="00586D84" w:rsidRPr="00165949">
        <w:t>may be transferred to the Client.</w:t>
      </w:r>
      <w:r w:rsidR="00E65020" w:rsidRPr="00A92DD6">
        <w:t xml:space="preserve"> </w:t>
      </w:r>
    </w:p>
    <w:p w14:paraId="5BA97CE5" w14:textId="77777777" w:rsidR="00F31589" w:rsidRPr="00A92DD6" w:rsidRDefault="00F31589" w:rsidP="00FD101B">
      <w:pPr>
        <w:pStyle w:val="Corpsdetexte"/>
        <w:jc w:val="both"/>
      </w:pPr>
    </w:p>
    <w:p w14:paraId="3184C203" w14:textId="77777777" w:rsidR="006A6872" w:rsidRPr="00A92DD6" w:rsidRDefault="00270EC8" w:rsidP="00787C5F">
      <w:pPr>
        <w:pStyle w:val="Titre2"/>
        <w:numPr>
          <w:ilvl w:val="0"/>
          <w:numId w:val="25"/>
        </w:numPr>
        <w:ind w:left="360"/>
        <w:rPr>
          <w:u w:val="single"/>
        </w:rPr>
      </w:pPr>
      <w:r w:rsidRPr="00EE3B94">
        <w:rPr>
          <w:rFonts w:asciiTheme="minorHAnsi" w:hAnsiTheme="minorHAnsi"/>
          <w:caps/>
          <w:u w:val="single"/>
        </w:rPr>
        <w:t>OTHER</w:t>
      </w:r>
      <w:r w:rsidRPr="00A92DD6">
        <w:rPr>
          <w:spacing w:val="-6"/>
          <w:u w:val="single"/>
        </w:rPr>
        <w:t xml:space="preserve"> </w:t>
      </w:r>
      <w:r w:rsidRPr="00A92DD6">
        <w:rPr>
          <w:u w:val="single"/>
        </w:rPr>
        <w:t>TERMS</w:t>
      </w:r>
      <w:r w:rsidRPr="00A92DD6">
        <w:rPr>
          <w:spacing w:val="-6"/>
          <w:u w:val="single"/>
        </w:rPr>
        <w:t xml:space="preserve"> </w:t>
      </w:r>
      <w:r w:rsidRPr="00A92DD6">
        <w:rPr>
          <w:u w:val="single"/>
        </w:rPr>
        <w:t>AND</w:t>
      </w:r>
      <w:r w:rsidRPr="00A92DD6">
        <w:rPr>
          <w:spacing w:val="-7"/>
          <w:u w:val="single"/>
        </w:rPr>
        <w:t xml:space="preserve"> </w:t>
      </w:r>
      <w:r w:rsidRPr="00A92DD6">
        <w:rPr>
          <w:spacing w:val="-2"/>
          <w:u w:val="single"/>
        </w:rPr>
        <w:t>CONDITIONS</w:t>
      </w:r>
    </w:p>
    <w:p w14:paraId="3184C204" w14:textId="77777777" w:rsidR="006A6872" w:rsidRPr="00FD101B" w:rsidRDefault="006A6872" w:rsidP="00FD101B">
      <w:pPr>
        <w:pStyle w:val="Corpsdetexte"/>
        <w:jc w:val="both"/>
      </w:pPr>
    </w:p>
    <w:p w14:paraId="3184C205" w14:textId="5A2EE132" w:rsidR="006A6872" w:rsidRPr="00A92DD6" w:rsidRDefault="00270EC8" w:rsidP="00FD101B">
      <w:pPr>
        <w:pStyle w:val="Corpsdetexte"/>
        <w:jc w:val="both"/>
      </w:pPr>
      <w:r w:rsidRPr="00FD101B">
        <w:t>The following additional terms apply to the Service</w:t>
      </w:r>
      <w:r w:rsidR="00167420" w:rsidRPr="00FD101B">
        <w:t>s</w:t>
      </w:r>
      <w:r w:rsidRPr="00FD101B">
        <w:t>:</w:t>
      </w:r>
    </w:p>
    <w:p w14:paraId="3184C206" w14:textId="77777777" w:rsidR="006A6872" w:rsidRPr="00A92DD6" w:rsidRDefault="006A6872" w:rsidP="00FD101B">
      <w:pPr>
        <w:pStyle w:val="Corpsdetexte"/>
        <w:jc w:val="both"/>
      </w:pPr>
    </w:p>
    <w:p w14:paraId="3184C207" w14:textId="54C64F5E" w:rsidR="006A6872" w:rsidRPr="00A92DD6" w:rsidRDefault="00270EC8" w:rsidP="00787C5F">
      <w:pPr>
        <w:pStyle w:val="Paragraphedeliste"/>
        <w:numPr>
          <w:ilvl w:val="0"/>
          <w:numId w:val="30"/>
        </w:numPr>
        <w:tabs>
          <w:tab w:val="left" w:pos="839"/>
        </w:tabs>
        <w:ind w:right="245"/>
        <w:rPr>
          <w:b/>
          <w:sz w:val="20"/>
        </w:rPr>
      </w:pPr>
      <w:r w:rsidRPr="00A92DD6">
        <w:rPr>
          <w:b/>
          <w:sz w:val="20"/>
        </w:rPr>
        <w:t xml:space="preserve">Warranty: </w:t>
      </w:r>
      <w:r w:rsidRPr="00A92DD6">
        <w:rPr>
          <w:sz w:val="20"/>
        </w:rPr>
        <w:t>Supplier does not warrant hardware, software or other products manufactured by third parties that may be provided by Supplier in connection with the Services.</w:t>
      </w:r>
    </w:p>
    <w:p w14:paraId="3184C20B" w14:textId="152D586E" w:rsidR="006A6872" w:rsidRPr="00A92DD6" w:rsidRDefault="09852CFD" w:rsidP="0065082D">
      <w:pPr>
        <w:pStyle w:val="Paragraphedeliste"/>
        <w:tabs>
          <w:tab w:val="left" w:pos="839"/>
        </w:tabs>
        <w:ind w:left="839" w:right="245" w:firstLine="0"/>
        <w:jc w:val="both"/>
      </w:pPr>
      <w:r w:rsidRPr="00A92DD6">
        <w:rPr>
          <w:b/>
          <w:bCs/>
          <w:sz w:val="20"/>
          <w:szCs w:val="20"/>
        </w:rPr>
        <w:t xml:space="preserve">Restrictions: </w:t>
      </w:r>
      <w:r w:rsidRPr="00A92DD6">
        <w:rPr>
          <w:sz w:val="20"/>
          <w:szCs w:val="20"/>
        </w:rPr>
        <w:t>Client will not</w:t>
      </w:r>
      <w:r w:rsidR="00942859" w:rsidRPr="00A92DD6">
        <w:rPr>
          <w:sz w:val="20"/>
          <w:szCs w:val="20"/>
        </w:rPr>
        <w:t>, and will not allow its resources, employees, agents and representatives to</w:t>
      </w:r>
      <w:r w:rsidRPr="00A92DD6">
        <w:rPr>
          <w:sz w:val="20"/>
          <w:szCs w:val="20"/>
        </w:rPr>
        <w:t>: (a) sell, resell, service bureau, or lease the Services to third parties; (b) modify, alter, tamper with, repair, or create derivative works of any software included in th</w:t>
      </w:r>
      <w:r w:rsidR="00B74747" w:rsidRPr="00A92DD6">
        <w:rPr>
          <w:sz w:val="20"/>
          <w:szCs w:val="20"/>
        </w:rPr>
        <w:t>e</w:t>
      </w:r>
      <w:r w:rsidR="00844C7D" w:rsidRPr="00A92DD6">
        <w:rPr>
          <w:sz w:val="20"/>
          <w:szCs w:val="20"/>
        </w:rPr>
        <w:t xml:space="preserve"> </w:t>
      </w:r>
      <w:r w:rsidR="00270EC8" w:rsidRPr="00A92DD6">
        <w:rPr>
          <w:sz w:val="20"/>
          <w:szCs w:val="20"/>
        </w:rPr>
        <w:t>Services; (c) attempt to disassemble, decompile, or reverse engineer the Services or any software or other component of the Services, or otherwise attempt to derive the source code thereof; (d) attempt to create a substitute</w:t>
      </w:r>
      <w:r w:rsidR="00270EC8" w:rsidRPr="00A92DD6">
        <w:rPr>
          <w:spacing w:val="-1"/>
          <w:sz w:val="20"/>
          <w:szCs w:val="20"/>
        </w:rPr>
        <w:t xml:space="preserve"> </w:t>
      </w:r>
      <w:r w:rsidR="00270EC8" w:rsidRPr="00A92DD6">
        <w:rPr>
          <w:sz w:val="20"/>
          <w:szCs w:val="20"/>
        </w:rPr>
        <w:t>or</w:t>
      </w:r>
      <w:r w:rsidR="00270EC8" w:rsidRPr="00A92DD6">
        <w:rPr>
          <w:spacing w:val="-1"/>
          <w:sz w:val="20"/>
          <w:szCs w:val="20"/>
        </w:rPr>
        <w:t xml:space="preserve"> </w:t>
      </w:r>
      <w:r w:rsidR="00270EC8" w:rsidRPr="00A92DD6">
        <w:rPr>
          <w:sz w:val="20"/>
          <w:szCs w:val="20"/>
        </w:rPr>
        <w:t>similar</w:t>
      </w:r>
      <w:r w:rsidR="00270EC8" w:rsidRPr="00A92DD6">
        <w:rPr>
          <w:spacing w:val="-1"/>
          <w:sz w:val="20"/>
          <w:szCs w:val="20"/>
        </w:rPr>
        <w:t xml:space="preserve"> </w:t>
      </w:r>
      <w:r w:rsidR="00270EC8" w:rsidRPr="00A92DD6">
        <w:rPr>
          <w:sz w:val="20"/>
          <w:szCs w:val="20"/>
        </w:rPr>
        <w:t>service</w:t>
      </w:r>
      <w:r w:rsidR="00270EC8" w:rsidRPr="00A92DD6">
        <w:rPr>
          <w:spacing w:val="-2"/>
          <w:sz w:val="20"/>
          <w:szCs w:val="20"/>
        </w:rPr>
        <w:t xml:space="preserve"> </w:t>
      </w:r>
      <w:r w:rsidR="00270EC8" w:rsidRPr="00A92DD6">
        <w:rPr>
          <w:sz w:val="20"/>
          <w:szCs w:val="20"/>
        </w:rPr>
        <w:t>through use of, or</w:t>
      </w:r>
      <w:r w:rsidR="00270EC8" w:rsidRPr="00A92DD6">
        <w:rPr>
          <w:spacing w:val="-3"/>
          <w:sz w:val="20"/>
          <w:szCs w:val="20"/>
        </w:rPr>
        <w:t xml:space="preserve"> </w:t>
      </w:r>
      <w:r w:rsidR="00270EC8" w:rsidRPr="00A92DD6">
        <w:rPr>
          <w:sz w:val="20"/>
          <w:szCs w:val="20"/>
        </w:rPr>
        <w:t>access to</w:t>
      </w:r>
      <w:r w:rsidR="00270EC8" w:rsidRPr="00A92DD6">
        <w:rPr>
          <w:spacing w:val="-2"/>
          <w:sz w:val="20"/>
          <w:szCs w:val="20"/>
        </w:rPr>
        <w:t xml:space="preserve"> </w:t>
      </w:r>
      <w:r w:rsidR="00270EC8" w:rsidRPr="00A92DD6">
        <w:rPr>
          <w:sz w:val="20"/>
          <w:szCs w:val="20"/>
        </w:rPr>
        <w:t>the</w:t>
      </w:r>
      <w:r w:rsidR="00270EC8" w:rsidRPr="00A92DD6">
        <w:rPr>
          <w:spacing w:val="-2"/>
          <w:sz w:val="20"/>
          <w:szCs w:val="20"/>
        </w:rPr>
        <w:t xml:space="preserve"> </w:t>
      </w:r>
      <w:r w:rsidR="00270EC8" w:rsidRPr="00A92DD6">
        <w:rPr>
          <w:sz w:val="20"/>
          <w:szCs w:val="20"/>
        </w:rPr>
        <w:t>Services;</w:t>
      </w:r>
      <w:r w:rsidR="00270EC8" w:rsidRPr="00A92DD6">
        <w:rPr>
          <w:spacing w:val="-1"/>
          <w:sz w:val="20"/>
          <w:szCs w:val="20"/>
        </w:rPr>
        <w:t xml:space="preserve"> </w:t>
      </w:r>
      <w:r w:rsidR="00270EC8" w:rsidRPr="00A92DD6">
        <w:rPr>
          <w:sz w:val="20"/>
          <w:szCs w:val="20"/>
        </w:rPr>
        <w:t>(e)</w:t>
      </w:r>
      <w:r w:rsidR="00270EC8" w:rsidRPr="00A92DD6">
        <w:rPr>
          <w:spacing w:val="-1"/>
          <w:sz w:val="20"/>
          <w:szCs w:val="20"/>
        </w:rPr>
        <w:t xml:space="preserve"> </w:t>
      </w:r>
      <w:r w:rsidR="00270EC8" w:rsidRPr="00A92DD6">
        <w:rPr>
          <w:sz w:val="20"/>
          <w:szCs w:val="20"/>
        </w:rPr>
        <w:t>use</w:t>
      </w:r>
      <w:r w:rsidR="00270EC8" w:rsidRPr="00A92DD6">
        <w:rPr>
          <w:spacing w:val="-2"/>
          <w:sz w:val="20"/>
          <w:szCs w:val="20"/>
        </w:rPr>
        <w:t xml:space="preserve"> </w:t>
      </w:r>
      <w:r w:rsidR="00270EC8" w:rsidRPr="00A92DD6">
        <w:rPr>
          <w:sz w:val="20"/>
          <w:szCs w:val="20"/>
        </w:rPr>
        <w:t>the</w:t>
      </w:r>
      <w:r w:rsidR="00270EC8" w:rsidRPr="00A92DD6">
        <w:rPr>
          <w:spacing w:val="-2"/>
          <w:sz w:val="20"/>
          <w:szCs w:val="20"/>
        </w:rPr>
        <w:t xml:space="preserve"> </w:t>
      </w:r>
      <w:r w:rsidR="00270EC8" w:rsidRPr="00A92DD6">
        <w:rPr>
          <w:sz w:val="20"/>
          <w:szCs w:val="20"/>
        </w:rPr>
        <w:t>Services for</w:t>
      </w:r>
      <w:r w:rsidR="00270EC8" w:rsidRPr="00A92DD6">
        <w:rPr>
          <w:spacing w:val="-1"/>
          <w:sz w:val="20"/>
          <w:szCs w:val="20"/>
        </w:rPr>
        <w:t xml:space="preserve"> </w:t>
      </w:r>
      <w:r w:rsidR="00270EC8" w:rsidRPr="00A92DD6">
        <w:rPr>
          <w:sz w:val="20"/>
          <w:szCs w:val="20"/>
        </w:rPr>
        <w:t>high risk</w:t>
      </w:r>
      <w:r w:rsidR="00270EC8" w:rsidRPr="00A92DD6">
        <w:rPr>
          <w:spacing w:val="-3"/>
          <w:sz w:val="20"/>
          <w:szCs w:val="20"/>
        </w:rPr>
        <w:t xml:space="preserve"> </w:t>
      </w:r>
      <w:r w:rsidR="00270EC8" w:rsidRPr="00A92DD6">
        <w:rPr>
          <w:sz w:val="20"/>
          <w:szCs w:val="20"/>
        </w:rPr>
        <w:t>activities;</w:t>
      </w:r>
      <w:r w:rsidR="00A36101" w:rsidRPr="00A92DD6">
        <w:rPr>
          <w:sz w:val="20"/>
          <w:szCs w:val="20"/>
        </w:rPr>
        <w:t xml:space="preserve"> </w:t>
      </w:r>
      <w:r w:rsidR="00270EC8" w:rsidRPr="00A92DD6">
        <w:rPr>
          <w:sz w:val="20"/>
          <w:szCs w:val="20"/>
        </w:rPr>
        <w:t>(f)</w:t>
      </w:r>
      <w:r w:rsidR="00270EC8" w:rsidRPr="00A92DD6">
        <w:rPr>
          <w:spacing w:val="-5"/>
          <w:sz w:val="20"/>
          <w:szCs w:val="20"/>
        </w:rPr>
        <w:t xml:space="preserve"> </w:t>
      </w:r>
      <w:r w:rsidR="00270EC8" w:rsidRPr="00A92DD6">
        <w:rPr>
          <w:sz w:val="20"/>
          <w:szCs w:val="20"/>
        </w:rPr>
        <w:t>access</w:t>
      </w:r>
      <w:r w:rsidR="00270EC8" w:rsidRPr="00A92DD6">
        <w:rPr>
          <w:spacing w:val="-3"/>
          <w:sz w:val="20"/>
          <w:szCs w:val="20"/>
        </w:rPr>
        <w:t xml:space="preserve"> </w:t>
      </w:r>
      <w:r w:rsidR="00270EC8" w:rsidRPr="00A92DD6">
        <w:rPr>
          <w:sz w:val="20"/>
          <w:szCs w:val="20"/>
        </w:rPr>
        <w:t>or</w:t>
      </w:r>
      <w:r w:rsidR="00270EC8" w:rsidRPr="00A92DD6">
        <w:rPr>
          <w:spacing w:val="-4"/>
          <w:sz w:val="20"/>
          <w:szCs w:val="20"/>
        </w:rPr>
        <w:t xml:space="preserve"> </w:t>
      </w:r>
      <w:r w:rsidR="00270EC8" w:rsidRPr="00A92DD6">
        <w:rPr>
          <w:sz w:val="20"/>
          <w:szCs w:val="20"/>
        </w:rPr>
        <w:t>use</w:t>
      </w:r>
      <w:r w:rsidR="00270EC8" w:rsidRPr="00A92DD6">
        <w:rPr>
          <w:spacing w:val="-5"/>
          <w:sz w:val="20"/>
          <w:szCs w:val="20"/>
        </w:rPr>
        <w:t xml:space="preserve"> </w:t>
      </w:r>
      <w:r w:rsidR="00270EC8" w:rsidRPr="00A92DD6">
        <w:rPr>
          <w:sz w:val="20"/>
          <w:szCs w:val="20"/>
        </w:rPr>
        <w:t>the</w:t>
      </w:r>
      <w:r w:rsidR="00270EC8" w:rsidRPr="00A92DD6">
        <w:rPr>
          <w:spacing w:val="-5"/>
          <w:sz w:val="20"/>
          <w:szCs w:val="20"/>
        </w:rPr>
        <w:t xml:space="preserve"> </w:t>
      </w:r>
      <w:r w:rsidR="00270EC8" w:rsidRPr="00A92DD6">
        <w:rPr>
          <w:sz w:val="20"/>
          <w:szCs w:val="20"/>
        </w:rPr>
        <w:t>Services</w:t>
      </w:r>
      <w:r w:rsidR="00270EC8" w:rsidRPr="00A92DD6">
        <w:rPr>
          <w:spacing w:val="-3"/>
          <w:sz w:val="20"/>
          <w:szCs w:val="20"/>
        </w:rPr>
        <w:t xml:space="preserve"> </w:t>
      </w:r>
      <w:r w:rsidR="00270EC8" w:rsidRPr="00A92DD6">
        <w:rPr>
          <w:sz w:val="20"/>
          <w:szCs w:val="20"/>
        </w:rPr>
        <w:t>in</w:t>
      </w:r>
      <w:r w:rsidR="00270EC8" w:rsidRPr="00A92DD6">
        <w:rPr>
          <w:spacing w:val="-4"/>
          <w:sz w:val="20"/>
          <w:szCs w:val="20"/>
        </w:rPr>
        <w:t xml:space="preserve"> </w:t>
      </w:r>
      <w:r w:rsidR="00270EC8" w:rsidRPr="00A92DD6">
        <w:rPr>
          <w:sz w:val="20"/>
          <w:szCs w:val="20"/>
        </w:rPr>
        <w:t>a</w:t>
      </w:r>
      <w:r w:rsidR="00270EC8" w:rsidRPr="00A92DD6">
        <w:rPr>
          <w:spacing w:val="-4"/>
          <w:sz w:val="20"/>
          <w:szCs w:val="20"/>
        </w:rPr>
        <w:t xml:space="preserve"> </w:t>
      </w:r>
      <w:r w:rsidR="00270EC8" w:rsidRPr="00A92DD6">
        <w:rPr>
          <w:sz w:val="20"/>
          <w:szCs w:val="20"/>
        </w:rPr>
        <w:t>way</w:t>
      </w:r>
      <w:r w:rsidR="00270EC8" w:rsidRPr="00A92DD6">
        <w:rPr>
          <w:spacing w:val="-3"/>
          <w:sz w:val="20"/>
          <w:szCs w:val="20"/>
        </w:rPr>
        <w:t xml:space="preserve"> </w:t>
      </w:r>
      <w:r w:rsidR="00270EC8" w:rsidRPr="00A92DD6">
        <w:rPr>
          <w:sz w:val="20"/>
          <w:szCs w:val="20"/>
        </w:rPr>
        <w:t>intended</w:t>
      </w:r>
      <w:r w:rsidR="00270EC8" w:rsidRPr="00A92DD6">
        <w:rPr>
          <w:spacing w:val="-4"/>
          <w:sz w:val="20"/>
          <w:szCs w:val="20"/>
        </w:rPr>
        <w:t xml:space="preserve"> </w:t>
      </w:r>
      <w:r w:rsidR="00270EC8" w:rsidRPr="00A92DD6">
        <w:rPr>
          <w:sz w:val="20"/>
          <w:szCs w:val="20"/>
        </w:rPr>
        <w:t>to</w:t>
      </w:r>
      <w:r w:rsidR="00270EC8" w:rsidRPr="00A92DD6">
        <w:rPr>
          <w:spacing w:val="-4"/>
          <w:sz w:val="20"/>
          <w:szCs w:val="20"/>
        </w:rPr>
        <w:t xml:space="preserve"> </w:t>
      </w:r>
      <w:r w:rsidR="00270EC8" w:rsidRPr="00A92DD6">
        <w:rPr>
          <w:sz w:val="20"/>
          <w:szCs w:val="20"/>
        </w:rPr>
        <w:t>avoid</w:t>
      </w:r>
      <w:r w:rsidR="00270EC8" w:rsidRPr="00A92DD6">
        <w:rPr>
          <w:spacing w:val="-4"/>
          <w:sz w:val="20"/>
          <w:szCs w:val="20"/>
        </w:rPr>
        <w:t xml:space="preserve"> </w:t>
      </w:r>
      <w:r w:rsidR="00270EC8" w:rsidRPr="00A92DD6">
        <w:rPr>
          <w:sz w:val="20"/>
          <w:szCs w:val="20"/>
        </w:rPr>
        <w:t>incurring</w:t>
      </w:r>
      <w:r w:rsidR="00270EC8" w:rsidRPr="00A92DD6">
        <w:rPr>
          <w:spacing w:val="-5"/>
          <w:sz w:val="20"/>
          <w:szCs w:val="20"/>
        </w:rPr>
        <w:t xml:space="preserve"> </w:t>
      </w:r>
      <w:r w:rsidR="00270EC8" w:rsidRPr="00A92DD6">
        <w:rPr>
          <w:sz w:val="20"/>
          <w:szCs w:val="20"/>
        </w:rPr>
        <w:t>fees</w:t>
      </w:r>
      <w:r w:rsidR="00270EC8" w:rsidRPr="00A92DD6">
        <w:rPr>
          <w:spacing w:val="-3"/>
          <w:sz w:val="20"/>
          <w:szCs w:val="20"/>
        </w:rPr>
        <w:t xml:space="preserve"> </w:t>
      </w:r>
      <w:r w:rsidR="00270EC8" w:rsidRPr="00A92DD6">
        <w:rPr>
          <w:sz w:val="20"/>
          <w:szCs w:val="20"/>
        </w:rPr>
        <w:t>or</w:t>
      </w:r>
      <w:r w:rsidR="00270EC8" w:rsidRPr="00A92DD6">
        <w:rPr>
          <w:spacing w:val="-4"/>
          <w:sz w:val="20"/>
          <w:szCs w:val="20"/>
        </w:rPr>
        <w:t xml:space="preserve"> </w:t>
      </w:r>
      <w:r w:rsidR="00270EC8" w:rsidRPr="00A92DD6">
        <w:rPr>
          <w:sz w:val="20"/>
          <w:szCs w:val="20"/>
        </w:rPr>
        <w:t>exceeding</w:t>
      </w:r>
      <w:r w:rsidR="00270EC8" w:rsidRPr="00A92DD6">
        <w:rPr>
          <w:spacing w:val="-5"/>
          <w:sz w:val="20"/>
          <w:szCs w:val="20"/>
        </w:rPr>
        <w:t xml:space="preserve"> </w:t>
      </w:r>
      <w:r w:rsidR="00270EC8" w:rsidRPr="00A92DD6">
        <w:rPr>
          <w:sz w:val="20"/>
          <w:szCs w:val="20"/>
        </w:rPr>
        <w:t>usage</w:t>
      </w:r>
      <w:r w:rsidR="00270EC8" w:rsidRPr="00A92DD6">
        <w:rPr>
          <w:spacing w:val="-5"/>
          <w:sz w:val="20"/>
          <w:szCs w:val="20"/>
        </w:rPr>
        <w:t xml:space="preserve"> </w:t>
      </w:r>
      <w:r w:rsidR="00270EC8" w:rsidRPr="00A92DD6">
        <w:rPr>
          <w:sz w:val="20"/>
          <w:szCs w:val="20"/>
        </w:rPr>
        <w:t>limits</w:t>
      </w:r>
      <w:r w:rsidR="00270EC8" w:rsidRPr="00A92DD6">
        <w:rPr>
          <w:spacing w:val="-3"/>
          <w:sz w:val="20"/>
          <w:szCs w:val="20"/>
        </w:rPr>
        <w:t xml:space="preserve"> </w:t>
      </w:r>
      <w:r w:rsidR="00270EC8" w:rsidRPr="00A92DD6">
        <w:rPr>
          <w:sz w:val="20"/>
          <w:szCs w:val="20"/>
        </w:rPr>
        <w:t>or</w:t>
      </w:r>
      <w:r w:rsidR="00270EC8" w:rsidRPr="00A92DD6">
        <w:rPr>
          <w:spacing w:val="-4"/>
          <w:sz w:val="20"/>
          <w:szCs w:val="20"/>
        </w:rPr>
        <w:t xml:space="preserve"> </w:t>
      </w:r>
      <w:r w:rsidR="00270EC8" w:rsidRPr="00A92DD6">
        <w:rPr>
          <w:sz w:val="20"/>
          <w:szCs w:val="20"/>
        </w:rPr>
        <w:t>quotas;</w:t>
      </w:r>
      <w:r w:rsidR="00270EC8" w:rsidRPr="00A92DD6">
        <w:rPr>
          <w:spacing w:val="-5"/>
          <w:sz w:val="20"/>
          <w:szCs w:val="20"/>
        </w:rPr>
        <w:t xml:space="preserve"> </w:t>
      </w:r>
      <w:r w:rsidR="00270EC8" w:rsidRPr="00A92DD6">
        <w:rPr>
          <w:sz w:val="20"/>
          <w:szCs w:val="20"/>
        </w:rPr>
        <w:t xml:space="preserve">or (g) use the Services to store or transfer any </w:t>
      </w:r>
      <w:r w:rsidR="00EA2863" w:rsidRPr="00A92DD6">
        <w:rPr>
          <w:sz w:val="20"/>
          <w:szCs w:val="20"/>
        </w:rPr>
        <w:t>iA</w:t>
      </w:r>
      <w:r w:rsidR="00270EC8" w:rsidRPr="00A92DD6">
        <w:rPr>
          <w:sz w:val="20"/>
          <w:szCs w:val="20"/>
        </w:rPr>
        <w:t xml:space="preserve"> Data in contravention of any </w:t>
      </w:r>
      <w:r w:rsidR="00FF4491" w:rsidRPr="00165949">
        <w:rPr>
          <w:sz w:val="20"/>
          <w:szCs w:val="20"/>
        </w:rPr>
        <w:t>A</w:t>
      </w:r>
      <w:r w:rsidR="00270EC8" w:rsidRPr="00165949">
        <w:rPr>
          <w:sz w:val="20"/>
          <w:szCs w:val="20"/>
        </w:rPr>
        <w:t xml:space="preserve">pplicable </w:t>
      </w:r>
      <w:r w:rsidR="00FF4491" w:rsidRPr="00165949">
        <w:rPr>
          <w:sz w:val="20"/>
          <w:szCs w:val="20"/>
        </w:rPr>
        <w:t>L</w:t>
      </w:r>
      <w:r w:rsidR="00270EC8" w:rsidRPr="00165949">
        <w:rPr>
          <w:sz w:val="20"/>
          <w:szCs w:val="20"/>
        </w:rPr>
        <w:t>aws</w:t>
      </w:r>
      <w:r w:rsidR="00270EC8" w:rsidRPr="00A92DD6">
        <w:rPr>
          <w:sz w:val="20"/>
          <w:szCs w:val="20"/>
        </w:rPr>
        <w:t xml:space="preserve">, including without limitation export control laws. </w:t>
      </w:r>
    </w:p>
    <w:p w14:paraId="3184C20C" w14:textId="77777777" w:rsidR="006A6872" w:rsidRPr="00A92DD6" w:rsidRDefault="006A6872" w:rsidP="00FD101B">
      <w:pPr>
        <w:pStyle w:val="Corpsdetexte"/>
        <w:jc w:val="both"/>
      </w:pPr>
    </w:p>
    <w:p w14:paraId="3184C20D" w14:textId="12B9A54B" w:rsidR="006A6872" w:rsidRPr="00A92DD6" w:rsidRDefault="00270EC8" w:rsidP="00787C5F">
      <w:pPr>
        <w:pStyle w:val="Paragraphedeliste"/>
        <w:numPr>
          <w:ilvl w:val="0"/>
          <w:numId w:val="30"/>
        </w:numPr>
        <w:tabs>
          <w:tab w:val="left" w:pos="837"/>
          <w:tab w:val="left" w:pos="839"/>
        </w:tabs>
        <w:ind w:right="233"/>
        <w:jc w:val="both"/>
        <w:rPr>
          <w:b/>
          <w:sz w:val="20"/>
        </w:rPr>
      </w:pPr>
      <w:r w:rsidRPr="00A92DD6">
        <w:rPr>
          <w:b/>
          <w:sz w:val="20"/>
        </w:rPr>
        <w:t>Data</w:t>
      </w:r>
      <w:r w:rsidRPr="00A92DD6">
        <w:rPr>
          <w:b/>
          <w:spacing w:val="-12"/>
          <w:sz w:val="20"/>
        </w:rPr>
        <w:t xml:space="preserve"> </w:t>
      </w:r>
      <w:r w:rsidRPr="00A92DD6">
        <w:rPr>
          <w:b/>
          <w:sz w:val="20"/>
        </w:rPr>
        <w:t>Network</w:t>
      </w:r>
      <w:r w:rsidRPr="00A92DD6">
        <w:rPr>
          <w:sz w:val="20"/>
        </w:rPr>
        <w:t>:</w:t>
      </w:r>
      <w:r w:rsidRPr="00A92DD6">
        <w:rPr>
          <w:spacing w:val="-11"/>
          <w:sz w:val="20"/>
        </w:rPr>
        <w:t xml:space="preserve"> </w:t>
      </w:r>
      <w:r w:rsidRPr="00A92DD6">
        <w:rPr>
          <w:sz w:val="20"/>
        </w:rPr>
        <w:t>Supplier</w:t>
      </w:r>
      <w:r w:rsidRPr="00A92DD6">
        <w:rPr>
          <w:spacing w:val="-11"/>
          <w:sz w:val="20"/>
        </w:rPr>
        <w:t xml:space="preserve"> </w:t>
      </w:r>
      <w:r w:rsidRPr="00A92DD6">
        <w:rPr>
          <w:sz w:val="20"/>
        </w:rPr>
        <w:t>does</w:t>
      </w:r>
      <w:r w:rsidRPr="00A92DD6">
        <w:rPr>
          <w:spacing w:val="-12"/>
          <w:sz w:val="20"/>
        </w:rPr>
        <w:t xml:space="preserve"> </w:t>
      </w:r>
      <w:r w:rsidRPr="00A92DD6">
        <w:rPr>
          <w:sz w:val="20"/>
        </w:rPr>
        <w:t>not</w:t>
      </w:r>
      <w:r w:rsidRPr="00A92DD6">
        <w:rPr>
          <w:spacing w:val="-11"/>
          <w:sz w:val="20"/>
        </w:rPr>
        <w:t xml:space="preserve"> </w:t>
      </w:r>
      <w:r w:rsidRPr="00A92DD6">
        <w:rPr>
          <w:sz w:val="20"/>
        </w:rPr>
        <w:t>control</w:t>
      </w:r>
      <w:r w:rsidRPr="00A92DD6">
        <w:rPr>
          <w:spacing w:val="-11"/>
          <w:sz w:val="20"/>
        </w:rPr>
        <w:t xml:space="preserve"> </w:t>
      </w:r>
      <w:r w:rsidRPr="00A92DD6">
        <w:rPr>
          <w:sz w:val="20"/>
        </w:rPr>
        <w:t>the</w:t>
      </w:r>
      <w:r w:rsidRPr="00A92DD6">
        <w:rPr>
          <w:spacing w:val="-12"/>
          <w:sz w:val="20"/>
        </w:rPr>
        <w:t xml:space="preserve"> </w:t>
      </w:r>
      <w:r w:rsidRPr="00A92DD6">
        <w:rPr>
          <w:sz w:val="20"/>
        </w:rPr>
        <w:t>transfer</w:t>
      </w:r>
      <w:r w:rsidRPr="00A92DD6">
        <w:rPr>
          <w:spacing w:val="-11"/>
          <w:sz w:val="20"/>
        </w:rPr>
        <w:t xml:space="preserve"> </w:t>
      </w:r>
      <w:r w:rsidRPr="00A92DD6">
        <w:rPr>
          <w:sz w:val="20"/>
        </w:rPr>
        <w:t>of</w:t>
      </w:r>
      <w:r w:rsidRPr="00A92DD6">
        <w:rPr>
          <w:spacing w:val="-11"/>
          <w:sz w:val="20"/>
        </w:rPr>
        <w:t xml:space="preserve"> </w:t>
      </w:r>
      <w:r w:rsidRPr="00A92DD6">
        <w:rPr>
          <w:sz w:val="20"/>
        </w:rPr>
        <w:t>data</w:t>
      </w:r>
      <w:r w:rsidRPr="00A92DD6">
        <w:rPr>
          <w:spacing w:val="-12"/>
          <w:sz w:val="20"/>
        </w:rPr>
        <w:t xml:space="preserve"> </w:t>
      </w:r>
      <w:r w:rsidRPr="00A92DD6">
        <w:rPr>
          <w:sz w:val="20"/>
        </w:rPr>
        <w:t>to</w:t>
      </w:r>
      <w:r w:rsidRPr="00A92DD6">
        <w:rPr>
          <w:spacing w:val="-11"/>
          <w:sz w:val="20"/>
        </w:rPr>
        <w:t xml:space="preserve"> </w:t>
      </w:r>
      <w:r w:rsidRPr="00A92DD6">
        <w:rPr>
          <w:sz w:val="20"/>
        </w:rPr>
        <w:t>or</w:t>
      </w:r>
      <w:r w:rsidRPr="00A92DD6">
        <w:rPr>
          <w:spacing w:val="-11"/>
          <w:sz w:val="20"/>
        </w:rPr>
        <w:t xml:space="preserve"> </w:t>
      </w:r>
      <w:r w:rsidRPr="00A92DD6">
        <w:rPr>
          <w:sz w:val="20"/>
        </w:rPr>
        <w:t>from</w:t>
      </w:r>
      <w:r w:rsidRPr="00A92DD6">
        <w:rPr>
          <w:spacing w:val="-11"/>
          <w:sz w:val="20"/>
        </w:rPr>
        <w:t xml:space="preserve"> </w:t>
      </w:r>
      <w:r w:rsidRPr="00A92DD6">
        <w:rPr>
          <w:sz w:val="20"/>
        </w:rPr>
        <w:t>the</w:t>
      </w:r>
      <w:r w:rsidRPr="00A92DD6">
        <w:rPr>
          <w:spacing w:val="-12"/>
          <w:sz w:val="20"/>
        </w:rPr>
        <w:t xml:space="preserve"> </w:t>
      </w:r>
      <w:r w:rsidRPr="00A92DD6">
        <w:rPr>
          <w:sz w:val="20"/>
        </w:rPr>
        <w:t>Internet</w:t>
      </w:r>
      <w:r w:rsidRPr="00A92DD6">
        <w:rPr>
          <w:spacing w:val="-11"/>
          <w:sz w:val="20"/>
        </w:rPr>
        <w:t xml:space="preserve"> </w:t>
      </w:r>
      <w:r w:rsidRPr="00A92DD6">
        <w:rPr>
          <w:sz w:val="20"/>
        </w:rPr>
        <w:t>and</w:t>
      </w:r>
      <w:r w:rsidRPr="00A92DD6">
        <w:rPr>
          <w:spacing w:val="-11"/>
          <w:sz w:val="20"/>
        </w:rPr>
        <w:t xml:space="preserve"> </w:t>
      </w:r>
      <w:r w:rsidRPr="00A92DD6">
        <w:rPr>
          <w:sz w:val="20"/>
        </w:rPr>
        <w:t>elsewhere.</w:t>
      </w:r>
      <w:r w:rsidRPr="00A92DD6">
        <w:rPr>
          <w:spacing w:val="-12"/>
          <w:sz w:val="20"/>
        </w:rPr>
        <w:t xml:space="preserve"> </w:t>
      </w:r>
      <w:r w:rsidRPr="00A92DD6">
        <w:rPr>
          <w:sz w:val="20"/>
        </w:rPr>
        <w:t>Such</w:t>
      </w:r>
      <w:r w:rsidRPr="00A92DD6">
        <w:rPr>
          <w:spacing w:val="-11"/>
          <w:sz w:val="20"/>
        </w:rPr>
        <w:t xml:space="preserve"> </w:t>
      </w:r>
      <w:r w:rsidRPr="00A92DD6">
        <w:rPr>
          <w:sz w:val="20"/>
        </w:rPr>
        <w:t>transfer depends in large part upon the performance of services, software or hardware provided by third parties.</w:t>
      </w:r>
      <w:r w:rsidRPr="00A92DD6">
        <w:rPr>
          <w:spacing w:val="40"/>
          <w:sz w:val="20"/>
        </w:rPr>
        <w:t xml:space="preserve"> </w:t>
      </w:r>
      <w:r w:rsidRPr="00A92DD6">
        <w:rPr>
          <w:sz w:val="20"/>
        </w:rPr>
        <w:t>At times, actions or</w:t>
      </w:r>
      <w:r w:rsidRPr="00A92DD6">
        <w:rPr>
          <w:spacing w:val="-1"/>
          <w:sz w:val="20"/>
        </w:rPr>
        <w:t xml:space="preserve"> </w:t>
      </w:r>
      <w:r w:rsidRPr="00A92DD6">
        <w:rPr>
          <w:sz w:val="20"/>
        </w:rPr>
        <w:t>inactions of such third parties can impair or</w:t>
      </w:r>
      <w:r w:rsidRPr="00A92DD6">
        <w:rPr>
          <w:spacing w:val="-1"/>
          <w:sz w:val="20"/>
        </w:rPr>
        <w:t xml:space="preserve"> </w:t>
      </w:r>
      <w:r w:rsidRPr="00A92DD6">
        <w:rPr>
          <w:sz w:val="20"/>
        </w:rPr>
        <w:t>disrupt Client’s connections to the internet.</w:t>
      </w:r>
      <w:r w:rsidRPr="00A92DD6">
        <w:rPr>
          <w:spacing w:val="-1"/>
          <w:sz w:val="20"/>
        </w:rPr>
        <w:t xml:space="preserve"> </w:t>
      </w:r>
      <w:r w:rsidRPr="00A92DD6">
        <w:rPr>
          <w:sz w:val="20"/>
        </w:rPr>
        <w:t>These actions</w:t>
      </w:r>
      <w:r w:rsidRPr="00A92DD6">
        <w:rPr>
          <w:spacing w:val="-7"/>
          <w:sz w:val="20"/>
        </w:rPr>
        <w:t xml:space="preserve"> </w:t>
      </w:r>
      <w:r w:rsidRPr="00A92DD6">
        <w:rPr>
          <w:sz w:val="20"/>
        </w:rPr>
        <w:t>may</w:t>
      </w:r>
      <w:r w:rsidRPr="00A92DD6">
        <w:rPr>
          <w:spacing w:val="-6"/>
          <w:sz w:val="20"/>
        </w:rPr>
        <w:t xml:space="preserve"> </w:t>
      </w:r>
      <w:r w:rsidRPr="00A92DD6">
        <w:rPr>
          <w:sz w:val="20"/>
        </w:rPr>
        <w:t>include,</w:t>
      </w:r>
      <w:r w:rsidRPr="00A92DD6">
        <w:rPr>
          <w:spacing w:val="-7"/>
          <w:sz w:val="20"/>
        </w:rPr>
        <w:t xml:space="preserve"> </w:t>
      </w:r>
      <w:r w:rsidRPr="00A92DD6">
        <w:rPr>
          <w:sz w:val="20"/>
        </w:rPr>
        <w:t>without</w:t>
      </w:r>
      <w:r w:rsidRPr="00A92DD6">
        <w:rPr>
          <w:spacing w:val="-7"/>
          <w:sz w:val="20"/>
        </w:rPr>
        <w:t xml:space="preserve"> </w:t>
      </w:r>
      <w:r w:rsidRPr="00A92DD6">
        <w:rPr>
          <w:sz w:val="20"/>
        </w:rPr>
        <w:t>limitation,</w:t>
      </w:r>
      <w:r w:rsidRPr="00A92DD6">
        <w:rPr>
          <w:spacing w:val="-7"/>
          <w:sz w:val="20"/>
        </w:rPr>
        <w:t xml:space="preserve"> </w:t>
      </w:r>
      <w:r w:rsidRPr="00A92DD6">
        <w:rPr>
          <w:sz w:val="20"/>
        </w:rPr>
        <w:t>deliberate</w:t>
      </w:r>
      <w:r w:rsidRPr="00A92DD6">
        <w:rPr>
          <w:spacing w:val="-6"/>
          <w:sz w:val="20"/>
        </w:rPr>
        <w:t xml:space="preserve"> </w:t>
      </w:r>
      <w:r w:rsidRPr="00A92DD6">
        <w:rPr>
          <w:sz w:val="20"/>
        </w:rPr>
        <w:t>attempts</w:t>
      </w:r>
      <w:r w:rsidRPr="00A92DD6">
        <w:rPr>
          <w:spacing w:val="-4"/>
          <w:sz w:val="20"/>
        </w:rPr>
        <w:t xml:space="preserve"> </w:t>
      </w:r>
      <w:r w:rsidRPr="00A92DD6">
        <w:rPr>
          <w:sz w:val="20"/>
        </w:rPr>
        <w:t>to</w:t>
      </w:r>
      <w:r w:rsidRPr="00A92DD6">
        <w:rPr>
          <w:spacing w:val="-7"/>
          <w:sz w:val="20"/>
        </w:rPr>
        <w:t xml:space="preserve"> </w:t>
      </w:r>
      <w:r w:rsidRPr="00A92DD6">
        <w:rPr>
          <w:sz w:val="20"/>
        </w:rPr>
        <w:t>disrupt</w:t>
      </w:r>
      <w:r w:rsidRPr="00A92DD6">
        <w:rPr>
          <w:spacing w:val="-7"/>
          <w:sz w:val="20"/>
        </w:rPr>
        <w:t xml:space="preserve"> </w:t>
      </w:r>
      <w:r w:rsidRPr="00A92DD6">
        <w:rPr>
          <w:sz w:val="20"/>
        </w:rPr>
        <w:t>services,</w:t>
      </w:r>
      <w:r w:rsidRPr="00A92DD6">
        <w:rPr>
          <w:spacing w:val="-7"/>
          <w:sz w:val="20"/>
        </w:rPr>
        <w:t xml:space="preserve"> </w:t>
      </w:r>
      <w:r w:rsidRPr="00A92DD6">
        <w:rPr>
          <w:sz w:val="20"/>
        </w:rPr>
        <w:t>such</w:t>
      </w:r>
      <w:r w:rsidRPr="00A92DD6">
        <w:rPr>
          <w:spacing w:val="-7"/>
          <w:sz w:val="20"/>
        </w:rPr>
        <w:t xml:space="preserve"> </w:t>
      </w:r>
      <w:r w:rsidRPr="00A92DD6">
        <w:rPr>
          <w:sz w:val="20"/>
        </w:rPr>
        <w:t>as</w:t>
      </w:r>
      <w:r w:rsidRPr="00A92DD6">
        <w:rPr>
          <w:spacing w:val="-7"/>
          <w:sz w:val="20"/>
        </w:rPr>
        <w:t xml:space="preserve"> </w:t>
      </w:r>
      <w:r w:rsidR="0019178A" w:rsidRPr="00A92DD6">
        <w:rPr>
          <w:sz w:val="20"/>
        </w:rPr>
        <w:t>denial</w:t>
      </w:r>
      <w:r w:rsidR="0019178A" w:rsidRPr="00A92DD6">
        <w:rPr>
          <w:spacing w:val="-8"/>
          <w:sz w:val="20"/>
        </w:rPr>
        <w:t>-of-service</w:t>
      </w:r>
      <w:r w:rsidRPr="00A92DD6">
        <w:rPr>
          <w:spacing w:val="-9"/>
          <w:sz w:val="20"/>
        </w:rPr>
        <w:t xml:space="preserve"> </w:t>
      </w:r>
      <w:r w:rsidRPr="00A92DD6">
        <w:rPr>
          <w:sz w:val="20"/>
        </w:rPr>
        <w:t>attacks. Supplier cannot guarantee that such events will not occur. Supplier disclaims any and all liability resulting from or related to such events or third-party acts or omissions, including acts or omissions of Client and persons and entities for which or whom it is responsible.</w:t>
      </w:r>
    </w:p>
    <w:p w14:paraId="3184C20E" w14:textId="77777777" w:rsidR="006A6872" w:rsidRPr="00A92DD6" w:rsidRDefault="006A6872" w:rsidP="00FD101B">
      <w:pPr>
        <w:pStyle w:val="Corpsdetexte"/>
        <w:jc w:val="both"/>
      </w:pPr>
    </w:p>
    <w:p w14:paraId="3184C20F" w14:textId="6BC0E8A9" w:rsidR="006A6872" w:rsidRPr="008D6FE4" w:rsidRDefault="009B76B6" w:rsidP="00787C5F">
      <w:pPr>
        <w:pStyle w:val="Paragraphedeliste"/>
        <w:numPr>
          <w:ilvl w:val="0"/>
          <w:numId w:val="30"/>
        </w:numPr>
        <w:tabs>
          <w:tab w:val="left" w:pos="839"/>
        </w:tabs>
        <w:ind w:right="237"/>
        <w:jc w:val="both"/>
        <w:rPr>
          <w:b/>
          <w:bCs/>
          <w:sz w:val="20"/>
          <w:szCs w:val="20"/>
        </w:rPr>
      </w:pPr>
      <w:r w:rsidRPr="00A92DD6">
        <w:rPr>
          <w:b/>
          <w:bCs/>
          <w:sz w:val="20"/>
          <w:szCs w:val="20"/>
        </w:rPr>
        <w:t>Cloud</w:t>
      </w:r>
      <w:r w:rsidRPr="00A92DD6">
        <w:rPr>
          <w:b/>
          <w:bCs/>
          <w:spacing w:val="-8"/>
          <w:sz w:val="20"/>
          <w:szCs w:val="20"/>
        </w:rPr>
        <w:t xml:space="preserve"> </w:t>
      </w:r>
      <w:r w:rsidRPr="00A92DD6">
        <w:rPr>
          <w:b/>
          <w:bCs/>
          <w:sz w:val="20"/>
          <w:szCs w:val="20"/>
        </w:rPr>
        <w:t>Consumption:</w:t>
      </w:r>
      <w:r w:rsidRPr="00A92DD6">
        <w:rPr>
          <w:b/>
          <w:bCs/>
          <w:spacing w:val="-10"/>
          <w:sz w:val="20"/>
          <w:szCs w:val="20"/>
        </w:rPr>
        <w:t xml:space="preserve"> </w:t>
      </w:r>
      <w:r w:rsidRPr="00A92DD6">
        <w:rPr>
          <w:sz w:val="20"/>
          <w:szCs w:val="20"/>
        </w:rPr>
        <w:t>All</w:t>
      </w:r>
      <w:r w:rsidRPr="00A92DD6">
        <w:rPr>
          <w:spacing w:val="-8"/>
          <w:sz w:val="20"/>
          <w:szCs w:val="20"/>
        </w:rPr>
        <w:t xml:space="preserve"> </w:t>
      </w:r>
      <w:r w:rsidRPr="00A92DD6">
        <w:rPr>
          <w:sz w:val="20"/>
          <w:szCs w:val="20"/>
        </w:rPr>
        <w:t>cloud</w:t>
      </w:r>
      <w:r w:rsidRPr="00A92DD6">
        <w:rPr>
          <w:spacing w:val="-9"/>
          <w:sz w:val="20"/>
          <w:szCs w:val="20"/>
        </w:rPr>
        <w:t xml:space="preserve"> </w:t>
      </w:r>
      <w:r w:rsidRPr="00A92DD6">
        <w:rPr>
          <w:sz w:val="20"/>
          <w:szCs w:val="20"/>
        </w:rPr>
        <w:t>services,</w:t>
      </w:r>
      <w:r w:rsidRPr="00EE3B94">
        <w:rPr>
          <w:sz w:val="20"/>
        </w:rPr>
        <w:t xml:space="preserve"> </w:t>
      </w:r>
      <w:ins w:id="161" w:author="iA" w:date="2025-10-14T14:20:00Z" w16du:dateUtc="2025-10-14T18:20:00Z">
        <w:r w:rsidR="00112AF4" w:rsidRPr="00165949">
          <w:rPr>
            <w:sz w:val="20"/>
            <w:szCs w:val="20"/>
          </w:rPr>
          <w:t xml:space="preserve">including the Google </w:t>
        </w:r>
      </w:ins>
      <w:commentRangeStart w:id="162"/>
      <w:ins w:id="163" w:author="Vincent Boisclair" w:date="2025-10-20T16:06:00Z" w16du:dateUtc="2025-10-20T20:06:00Z">
        <w:r w:rsidR="00251A0A" w:rsidRPr="00165949">
          <w:rPr>
            <w:sz w:val="20"/>
            <w:szCs w:val="20"/>
          </w:rPr>
          <w:t xml:space="preserve">Cloud </w:t>
        </w:r>
      </w:ins>
      <w:commentRangeEnd w:id="162"/>
      <w:r w:rsidR="00372270" w:rsidRPr="00165949">
        <w:rPr>
          <w:rStyle w:val="Marquedecommentaire"/>
          <w:sz w:val="20"/>
          <w:szCs w:val="20"/>
        </w:rPr>
        <w:commentReference w:id="162"/>
      </w:r>
      <w:ins w:id="164" w:author="iA" w:date="2025-10-14T14:20:00Z" w16du:dateUtc="2025-10-14T18:20:00Z">
        <w:r w:rsidR="00112AF4" w:rsidRPr="00165949">
          <w:rPr>
            <w:sz w:val="20"/>
            <w:szCs w:val="20"/>
          </w:rPr>
          <w:t>Platform</w:t>
        </w:r>
        <w:r w:rsidR="00112AF4" w:rsidRPr="00A92DD6">
          <w:rPr>
            <w:sz w:val="20"/>
            <w:szCs w:val="20"/>
          </w:rPr>
          <w:t>,</w:t>
        </w:r>
        <w:r w:rsidRPr="00A92DD6">
          <w:rPr>
            <w:spacing w:val="-8"/>
            <w:sz w:val="20"/>
            <w:szCs w:val="20"/>
          </w:rPr>
          <w:t xml:space="preserve"> </w:t>
        </w:r>
      </w:ins>
      <w:r w:rsidRPr="00A92DD6">
        <w:rPr>
          <w:sz w:val="20"/>
          <w:szCs w:val="20"/>
        </w:rPr>
        <w:t>licenses,</w:t>
      </w:r>
      <w:r w:rsidRPr="00A92DD6">
        <w:rPr>
          <w:spacing w:val="-8"/>
          <w:sz w:val="20"/>
          <w:szCs w:val="20"/>
        </w:rPr>
        <w:t xml:space="preserve"> </w:t>
      </w:r>
      <w:r w:rsidRPr="00A92DD6">
        <w:rPr>
          <w:sz w:val="20"/>
          <w:szCs w:val="20"/>
        </w:rPr>
        <w:t>and</w:t>
      </w:r>
      <w:r w:rsidRPr="00A92DD6">
        <w:rPr>
          <w:spacing w:val="-10"/>
          <w:sz w:val="20"/>
          <w:szCs w:val="20"/>
        </w:rPr>
        <w:t xml:space="preserve"> </w:t>
      </w:r>
      <w:r w:rsidRPr="00A92DD6">
        <w:rPr>
          <w:sz w:val="20"/>
          <w:szCs w:val="20"/>
        </w:rPr>
        <w:t>associated</w:t>
      </w:r>
      <w:r w:rsidRPr="00A92DD6">
        <w:rPr>
          <w:spacing w:val="-8"/>
          <w:sz w:val="20"/>
          <w:szCs w:val="20"/>
        </w:rPr>
        <w:t xml:space="preserve"> </w:t>
      </w:r>
      <w:r w:rsidRPr="00A92DD6">
        <w:rPr>
          <w:sz w:val="20"/>
          <w:szCs w:val="20"/>
        </w:rPr>
        <w:t>consumption</w:t>
      </w:r>
      <w:r w:rsidR="005919EC" w:rsidRPr="00A92DD6">
        <w:rPr>
          <w:sz w:val="20"/>
        </w:rPr>
        <w:t xml:space="preserve"> </w:t>
      </w:r>
      <w:r w:rsidR="005919EC" w:rsidRPr="00A92DD6">
        <w:rPr>
          <w:sz w:val="20"/>
          <w:szCs w:val="20"/>
        </w:rPr>
        <w:t xml:space="preserve">included in the perimeter of this </w:t>
      </w:r>
      <w:r w:rsidR="002A7A71" w:rsidRPr="00A92DD6">
        <w:rPr>
          <w:sz w:val="20"/>
          <w:szCs w:val="20"/>
        </w:rPr>
        <w:t xml:space="preserve">Service Schedule </w:t>
      </w:r>
      <w:r w:rsidRPr="00A92DD6">
        <w:rPr>
          <w:sz w:val="20"/>
          <w:szCs w:val="20"/>
        </w:rPr>
        <w:t>are the responsibility of the Client</w:t>
      </w:r>
      <w:r w:rsidR="0060711F" w:rsidRPr="00A92DD6">
        <w:rPr>
          <w:sz w:val="20"/>
          <w:szCs w:val="20"/>
        </w:rPr>
        <w:t xml:space="preserve">, </w:t>
      </w:r>
      <w:r w:rsidR="00405CE6" w:rsidRPr="00A92DD6">
        <w:rPr>
          <w:sz w:val="20"/>
          <w:szCs w:val="20"/>
        </w:rPr>
        <w:t>subject to the Supplier performing the Services in compliance with the terms and conditions provided herein</w:t>
      </w:r>
      <w:r w:rsidRPr="00A92DD6">
        <w:rPr>
          <w:sz w:val="20"/>
          <w:szCs w:val="20"/>
        </w:rPr>
        <w:t>.</w:t>
      </w:r>
    </w:p>
    <w:p w14:paraId="0394DE21" w14:textId="77777777" w:rsidR="008D6FE4" w:rsidRPr="008D6FE4" w:rsidRDefault="008D6FE4" w:rsidP="008D6FE4">
      <w:pPr>
        <w:pStyle w:val="Corpsdetexte"/>
        <w:jc w:val="both"/>
      </w:pPr>
    </w:p>
    <w:p w14:paraId="3184C210" w14:textId="40500259" w:rsidR="006A6872" w:rsidRDefault="000F627E" w:rsidP="008D6FE4">
      <w:pPr>
        <w:pStyle w:val="Paragraphedeliste"/>
        <w:numPr>
          <w:ilvl w:val="0"/>
          <w:numId w:val="30"/>
        </w:numPr>
        <w:ind w:right="237"/>
        <w:jc w:val="both"/>
        <w:rPr>
          <w:sz w:val="20"/>
          <w:szCs w:val="20"/>
        </w:rPr>
      </w:pPr>
      <w:r w:rsidRPr="00465907">
        <w:rPr>
          <w:b/>
          <w:sz w:val="20"/>
          <w:szCs w:val="20"/>
        </w:rPr>
        <w:t>Google</w:t>
      </w:r>
      <w:r w:rsidR="00270EC8" w:rsidRPr="008D6FE4">
        <w:rPr>
          <w:b/>
          <w:bCs/>
          <w:sz w:val="20"/>
          <w:szCs w:val="20"/>
        </w:rPr>
        <w:t xml:space="preserve"> Certifications &amp; Compliance</w:t>
      </w:r>
      <w:r w:rsidR="00270EC8" w:rsidRPr="008D6FE4">
        <w:rPr>
          <w:sz w:val="20"/>
          <w:szCs w:val="20"/>
        </w:rPr>
        <w:t xml:space="preserve">: To maintain good standing in cloud provider certification programs, </w:t>
      </w:r>
      <w:r w:rsidRPr="00465907">
        <w:rPr>
          <w:sz w:val="20"/>
          <w:szCs w:val="20"/>
        </w:rPr>
        <w:t>Google</w:t>
      </w:r>
      <w:r w:rsidR="00270EC8" w:rsidRPr="008D6FE4">
        <w:rPr>
          <w:sz w:val="20"/>
          <w:szCs w:val="20"/>
        </w:rPr>
        <w:t xml:space="preserve"> may periodically conduct an auditing and certification </w:t>
      </w:r>
      <w:r w:rsidR="00270EC8" w:rsidRPr="00465907">
        <w:rPr>
          <w:sz w:val="20"/>
          <w:szCs w:val="20"/>
        </w:rPr>
        <w:t>exercise</w:t>
      </w:r>
      <w:r w:rsidR="00B822A2" w:rsidRPr="00465907">
        <w:rPr>
          <w:sz w:val="20"/>
          <w:szCs w:val="20"/>
        </w:rPr>
        <w:t xml:space="preserve"> on the Supplier</w:t>
      </w:r>
      <w:r w:rsidR="00270EC8" w:rsidRPr="00465907">
        <w:rPr>
          <w:sz w:val="20"/>
          <w:szCs w:val="20"/>
        </w:rPr>
        <w:t xml:space="preserve">. As part of these audits, Supplier will present the </w:t>
      </w:r>
      <w:r w:rsidR="00C51DBB" w:rsidRPr="00465907">
        <w:rPr>
          <w:sz w:val="20"/>
          <w:szCs w:val="20"/>
        </w:rPr>
        <w:t xml:space="preserve">Services </w:t>
      </w:r>
      <w:r w:rsidR="00270EC8" w:rsidRPr="00465907">
        <w:rPr>
          <w:sz w:val="20"/>
          <w:szCs w:val="20"/>
        </w:rPr>
        <w:t xml:space="preserve">as part of the compliance auditing required by </w:t>
      </w:r>
      <w:r w:rsidRPr="00465907">
        <w:rPr>
          <w:sz w:val="20"/>
          <w:szCs w:val="20"/>
        </w:rPr>
        <w:t>Google</w:t>
      </w:r>
      <w:r w:rsidR="00270EC8" w:rsidRPr="008D6FE4">
        <w:rPr>
          <w:sz w:val="20"/>
          <w:szCs w:val="20"/>
        </w:rPr>
        <w:t>.</w:t>
      </w:r>
    </w:p>
    <w:p w14:paraId="3767547F" w14:textId="77777777" w:rsidR="008D6FE4" w:rsidRPr="008D6FE4" w:rsidRDefault="008D6FE4" w:rsidP="008D6FE4">
      <w:pPr>
        <w:pStyle w:val="Corpsdetexte"/>
        <w:jc w:val="both"/>
      </w:pPr>
    </w:p>
    <w:p w14:paraId="3184C211" w14:textId="4DF7833C" w:rsidR="006A6872" w:rsidRPr="008D6FE4" w:rsidRDefault="00F4195A" w:rsidP="008D6FE4">
      <w:pPr>
        <w:pStyle w:val="Paragraphedeliste"/>
        <w:numPr>
          <w:ilvl w:val="0"/>
          <w:numId w:val="30"/>
        </w:numPr>
        <w:ind w:right="237"/>
        <w:jc w:val="both"/>
        <w:rPr>
          <w:sz w:val="20"/>
          <w:szCs w:val="20"/>
        </w:rPr>
      </w:pPr>
      <w:r w:rsidRPr="002F3D76">
        <w:rPr>
          <w:b/>
          <w:sz w:val="20"/>
          <w:szCs w:val="20"/>
        </w:rPr>
        <w:t xml:space="preserve">Google </w:t>
      </w:r>
      <w:r w:rsidR="00270EC8" w:rsidRPr="002F3D76">
        <w:rPr>
          <w:b/>
          <w:sz w:val="20"/>
          <w:szCs w:val="20"/>
        </w:rPr>
        <w:t>Association</w:t>
      </w:r>
      <w:r w:rsidR="00270EC8" w:rsidRPr="002F3D76">
        <w:rPr>
          <w:sz w:val="20"/>
          <w:szCs w:val="20"/>
        </w:rPr>
        <w:t xml:space="preserve">: </w:t>
      </w:r>
      <w:r w:rsidR="0006294D" w:rsidRPr="002F3D76">
        <w:rPr>
          <w:sz w:val="20"/>
          <w:szCs w:val="20"/>
        </w:rPr>
        <w:t>When applicable, t</w:t>
      </w:r>
      <w:r w:rsidR="00270EC8" w:rsidRPr="002F3D76">
        <w:rPr>
          <w:sz w:val="20"/>
          <w:szCs w:val="20"/>
        </w:rPr>
        <w:t xml:space="preserve">he Client hereby authorizes Supplier to associate Supplier’s partner ID or its equivalent with the Client’s </w:t>
      </w:r>
      <w:r w:rsidR="00E56562" w:rsidRPr="002F3D76">
        <w:rPr>
          <w:sz w:val="20"/>
          <w:szCs w:val="20"/>
        </w:rPr>
        <w:t>Google Platform</w:t>
      </w:r>
      <w:r w:rsidR="00270EC8" w:rsidRPr="008D6FE4">
        <w:rPr>
          <w:sz w:val="20"/>
          <w:szCs w:val="20"/>
        </w:rPr>
        <w:t>.</w:t>
      </w:r>
    </w:p>
    <w:p w14:paraId="3184C212" w14:textId="77777777" w:rsidR="006A6872" w:rsidRPr="00A92DD6" w:rsidRDefault="006A6872" w:rsidP="00FD101B">
      <w:pPr>
        <w:pStyle w:val="Corpsdetexte"/>
        <w:jc w:val="both"/>
      </w:pPr>
    </w:p>
    <w:p w14:paraId="75783F77" w14:textId="7F23EE2A" w:rsidR="00395A8E" w:rsidRPr="00A92DD6" w:rsidRDefault="00395A8E" w:rsidP="00FD101B">
      <w:pPr>
        <w:pStyle w:val="Corpsdetexte"/>
        <w:jc w:val="both"/>
      </w:pPr>
    </w:p>
    <w:p w14:paraId="5AC301E4" w14:textId="77777777" w:rsidR="002C6905" w:rsidRDefault="002C6905" w:rsidP="00FD101B">
      <w:pPr>
        <w:pStyle w:val="Corpsdetexte"/>
        <w:jc w:val="both"/>
      </w:pPr>
      <w:r>
        <w:br w:type="page"/>
      </w:r>
    </w:p>
    <w:p w14:paraId="3184C213" w14:textId="0EB7BB80" w:rsidR="006A6872" w:rsidRPr="00A92DD6" w:rsidRDefault="00270EC8" w:rsidP="00FD101B">
      <w:pPr>
        <w:pStyle w:val="Corpsdetexte"/>
        <w:jc w:val="both"/>
      </w:pPr>
      <w:r w:rsidRPr="00A92DD6">
        <w:lastRenderedPageBreak/>
        <w:t>Each</w:t>
      </w:r>
      <w:r w:rsidRPr="00FD101B">
        <w:t xml:space="preserve"> </w:t>
      </w:r>
      <w:r w:rsidRPr="00A92DD6">
        <w:t>of</w:t>
      </w:r>
      <w:r w:rsidRPr="00FD101B">
        <w:t xml:space="preserve"> </w:t>
      </w:r>
      <w:r w:rsidRPr="00A92DD6">
        <w:t>the</w:t>
      </w:r>
      <w:r w:rsidRPr="00FD101B">
        <w:t xml:space="preserve"> </w:t>
      </w:r>
      <w:r w:rsidR="00C45592" w:rsidRPr="00A92DD6">
        <w:t>P</w:t>
      </w:r>
      <w:r w:rsidRPr="00A92DD6">
        <w:t>arties</w:t>
      </w:r>
      <w:r w:rsidRPr="00FD101B">
        <w:t xml:space="preserve"> </w:t>
      </w:r>
      <w:r w:rsidRPr="00A92DD6">
        <w:t>has,</w:t>
      </w:r>
      <w:r w:rsidRPr="00FD101B">
        <w:t xml:space="preserve"> </w:t>
      </w:r>
      <w:r w:rsidRPr="00A92DD6">
        <w:t>by</w:t>
      </w:r>
      <w:r w:rsidRPr="00FD101B">
        <w:t xml:space="preserve"> </w:t>
      </w:r>
      <w:r w:rsidRPr="00A92DD6">
        <w:t>its</w:t>
      </w:r>
      <w:r w:rsidRPr="00FD101B">
        <w:t xml:space="preserve"> </w:t>
      </w:r>
      <w:r w:rsidRPr="00A92DD6">
        <w:t>duly</w:t>
      </w:r>
      <w:r w:rsidRPr="00FD101B">
        <w:t xml:space="preserve"> </w:t>
      </w:r>
      <w:r w:rsidRPr="00A92DD6">
        <w:t>authorized</w:t>
      </w:r>
      <w:r w:rsidRPr="00FD101B">
        <w:t xml:space="preserve"> </w:t>
      </w:r>
      <w:r w:rsidRPr="00A92DD6">
        <w:t>representative,</w:t>
      </w:r>
      <w:r w:rsidRPr="00FD101B">
        <w:t xml:space="preserve"> </w:t>
      </w:r>
      <w:r w:rsidRPr="00A92DD6">
        <w:t>executed</w:t>
      </w:r>
      <w:r w:rsidRPr="00FD101B">
        <w:t xml:space="preserve"> </w:t>
      </w:r>
      <w:r w:rsidRPr="00A92DD6">
        <w:t>and</w:t>
      </w:r>
      <w:r w:rsidRPr="00FD101B">
        <w:t xml:space="preserve"> </w:t>
      </w:r>
      <w:r w:rsidRPr="00A92DD6">
        <w:t>delivered</w:t>
      </w:r>
      <w:r w:rsidRPr="00FD101B">
        <w:t xml:space="preserve"> </w:t>
      </w:r>
      <w:r w:rsidRPr="00A92DD6">
        <w:t>this</w:t>
      </w:r>
      <w:r w:rsidRPr="00FD101B">
        <w:t xml:space="preserve"> </w:t>
      </w:r>
      <w:r w:rsidRPr="00A92DD6">
        <w:t>Service</w:t>
      </w:r>
      <w:r w:rsidRPr="00FD101B">
        <w:t xml:space="preserve"> </w:t>
      </w:r>
      <w:r w:rsidRPr="00A92DD6">
        <w:t>Schedule</w:t>
      </w:r>
      <w:r w:rsidRPr="00FD101B">
        <w:t xml:space="preserve"> </w:t>
      </w:r>
      <w:r w:rsidRPr="00A92DD6">
        <w:t>as</w:t>
      </w:r>
      <w:r w:rsidRPr="00FD101B">
        <w:t xml:space="preserve"> </w:t>
      </w:r>
      <w:r w:rsidRPr="00A92DD6">
        <w:t>of</w:t>
      </w:r>
      <w:r w:rsidRPr="00FD101B">
        <w:t xml:space="preserve"> </w:t>
      </w:r>
      <w:r w:rsidRPr="00A92DD6">
        <w:t>the</w:t>
      </w:r>
      <w:r w:rsidRPr="00FD101B">
        <w:t xml:space="preserve"> </w:t>
      </w:r>
      <w:r w:rsidRPr="00A92DD6">
        <w:t xml:space="preserve">latest date of execution by either of the </w:t>
      </w:r>
      <w:r w:rsidR="007B45CC" w:rsidRPr="00A92DD6">
        <w:t>P</w:t>
      </w:r>
      <w:r w:rsidRPr="00A92DD6">
        <w:t>arties as indicated below.</w:t>
      </w:r>
    </w:p>
    <w:p w14:paraId="3184C214" w14:textId="77777777" w:rsidR="006A6872" w:rsidRPr="00FD101B" w:rsidRDefault="006A6872" w:rsidP="00FD101B">
      <w:pPr>
        <w:pStyle w:val="Corpsdetexte"/>
        <w:jc w:val="both"/>
      </w:pPr>
    </w:p>
    <w:tbl>
      <w:tblPr>
        <w:tblStyle w:val="TableNormal1"/>
        <w:tblW w:w="0" w:type="auto"/>
        <w:tblInd w:w="405" w:type="dxa"/>
        <w:tblLayout w:type="fixed"/>
        <w:tblLook w:val="01E0" w:firstRow="1" w:lastRow="1" w:firstColumn="1" w:lastColumn="1" w:noHBand="0" w:noVBand="0"/>
      </w:tblPr>
      <w:tblGrid>
        <w:gridCol w:w="4624"/>
        <w:gridCol w:w="4415"/>
      </w:tblGrid>
      <w:tr w:rsidR="00CD4B8E" w:rsidRPr="00A92DD6" w14:paraId="3184C218" w14:textId="77777777">
        <w:trPr>
          <w:trHeight w:val="676"/>
        </w:trPr>
        <w:tc>
          <w:tcPr>
            <w:tcW w:w="4624" w:type="dxa"/>
          </w:tcPr>
          <w:p w14:paraId="3184C215" w14:textId="77777777" w:rsidR="006A6872" w:rsidRPr="00A92DD6" w:rsidRDefault="00270EC8">
            <w:pPr>
              <w:pStyle w:val="TableParagraph"/>
              <w:spacing w:before="0" w:line="203" w:lineRule="exact"/>
              <w:ind w:left="50"/>
              <w:rPr>
                <w:b/>
                <w:sz w:val="20"/>
              </w:rPr>
            </w:pPr>
            <w:r w:rsidRPr="00A92DD6">
              <w:rPr>
                <w:b/>
                <w:spacing w:val="-4"/>
                <w:sz w:val="20"/>
              </w:rPr>
              <w:t>INDUSTRIAL</w:t>
            </w:r>
            <w:r w:rsidRPr="00A92DD6">
              <w:rPr>
                <w:b/>
                <w:spacing w:val="6"/>
                <w:sz w:val="20"/>
              </w:rPr>
              <w:t xml:space="preserve"> </w:t>
            </w:r>
            <w:r w:rsidRPr="00A92DD6">
              <w:rPr>
                <w:b/>
                <w:spacing w:val="-4"/>
                <w:sz w:val="20"/>
              </w:rPr>
              <w:t>ALLIANCE</w:t>
            </w:r>
            <w:r w:rsidRPr="00A92DD6">
              <w:rPr>
                <w:b/>
                <w:spacing w:val="4"/>
                <w:sz w:val="20"/>
              </w:rPr>
              <w:t xml:space="preserve"> </w:t>
            </w:r>
            <w:r w:rsidRPr="00A92DD6">
              <w:rPr>
                <w:b/>
                <w:spacing w:val="-4"/>
                <w:sz w:val="20"/>
              </w:rPr>
              <w:t>INSURANCE</w:t>
            </w:r>
            <w:r w:rsidRPr="00A92DD6">
              <w:rPr>
                <w:b/>
                <w:spacing w:val="5"/>
                <w:sz w:val="20"/>
              </w:rPr>
              <w:t xml:space="preserve"> </w:t>
            </w:r>
            <w:r w:rsidRPr="00A92DD6">
              <w:rPr>
                <w:b/>
                <w:spacing w:val="-4"/>
                <w:sz w:val="20"/>
              </w:rPr>
              <w:t>AND</w:t>
            </w:r>
            <w:r w:rsidRPr="00A92DD6">
              <w:rPr>
                <w:b/>
                <w:spacing w:val="5"/>
                <w:sz w:val="20"/>
              </w:rPr>
              <w:t xml:space="preserve"> </w:t>
            </w:r>
            <w:r w:rsidRPr="00A92DD6">
              <w:rPr>
                <w:b/>
                <w:spacing w:val="-4"/>
                <w:sz w:val="20"/>
              </w:rPr>
              <w:t>FINANCIAL</w:t>
            </w:r>
          </w:p>
          <w:p w14:paraId="3184C216" w14:textId="77777777" w:rsidR="006A6872" w:rsidRPr="00A92DD6" w:rsidRDefault="00270EC8">
            <w:pPr>
              <w:pStyle w:val="TableParagraph"/>
              <w:spacing w:before="15"/>
              <w:ind w:left="50"/>
              <w:rPr>
                <w:b/>
                <w:sz w:val="20"/>
              </w:rPr>
            </w:pPr>
            <w:r w:rsidRPr="00A92DD6">
              <w:rPr>
                <w:b/>
                <w:spacing w:val="-4"/>
                <w:sz w:val="20"/>
              </w:rPr>
              <w:t>SERVICES</w:t>
            </w:r>
            <w:r w:rsidRPr="00A92DD6">
              <w:rPr>
                <w:b/>
                <w:spacing w:val="3"/>
                <w:sz w:val="20"/>
              </w:rPr>
              <w:t xml:space="preserve"> </w:t>
            </w:r>
            <w:r w:rsidRPr="00A92DD6">
              <w:rPr>
                <w:b/>
                <w:spacing w:val="-4"/>
                <w:sz w:val="20"/>
              </w:rPr>
              <w:t>INC.</w:t>
            </w:r>
          </w:p>
        </w:tc>
        <w:tc>
          <w:tcPr>
            <w:tcW w:w="4415" w:type="dxa"/>
          </w:tcPr>
          <w:p w14:paraId="3184C217" w14:textId="77777777" w:rsidR="006A6872" w:rsidRPr="00A92DD6" w:rsidRDefault="00270EC8">
            <w:pPr>
              <w:pStyle w:val="TableParagraph"/>
              <w:spacing w:before="88"/>
              <w:ind w:left="416"/>
              <w:rPr>
                <w:b/>
                <w:sz w:val="20"/>
              </w:rPr>
            </w:pPr>
            <w:r w:rsidRPr="00A92DD6">
              <w:rPr>
                <w:b/>
                <w:sz w:val="20"/>
              </w:rPr>
              <w:t>FXINNOVATION</w:t>
            </w:r>
            <w:r w:rsidRPr="00A92DD6">
              <w:rPr>
                <w:b/>
                <w:spacing w:val="-11"/>
                <w:sz w:val="20"/>
              </w:rPr>
              <w:t xml:space="preserve"> </w:t>
            </w:r>
            <w:r w:rsidRPr="00A92DD6">
              <w:rPr>
                <w:b/>
                <w:sz w:val="20"/>
              </w:rPr>
              <w:t>CONSEIL</w:t>
            </w:r>
            <w:r w:rsidRPr="00A92DD6">
              <w:rPr>
                <w:b/>
                <w:spacing w:val="-11"/>
                <w:sz w:val="20"/>
              </w:rPr>
              <w:t xml:space="preserve"> </w:t>
            </w:r>
            <w:r w:rsidRPr="00A92DD6">
              <w:rPr>
                <w:b/>
                <w:spacing w:val="-4"/>
                <w:sz w:val="20"/>
              </w:rPr>
              <w:t>INC.</w:t>
            </w:r>
          </w:p>
        </w:tc>
      </w:tr>
      <w:tr w:rsidR="00CD4B8E" w:rsidRPr="00A92DD6" w14:paraId="3184C21B" w14:textId="77777777">
        <w:trPr>
          <w:trHeight w:val="715"/>
        </w:trPr>
        <w:tc>
          <w:tcPr>
            <w:tcW w:w="4624" w:type="dxa"/>
          </w:tcPr>
          <w:p w14:paraId="3184C219" w14:textId="77777777" w:rsidR="006A6872" w:rsidRPr="00A92DD6" w:rsidRDefault="00270EC8" w:rsidP="00787C5F">
            <w:pPr>
              <w:pStyle w:val="TableParagraph"/>
              <w:spacing w:before="0"/>
              <w:ind w:left="50"/>
              <w:rPr>
                <w:sz w:val="20"/>
              </w:rPr>
            </w:pPr>
            <w:r w:rsidRPr="00A92DD6">
              <w:rPr>
                <w:spacing w:val="-2"/>
                <w:sz w:val="20"/>
              </w:rPr>
              <w:t>SIGNATURE:</w:t>
            </w:r>
          </w:p>
        </w:tc>
        <w:tc>
          <w:tcPr>
            <w:tcW w:w="4415" w:type="dxa"/>
          </w:tcPr>
          <w:p w14:paraId="3184C21A" w14:textId="77777777" w:rsidR="006A6872" w:rsidRPr="00A92DD6" w:rsidRDefault="00270EC8" w:rsidP="00787C5F">
            <w:pPr>
              <w:pStyle w:val="TableParagraph"/>
              <w:spacing w:before="0"/>
              <w:ind w:left="416"/>
              <w:rPr>
                <w:sz w:val="20"/>
              </w:rPr>
            </w:pPr>
            <w:r w:rsidRPr="00A92DD6">
              <w:rPr>
                <w:spacing w:val="-2"/>
                <w:sz w:val="20"/>
              </w:rPr>
              <w:t>SIGNATURE:</w:t>
            </w:r>
          </w:p>
        </w:tc>
      </w:tr>
      <w:tr w:rsidR="00CD4B8E" w:rsidRPr="00A92DD6" w14:paraId="3184C220" w14:textId="77777777">
        <w:trPr>
          <w:trHeight w:val="822"/>
        </w:trPr>
        <w:tc>
          <w:tcPr>
            <w:tcW w:w="4624" w:type="dxa"/>
          </w:tcPr>
          <w:p w14:paraId="3184C21C" w14:textId="77777777" w:rsidR="006A6872" w:rsidRPr="00A92DD6" w:rsidRDefault="006A6872" w:rsidP="00787C5F">
            <w:pPr>
              <w:pStyle w:val="TableParagraph"/>
              <w:spacing w:before="0"/>
              <w:rPr>
                <w:sz w:val="20"/>
              </w:rPr>
            </w:pPr>
          </w:p>
          <w:p w14:paraId="3184C21D" w14:textId="77777777" w:rsidR="006A6872" w:rsidRPr="00A92DD6" w:rsidRDefault="00270EC8" w:rsidP="0031637C">
            <w:pPr>
              <w:pStyle w:val="TableParagraph"/>
              <w:spacing w:before="0"/>
              <w:ind w:left="50"/>
              <w:rPr>
                <w:sz w:val="20"/>
              </w:rPr>
            </w:pPr>
            <w:r w:rsidRPr="00A92DD6">
              <w:rPr>
                <w:spacing w:val="-4"/>
                <w:sz w:val="20"/>
              </w:rPr>
              <w:t>NAME:</w:t>
            </w:r>
          </w:p>
        </w:tc>
        <w:tc>
          <w:tcPr>
            <w:tcW w:w="4415" w:type="dxa"/>
          </w:tcPr>
          <w:p w14:paraId="3184C21E" w14:textId="77777777" w:rsidR="006A6872" w:rsidRPr="00A92DD6" w:rsidRDefault="006A6872" w:rsidP="00787C5F">
            <w:pPr>
              <w:pStyle w:val="TableParagraph"/>
              <w:spacing w:before="0"/>
              <w:rPr>
                <w:sz w:val="20"/>
              </w:rPr>
            </w:pPr>
          </w:p>
          <w:p w14:paraId="3184C21F" w14:textId="77777777" w:rsidR="006A6872" w:rsidRPr="00A92DD6" w:rsidRDefault="00270EC8" w:rsidP="0031637C">
            <w:pPr>
              <w:pStyle w:val="TableParagraph"/>
              <w:spacing w:before="0"/>
              <w:ind w:left="416"/>
              <w:rPr>
                <w:sz w:val="20"/>
              </w:rPr>
            </w:pPr>
            <w:r w:rsidRPr="00A92DD6">
              <w:rPr>
                <w:spacing w:val="-4"/>
                <w:sz w:val="20"/>
              </w:rPr>
              <w:t>NAME:</w:t>
            </w:r>
          </w:p>
        </w:tc>
      </w:tr>
      <w:tr w:rsidR="00CD4B8E" w:rsidRPr="00A92DD6" w14:paraId="3184C225" w14:textId="77777777">
        <w:trPr>
          <w:trHeight w:val="788"/>
        </w:trPr>
        <w:tc>
          <w:tcPr>
            <w:tcW w:w="4624" w:type="dxa"/>
          </w:tcPr>
          <w:p w14:paraId="3184C221" w14:textId="77777777" w:rsidR="006A6872" w:rsidRPr="00A92DD6" w:rsidRDefault="006A6872" w:rsidP="00787C5F">
            <w:pPr>
              <w:pStyle w:val="TableParagraph"/>
              <w:spacing w:before="0"/>
              <w:rPr>
                <w:sz w:val="20"/>
              </w:rPr>
            </w:pPr>
          </w:p>
          <w:p w14:paraId="3184C222" w14:textId="77777777" w:rsidR="006A6872" w:rsidRPr="00A92DD6" w:rsidRDefault="00270EC8" w:rsidP="0031637C">
            <w:pPr>
              <w:pStyle w:val="TableParagraph"/>
              <w:spacing w:before="0"/>
              <w:ind w:left="50"/>
              <w:rPr>
                <w:sz w:val="20"/>
              </w:rPr>
            </w:pPr>
            <w:r w:rsidRPr="00A92DD6">
              <w:rPr>
                <w:spacing w:val="-2"/>
                <w:sz w:val="20"/>
              </w:rPr>
              <w:t>TITLE:</w:t>
            </w:r>
          </w:p>
        </w:tc>
        <w:tc>
          <w:tcPr>
            <w:tcW w:w="4415" w:type="dxa"/>
          </w:tcPr>
          <w:p w14:paraId="3184C223" w14:textId="77777777" w:rsidR="006A6872" w:rsidRPr="00A92DD6" w:rsidRDefault="006A6872" w:rsidP="00787C5F">
            <w:pPr>
              <w:pStyle w:val="TableParagraph"/>
              <w:spacing w:before="0"/>
              <w:rPr>
                <w:sz w:val="20"/>
              </w:rPr>
            </w:pPr>
          </w:p>
          <w:p w14:paraId="3184C224" w14:textId="77777777" w:rsidR="006A6872" w:rsidRPr="00A92DD6" w:rsidRDefault="00270EC8" w:rsidP="0031637C">
            <w:pPr>
              <w:pStyle w:val="TableParagraph"/>
              <w:spacing w:before="0"/>
              <w:ind w:left="416"/>
              <w:rPr>
                <w:sz w:val="20"/>
              </w:rPr>
            </w:pPr>
            <w:r w:rsidRPr="00A92DD6">
              <w:rPr>
                <w:spacing w:val="-2"/>
                <w:sz w:val="20"/>
              </w:rPr>
              <w:t>TITLE:</w:t>
            </w:r>
          </w:p>
        </w:tc>
      </w:tr>
      <w:tr w:rsidR="00CD4B8E" w:rsidRPr="00A92DD6" w14:paraId="3184C228" w14:textId="77777777">
        <w:trPr>
          <w:trHeight w:val="911"/>
        </w:trPr>
        <w:tc>
          <w:tcPr>
            <w:tcW w:w="4624" w:type="dxa"/>
          </w:tcPr>
          <w:p w14:paraId="3184C226" w14:textId="77777777" w:rsidR="006A6872" w:rsidRPr="00A92DD6" w:rsidRDefault="00270EC8" w:rsidP="00787C5F">
            <w:pPr>
              <w:pStyle w:val="TableParagraph"/>
              <w:spacing w:before="0"/>
              <w:ind w:left="50" w:right="11"/>
              <w:rPr>
                <w:sz w:val="20"/>
              </w:rPr>
            </w:pPr>
            <w:r w:rsidRPr="00A92DD6">
              <w:rPr>
                <w:sz w:val="20"/>
              </w:rPr>
              <w:t>I</w:t>
            </w:r>
            <w:r w:rsidRPr="00A92DD6">
              <w:rPr>
                <w:spacing w:val="-12"/>
                <w:sz w:val="20"/>
              </w:rPr>
              <w:t xml:space="preserve"> </w:t>
            </w:r>
            <w:r w:rsidRPr="00A92DD6">
              <w:rPr>
                <w:sz w:val="20"/>
              </w:rPr>
              <w:t>am</w:t>
            </w:r>
            <w:r w:rsidRPr="00A92DD6">
              <w:rPr>
                <w:spacing w:val="-11"/>
                <w:sz w:val="20"/>
              </w:rPr>
              <w:t xml:space="preserve"> </w:t>
            </w:r>
            <w:r w:rsidRPr="00A92DD6">
              <w:rPr>
                <w:sz w:val="20"/>
              </w:rPr>
              <w:t>authorized</w:t>
            </w:r>
            <w:r w:rsidRPr="00A92DD6">
              <w:rPr>
                <w:spacing w:val="-9"/>
                <w:sz w:val="20"/>
              </w:rPr>
              <w:t xml:space="preserve"> </w:t>
            </w:r>
            <w:r w:rsidRPr="00A92DD6">
              <w:rPr>
                <w:sz w:val="20"/>
              </w:rPr>
              <w:t>to</w:t>
            </w:r>
            <w:r w:rsidRPr="00A92DD6">
              <w:rPr>
                <w:spacing w:val="-9"/>
                <w:sz w:val="20"/>
              </w:rPr>
              <w:t xml:space="preserve"> </w:t>
            </w:r>
            <w:r w:rsidRPr="00A92DD6">
              <w:rPr>
                <w:sz w:val="20"/>
              </w:rPr>
              <w:t>bind</w:t>
            </w:r>
            <w:r w:rsidRPr="00A92DD6">
              <w:rPr>
                <w:spacing w:val="-8"/>
                <w:sz w:val="20"/>
              </w:rPr>
              <w:t xml:space="preserve"> </w:t>
            </w:r>
            <w:r w:rsidRPr="00A92DD6">
              <w:rPr>
                <w:sz w:val="20"/>
              </w:rPr>
              <w:t>Client</w:t>
            </w:r>
            <w:r w:rsidRPr="00A92DD6">
              <w:rPr>
                <w:spacing w:val="-7"/>
                <w:sz w:val="20"/>
              </w:rPr>
              <w:t xml:space="preserve"> </w:t>
            </w:r>
            <w:r w:rsidRPr="00A92DD6">
              <w:rPr>
                <w:sz w:val="20"/>
              </w:rPr>
              <w:t>to</w:t>
            </w:r>
            <w:r w:rsidRPr="00A92DD6">
              <w:rPr>
                <w:spacing w:val="-9"/>
                <w:sz w:val="20"/>
              </w:rPr>
              <w:t xml:space="preserve"> </w:t>
            </w:r>
            <w:r w:rsidRPr="00A92DD6">
              <w:rPr>
                <w:sz w:val="20"/>
              </w:rPr>
              <w:t>the</w:t>
            </w:r>
            <w:r w:rsidRPr="00A92DD6">
              <w:rPr>
                <w:spacing w:val="-10"/>
                <w:sz w:val="20"/>
              </w:rPr>
              <w:t xml:space="preserve"> </w:t>
            </w:r>
            <w:r w:rsidRPr="00A92DD6">
              <w:rPr>
                <w:sz w:val="20"/>
              </w:rPr>
              <w:t>terms</w:t>
            </w:r>
            <w:r w:rsidRPr="00A92DD6">
              <w:rPr>
                <w:spacing w:val="-9"/>
                <w:sz w:val="20"/>
              </w:rPr>
              <w:t xml:space="preserve"> </w:t>
            </w:r>
            <w:r w:rsidRPr="00A92DD6">
              <w:rPr>
                <w:sz w:val="20"/>
              </w:rPr>
              <w:t>and conditions of this Service Schedule.</w:t>
            </w:r>
          </w:p>
        </w:tc>
        <w:tc>
          <w:tcPr>
            <w:tcW w:w="4415" w:type="dxa"/>
          </w:tcPr>
          <w:p w14:paraId="3184C227" w14:textId="77777777" w:rsidR="006A6872" w:rsidRPr="00A92DD6" w:rsidRDefault="00270EC8" w:rsidP="00787C5F">
            <w:pPr>
              <w:pStyle w:val="TableParagraph"/>
              <w:spacing w:before="0"/>
              <w:ind w:left="416"/>
              <w:rPr>
                <w:sz w:val="20"/>
              </w:rPr>
            </w:pPr>
            <w:r w:rsidRPr="00A92DD6">
              <w:rPr>
                <w:sz w:val="20"/>
              </w:rPr>
              <w:t>I</w:t>
            </w:r>
            <w:r w:rsidRPr="00A92DD6">
              <w:rPr>
                <w:spacing w:val="-12"/>
                <w:sz w:val="20"/>
              </w:rPr>
              <w:t xml:space="preserve"> </w:t>
            </w:r>
            <w:r w:rsidRPr="00A92DD6">
              <w:rPr>
                <w:sz w:val="20"/>
              </w:rPr>
              <w:t>am</w:t>
            </w:r>
            <w:r w:rsidRPr="00A92DD6">
              <w:rPr>
                <w:spacing w:val="-11"/>
                <w:sz w:val="20"/>
              </w:rPr>
              <w:t xml:space="preserve"> </w:t>
            </w:r>
            <w:r w:rsidRPr="00A92DD6">
              <w:rPr>
                <w:sz w:val="20"/>
              </w:rPr>
              <w:t>authorized</w:t>
            </w:r>
            <w:r w:rsidRPr="00A92DD6">
              <w:rPr>
                <w:spacing w:val="-11"/>
                <w:sz w:val="20"/>
              </w:rPr>
              <w:t xml:space="preserve"> </w:t>
            </w:r>
            <w:r w:rsidRPr="00A92DD6">
              <w:rPr>
                <w:sz w:val="20"/>
              </w:rPr>
              <w:t>to</w:t>
            </w:r>
            <w:r w:rsidRPr="00A92DD6">
              <w:rPr>
                <w:spacing w:val="-12"/>
                <w:sz w:val="20"/>
              </w:rPr>
              <w:t xml:space="preserve"> </w:t>
            </w:r>
            <w:r w:rsidRPr="00A92DD6">
              <w:rPr>
                <w:sz w:val="20"/>
              </w:rPr>
              <w:t>bind</w:t>
            </w:r>
            <w:r w:rsidRPr="00A92DD6">
              <w:rPr>
                <w:spacing w:val="-11"/>
                <w:sz w:val="20"/>
              </w:rPr>
              <w:t xml:space="preserve"> </w:t>
            </w:r>
            <w:r w:rsidRPr="00A92DD6">
              <w:rPr>
                <w:sz w:val="20"/>
              </w:rPr>
              <w:t>Supplier</w:t>
            </w:r>
            <w:r w:rsidRPr="00A92DD6">
              <w:rPr>
                <w:spacing w:val="-11"/>
                <w:sz w:val="20"/>
              </w:rPr>
              <w:t xml:space="preserve"> </w:t>
            </w:r>
            <w:r w:rsidRPr="00A92DD6">
              <w:rPr>
                <w:sz w:val="20"/>
              </w:rPr>
              <w:t>to</w:t>
            </w:r>
            <w:r w:rsidRPr="00A92DD6">
              <w:rPr>
                <w:spacing w:val="-12"/>
                <w:sz w:val="20"/>
              </w:rPr>
              <w:t xml:space="preserve"> </w:t>
            </w:r>
            <w:r w:rsidRPr="00A92DD6">
              <w:rPr>
                <w:sz w:val="20"/>
              </w:rPr>
              <w:t>the</w:t>
            </w:r>
            <w:r w:rsidRPr="00A92DD6">
              <w:rPr>
                <w:spacing w:val="-11"/>
                <w:sz w:val="20"/>
              </w:rPr>
              <w:t xml:space="preserve"> </w:t>
            </w:r>
            <w:r w:rsidRPr="00A92DD6">
              <w:rPr>
                <w:sz w:val="20"/>
              </w:rPr>
              <w:t>terms</w:t>
            </w:r>
            <w:r w:rsidRPr="00A92DD6">
              <w:rPr>
                <w:spacing w:val="-11"/>
                <w:sz w:val="20"/>
              </w:rPr>
              <w:t xml:space="preserve"> </w:t>
            </w:r>
            <w:r w:rsidRPr="00A92DD6">
              <w:rPr>
                <w:sz w:val="20"/>
              </w:rPr>
              <w:t>and conditions of this Service Schedule.</w:t>
            </w:r>
          </w:p>
        </w:tc>
      </w:tr>
      <w:tr w:rsidR="00CD4B8E" w:rsidRPr="00A92DD6" w14:paraId="3184C22D" w14:textId="77777777">
        <w:trPr>
          <w:trHeight w:val="939"/>
        </w:trPr>
        <w:tc>
          <w:tcPr>
            <w:tcW w:w="4624" w:type="dxa"/>
          </w:tcPr>
          <w:p w14:paraId="3184C229" w14:textId="77777777" w:rsidR="006A6872" w:rsidRPr="00A92DD6" w:rsidRDefault="00270EC8" w:rsidP="00787C5F">
            <w:pPr>
              <w:pStyle w:val="TableParagraph"/>
              <w:spacing w:before="0"/>
              <w:ind w:left="50"/>
              <w:rPr>
                <w:sz w:val="20"/>
              </w:rPr>
            </w:pPr>
            <w:r w:rsidRPr="00A92DD6">
              <w:rPr>
                <w:spacing w:val="-4"/>
                <w:sz w:val="20"/>
              </w:rPr>
              <w:t>DATE:</w:t>
            </w:r>
          </w:p>
          <w:p w14:paraId="3184C22A" w14:textId="77777777" w:rsidR="006A6872" w:rsidRPr="00A92DD6" w:rsidRDefault="00270EC8" w:rsidP="00787C5F">
            <w:pPr>
              <w:pStyle w:val="TableParagraph"/>
              <w:spacing w:before="0"/>
              <w:ind w:left="50"/>
              <w:rPr>
                <w:sz w:val="20"/>
              </w:rPr>
            </w:pPr>
            <w:r w:rsidRPr="00A92DD6">
              <w:rPr>
                <w:spacing w:val="-4"/>
                <w:sz w:val="20"/>
              </w:rPr>
              <w:t>YYYY-MM-</w:t>
            </w:r>
            <w:r w:rsidRPr="00A92DD6">
              <w:rPr>
                <w:spacing w:val="-5"/>
                <w:sz w:val="20"/>
              </w:rPr>
              <w:t>DD</w:t>
            </w:r>
          </w:p>
        </w:tc>
        <w:tc>
          <w:tcPr>
            <w:tcW w:w="4415" w:type="dxa"/>
          </w:tcPr>
          <w:p w14:paraId="3184C22B" w14:textId="77777777" w:rsidR="006A6872" w:rsidRPr="00A92DD6" w:rsidRDefault="00270EC8" w:rsidP="00787C5F">
            <w:pPr>
              <w:pStyle w:val="TableParagraph"/>
              <w:spacing w:before="0"/>
              <w:ind w:left="416"/>
              <w:rPr>
                <w:sz w:val="20"/>
              </w:rPr>
            </w:pPr>
            <w:r w:rsidRPr="00A92DD6">
              <w:rPr>
                <w:spacing w:val="-4"/>
                <w:sz w:val="20"/>
              </w:rPr>
              <w:t>DATE:</w:t>
            </w:r>
          </w:p>
          <w:p w14:paraId="3184C22C" w14:textId="77777777" w:rsidR="006A6872" w:rsidRPr="00A92DD6" w:rsidRDefault="00270EC8" w:rsidP="00787C5F">
            <w:pPr>
              <w:pStyle w:val="TableParagraph"/>
              <w:spacing w:before="0"/>
              <w:ind w:left="416"/>
              <w:rPr>
                <w:sz w:val="20"/>
              </w:rPr>
            </w:pPr>
            <w:r w:rsidRPr="00A92DD6">
              <w:rPr>
                <w:spacing w:val="-4"/>
                <w:sz w:val="20"/>
              </w:rPr>
              <w:t>YYYY-MM-</w:t>
            </w:r>
            <w:r w:rsidRPr="00A92DD6">
              <w:rPr>
                <w:spacing w:val="-5"/>
                <w:sz w:val="20"/>
              </w:rPr>
              <w:t>DD</w:t>
            </w:r>
          </w:p>
        </w:tc>
      </w:tr>
      <w:tr w:rsidR="006A6872" w:rsidRPr="00A92DD6" w14:paraId="3184C232" w14:textId="77777777">
        <w:trPr>
          <w:trHeight w:val="491"/>
        </w:trPr>
        <w:tc>
          <w:tcPr>
            <w:tcW w:w="4624" w:type="dxa"/>
          </w:tcPr>
          <w:p w14:paraId="3184C22E" w14:textId="77777777" w:rsidR="006A6872" w:rsidRPr="00A92DD6" w:rsidRDefault="006A6872" w:rsidP="00787C5F">
            <w:pPr>
              <w:pStyle w:val="TableParagraph"/>
              <w:spacing w:before="0"/>
              <w:rPr>
                <w:sz w:val="20"/>
              </w:rPr>
            </w:pPr>
          </w:p>
          <w:p w14:paraId="3184C22F" w14:textId="77777777" w:rsidR="006A6872" w:rsidRPr="00A92DD6" w:rsidRDefault="00270EC8" w:rsidP="0031637C">
            <w:pPr>
              <w:pStyle w:val="TableParagraph"/>
              <w:spacing w:before="0" w:line="220" w:lineRule="exact"/>
              <w:ind w:left="50"/>
              <w:rPr>
                <w:sz w:val="20"/>
              </w:rPr>
            </w:pPr>
            <w:r w:rsidRPr="00A92DD6">
              <w:rPr>
                <w:spacing w:val="-2"/>
                <w:sz w:val="20"/>
              </w:rPr>
              <w:t>SIGNATURE:</w:t>
            </w:r>
          </w:p>
        </w:tc>
        <w:tc>
          <w:tcPr>
            <w:tcW w:w="4415" w:type="dxa"/>
          </w:tcPr>
          <w:p w14:paraId="3184C230" w14:textId="77777777" w:rsidR="006A6872" w:rsidRPr="00A92DD6" w:rsidRDefault="006A6872" w:rsidP="00787C5F">
            <w:pPr>
              <w:pStyle w:val="TableParagraph"/>
              <w:spacing w:before="0"/>
              <w:rPr>
                <w:sz w:val="20"/>
              </w:rPr>
            </w:pPr>
          </w:p>
          <w:p w14:paraId="3184C231" w14:textId="77777777" w:rsidR="006A6872" w:rsidRPr="00A92DD6" w:rsidRDefault="00270EC8" w:rsidP="0031637C">
            <w:pPr>
              <w:pStyle w:val="TableParagraph"/>
              <w:spacing w:before="0" w:line="220" w:lineRule="exact"/>
              <w:ind w:left="416"/>
              <w:rPr>
                <w:sz w:val="20"/>
              </w:rPr>
            </w:pPr>
            <w:r w:rsidRPr="00A92DD6">
              <w:rPr>
                <w:spacing w:val="-2"/>
                <w:sz w:val="20"/>
              </w:rPr>
              <w:t>SIGNATURE:</w:t>
            </w:r>
          </w:p>
        </w:tc>
      </w:tr>
    </w:tbl>
    <w:p w14:paraId="3184C234" w14:textId="77777777" w:rsidR="006A6872" w:rsidRPr="00A92DD6" w:rsidRDefault="006A6872" w:rsidP="00787C5F">
      <w:pPr>
        <w:pStyle w:val="Corpsdetexte"/>
      </w:pPr>
    </w:p>
    <w:p w14:paraId="6160E471" w14:textId="77777777" w:rsidR="00853056" w:rsidRPr="00A92DD6" w:rsidRDefault="00853056" w:rsidP="00787C5F">
      <w:pPr>
        <w:pStyle w:val="Corpsdetexte"/>
      </w:pPr>
    </w:p>
    <w:p w14:paraId="246AEDD5" w14:textId="77777777" w:rsidR="00AB18BE" w:rsidRPr="00A92DD6" w:rsidRDefault="00AB18BE" w:rsidP="00787C5F">
      <w:pPr>
        <w:pStyle w:val="Corpsdetexte"/>
      </w:pPr>
    </w:p>
    <w:tbl>
      <w:tblPr>
        <w:tblStyle w:val="TableNormal1"/>
        <w:tblW w:w="0" w:type="auto"/>
        <w:tblInd w:w="405" w:type="dxa"/>
        <w:tblLayout w:type="fixed"/>
        <w:tblLook w:val="01E0" w:firstRow="1" w:lastRow="1" w:firstColumn="1" w:lastColumn="1" w:noHBand="0" w:noVBand="0"/>
      </w:tblPr>
      <w:tblGrid>
        <w:gridCol w:w="4435"/>
        <w:gridCol w:w="4968"/>
      </w:tblGrid>
      <w:tr w:rsidR="00CD4B8E" w:rsidRPr="00A92DD6" w14:paraId="3184C237" w14:textId="77777777">
        <w:trPr>
          <w:trHeight w:val="524"/>
        </w:trPr>
        <w:tc>
          <w:tcPr>
            <w:tcW w:w="4435" w:type="dxa"/>
          </w:tcPr>
          <w:p w14:paraId="3184C235" w14:textId="77777777" w:rsidR="006A6872" w:rsidRPr="00A92DD6" w:rsidRDefault="00270EC8" w:rsidP="0031637C">
            <w:pPr>
              <w:pStyle w:val="TableParagraph"/>
              <w:spacing w:before="0" w:line="203" w:lineRule="exact"/>
              <w:ind w:left="50"/>
              <w:rPr>
                <w:sz w:val="20"/>
              </w:rPr>
            </w:pPr>
            <w:r w:rsidRPr="00A92DD6">
              <w:rPr>
                <w:spacing w:val="-4"/>
                <w:sz w:val="20"/>
              </w:rPr>
              <w:t>NAME:</w:t>
            </w:r>
          </w:p>
        </w:tc>
        <w:tc>
          <w:tcPr>
            <w:tcW w:w="4968" w:type="dxa"/>
          </w:tcPr>
          <w:p w14:paraId="3184C236" w14:textId="77777777" w:rsidR="006A6872" w:rsidRPr="00A92DD6" w:rsidRDefault="00270EC8" w:rsidP="0031637C">
            <w:pPr>
              <w:pStyle w:val="TableParagraph"/>
              <w:spacing w:before="0" w:line="203" w:lineRule="exact"/>
              <w:ind w:left="605"/>
              <w:rPr>
                <w:sz w:val="20"/>
              </w:rPr>
            </w:pPr>
            <w:r w:rsidRPr="00A92DD6">
              <w:rPr>
                <w:spacing w:val="-4"/>
                <w:sz w:val="20"/>
              </w:rPr>
              <w:t>NAME:</w:t>
            </w:r>
          </w:p>
        </w:tc>
      </w:tr>
      <w:tr w:rsidR="00CD4B8E" w:rsidRPr="00A92DD6" w14:paraId="3184C23C" w14:textId="77777777">
        <w:trPr>
          <w:trHeight w:val="849"/>
        </w:trPr>
        <w:tc>
          <w:tcPr>
            <w:tcW w:w="4435" w:type="dxa"/>
          </w:tcPr>
          <w:p w14:paraId="3184C238" w14:textId="77777777" w:rsidR="006A6872" w:rsidRPr="00A92DD6" w:rsidRDefault="006A6872" w:rsidP="00787C5F">
            <w:pPr>
              <w:pStyle w:val="TableParagraph"/>
              <w:spacing w:before="0"/>
              <w:rPr>
                <w:sz w:val="20"/>
              </w:rPr>
            </w:pPr>
          </w:p>
          <w:p w14:paraId="3184C239" w14:textId="77777777" w:rsidR="006A6872" w:rsidRPr="00A92DD6" w:rsidRDefault="00270EC8" w:rsidP="0031637C">
            <w:pPr>
              <w:pStyle w:val="TableParagraph"/>
              <w:spacing w:before="0"/>
              <w:ind w:left="50"/>
              <w:rPr>
                <w:sz w:val="20"/>
              </w:rPr>
            </w:pPr>
            <w:r w:rsidRPr="00A92DD6">
              <w:rPr>
                <w:spacing w:val="-2"/>
                <w:sz w:val="20"/>
              </w:rPr>
              <w:t>TITLE:</w:t>
            </w:r>
          </w:p>
        </w:tc>
        <w:tc>
          <w:tcPr>
            <w:tcW w:w="4968" w:type="dxa"/>
          </w:tcPr>
          <w:p w14:paraId="3184C23A" w14:textId="77777777" w:rsidR="006A6872" w:rsidRPr="00A92DD6" w:rsidRDefault="006A6872" w:rsidP="00787C5F">
            <w:pPr>
              <w:pStyle w:val="TableParagraph"/>
              <w:spacing w:before="0"/>
              <w:rPr>
                <w:sz w:val="20"/>
              </w:rPr>
            </w:pPr>
          </w:p>
          <w:p w14:paraId="3184C23B" w14:textId="77777777" w:rsidR="006A6872" w:rsidRPr="00A92DD6" w:rsidRDefault="00270EC8" w:rsidP="0031637C">
            <w:pPr>
              <w:pStyle w:val="TableParagraph"/>
              <w:spacing w:before="0"/>
              <w:ind w:left="605"/>
              <w:rPr>
                <w:sz w:val="20"/>
              </w:rPr>
            </w:pPr>
            <w:r w:rsidRPr="00A92DD6">
              <w:rPr>
                <w:spacing w:val="-2"/>
                <w:sz w:val="20"/>
              </w:rPr>
              <w:t>TITLE:</w:t>
            </w:r>
          </w:p>
        </w:tc>
      </w:tr>
      <w:tr w:rsidR="00CD4B8E" w:rsidRPr="00A92DD6" w14:paraId="3184C241" w14:textId="77777777">
        <w:trPr>
          <w:trHeight w:val="910"/>
        </w:trPr>
        <w:tc>
          <w:tcPr>
            <w:tcW w:w="4435" w:type="dxa"/>
          </w:tcPr>
          <w:p w14:paraId="3184C23D" w14:textId="77777777" w:rsidR="006A6872" w:rsidRPr="00A92DD6" w:rsidRDefault="006A6872" w:rsidP="00787C5F">
            <w:pPr>
              <w:pStyle w:val="TableParagraph"/>
              <w:spacing w:before="0"/>
              <w:rPr>
                <w:sz w:val="20"/>
              </w:rPr>
            </w:pPr>
          </w:p>
          <w:p w14:paraId="3184C23E" w14:textId="77777777" w:rsidR="006A6872" w:rsidRPr="00A92DD6" w:rsidRDefault="00270EC8" w:rsidP="0031637C">
            <w:pPr>
              <w:pStyle w:val="TableParagraph"/>
              <w:spacing w:before="0"/>
              <w:ind w:left="50"/>
              <w:rPr>
                <w:sz w:val="20"/>
              </w:rPr>
            </w:pPr>
            <w:r w:rsidRPr="00A92DD6">
              <w:rPr>
                <w:sz w:val="20"/>
              </w:rPr>
              <w:t>I</w:t>
            </w:r>
            <w:r w:rsidRPr="00A92DD6">
              <w:rPr>
                <w:spacing w:val="-10"/>
                <w:sz w:val="20"/>
              </w:rPr>
              <w:t xml:space="preserve"> </w:t>
            </w:r>
            <w:r w:rsidRPr="00A92DD6">
              <w:rPr>
                <w:sz w:val="20"/>
              </w:rPr>
              <w:t>am</w:t>
            </w:r>
            <w:r w:rsidRPr="00A92DD6">
              <w:rPr>
                <w:spacing w:val="-11"/>
                <w:sz w:val="20"/>
              </w:rPr>
              <w:t xml:space="preserve"> </w:t>
            </w:r>
            <w:r w:rsidRPr="00A92DD6">
              <w:rPr>
                <w:sz w:val="20"/>
              </w:rPr>
              <w:t>authorized</w:t>
            </w:r>
            <w:r w:rsidRPr="00A92DD6">
              <w:rPr>
                <w:spacing w:val="-8"/>
                <w:sz w:val="20"/>
              </w:rPr>
              <w:t xml:space="preserve"> </w:t>
            </w:r>
            <w:r w:rsidRPr="00A92DD6">
              <w:rPr>
                <w:sz w:val="20"/>
              </w:rPr>
              <w:t>to</w:t>
            </w:r>
            <w:r w:rsidRPr="00A92DD6">
              <w:rPr>
                <w:spacing w:val="-9"/>
                <w:sz w:val="20"/>
              </w:rPr>
              <w:t xml:space="preserve"> </w:t>
            </w:r>
            <w:r w:rsidRPr="00A92DD6">
              <w:rPr>
                <w:sz w:val="20"/>
              </w:rPr>
              <w:t>bind</w:t>
            </w:r>
            <w:r w:rsidRPr="00A92DD6">
              <w:rPr>
                <w:spacing w:val="-8"/>
                <w:sz w:val="20"/>
              </w:rPr>
              <w:t xml:space="preserve"> </w:t>
            </w:r>
            <w:r w:rsidRPr="00A92DD6">
              <w:rPr>
                <w:sz w:val="20"/>
              </w:rPr>
              <w:t>Client</w:t>
            </w:r>
            <w:r w:rsidRPr="00A92DD6">
              <w:rPr>
                <w:spacing w:val="-6"/>
                <w:sz w:val="20"/>
              </w:rPr>
              <w:t xml:space="preserve"> </w:t>
            </w:r>
            <w:r w:rsidRPr="00A92DD6">
              <w:rPr>
                <w:sz w:val="20"/>
              </w:rPr>
              <w:t>to</w:t>
            </w:r>
            <w:r w:rsidRPr="00A92DD6">
              <w:rPr>
                <w:spacing w:val="-9"/>
                <w:sz w:val="20"/>
              </w:rPr>
              <w:t xml:space="preserve"> </w:t>
            </w:r>
            <w:r w:rsidRPr="00A92DD6">
              <w:rPr>
                <w:sz w:val="20"/>
              </w:rPr>
              <w:t>the</w:t>
            </w:r>
            <w:r w:rsidRPr="00A92DD6">
              <w:rPr>
                <w:spacing w:val="-10"/>
                <w:sz w:val="20"/>
              </w:rPr>
              <w:t xml:space="preserve"> </w:t>
            </w:r>
            <w:r w:rsidRPr="00A92DD6">
              <w:rPr>
                <w:sz w:val="20"/>
              </w:rPr>
              <w:t>terms</w:t>
            </w:r>
            <w:r w:rsidRPr="00A92DD6">
              <w:rPr>
                <w:spacing w:val="-9"/>
                <w:sz w:val="20"/>
              </w:rPr>
              <w:t xml:space="preserve"> </w:t>
            </w:r>
            <w:r w:rsidRPr="00A92DD6">
              <w:rPr>
                <w:sz w:val="20"/>
              </w:rPr>
              <w:t>and conditions of this Service Schedule.</w:t>
            </w:r>
          </w:p>
        </w:tc>
        <w:tc>
          <w:tcPr>
            <w:tcW w:w="4968" w:type="dxa"/>
          </w:tcPr>
          <w:p w14:paraId="3184C23F" w14:textId="77777777" w:rsidR="006A6872" w:rsidRPr="00A92DD6" w:rsidRDefault="006A6872" w:rsidP="00787C5F">
            <w:pPr>
              <w:pStyle w:val="TableParagraph"/>
              <w:spacing w:before="0"/>
              <w:rPr>
                <w:sz w:val="20"/>
              </w:rPr>
            </w:pPr>
          </w:p>
          <w:p w14:paraId="3184C240" w14:textId="77777777" w:rsidR="006A6872" w:rsidRPr="00A92DD6" w:rsidRDefault="00270EC8" w:rsidP="0031637C">
            <w:pPr>
              <w:pStyle w:val="TableParagraph"/>
              <w:spacing w:before="0"/>
              <w:ind w:left="965"/>
              <w:rPr>
                <w:sz w:val="20"/>
              </w:rPr>
            </w:pPr>
            <w:r w:rsidRPr="00A92DD6">
              <w:rPr>
                <w:sz w:val="20"/>
              </w:rPr>
              <w:t>I</w:t>
            </w:r>
            <w:r w:rsidRPr="00A92DD6">
              <w:rPr>
                <w:spacing w:val="-12"/>
                <w:sz w:val="20"/>
              </w:rPr>
              <w:t xml:space="preserve"> </w:t>
            </w:r>
            <w:r w:rsidRPr="00A92DD6">
              <w:rPr>
                <w:sz w:val="20"/>
              </w:rPr>
              <w:t>am</w:t>
            </w:r>
            <w:r w:rsidRPr="00A92DD6">
              <w:rPr>
                <w:spacing w:val="-11"/>
                <w:sz w:val="20"/>
              </w:rPr>
              <w:t xml:space="preserve"> </w:t>
            </w:r>
            <w:r w:rsidRPr="00A92DD6">
              <w:rPr>
                <w:sz w:val="20"/>
              </w:rPr>
              <w:t>authorized</w:t>
            </w:r>
            <w:r w:rsidRPr="00A92DD6">
              <w:rPr>
                <w:spacing w:val="-11"/>
                <w:sz w:val="20"/>
              </w:rPr>
              <w:t xml:space="preserve"> </w:t>
            </w:r>
            <w:r w:rsidRPr="00A92DD6">
              <w:rPr>
                <w:sz w:val="20"/>
              </w:rPr>
              <w:t>to</w:t>
            </w:r>
            <w:r w:rsidRPr="00A92DD6">
              <w:rPr>
                <w:spacing w:val="-12"/>
                <w:sz w:val="20"/>
              </w:rPr>
              <w:t xml:space="preserve"> </w:t>
            </w:r>
            <w:r w:rsidRPr="00A92DD6">
              <w:rPr>
                <w:sz w:val="20"/>
              </w:rPr>
              <w:t>bind</w:t>
            </w:r>
            <w:r w:rsidRPr="00A92DD6">
              <w:rPr>
                <w:spacing w:val="-11"/>
                <w:sz w:val="20"/>
              </w:rPr>
              <w:t xml:space="preserve"> </w:t>
            </w:r>
            <w:r w:rsidRPr="00A92DD6">
              <w:rPr>
                <w:sz w:val="20"/>
              </w:rPr>
              <w:t>Supplier</w:t>
            </w:r>
            <w:r w:rsidRPr="00A92DD6">
              <w:rPr>
                <w:spacing w:val="-11"/>
                <w:sz w:val="20"/>
              </w:rPr>
              <w:t xml:space="preserve"> </w:t>
            </w:r>
            <w:r w:rsidRPr="00A92DD6">
              <w:rPr>
                <w:sz w:val="20"/>
              </w:rPr>
              <w:t>to</w:t>
            </w:r>
            <w:r w:rsidRPr="00A92DD6">
              <w:rPr>
                <w:spacing w:val="-12"/>
                <w:sz w:val="20"/>
              </w:rPr>
              <w:t xml:space="preserve"> </w:t>
            </w:r>
            <w:r w:rsidRPr="00A92DD6">
              <w:rPr>
                <w:sz w:val="20"/>
              </w:rPr>
              <w:t>the</w:t>
            </w:r>
            <w:r w:rsidRPr="00A92DD6">
              <w:rPr>
                <w:spacing w:val="-11"/>
                <w:sz w:val="20"/>
              </w:rPr>
              <w:t xml:space="preserve"> </w:t>
            </w:r>
            <w:r w:rsidRPr="00A92DD6">
              <w:rPr>
                <w:sz w:val="20"/>
              </w:rPr>
              <w:t>terms</w:t>
            </w:r>
            <w:r w:rsidRPr="00A92DD6">
              <w:rPr>
                <w:spacing w:val="-11"/>
                <w:sz w:val="20"/>
              </w:rPr>
              <w:t xml:space="preserve"> </w:t>
            </w:r>
            <w:r w:rsidRPr="00A92DD6">
              <w:rPr>
                <w:sz w:val="20"/>
              </w:rPr>
              <w:t>and conditions of this Service Schedule.</w:t>
            </w:r>
          </w:p>
        </w:tc>
      </w:tr>
      <w:tr w:rsidR="00CD4B8E" w:rsidRPr="00A92DD6" w14:paraId="3184C246" w14:textId="77777777">
        <w:trPr>
          <w:trHeight w:val="586"/>
        </w:trPr>
        <w:tc>
          <w:tcPr>
            <w:tcW w:w="4435" w:type="dxa"/>
          </w:tcPr>
          <w:p w14:paraId="3184C242" w14:textId="77777777" w:rsidR="006A6872" w:rsidRPr="00A92DD6" w:rsidRDefault="00270EC8" w:rsidP="00787C5F">
            <w:pPr>
              <w:pStyle w:val="TableParagraph"/>
              <w:spacing w:before="0"/>
              <w:ind w:left="50"/>
              <w:rPr>
                <w:sz w:val="20"/>
              </w:rPr>
            </w:pPr>
            <w:r w:rsidRPr="00A92DD6">
              <w:rPr>
                <w:spacing w:val="-4"/>
                <w:sz w:val="20"/>
              </w:rPr>
              <w:t>DATE:</w:t>
            </w:r>
          </w:p>
          <w:p w14:paraId="3184C243" w14:textId="77777777" w:rsidR="006A6872" w:rsidRPr="00A92DD6" w:rsidRDefault="00270EC8" w:rsidP="00787C5F">
            <w:pPr>
              <w:pStyle w:val="TableParagraph"/>
              <w:spacing w:before="0" w:line="220" w:lineRule="exact"/>
              <w:ind w:left="50"/>
              <w:rPr>
                <w:sz w:val="20"/>
              </w:rPr>
            </w:pPr>
            <w:r w:rsidRPr="00A92DD6">
              <w:rPr>
                <w:spacing w:val="-4"/>
                <w:sz w:val="20"/>
              </w:rPr>
              <w:t>YYYY-MM-</w:t>
            </w:r>
            <w:r w:rsidRPr="00A92DD6">
              <w:rPr>
                <w:spacing w:val="-5"/>
                <w:sz w:val="20"/>
              </w:rPr>
              <w:t>DD</w:t>
            </w:r>
          </w:p>
        </w:tc>
        <w:tc>
          <w:tcPr>
            <w:tcW w:w="4968" w:type="dxa"/>
          </w:tcPr>
          <w:p w14:paraId="3184C244" w14:textId="77777777" w:rsidR="006A6872" w:rsidRPr="00A92DD6" w:rsidRDefault="00270EC8" w:rsidP="00787C5F">
            <w:pPr>
              <w:pStyle w:val="TableParagraph"/>
              <w:spacing w:before="0"/>
              <w:ind w:left="605"/>
              <w:rPr>
                <w:sz w:val="20"/>
              </w:rPr>
            </w:pPr>
            <w:r w:rsidRPr="00A92DD6">
              <w:rPr>
                <w:spacing w:val="-4"/>
                <w:sz w:val="20"/>
              </w:rPr>
              <w:t>DATE:</w:t>
            </w:r>
          </w:p>
          <w:p w14:paraId="3184C245" w14:textId="77777777" w:rsidR="006A6872" w:rsidRPr="00A92DD6" w:rsidRDefault="00270EC8" w:rsidP="00787C5F">
            <w:pPr>
              <w:pStyle w:val="TableParagraph"/>
              <w:spacing w:before="0" w:line="220" w:lineRule="exact"/>
              <w:ind w:left="605"/>
              <w:rPr>
                <w:sz w:val="20"/>
              </w:rPr>
            </w:pPr>
            <w:r w:rsidRPr="00A92DD6">
              <w:rPr>
                <w:spacing w:val="-4"/>
                <w:sz w:val="20"/>
              </w:rPr>
              <w:t>YYYY-MM-</w:t>
            </w:r>
            <w:r w:rsidRPr="00A92DD6">
              <w:rPr>
                <w:spacing w:val="-5"/>
                <w:sz w:val="20"/>
              </w:rPr>
              <w:t>DD</w:t>
            </w:r>
          </w:p>
        </w:tc>
      </w:tr>
    </w:tbl>
    <w:p w14:paraId="3184C247" w14:textId="77777777" w:rsidR="006A6872" w:rsidRPr="00A92DD6" w:rsidRDefault="006A6872" w:rsidP="0031637C">
      <w:pPr>
        <w:spacing w:line="220" w:lineRule="exact"/>
        <w:rPr>
          <w:sz w:val="20"/>
        </w:rPr>
        <w:sectPr w:rsidR="006A6872" w:rsidRPr="00A92DD6" w:rsidSect="005D1558">
          <w:headerReference w:type="even" r:id="rId17"/>
          <w:headerReference w:type="default" r:id="rId18"/>
          <w:footerReference w:type="even" r:id="rId19"/>
          <w:footerReference w:type="default" r:id="rId20"/>
          <w:headerReference w:type="first" r:id="rId21"/>
          <w:pgSz w:w="12240" w:h="15840"/>
          <w:pgMar w:top="1720" w:right="980" w:bottom="840" w:left="1100" w:header="645" w:footer="653" w:gutter="0"/>
          <w:cols w:space="720"/>
          <w:titlePg/>
          <w:docGrid w:linePitch="299"/>
        </w:sectPr>
      </w:pPr>
    </w:p>
    <w:p w14:paraId="3184C248" w14:textId="77777777" w:rsidR="006A6872" w:rsidRPr="00A92DD6" w:rsidRDefault="006A6872" w:rsidP="00FD101B">
      <w:pPr>
        <w:pStyle w:val="Corpsdetexte"/>
        <w:jc w:val="both"/>
      </w:pPr>
    </w:p>
    <w:p w14:paraId="3184C249" w14:textId="77777777" w:rsidR="006A6872" w:rsidRPr="00A92DD6" w:rsidRDefault="00270EC8">
      <w:pPr>
        <w:pStyle w:val="Titre1"/>
        <w:ind w:left="0" w:right="116" w:firstLine="0"/>
        <w:jc w:val="center"/>
        <w:rPr>
          <w:u w:val="none"/>
        </w:rPr>
      </w:pPr>
      <w:r w:rsidRPr="00A92DD6">
        <w:rPr>
          <w:u w:val="none"/>
        </w:rPr>
        <w:t>EXHIBIT</w:t>
      </w:r>
      <w:r w:rsidRPr="00A92DD6">
        <w:rPr>
          <w:spacing w:val="-9"/>
          <w:u w:val="none"/>
        </w:rPr>
        <w:t xml:space="preserve"> </w:t>
      </w:r>
      <w:r w:rsidRPr="00A92DD6">
        <w:rPr>
          <w:u w:val="none"/>
        </w:rPr>
        <w:t>A:</w:t>
      </w:r>
      <w:r w:rsidRPr="00A92DD6">
        <w:rPr>
          <w:spacing w:val="-11"/>
          <w:u w:val="none"/>
        </w:rPr>
        <w:t xml:space="preserve"> </w:t>
      </w:r>
      <w:r w:rsidRPr="00A92DD6">
        <w:rPr>
          <w:u w:val="none"/>
        </w:rPr>
        <w:t>FEES</w:t>
      </w:r>
      <w:r w:rsidRPr="00A92DD6">
        <w:rPr>
          <w:spacing w:val="-11"/>
          <w:u w:val="none"/>
        </w:rPr>
        <w:t xml:space="preserve"> </w:t>
      </w:r>
      <w:r w:rsidRPr="00A92DD6">
        <w:rPr>
          <w:u w:val="none"/>
        </w:rPr>
        <w:t>FOR</w:t>
      </w:r>
      <w:r w:rsidRPr="00A92DD6">
        <w:rPr>
          <w:spacing w:val="-11"/>
          <w:u w:val="none"/>
        </w:rPr>
        <w:t xml:space="preserve"> </w:t>
      </w:r>
      <w:r w:rsidRPr="00A92DD6">
        <w:rPr>
          <w:spacing w:val="-2"/>
          <w:u w:val="none"/>
        </w:rPr>
        <w:t>SERVICES</w:t>
      </w:r>
    </w:p>
    <w:p w14:paraId="3184C24A" w14:textId="77777777" w:rsidR="006A6872" w:rsidRPr="00FD101B" w:rsidRDefault="006A6872" w:rsidP="00FD101B">
      <w:pPr>
        <w:pStyle w:val="Corpsdetexte"/>
        <w:jc w:val="both"/>
      </w:pPr>
    </w:p>
    <w:p w14:paraId="3184C24B" w14:textId="77777777" w:rsidR="006A6872" w:rsidRPr="00FD101B" w:rsidRDefault="006A6872" w:rsidP="00FD101B">
      <w:pPr>
        <w:pStyle w:val="Corpsdetexte"/>
        <w:jc w:val="both"/>
      </w:pPr>
    </w:p>
    <w:p w14:paraId="3184C24D" w14:textId="1B998695" w:rsidR="006A6872" w:rsidRDefault="00270EC8" w:rsidP="00FD101B">
      <w:pPr>
        <w:pStyle w:val="Corpsdetexte"/>
        <w:jc w:val="both"/>
      </w:pPr>
      <w:r w:rsidRPr="00A92DD6">
        <w:t>This</w:t>
      </w:r>
      <w:r w:rsidRPr="00FD101B">
        <w:t xml:space="preserve"> </w:t>
      </w:r>
      <w:r w:rsidRPr="00A92DD6">
        <w:t>exhibit</w:t>
      </w:r>
      <w:r w:rsidRPr="00FD101B">
        <w:t xml:space="preserve"> </w:t>
      </w:r>
      <w:r w:rsidRPr="00A92DD6">
        <w:t>describes</w:t>
      </w:r>
      <w:r w:rsidRPr="00FD101B">
        <w:t xml:space="preserve"> </w:t>
      </w:r>
      <w:r w:rsidRPr="00A92DD6">
        <w:t>all</w:t>
      </w:r>
      <w:r w:rsidRPr="00FD101B">
        <w:t xml:space="preserve"> </w:t>
      </w:r>
      <w:r w:rsidR="009A6E4F" w:rsidRPr="00A92DD6">
        <w:t>F</w:t>
      </w:r>
      <w:r w:rsidRPr="00A92DD6">
        <w:t>ees</w:t>
      </w:r>
      <w:r w:rsidRPr="00FD101B">
        <w:t xml:space="preserve"> </w:t>
      </w:r>
      <w:r w:rsidRPr="00A92DD6">
        <w:t>and</w:t>
      </w:r>
      <w:r w:rsidRPr="00FD101B">
        <w:t xml:space="preserve"> </w:t>
      </w:r>
      <w:r w:rsidRPr="00A92DD6">
        <w:t>charges</w:t>
      </w:r>
      <w:r w:rsidRPr="00FD101B">
        <w:t xml:space="preserve"> </w:t>
      </w:r>
      <w:r w:rsidRPr="00A92DD6">
        <w:t>associated</w:t>
      </w:r>
      <w:r w:rsidRPr="00FD101B">
        <w:t xml:space="preserve"> </w:t>
      </w:r>
      <w:r w:rsidRPr="00A92DD6">
        <w:t>with</w:t>
      </w:r>
      <w:r w:rsidRPr="00FD101B">
        <w:t xml:space="preserve"> </w:t>
      </w:r>
      <w:r w:rsidRPr="00A92DD6">
        <w:t>the</w:t>
      </w:r>
      <w:r w:rsidRPr="00FD101B">
        <w:t xml:space="preserve"> </w:t>
      </w:r>
      <w:r w:rsidRPr="00A92DD6">
        <w:t>Services,</w:t>
      </w:r>
      <w:r w:rsidRPr="00FD101B">
        <w:t xml:space="preserve"> </w:t>
      </w:r>
      <w:r w:rsidRPr="00A92DD6">
        <w:t>expressed</w:t>
      </w:r>
      <w:r w:rsidRPr="00FD101B">
        <w:t xml:space="preserve"> </w:t>
      </w:r>
      <w:r w:rsidRPr="00A92DD6">
        <w:t>in</w:t>
      </w:r>
      <w:r w:rsidRPr="00FD101B">
        <w:t xml:space="preserve"> </w:t>
      </w:r>
      <w:r w:rsidRPr="00A92DD6">
        <w:t>Canadian</w:t>
      </w:r>
      <w:r w:rsidRPr="00FD101B">
        <w:t xml:space="preserve"> </w:t>
      </w:r>
      <w:r w:rsidRPr="00A92DD6">
        <w:t>dollars</w:t>
      </w:r>
      <w:r w:rsidRPr="00FD101B">
        <w:t xml:space="preserve"> </w:t>
      </w:r>
      <w:r w:rsidRPr="00A92DD6">
        <w:t>and</w:t>
      </w:r>
      <w:r w:rsidRPr="00FD101B">
        <w:t xml:space="preserve"> </w:t>
      </w:r>
      <w:r w:rsidRPr="00A92DD6">
        <w:t>subject</w:t>
      </w:r>
      <w:r w:rsidRPr="00FD101B">
        <w:t xml:space="preserve"> </w:t>
      </w:r>
      <w:r w:rsidRPr="00A92DD6">
        <w:t>to applicable taxes</w:t>
      </w:r>
      <w:r w:rsidR="00C45592" w:rsidRPr="00A92DD6">
        <w:t xml:space="preserve"> and the provisions of Section 5 of the Master Agreement.</w:t>
      </w:r>
    </w:p>
    <w:p w14:paraId="2A006EB8" w14:textId="77777777" w:rsidR="00D92E0E" w:rsidRPr="00A92DD6" w:rsidRDefault="00D92E0E" w:rsidP="00FD101B">
      <w:pPr>
        <w:pStyle w:val="Corpsdetexte"/>
        <w:jc w:val="both"/>
      </w:pPr>
    </w:p>
    <w:p w14:paraId="3184C24E" w14:textId="5DC7B810" w:rsidR="006A6872" w:rsidRPr="00292EBD" w:rsidRDefault="007249DA" w:rsidP="00292EBD">
      <w:pPr>
        <w:pStyle w:val="Titre2"/>
        <w:ind w:left="0" w:firstLine="0"/>
        <w:rPr>
          <w:rFonts w:asciiTheme="minorHAnsi" w:hAnsiTheme="minorHAnsi"/>
          <w:caps/>
          <w:u w:val="single"/>
        </w:rPr>
      </w:pPr>
      <w:r w:rsidRPr="00A06A4E">
        <w:rPr>
          <w:rFonts w:asciiTheme="minorHAnsi" w:hAnsiTheme="minorHAnsi"/>
          <w:caps/>
          <w:u w:val="single"/>
        </w:rPr>
        <w:t>FEES FOR SERVICES</w:t>
      </w:r>
    </w:p>
    <w:p w14:paraId="3184C24F" w14:textId="76B7EB96" w:rsidR="006A6872" w:rsidRPr="00A92DD6" w:rsidRDefault="00270EC8" w:rsidP="00BB0102">
      <w:pPr>
        <w:pStyle w:val="Corpsdetexte"/>
        <w:spacing w:before="243"/>
        <w:ind w:left="479" w:right="237"/>
        <w:jc w:val="both"/>
      </w:pPr>
      <w:r w:rsidRPr="00A92DD6">
        <w:rPr>
          <w:rStyle w:val="ParagraphedelisteCar"/>
        </w:rPr>
        <w:t xml:space="preserve">The </w:t>
      </w:r>
      <w:r w:rsidR="009A6E4F" w:rsidRPr="00A92DD6">
        <w:rPr>
          <w:rStyle w:val="ParagraphedelisteCar"/>
        </w:rPr>
        <w:t>F</w:t>
      </w:r>
      <w:r w:rsidRPr="00A92DD6">
        <w:rPr>
          <w:rStyle w:val="ParagraphedelisteCar"/>
        </w:rPr>
        <w:t>ees outlined in this section (“</w:t>
      </w:r>
      <w:r w:rsidRPr="00A92DD6">
        <w:rPr>
          <w:rStyle w:val="ParagraphedelisteCar"/>
          <w:b/>
        </w:rPr>
        <w:t>Service Fees</w:t>
      </w:r>
      <w:r w:rsidRPr="00A92DD6">
        <w:rPr>
          <w:rStyle w:val="ParagraphedelisteCar"/>
        </w:rPr>
        <w:t xml:space="preserve">”) are based on the </w:t>
      </w:r>
      <w:r w:rsidR="00D1265E" w:rsidRPr="00A92DD6">
        <w:rPr>
          <w:rStyle w:val="ParagraphedelisteCar"/>
        </w:rPr>
        <w:t xml:space="preserve">inventory </w:t>
      </w:r>
      <w:r w:rsidR="00363AEB" w:rsidRPr="00A92DD6">
        <w:rPr>
          <w:rStyle w:val="ParagraphedelisteCar"/>
        </w:rPr>
        <w:t>of</w:t>
      </w:r>
      <w:r w:rsidRPr="00A92DD6">
        <w:rPr>
          <w:rStyle w:val="ParagraphedelisteCar"/>
        </w:rPr>
        <w:t xml:space="preserve"> </w:t>
      </w:r>
      <w:r w:rsidR="00E0282D" w:rsidRPr="00A92DD6">
        <w:rPr>
          <w:rStyle w:val="ParagraphedelisteCar"/>
        </w:rPr>
        <w:t>services</w:t>
      </w:r>
      <w:r w:rsidRPr="00A92DD6">
        <w:rPr>
          <w:rStyle w:val="ParagraphedelisteCar"/>
        </w:rPr>
        <w:t xml:space="preserve"> </w:t>
      </w:r>
      <w:r w:rsidR="00363AEB" w:rsidRPr="00A92DD6">
        <w:rPr>
          <w:rStyle w:val="Marquedecommentaire"/>
          <w:sz w:val="20"/>
          <w:szCs w:val="20"/>
        </w:rPr>
        <w:t>and capabilities</w:t>
      </w:r>
      <w:r w:rsidR="005D4B04" w:rsidRPr="00A92DD6">
        <w:rPr>
          <w:rStyle w:val="Marquedecommentaire"/>
          <w:sz w:val="20"/>
          <w:szCs w:val="20"/>
        </w:rPr>
        <w:t xml:space="preserve"> in scope.</w:t>
      </w:r>
      <w:r w:rsidRPr="00A92DD6">
        <w:rPr>
          <w:rStyle w:val="ParagraphedelisteCar"/>
        </w:rPr>
        <w:t xml:space="preserve"> To avoid</w:t>
      </w:r>
      <w:r w:rsidRPr="00A92DD6">
        <w:t xml:space="preserve"> monthly fluctuations in pricing, the following terms shall apply:</w:t>
      </w:r>
    </w:p>
    <w:p w14:paraId="3184C250" w14:textId="77777777" w:rsidR="006A6872" w:rsidRPr="00A92DD6" w:rsidRDefault="006A6872" w:rsidP="00946743">
      <w:pPr>
        <w:ind w:left="479"/>
        <w:jc w:val="both"/>
      </w:pPr>
    </w:p>
    <w:p w14:paraId="19F3482E" w14:textId="6EACEF09" w:rsidR="00AF4040" w:rsidRPr="00A92DD6" w:rsidRDefault="00AF4040" w:rsidP="00BB0102">
      <w:pPr>
        <w:pStyle w:val="Corpsdetexte"/>
        <w:spacing w:before="1"/>
        <w:ind w:left="479" w:right="239"/>
        <w:jc w:val="both"/>
        <w:rPr>
          <w:bCs/>
        </w:rPr>
      </w:pPr>
      <w:r w:rsidRPr="00A92DD6">
        <w:rPr>
          <w:b/>
        </w:rPr>
        <w:t>Infrastructure</w:t>
      </w:r>
      <w:r w:rsidR="00FB3347" w:rsidRPr="00A92DD6">
        <w:rPr>
          <w:b/>
        </w:rPr>
        <w:t xml:space="preserve"> (Run Fees)</w:t>
      </w:r>
      <w:r w:rsidRPr="00A92DD6">
        <w:rPr>
          <w:b/>
        </w:rPr>
        <w:t>:</w:t>
      </w:r>
      <w:r w:rsidRPr="00A92DD6">
        <w:rPr>
          <w:bCs/>
        </w:rPr>
        <w:t xml:space="preserve"> </w:t>
      </w:r>
      <w:r w:rsidR="000A26CF" w:rsidRPr="00A92DD6">
        <w:rPr>
          <w:bCs/>
        </w:rPr>
        <w:t>C</w:t>
      </w:r>
      <w:r w:rsidRPr="00A92DD6">
        <w:rPr>
          <w:bCs/>
        </w:rPr>
        <w:t xml:space="preserve">loud services in scope of this </w:t>
      </w:r>
      <w:r w:rsidR="00AA11D0" w:rsidRPr="00A92DD6">
        <w:rPr>
          <w:bCs/>
        </w:rPr>
        <w:t>Service Schedule</w:t>
      </w:r>
      <w:r w:rsidRPr="00A92DD6">
        <w:rPr>
          <w:bCs/>
        </w:rPr>
        <w:t>.</w:t>
      </w:r>
    </w:p>
    <w:p w14:paraId="16FE1876" w14:textId="77777777" w:rsidR="00AF4040" w:rsidRPr="00A92DD6" w:rsidRDefault="00AF4040" w:rsidP="00BB0102">
      <w:pPr>
        <w:pStyle w:val="Corpsdetexte"/>
        <w:spacing w:before="1"/>
        <w:ind w:left="479" w:right="239"/>
        <w:jc w:val="both"/>
        <w:rPr>
          <w:bCs/>
        </w:rPr>
      </w:pPr>
    </w:p>
    <w:p w14:paraId="55FBA1F9" w14:textId="30891259" w:rsidR="00AF4040" w:rsidRPr="00A92DD6" w:rsidRDefault="00AF4040" w:rsidP="00BB0102">
      <w:pPr>
        <w:pStyle w:val="Corpsdetexte"/>
        <w:spacing w:before="1"/>
        <w:ind w:left="479" w:right="239"/>
        <w:jc w:val="both"/>
        <w:rPr>
          <w:bCs/>
        </w:rPr>
      </w:pPr>
      <w:r w:rsidRPr="00A92DD6">
        <w:rPr>
          <w:b/>
        </w:rPr>
        <w:t>Capabilities</w:t>
      </w:r>
      <w:r w:rsidR="00FB3347" w:rsidRPr="00A92DD6">
        <w:rPr>
          <w:b/>
        </w:rPr>
        <w:t xml:space="preserve"> (Platform </w:t>
      </w:r>
      <w:r w:rsidR="00F77C38" w:rsidRPr="00A92DD6">
        <w:rPr>
          <w:b/>
        </w:rPr>
        <w:t xml:space="preserve">Support and Platform </w:t>
      </w:r>
      <w:r w:rsidR="00FB3347" w:rsidRPr="00A92DD6">
        <w:rPr>
          <w:b/>
        </w:rPr>
        <w:t>Management</w:t>
      </w:r>
      <w:r w:rsidR="00DA6DC8" w:rsidRPr="00A92DD6">
        <w:rPr>
          <w:b/>
        </w:rPr>
        <w:t xml:space="preserve"> Services</w:t>
      </w:r>
      <w:r w:rsidR="00FB3347" w:rsidRPr="00A92DD6">
        <w:rPr>
          <w:b/>
        </w:rPr>
        <w:t>)</w:t>
      </w:r>
      <w:r w:rsidRPr="00A92DD6">
        <w:rPr>
          <w:b/>
        </w:rPr>
        <w:t>:</w:t>
      </w:r>
      <w:r w:rsidRPr="00A92DD6">
        <w:rPr>
          <w:bCs/>
        </w:rPr>
        <w:t xml:space="preserve"> </w:t>
      </w:r>
      <w:r w:rsidR="000A26CF" w:rsidRPr="00A92DD6">
        <w:rPr>
          <w:bCs/>
        </w:rPr>
        <w:t xml:space="preserve">Capabilities of the </w:t>
      </w:r>
      <w:r w:rsidR="000845EC" w:rsidRPr="00A92DD6">
        <w:rPr>
          <w:bCs/>
        </w:rPr>
        <w:t>Google</w:t>
      </w:r>
      <w:r w:rsidR="000A26CF" w:rsidRPr="00A92DD6">
        <w:rPr>
          <w:bCs/>
        </w:rPr>
        <w:t xml:space="preserve"> </w:t>
      </w:r>
      <w:r w:rsidR="00A11B3D" w:rsidRPr="00A92DD6">
        <w:rPr>
          <w:bCs/>
        </w:rPr>
        <w:t>P</w:t>
      </w:r>
      <w:r w:rsidR="000A26CF" w:rsidRPr="00A92DD6">
        <w:rPr>
          <w:bCs/>
        </w:rPr>
        <w:t>latform</w:t>
      </w:r>
      <w:r w:rsidR="000D2CFB" w:rsidRPr="00A92DD6">
        <w:rPr>
          <w:bCs/>
        </w:rPr>
        <w:t xml:space="preserve"> in scope of this </w:t>
      </w:r>
      <w:r w:rsidR="00AA11D0" w:rsidRPr="00A92DD6">
        <w:rPr>
          <w:bCs/>
        </w:rPr>
        <w:t>Service Schedule</w:t>
      </w:r>
      <w:r w:rsidR="009445B3" w:rsidRPr="00A92DD6">
        <w:rPr>
          <w:bCs/>
        </w:rPr>
        <w:t>.</w:t>
      </w:r>
    </w:p>
    <w:p w14:paraId="7DAECC0F" w14:textId="77777777" w:rsidR="00AF4040" w:rsidRPr="00A92DD6" w:rsidRDefault="00AF4040" w:rsidP="00BB0102">
      <w:pPr>
        <w:pStyle w:val="Corpsdetexte"/>
        <w:spacing w:before="1"/>
        <w:ind w:left="479" w:right="239"/>
        <w:jc w:val="both"/>
        <w:rPr>
          <w:bCs/>
        </w:rPr>
      </w:pPr>
    </w:p>
    <w:p w14:paraId="7CB3B18D" w14:textId="3F9C5923" w:rsidR="003629A4" w:rsidRPr="00A92DD6" w:rsidRDefault="00A8568D" w:rsidP="00BB0102">
      <w:pPr>
        <w:pStyle w:val="Corpsdetexte"/>
        <w:spacing w:before="1"/>
        <w:ind w:left="479" w:right="239"/>
        <w:jc w:val="both"/>
      </w:pPr>
      <w:r w:rsidRPr="00A92DD6">
        <w:rPr>
          <w:b/>
        </w:rPr>
        <w:t>Assets:</w:t>
      </w:r>
      <w:r w:rsidRPr="00A92DD6">
        <w:rPr>
          <w:bCs/>
        </w:rPr>
        <w:t xml:space="preserve"> </w:t>
      </w:r>
      <w:r w:rsidR="005868C3" w:rsidRPr="00A92DD6">
        <w:rPr>
          <w:bCs/>
        </w:rPr>
        <w:t xml:space="preserve">Infrastructure </w:t>
      </w:r>
      <w:r w:rsidRPr="00A92DD6">
        <w:rPr>
          <w:bCs/>
        </w:rPr>
        <w:t xml:space="preserve">and </w:t>
      </w:r>
      <w:r w:rsidR="009445B3" w:rsidRPr="00A92DD6">
        <w:rPr>
          <w:bCs/>
        </w:rPr>
        <w:t>C</w:t>
      </w:r>
      <w:r w:rsidRPr="00A92DD6">
        <w:rPr>
          <w:bCs/>
        </w:rPr>
        <w:t>apabilities.</w:t>
      </w:r>
    </w:p>
    <w:p w14:paraId="4865CDAA" w14:textId="77777777" w:rsidR="00A8568D" w:rsidRPr="00A92DD6" w:rsidRDefault="00A8568D" w:rsidP="00BB0102">
      <w:pPr>
        <w:pStyle w:val="Corpsdetexte"/>
        <w:spacing w:before="1"/>
        <w:ind w:left="479" w:right="239"/>
        <w:jc w:val="both"/>
        <w:rPr>
          <w:bCs/>
        </w:rPr>
      </w:pPr>
    </w:p>
    <w:p w14:paraId="3184C251" w14:textId="764316F7" w:rsidR="006A6872" w:rsidRPr="00A92DD6" w:rsidRDefault="00270EC8" w:rsidP="00BB0102">
      <w:pPr>
        <w:pStyle w:val="Corpsdetexte"/>
        <w:spacing w:before="1"/>
        <w:ind w:left="479" w:right="239"/>
        <w:jc w:val="both"/>
      </w:pPr>
      <w:r w:rsidRPr="00A92DD6">
        <w:rPr>
          <w:b/>
        </w:rPr>
        <w:t xml:space="preserve">Quarterly Review: </w:t>
      </w:r>
      <w:r w:rsidR="003A230D" w:rsidRPr="00A92DD6">
        <w:rPr>
          <w:bCs/>
        </w:rPr>
        <w:t>The inventory</w:t>
      </w:r>
      <w:r w:rsidR="00115B37" w:rsidRPr="00A92DD6">
        <w:rPr>
          <w:bCs/>
        </w:rPr>
        <w:t xml:space="preserve"> of </w:t>
      </w:r>
      <w:r w:rsidR="00CE1526" w:rsidRPr="00A92DD6">
        <w:rPr>
          <w:bCs/>
        </w:rPr>
        <w:t>A</w:t>
      </w:r>
      <w:r w:rsidR="004B62FC" w:rsidRPr="00A92DD6">
        <w:rPr>
          <w:bCs/>
        </w:rPr>
        <w:t>ssets</w:t>
      </w:r>
      <w:r w:rsidR="003A230D" w:rsidRPr="00A92DD6">
        <w:rPr>
          <w:bCs/>
        </w:rPr>
        <w:t xml:space="preserve"> in scope</w:t>
      </w:r>
      <w:r w:rsidR="005C5DDC" w:rsidRPr="00A92DD6">
        <w:rPr>
          <w:bCs/>
        </w:rPr>
        <w:t xml:space="preserve"> </w:t>
      </w:r>
      <w:r w:rsidRPr="00A92DD6">
        <w:t>will be reviewed with the Client on a quarterly basis</w:t>
      </w:r>
      <w:r w:rsidR="00A06A4E">
        <w:t>,</w:t>
      </w:r>
      <w:r w:rsidRPr="00A92DD6">
        <w:t xml:space="preserve"> and </w:t>
      </w:r>
      <w:r w:rsidR="000B4C3E" w:rsidRPr="00A92DD6">
        <w:t xml:space="preserve">the </w:t>
      </w:r>
      <w:r w:rsidR="00BA27E8" w:rsidRPr="00A92DD6">
        <w:t>Service</w:t>
      </w:r>
      <w:r w:rsidR="002B0149" w:rsidRPr="00A92DD6">
        <w:t xml:space="preserve"> </w:t>
      </w:r>
      <w:r w:rsidR="00456346" w:rsidRPr="00A92DD6">
        <w:t xml:space="preserve">Fees will </w:t>
      </w:r>
      <w:r w:rsidRPr="00A92DD6">
        <w:t xml:space="preserve">be adjusted </w:t>
      </w:r>
      <w:r w:rsidRPr="00A92DD6">
        <w:rPr>
          <w:spacing w:val="-2"/>
        </w:rPr>
        <w:t>accordingly.</w:t>
      </w:r>
    </w:p>
    <w:p w14:paraId="3184C252" w14:textId="40AD13E2" w:rsidR="006A6872" w:rsidRPr="00A92DD6" w:rsidRDefault="00270EC8" w:rsidP="00BB0102">
      <w:pPr>
        <w:pStyle w:val="Corpsdetexte"/>
        <w:spacing w:before="243"/>
        <w:ind w:left="479" w:right="234"/>
        <w:jc w:val="both"/>
      </w:pPr>
      <w:r w:rsidRPr="00A92DD6">
        <w:rPr>
          <w:b/>
        </w:rPr>
        <w:t>Review</w:t>
      </w:r>
      <w:r w:rsidRPr="00A92DD6">
        <w:rPr>
          <w:b/>
          <w:spacing w:val="-11"/>
        </w:rPr>
        <w:t xml:space="preserve"> </w:t>
      </w:r>
      <w:r w:rsidRPr="00A92DD6">
        <w:rPr>
          <w:b/>
        </w:rPr>
        <w:t>Conditions:</w:t>
      </w:r>
      <w:r w:rsidRPr="00A92DD6">
        <w:rPr>
          <w:spacing w:val="-10"/>
        </w:rPr>
        <w:t xml:space="preserve"> </w:t>
      </w:r>
      <w:r w:rsidR="00A017D5" w:rsidRPr="00A92DD6">
        <w:rPr>
          <w:bCs/>
          <w:spacing w:val="-10"/>
        </w:rPr>
        <w:t xml:space="preserve">Relative to </w:t>
      </w:r>
      <w:r w:rsidR="00A017D5" w:rsidRPr="00A92DD6">
        <w:rPr>
          <w:bCs/>
        </w:rPr>
        <w:t>t</w:t>
      </w:r>
      <w:r w:rsidR="00A017D5" w:rsidRPr="00A92DD6">
        <w:t>he</w:t>
      </w:r>
      <w:r w:rsidR="00A017D5" w:rsidRPr="00A92DD6">
        <w:rPr>
          <w:spacing w:val="37"/>
        </w:rPr>
        <w:t xml:space="preserve"> </w:t>
      </w:r>
      <w:r w:rsidR="00A017D5" w:rsidRPr="00A92DD6">
        <w:t>environment</w:t>
      </w:r>
      <w:r w:rsidR="00A017D5" w:rsidRPr="00A92DD6">
        <w:rPr>
          <w:spacing w:val="38"/>
        </w:rPr>
        <w:t xml:space="preserve"> </w:t>
      </w:r>
      <w:r w:rsidR="00A017D5" w:rsidRPr="00A92DD6">
        <w:t>or</w:t>
      </w:r>
      <w:r w:rsidR="00A017D5" w:rsidRPr="00A92DD6">
        <w:rPr>
          <w:spacing w:val="37"/>
        </w:rPr>
        <w:t xml:space="preserve"> </w:t>
      </w:r>
      <w:r w:rsidR="00A017D5" w:rsidRPr="00A92DD6">
        <w:t>solution</w:t>
      </w:r>
      <w:r w:rsidR="00A017D5" w:rsidRPr="00A92DD6">
        <w:rPr>
          <w:spacing w:val="40"/>
        </w:rPr>
        <w:t xml:space="preserve"> </w:t>
      </w:r>
      <w:r w:rsidR="00A017D5" w:rsidRPr="00A92DD6">
        <w:t>under</w:t>
      </w:r>
      <w:r w:rsidR="00A017D5" w:rsidRPr="00A92DD6">
        <w:rPr>
          <w:spacing w:val="37"/>
        </w:rPr>
        <w:t xml:space="preserve"> </w:t>
      </w:r>
      <w:r w:rsidR="00A017D5" w:rsidRPr="00A92DD6">
        <w:t>the</w:t>
      </w:r>
      <w:r w:rsidR="00A017D5" w:rsidRPr="00A92DD6">
        <w:rPr>
          <w:spacing w:val="37"/>
        </w:rPr>
        <w:t xml:space="preserve"> </w:t>
      </w:r>
      <w:r w:rsidR="00A017D5" w:rsidRPr="00A92DD6">
        <w:t>responsibility</w:t>
      </w:r>
      <w:r w:rsidR="00A017D5" w:rsidRPr="00A92DD6">
        <w:rPr>
          <w:spacing w:val="40"/>
        </w:rPr>
        <w:t xml:space="preserve"> </w:t>
      </w:r>
      <w:r w:rsidR="00A017D5" w:rsidRPr="00A92DD6">
        <w:t>of</w:t>
      </w:r>
      <w:r w:rsidR="00A017D5" w:rsidRPr="00A92DD6">
        <w:rPr>
          <w:spacing w:val="37"/>
        </w:rPr>
        <w:t xml:space="preserve"> </w:t>
      </w:r>
      <w:r w:rsidR="00A017D5" w:rsidRPr="00A92DD6">
        <w:t>the management service, t</w:t>
      </w:r>
      <w:r w:rsidRPr="00A92DD6">
        <w:t>he</w:t>
      </w:r>
      <w:r w:rsidRPr="00A92DD6">
        <w:rPr>
          <w:spacing w:val="-12"/>
        </w:rPr>
        <w:t xml:space="preserve"> </w:t>
      </w:r>
      <w:r w:rsidR="00F64744" w:rsidRPr="00A92DD6">
        <w:t>service fees</w:t>
      </w:r>
      <w:r w:rsidRPr="00A92DD6">
        <w:rPr>
          <w:spacing w:val="-10"/>
        </w:rPr>
        <w:t xml:space="preserve"> </w:t>
      </w:r>
      <w:r w:rsidRPr="00A92DD6">
        <w:t>are</w:t>
      </w:r>
      <w:r w:rsidRPr="00A92DD6">
        <w:rPr>
          <w:spacing w:val="-12"/>
        </w:rPr>
        <w:t xml:space="preserve"> </w:t>
      </w:r>
      <w:r w:rsidRPr="00A92DD6">
        <w:t>subject</w:t>
      </w:r>
      <w:r w:rsidRPr="00A92DD6">
        <w:rPr>
          <w:spacing w:val="-10"/>
        </w:rPr>
        <w:t xml:space="preserve"> </w:t>
      </w:r>
      <w:r w:rsidRPr="00A92DD6">
        <w:t>to</w:t>
      </w:r>
      <w:r w:rsidRPr="00A92DD6">
        <w:rPr>
          <w:spacing w:val="-11"/>
        </w:rPr>
        <w:t xml:space="preserve"> </w:t>
      </w:r>
      <w:r w:rsidRPr="00A92DD6">
        <w:t>review</w:t>
      </w:r>
      <w:r w:rsidRPr="00A92DD6">
        <w:rPr>
          <w:spacing w:val="-11"/>
        </w:rPr>
        <w:t xml:space="preserve"> </w:t>
      </w:r>
      <w:r w:rsidRPr="00A92DD6">
        <w:t>based</w:t>
      </w:r>
      <w:r w:rsidRPr="00A92DD6">
        <w:rPr>
          <w:spacing w:val="-11"/>
        </w:rPr>
        <w:t xml:space="preserve"> </w:t>
      </w:r>
      <w:r w:rsidRPr="00A92DD6">
        <w:t>on</w:t>
      </w:r>
      <w:r w:rsidRPr="00A92DD6">
        <w:rPr>
          <w:spacing w:val="-12"/>
        </w:rPr>
        <w:t xml:space="preserve"> </w:t>
      </w:r>
      <w:r w:rsidRPr="00A92DD6">
        <w:t>noticeable</w:t>
      </w:r>
      <w:r w:rsidRPr="00A92DD6">
        <w:rPr>
          <w:spacing w:val="-11"/>
        </w:rPr>
        <w:t xml:space="preserve"> </w:t>
      </w:r>
      <w:r w:rsidRPr="00A92DD6">
        <w:t>variation</w:t>
      </w:r>
      <w:r w:rsidRPr="00A92DD6">
        <w:rPr>
          <w:spacing w:val="-9"/>
        </w:rPr>
        <w:t xml:space="preserve"> </w:t>
      </w:r>
      <w:r w:rsidRPr="00A92DD6">
        <w:t>of</w:t>
      </w:r>
      <w:r w:rsidRPr="00A92DD6">
        <w:rPr>
          <w:spacing w:val="-11"/>
        </w:rPr>
        <w:t xml:space="preserve"> </w:t>
      </w:r>
      <w:r w:rsidRPr="00A92DD6">
        <w:t>either</w:t>
      </w:r>
      <w:r w:rsidRPr="00A92DD6">
        <w:rPr>
          <w:spacing w:val="-10"/>
        </w:rPr>
        <w:t xml:space="preserve"> </w:t>
      </w:r>
      <w:r w:rsidRPr="00A92DD6">
        <w:t>volume,</w:t>
      </w:r>
      <w:r w:rsidRPr="00A92DD6">
        <w:rPr>
          <w:spacing w:val="-10"/>
        </w:rPr>
        <w:t xml:space="preserve"> </w:t>
      </w:r>
      <w:r w:rsidRPr="00A92DD6">
        <w:t>complexity or criticality. These variations include, but are not limited to:</w:t>
      </w:r>
    </w:p>
    <w:p w14:paraId="3184C253" w14:textId="4DFC9D90" w:rsidR="006A6872" w:rsidRPr="00A92DD6" w:rsidRDefault="00B91E55" w:rsidP="00BB0102">
      <w:pPr>
        <w:pStyle w:val="Paragraphedeliste"/>
        <w:numPr>
          <w:ilvl w:val="1"/>
          <w:numId w:val="18"/>
        </w:numPr>
        <w:tabs>
          <w:tab w:val="left" w:pos="1199"/>
        </w:tabs>
        <w:spacing w:before="1" w:line="255" w:lineRule="exact"/>
        <w:rPr>
          <w:sz w:val="20"/>
          <w:szCs w:val="20"/>
        </w:rPr>
      </w:pPr>
      <w:r w:rsidRPr="00A92DD6">
        <w:rPr>
          <w:sz w:val="20"/>
          <w:szCs w:val="20"/>
        </w:rPr>
        <w:t>V</w:t>
      </w:r>
      <w:r w:rsidR="00270EC8" w:rsidRPr="00A92DD6">
        <w:rPr>
          <w:sz w:val="20"/>
          <w:szCs w:val="20"/>
        </w:rPr>
        <w:t>ariation</w:t>
      </w:r>
      <w:r w:rsidR="00270EC8" w:rsidRPr="00A92DD6">
        <w:rPr>
          <w:spacing w:val="-5"/>
          <w:sz w:val="20"/>
          <w:szCs w:val="20"/>
        </w:rPr>
        <w:t xml:space="preserve"> </w:t>
      </w:r>
      <w:r w:rsidR="00383799" w:rsidRPr="00A92DD6">
        <w:rPr>
          <w:spacing w:val="-5"/>
          <w:sz w:val="20"/>
          <w:szCs w:val="20"/>
        </w:rPr>
        <w:t xml:space="preserve">of more than </w:t>
      </w:r>
      <w:r w:rsidR="00B20FA2" w:rsidRPr="00A92DD6">
        <w:rPr>
          <w:spacing w:val="-5"/>
          <w:sz w:val="20"/>
          <w:szCs w:val="20"/>
        </w:rPr>
        <w:t>5%</w:t>
      </w:r>
      <w:r w:rsidR="00270EC8" w:rsidRPr="00A92DD6">
        <w:rPr>
          <w:spacing w:val="-5"/>
          <w:sz w:val="20"/>
          <w:szCs w:val="20"/>
        </w:rPr>
        <w:t xml:space="preserve"> </w:t>
      </w:r>
      <w:r w:rsidR="00270EC8" w:rsidRPr="00A92DD6">
        <w:rPr>
          <w:sz w:val="20"/>
          <w:szCs w:val="20"/>
        </w:rPr>
        <w:t>in</w:t>
      </w:r>
      <w:r w:rsidR="00270EC8" w:rsidRPr="00A92DD6">
        <w:rPr>
          <w:spacing w:val="-5"/>
          <w:sz w:val="20"/>
          <w:szCs w:val="20"/>
        </w:rPr>
        <w:t xml:space="preserve"> </w:t>
      </w:r>
      <w:r w:rsidR="00270EC8" w:rsidRPr="00A92DD6">
        <w:rPr>
          <w:sz w:val="20"/>
          <w:szCs w:val="20"/>
        </w:rPr>
        <w:t>the</w:t>
      </w:r>
      <w:r w:rsidR="00270EC8" w:rsidRPr="00A92DD6">
        <w:rPr>
          <w:spacing w:val="-6"/>
          <w:sz w:val="20"/>
          <w:szCs w:val="20"/>
        </w:rPr>
        <w:t xml:space="preserve"> </w:t>
      </w:r>
      <w:r w:rsidR="00270EC8" w:rsidRPr="00A92DD6">
        <w:rPr>
          <w:sz w:val="20"/>
          <w:szCs w:val="20"/>
        </w:rPr>
        <w:t>volume</w:t>
      </w:r>
      <w:r w:rsidR="00270EC8" w:rsidRPr="00A92DD6">
        <w:rPr>
          <w:spacing w:val="-3"/>
          <w:sz w:val="20"/>
          <w:szCs w:val="20"/>
        </w:rPr>
        <w:t xml:space="preserve"> </w:t>
      </w:r>
      <w:r w:rsidR="00270EC8" w:rsidRPr="00A92DD6">
        <w:rPr>
          <w:sz w:val="20"/>
          <w:szCs w:val="20"/>
        </w:rPr>
        <w:t>of</w:t>
      </w:r>
      <w:r w:rsidR="00270EC8" w:rsidRPr="00A92DD6">
        <w:rPr>
          <w:spacing w:val="-7"/>
          <w:sz w:val="20"/>
          <w:szCs w:val="20"/>
        </w:rPr>
        <w:t xml:space="preserve"> </w:t>
      </w:r>
      <w:r w:rsidR="008324C4" w:rsidRPr="00A92DD6">
        <w:rPr>
          <w:sz w:val="20"/>
          <w:szCs w:val="20"/>
        </w:rPr>
        <w:t>Assets</w:t>
      </w:r>
      <w:r w:rsidR="00893770" w:rsidRPr="00A92DD6">
        <w:rPr>
          <w:spacing w:val="-2"/>
          <w:sz w:val="20"/>
          <w:szCs w:val="20"/>
        </w:rPr>
        <w:t>.</w:t>
      </w:r>
    </w:p>
    <w:p w14:paraId="3184C254" w14:textId="675FB425" w:rsidR="006A6872" w:rsidRPr="00A92DD6" w:rsidRDefault="00270EC8" w:rsidP="00BB0102">
      <w:pPr>
        <w:pStyle w:val="Paragraphedeliste"/>
        <w:numPr>
          <w:ilvl w:val="1"/>
          <w:numId w:val="18"/>
        </w:numPr>
        <w:tabs>
          <w:tab w:val="left" w:pos="1199"/>
        </w:tabs>
        <w:ind w:right="232"/>
        <w:rPr>
          <w:sz w:val="20"/>
        </w:rPr>
      </w:pPr>
      <w:r w:rsidRPr="00A92DD6">
        <w:rPr>
          <w:sz w:val="20"/>
        </w:rPr>
        <w:t>Noticeable</w:t>
      </w:r>
      <w:r w:rsidRPr="00A92DD6">
        <w:rPr>
          <w:spacing w:val="36"/>
          <w:sz w:val="20"/>
        </w:rPr>
        <w:t xml:space="preserve"> </w:t>
      </w:r>
      <w:r w:rsidRPr="00A92DD6">
        <w:rPr>
          <w:sz w:val="20"/>
        </w:rPr>
        <w:t>variation</w:t>
      </w:r>
      <w:r w:rsidRPr="00A92DD6">
        <w:rPr>
          <w:spacing w:val="40"/>
          <w:sz w:val="20"/>
        </w:rPr>
        <w:t xml:space="preserve"> </w:t>
      </w:r>
      <w:r w:rsidRPr="00A92DD6">
        <w:rPr>
          <w:sz w:val="20"/>
        </w:rPr>
        <w:t>in</w:t>
      </w:r>
      <w:r w:rsidRPr="00A92DD6">
        <w:rPr>
          <w:spacing w:val="38"/>
          <w:sz w:val="20"/>
        </w:rPr>
        <w:t xml:space="preserve"> </w:t>
      </w:r>
      <w:r w:rsidRPr="00A92DD6">
        <w:rPr>
          <w:sz w:val="20"/>
        </w:rPr>
        <w:t>the</w:t>
      </w:r>
      <w:r w:rsidRPr="00A92DD6">
        <w:rPr>
          <w:spacing w:val="37"/>
          <w:sz w:val="20"/>
        </w:rPr>
        <w:t xml:space="preserve"> </w:t>
      </w:r>
      <w:r w:rsidRPr="00A92DD6">
        <w:rPr>
          <w:sz w:val="20"/>
        </w:rPr>
        <w:t>complexity</w:t>
      </w:r>
      <w:r w:rsidRPr="00A92DD6">
        <w:rPr>
          <w:spacing w:val="39"/>
          <w:sz w:val="20"/>
        </w:rPr>
        <w:t xml:space="preserve"> </w:t>
      </w:r>
      <w:r w:rsidRPr="00A92DD6">
        <w:rPr>
          <w:sz w:val="20"/>
        </w:rPr>
        <w:t>of</w:t>
      </w:r>
      <w:r w:rsidR="00BC2569" w:rsidRPr="00A92DD6">
        <w:rPr>
          <w:sz w:val="20"/>
        </w:rPr>
        <w:t xml:space="preserve"> A</w:t>
      </w:r>
      <w:r w:rsidR="00A017D5" w:rsidRPr="00A92DD6">
        <w:rPr>
          <w:sz w:val="20"/>
        </w:rPr>
        <w:t>ssets</w:t>
      </w:r>
      <w:r w:rsidR="00EA0421" w:rsidRPr="00A92DD6">
        <w:rPr>
          <w:sz w:val="20"/>
        </w:rPr>
        <w:t>.</w:t>
      </w:r>
    </w:p>
    <w:p w14:paraId="3184C255" w14:textId="77777777" w:rsidR="006A6872" w:rsidRPr="00A92DD6" w:rsidRDefault="00270EC8" w:rsidP="00BB0102">
      <w:pPr>
        <w:pStyle w:val="Paragraphedeliste"/>
        <w:numPr>
          <w:ilvl w:val="1"/>
          <w:numId w:val="18"/>
        </w:numPr>
        <w:tabs>
          <w:tab w:val="left" w:pos="1199"/>
        </w:tabs>
        <w:ind w:right="236"/>
        <w:rPr>
          <w:sz w:val="20"/>
        </w:rPr>
      </w:pPr>
      <w:r w:rsidRPr="00A92DD6">
        <w:rPr>
          <w:sz w:val="20"/>
        </w:rPr>
        <w:t>Change</w:t>
      </w:r>
      <w:r w:rsidRPr="00A92DD6">
        <w:rPr>
          <w:spacing w:val="-11"/>
          <w:sz w:val="20"/>
        </w:rPr>
        <w:t xml:space="preserve"> </w:t>
      </w:r>
      <w:r w:rsidRPr="00A92DD6">
        <w:rPr>
          <w:sz w:val="20"/>
        </w:rPr>
        <w:t>in</w:t>
      </w:r>
      <w:r w:rsidRPr="00A92DD6">
        <w:rPr>
          <w:spacing w:val="-9"/>
          <w:sz w:val="20"/>
        </w:rPr>
        <w:t xml:space="preserve"> </w:t>
      </w:r>
      <w:r w:rsidRPr="00A92DD6">
        <w:rPr>
          <w:sz w:val="20"/>
        </w:rPr>
        <w:t>the</w:t>
      </w:r>
      <w:r w:rsidRPr="00A92DD6">
        <w:rPr>
          <w:spacing w:val="-11"/>
          <w:sz w:val="20"/>
        </w:rPr>
        <w:t xml:space="preserve"> </w:t>
      </w:r>
      <w:r w:rsidRPr="00A92DD6">
        <w:rPr>
          <w:sz w:val="20"/>
        </w:rPr>
        <w:t>criticality</w:t>
      </w:r>
      <w:r w:rsidRPr="00A92DD6">
        <w:rPr>
          <w:spacing w:val="-9"/>
          <w:sz w:val="20"/>
        </w:rPr>
        <w:t xml:space="preserve"> </w:t>
      </w:r>
      <w:r w:rsidRPr="00A92DD6">
        <w:rPr>
          <w:sz w:val="20"/>
        </w:rPr>
        <w:t>of</w:t>
      </w:r>
      <w:r w:rsidRPr="00A92DD6">
        <w:rPr>
          <w:spacing w:val="-10"/>
          <w:sz w:val="20"/>
        </w:rPr>
        <w:t xml:space="preserve"> </w:t>
      </w:r>
      <w:r w:rsidRPr="00A92DD6">
        <w:rPr>
          <w:sz w:val="20"/>
        </w:rPr>
        <w:t>some</w:t>
      </w:r>
      <w:r w:rsidRPr="00A92DD6">
        <w:rPr>
          <w:spacing w:val="-11"/>
          <w:sz w:val="20"/>
        </w:rPr>
        <w:t xml:space="preserve"> </w:t>
      </w:r>
      <w:r w:rsidRPr="00A92DD6">
        <w:rPr>
          <w:sz w:val="20"/>
        </w:rPr>
        <w:t>solution</w:t>
      </w:r>
      <w:r w:rsidRPr="00A92DD6">
        <w:rPr>
          <w:spacing w:val="-8"/>
          <w:sz w:val="20"/>
        </w:rPr>
        <w:t xml:space="preserve"> </w:t>
      </w:r>
      <w:r w:rsidRPr="00A92DD6">
        <w:rPr>
          <w:sz w:val="20"/>
        </w:rPr>
        <w:t>under</w:t>
      </w:r>
      <w:r w:rsidRPr="00A92DD6">
        <w:rPr>
          <w:spacing w:val="-10"/>
          <w:sz w:val="20"/>
        </w:rPr>
        <w:t xml:space="preserve"> </w:t>
      </w:r>
      <w:r w:rsidRPr="00A92DD6">
        <w:rPr>
          <w:sz w:val="20"/>
        </w:rPr>
        <w:t>the</w:t>
      </w:r>
      <w:r w:rsidRPr="00A92DD6">
        <w:rPr>
          <w:spacing w:val="-11"/>
          <w:sz w:val="20"/>
        </w:rPr>
        <w:t xml:space="preserve"> </w:t>
      </w:r>
      <w:r w:rsidRPr="00A92DD6">
        <w:rPr>
          <w:sz w:val="20"/>
        </w:rPr>
        <w:t>responsibility</w:t>
      </w:r>
      <w:r w:rsidRPr="00A92DD6">
        <w:rPr>
          <w:spacing w:val="-9"/>
          <w:sz w:val="20"/>
        </w:rPr>
        <w:t xml:space="preserve"> </w:t>
      </w:r>
      <w:r w:rsidRPr="00A92DD6">
        <w:rPr>
          <w:sz w:val="20"/>
        </w:rPr>
        <w:t>of</w:t>
      </w:r>
      <w:r w:rsidRPr="00A92DD6">
        <w:rPr>
          <w:spacing w:val="-11"/>
          <w:sz w:val="20"/>
        </w:rPr>
        <w:t xml:space="preserve"> </w:t>
      </w:r>
      <w:r w:rsidRPr="00A92DD6">
        <w:rPr>
          <w:sz w:val="20"/>
        </w:rPr>
        <w:t>the</w:t>
      </w:r>
      <w:r w:rsidRPr="00A92DD6">
        <w:rPr>
          <w:spacing w:val="-11"/>
          <w:sz w:val="20"/>
        </w:rPr>
        <w:t xml:space="preserve"> </w:t>
      </w:r>
      <w:r w:rsidRPr="00A92DD6">
        <w:rPr>
          <w:sz w:val="20"/>
        </w:rPr>
        <w:t>management</w:t>
      </w:r>
      <w:r w:rsidRPr="00A92DD6">
        <w:rPr>
          <w:spacing w:val="-10"/>
          <w:sz w:val="20"/>
        </w:rPr>
        <w:t xml:space="preserve"> </w:t>
      </w:r>
      <w:r w:rsidRPr="00A92DD6">
        <w:rPr>
          <w:sz w:val="20"/>
        </w:rPr>
        <w:t>service</w:t>
      </w:r>
      <w:r w:rsidRPr="00A92DD6">
        <w:rPr>
          <w:spacing w:val="-11"/>
          <w:sz w:val="20"/>
        </w:rPr>
        <w:t xml:space="preserve"> </w:t>
      </w:r>
      <w:r w:rsidRPr="00A92DD6">
        <w:rPr>
          <w:sz w:val="20"/>
        </w:rPr>
        <w:t>(e.g.</w:t>
      </w:r>
      <w:r w:rsidRPr="00A92DD6">
        <w:rPr>
          <w:spacing w:val="-10"/>
          <w:sz w:val="20"/>
        </w:rPr>
        <w:t xml:space="preserve"> </w:t>
      </w:r>
      <w:r w:rsidRPr="00A92DD6">
        <w:rPr>
          <w:sz w:val="20"/>
        </w:rPr>
        <w:t>increasing SLA from 99.9% to 99.99%).</w:t>
      </w:r>
    </w:p>
    <w:p w14:paraId="3184C256" w14:textId="7E8817CC" w:rsidR="006A6872" w:rsidRPr="00A92DD6" w:rsidRDefault="00270EC8" w:rsidP="00BB0102">
      <w:pPr>
        <w:pStyle w:val="Corpsdetexte"/>
        <w:spacing w:before="243"/>
        <w:ind w:left="479" w:right="237"/>
        <w:jc w:val="both"/>
      </w:pPr>
      <w:r w:rsidRPr="00A92DD6">
        <w:rPr>
          <w:b/>
        </w:rPr>
        <w:t>Notification</w:t>
      </w:r>
      <w:r w:rsidRPr="00A92DD6">
        <w:rPr>
          <w:b/>
          <w:spacing w:val="-1"/>
        </w:rPr>
        <w:t xml:space="preserve"> </w:t>
      </w:r>
      <w:r w:rsidRPr="00A92DD6">
        <w:rPr>
          <w:b/>
        </w:rPr>
        <w:t>and</w:t>
      </w:r>
      <w:r w:rsidRPr="00A92DD6">
        <w:rPr>
          <w:b/>
          <w:spacing w:val="-1"/>
        </w:rPr>
        <w:t xml:space="preserve"> </w:t>
      </w:r>
      <w:r w:rsidRPr="00A92DD6">
        <w:rPr>
          <w:b/>
        </w:rPr>
        <w:t xml:space="preserve">Adjustment: </w:t>
      </w:r>
      <w:r w:rsidRPr="00A92DD6">
        <w:t>Following</w:t>
      </w:r>
      <w:r w:rsidRPr="00A92DD6">
        <w:rPr>
          <w:spacing w:val="-1"/>
        </w:rPr>
        <w:t xml:space="preserve"> </w:t>
      </w:r>
      <w:r w:rsidRPr="00A92DD6">
        <w:t>the</w:t>
      </w:r>
      <w:r w:rsidRPr="00A92DD6">
        <w:rPr>
          <w:spacing w:val="-3"/>
        </w:rPr>
        <w:t xml:space="preserve"> </w:t>
      </w:r>
      <w:r w:rsidR="00D467FD" w:rsidRPr="00A92DD6">
        <w:t>Q</w:t>
      </w:r>
      <w:r w:rsidRPr="00A92DD6">
        <w:t>uarterly</w:t>
      </w:r>
      <w:r w:rsidRPr="00A92DD6">
        <w:rPr>
          <w:spacing w:val="-1"/>
        </w:rPr>
        <w:t xml:space="preserve"> </w:t>
      </w:r>
      <w:r w:rsidR="00D467FD" w:rsidRPr="00A92DD6">
        <w:t>R</w:t>
      </w:r>
      <w:r w:rsidRPr="00A92DD6">
        <w:t>eview</w:t>
      </w:r>
      <w:r w:rsidRPr="00A92DD6">
        <w:rPr>
          <w:spacing w:val="-3"/>
        </w:rPr>
        <w:t xml:space="preserve"> </w:t>
      </w:r>
      <w:r w:rsidRPr="00A92DD6">
        <w:t>with</w:t>
      </w:r>
      <w:r w:rsidRPr="00A92DD6">
        <w:rPr>
          <w:spacing w:val="-1"/>
        </w:rPr>
        <w:t xml:space="preserve"> </w:t>
      </w:r>
      <w:r w:rsidRPr="00A92DD6">
        <w:t>the Client,</w:t>
      </w:r>
      <w:r w:rsidRPr="00A92DD6">
        <w:rPr>
          <w:spacing w:val="-1"/>
        </w:rPr>
        <w:t xml:space="preserve"> </w:t>
      </w:r>
      <w:r w:rsidRPr="00A92DD6">
        <w:t>any</w:t>
      </w:r>
      <w:r w:rsidRPr="00A92DD6">
        <w:rPr>
          <w:spacing w:val="-1"/>
        </w:rPr>
        <w:t xml:space="preserve"> </w:t>
      </w:r>
      <w:r w:rsidRPr="00A92DD6">
        <w:t>necessary</w:t>
      </w:r>
      <w:r w:rsidRPr="00A92DD6">
        <w:rPr>
          <w:spacing w:val="-1"/>
        </w:rPr>
        <w:t xml:space="preserve"> </w:t>
      </w:r>
      <w:r w:rsidRPr="00A92DD6">
        <w:t>adjustments to the monthly billing will be communicated at least fifteen (15) days prior to the start of the next billing cycle. Adjustments will be documented and agreed upon in writing to ensure transparency and mutual understanding.</w:t>
      </w:r>
    </w:p>
    <w:p w14:paraId="3184C257" w14:textId="77777777" w:rsidR="006A6872" w:rsidRPr="00A92DD6" w:rsidRDefault="006A6872" w:rsidP="00946743">
      <w:pPr>
        <w:ind w:left="479"/>
        <w:jc w:val="both"/>
      </w:pPr>
    </w:p>
    <w:p w14:paraId="3184C258" w14:textId="4DDF4FF1" w:rsidR="006A6872" w:rsidRPr="00A92DD6" w:rsidRDefault="00270EC8" w:rsidP="00BB0102">
      <w:pPr>
        <w:pStyle w:val="Corpsdetexte"/>
        <w:ind w:left="479" w:right="248"/>
        <w:jc w:val="both"/>
      </w:pPr>
      <w:r w:rsidRPr="00A92DD6">
        <w:rPr>
          <w:b/>
        </w:rPr>
        <w:t xml:space="preserve">Dispute Resolution: </w:t>
      </w:r>
      <w:r w:rsidRPr="00A92DD6">
        <w:t xml:space="preserve">In the event of a disagreement regarding the fee adjustments, both </w:t>
      </w:r>
      <w:r w:rsidR="0024528E" w:rsidRPr="00A92DD6">
        <w:t>P</w:t>
      </w:r>
      <w:r w:rsidRPr="00A92DD6">
        <w:t>arties agree to engage in good faith negotiations to resolve the issue</w:t>
      </w:r>
      <w:r w:rsidR="00600D60" w:rsidRPr="00A92DD6">
        <w:t>, in accordance with Section 18 of the Master Agreement</w:t>
      </w:r>
      <w:r w:rsidRPr="00A92DD6">
        <w:t>.</w:t>
      </w:r>
    </w:p>
    <w:p w14:paraId="093DAD6D" w14:textId="7A0A2081" w:rsidR="00F255DD" w:rsidRPr="00A92DD6" w:rsidRDefault="00270EC8" w:rsidP="00BB0102">
      <w:pPr>
        <w:pStyle w:val="Corpsdetexte"/>
        <w:spacing w:before="244"/>
        <w:ind w:left="479" w:right="235"/>
        <w:jc w:val="both"/>
      </w:pPr>
      <w:r w:rsidRPr="00A92DD6">
        <w:rPr>
          <w:b/>
        </w:rPr>
        <w:t xml:space="preserve">Asset Listing and Basis for Fees: </w:t>
      </w:r>
      <w:r w:rsidRPr="00A92DD6">
        <w:t xml:space="preserve">The </w:t>
      </w:r>
      <w:r w:rsidR="00E4574E" w:rsidRPr="00A92DD6">
        <w:t xml:space="preserve">initial </w:t>
      </w:r>
      <w:r w:rsidRPr="00A92DD6">
        <w:t xml:space="preserve">Service Fees are based on the </w:t>
      </w:r>
      <w:r w:rsidR="00E4574E" w:rsidRPr="00A92DD6">
        <w:t xml:space="preserve">list detailed in </w:t>
      </w:r>
      <w:r w:rsidRPr="00A92DD6">
        <w:t>Exhibit</w:t>
      </w:r>
      <w:r w:rsidRPr="00A92DD6">
        <w:rPr>
          <w:spacing w:val="-7"/>
        </w:rPr>
        <w:t xml:space="preserve"> </w:t>
      </w:r>
      <w:r w:rsidRPr="00A92DD6">
        <w:t>C</w:t>
      </w:r>
      <w:r w:rsidR="00660036" w:rsidRPr="00A92DD6">
        <w:t>.</w:t>
      </w:r>
      <w:r w:rsidR="00CC7FD9" w:rsidRPr="00A92DD6">
        <w:t xml:space="preserve"> </w:t>
      </w:r>
    </w:p>
    <w:p w14:paraId="3184C259" w14:textId="6B404610" w:rsidR="006A6872" w:rsidRPr="00A92DD6" w:rsidRDefault="00270EC8" w:rsidP="00BB0102">
      <w:pPr>
        <w:pStyle w:val="Corpsdetexte"/>
        <w:ind w:left="479" w:right="235" w:firstLine="241"/>
        <w:jc w:val="both"/>
      </w:pPr>
      <w:r w:rsidRPr="00A92DD6">
        <w:t>i.</w:t>
      </w:r>
      <w:r w:rsidRPr="00A92DD6">
        <w:rPr>
          <w:spacing w:val="-7"/>
        </w:rPr>
        <w:t xml:space="preserve"> </w:t>
      </w:r>
      <w:r w:rsidRPr="00A92DD6">
        <w:t>Any</w:t>
      </w:r>
      <w:r w:rsidRPr="00A92DD6">
        <w:rPr>
          <w:spacing w:val="-6"/>
        </w:rPr>
        <w:t xml:space="preserve"> </w:t>
      </w:r>
      <w:r w:rsidRPr="00A92DD6">
        <w:t>changes</w:t>
      </w:r>
      <w:r w:rsidRPr="00A92DD6">
        <w:rPr>
          <w:spacing w:val="-6"/>
        </w:rPr>
        <w:t xml:space="preserve"> </w:t>
      </w:r>
      <w:r w:rsidRPr="00A92DD6">
        <w:t>to</w:t>
      </w:r>
      <w:r w:rsidRPr="00A92DD6">
        <w:rPr>
          <w:spacing w:val="-6"/>
        </w:rPr>
        <w:t xml:space="preserve"> </w:t>
      </w:r>
      <w:r w:rsidRPr="00A92DD6">
        <w:t>this</w:t>
      </w:r>
      <w:r w:rsidRPr="00A92DD6">
        <w:rPr>
          <w:spacing w:val="-6"/>
        </w:rPr>
        <w:t xml:space="preserve"> </w:t>
      </w:r>
      <w:r w:rsidR="002175FA" w:rsidRPr="00A92DD6">
        <w:t>list</w:t>
      </w:r>
      <w:r w:rsidRPr="00A92DD6">
        <w:rPr>
          <w:spacing w:val="-5"/>
        </w:rPr>
        <w:t xml:space="preserve"> </w:t>
      </w:r>
      <w:r w:rsidRPr="00A92DD6">
        <w:t>will</w:t>
      </w:r>
      <w:r w:rsidRPr="00A92DD6">
        <w:rPr>
          <w:spacing w:val="-7"/>
        </w:rPr>
        <w:t xml:space="preserve"> </w:t>
      </w:r>
      <w:r w:rsidRPr="00A92DD6">
        <w:t>be</w:t>
      </w:r>
      <w:r w:rsidRPr="00A92DD6">
        <w:rPr>
          <w:spacing w:val="-8"/>
        </w:rPr>
        <w:t xml:space="preserve"> </w:t>
      </w:r>
      <w:r w:rsidRPr="00A92DD6">
        <w:t>reviewed</w:t>
      </w:r>
      <w:r w:rsidRPr="00A92DD6">
        <w:rPr>
          <w:spacing w:val="-6"/>
        </w:rPr>
        <w:t xml:space="preserve"> </w:t>
      </w:r>
      <w:r w:rsidRPr="00A92DD6">
        <w:t>and</w:t>
      </w:r>
      <w:r w:rsidRPr="00A92DD6">
        <w:rPr>
          <w:spacing w:val="-6"/>
        </w:rPr>
        <w:t xml:space="preserve"> </w:t>
      </w:r>
      <w:r w:rsidRPr="00A92DD6">
        <w:t>adjusted</w:t>
      </w:r>
      <w:r w:rsidRPr="00A92DD6">
        <w:rPr>
          <w:spacing w:val="-7"/>
        </w:rPr>
        <w:t xml:space="preserve"> </w:t>
      </w:r>
      <w:r w:rsidRPr="00A92DD6">
        <w:t>as</w:t>
      </w:r>
      <w:r w:rsidRPr="00A92DD6">
        <w:rPr>
          <w:spacing w:val="-5"/>
        </w:rPr>
        <w:t xml:space="preserve"> </w:t>
      </w:r>
      <w:r w:rsidRPr="00A92DD6">
        <w:t>per</w:t>
      </w:r>
      <w:r w:rsidRPr="00A92DD6">
        <w:rPr>
          <w:spacing w:val="-7"/>
        </w:rPr>
        <w:t xml:space="preserve"> </w:t>
      </w:r>
      <w:r w:rsidRPr="00A92DD6">
        <w:t>the</w:t>
      </w:r>
      <w:r w:rsidRPr="00A92DD6">
        <w:rPr>
          <w:spacing w:val="-8"/>
        </w:rPr>
        <w:t xml:space="preserve"> </w:t>
      </w:r>
      <w:r w:rsidRPr="00A92DD6">
        <w:t>terms</w:t>
      </w:r>
      <w:r w:rsidRPr="00A92DD6">
        <w:rPr>
          <w:spacing w:val="-6"/>
        </w:rPr>
        <w:t xml:space="preserve"> </w:t>
      </w:r>
      <w:r w:rsidRPr="00A92DD6">
        <w:t xml:space="preserve">specified </w:t>
      </w:r>
      <w:r w:rsidRPr="00A92DD6">
        <w:rPr>
          <w:spacing w:val="-2"/>
        </w:rPr>
        <w:t>herein.</w:t>
      </w:r>
    </w:p>
    <w:p w14:paraId="26597EDC" w14:textId="77777777" w:rsidR="009C17F4" w:rsidRPr="00A92DD6" w:rsidRDefault="009C17F4" w:rsidP="00512292">
      <w:pPr>
        <w:ind w:firstLine="720"/>
        <w:rPr>
          <w:bCs/>
        </w:rPr>
      </w:pPr>
      <w:r w:rsidRPr="00A92DD6">
        <w:rPr>
          <w:sz w:val="20"/>
          <w:szCs w:val="20"/>
        </w:rPr>
        <w:t>The</w:t>
      </w:r>
      <w:r w:rsidRPr="00A92DD6">
        <w:rPr>
          <w:spacing w:val="-6"/>
          <w:sz w:val="20"/>
          <w:szCs w:val="20"/>
        </w:rPr>
        <w:t xml:space="preserve"> </w:t>
      </w:r>
      <w:r w:rsidRPr="00A92DD6">
        <w:rPr>
          <w:sz w:val="20"/>
          <w:szCs w:val="20"/>
        </w:rPr>
        <w:t>description</w:t>
      </w:r>
      <w:r w:rsidRPr="00A92DD6">
        <w:rPr>
          <w:spacing w:val="-5"/>
          <w:sz w:val="20"/>
          <w:szCs w:val="20"/>
        </w:rPr>
        <w:t xml:space="preserve"> </w:t>
      </w:r>
      <w:r w:rsidRPr="00A92DD6">
        <w:rPr>
          <w:sz w:val="20"/>
          <w:szCs w:val="20"/>
        </w:rPr>
        <w:t>of</w:t>
      </w:r>
      <w:r w:rsidRPr="00A92DD6">
        <w:rPr>
          <w:spacing w:val="-7"/>
          <w:sz w:val="20"/>
          <w:szCs w:val="20"/>
        </w:rPr>
        <w:t xml:space="preserve"> </w:t>
      </w:r>
      <w:r w:rsidRPr="00A92DD6">
        <w:rPr>
          <w:sz w:val="20"/>
          <w:szCs w:val="20"/>
        </w:rPr>
        <w:t>the</w:t>
      </w:r>
      <w:r w:rsidRPr="00A92DD6">
        <w:rPr>
          <w:spacing w:val="-6"/>
          <w:sz w:val="20"/>
          <w:szCs w:val="20"/>
        </w:rPr>
        <w:t xml:space="preserve"> </w:t>
      </w:r>
      <w:r w:rsidRPr="00A92DD6">
        <w:rPr>
          <w:sz w:val="20"/>
          <w:szCs w:val="20"/>
        </w:rPr>
        <w:t>services</w:t>
      </w:r>
      <w:r w:rsidRPr="00A92DD6">
        <w:rPr>
          <w:spacing w:val="-5"/>
          <w:sz w:val="20"/>
          <w:szCs w:val="20"/>
        </w:rPr>
        <w:t xml:space="preserve"> </w:t>
      </w:r>
      <w:r w:rsidRPr="00A92DD6">
        <w:rPr>
          <w:sz w:val="20"/>
          <w:szCs w:val="20"/>
        </w:rPr>
        <w:t>is</w:t>
      </w:r>
      <w:r w:rsidRPr="00A92DD6">
        <w:rPr>
          <w:spacing w:val="-4"/>
          <w:sz w:val="20"/>
          <w:szCs w:val="20"/>
        </w:rPr>
        <w:t xml:space="preserve"> </w:t>
      </w:r>
      <w:r w:rsidRPr="00A92DD6">
        <w:rPr>
          <w:sz w:val="20"/>
          <w:szCs w:val="20"/>
        </w:rPr>
        <w:t>outlined</w:t>
      </w:r>
      <w:r w:rsidRPr="00A92DD6">
        <w:rPr>
          <w:spacing w:val="-5"/>
          <w:sz w:val="20"/>
          <w:szCs w:val="20"/>
        </w:rPr>
        <w:t xml:space="preserve"> </w:t>
      </w:r>
      <w:r w:rsidRPr="00A92DD6">
        <w:rPr>
          <w:sz w:val="20"/>
          <w:szCs w:val="20"/>
        </w:rPr>
        <w:t>in</w:t>
      </w:r>
      <w:r w:rsidRPr="00A92DD6">
        <w:rPr>
          <w:spacing w:val="-5"/>
          <w:sz w:val="20"/>
          <w:szCs w:val="20"/>
        </w:rPr>
        <w:t xml:space="preserve"> </w:t>
      </w:r>
      <w:r w:rsidRPr="00A92DD6">
        <w:rPr>
          <w:sz w:val="20"/>
          <w:szCs w:val="20"/>
        </w:rPr>
        <w:t>Exhibit C.</w:t>
      </w:r>
    </w:p>
    <w:p w14:paraId="2D0E7191" w14:textId="77777777" w:rsidR="00643A34" w:rsidRPr="00A92DD6" w:rsidRDefault="00643A34" w:rsidP="00BB0102">
      <w:pPr>
        <w:ind w:left="479"/>
        <w:jc w:val="both"/>
      </w:pPr>
    </w:p>
    <w:p w14:paraId="71EA58CF" w14:textId="56CEE640" w:rsidR="00643A34" w:rsidRPr="00A92DD6" w:rsidRDefault="00643A34" w:rsidP="00F21AF1">
      <w:pPr>
        <w:pStyle w:val="Corpsdetexte"/>
        <w:ind w:left="479" w:right="248"/>
        <w:jc w:val="both"/>
        <w:rPr>
          <w:bCs/>
        </w:rPr>
      </w:pPr>
      <w:r w:rsidRPr="00A92DD6">
        <w:rPr>
          <w:b/>
        </w:rPr>
        <w:t>Operational Framework:</w:t>
      </w:r>
      <w:r w:rsidRPr="00A92DD6">
        <w:rPr>
          <w:bCs/>
        </w:rPr>
        <w:t xml:space="preserve"> A document that describes the detailed ITSM processes between Supplier and Client, as defined in Exhibit C</w:t>
      </w:r>
      <w:r w:rsidR="00336AD2" w:rsidRPr="00A92DD6">
        <w:rPr>
          <w:bCs/>
        </w:rPr>
        <w:t xml:space="preserve">, </w:t>
      </w:r>
      <w:r w:rsidR="008C28B4" w:rsidRPr="00A92DD6">
        <w:rPr>
          <w:bCs/>
        </w:rPr>
        <w:t>S</w:t>
      </w:r>
      <w:r w:rsidR="00336AD2" w:rsidRPr="00A92DD6">
        <w:rPr>
          <w:bCs/>
        </w:rPr>
        <w:t xml:space="preserve">ection </w:t>
      </w:r>
      <w:r w:rsidR="008C28B4" w:rsidRPr="00A92DD6">
        <w:rPr>
          <w:bCs/>
        </w:rPr>
        <w:t xml:space="preserve">5 </w:t>
      </w:r>
      <w:r w:rsidR="00BB5F0F" w:rsidRPr="00A92DD6">
        <w:rPr>
          <w:bCs/>
        </w:rPr>
        <w:t>(a)</w:t>
      </w:r>
      <w:r w:rsidRPr="00A92DD6">
        <w:rPr>
          <w:bCs/>
        </w:rPr>
        <w:t>.</w:t>
      </w:r>
    </w:p>
    <w:p w14:paraId="5C2B7EE3" w14:textId="77777777" w:rsidR="00F255DD" w:rsidRPr="00A92DD6" w:rsidRDefault="00F255DD" w:rsidP="00BB0102">
      <w:pPr>
        <w:ind w:left="479"/>
        <w:jc w:val="both"/>
        <w:rPr>
          <w:sz w:val="20"/>
        </w:rPr>
      </w:pPr>
    </w:p>
    <w:p w14:paraId="3184C25C" w14:textId="77777777" w:rsidR="006A6872" w:rsidRPr="00A92DD6" w:rsidRDefault="006A6872" w:rsidP="00BB0102">
      <w:pPr>
        <w:pStyle w:val="Corpsdetexte"/>
        <w:spacing w:before="1"/>
      </w:pPr>
    </w:p>
    <w:p w14:paraId="3031E533" w14:textId="61FB3247" w:rsidR="00E01E95" w:rsidRPr="00A06A4E" w:rsidRDefault="00E01E95" w:rsidP="00292EBD">
      <w:pPr>
        <w:pStyle w:val="Titre2"/>
        <w:ind w:left="0" w:firstLine="0"/>
        <w:rPr>
          <w:rFonts w:asciiTheme="minorHAnsi" w:hAnsiTheme="minorHAnsi"/>
          <w:caps/>
          <w:u w:val="single"/>
        </w:rPr>
      </w:pPr>
      <w:r w:rsidRPr="00A06A4E">
        <w:rPr>
          <w:rFonts w:asciiTheme="minorHAnsi" w:hAnsiTheme="minorHAnsi"/>
          <w:caps/>
          <w:u w:val="single"/>
        </w:rPr>
        <w:t xml:space="preserve">SUMMARY OF MONTHLY </w:t>
      </w:r>
      <w:r w:rsidR="00583CA9" w:rsidRPr="00A06A4E">
        <w:rPr>
          <w:rFonts w:asciiTheme="minorHAnsi" w:hAnsiTheme="minorHAnsi"/>
          <w:caps/>
          <w:u w:val="single"/>
        </w:rPr>
        <w:t xml:space="preserve">SERVICE </w:t>
      </w:r>
      <w:r w:rsidRPr="00A06A4E">
        <w:rPr>
          <w:rFonts w:asciiTheme="minorHAnsi" w:hAnsiTheme="minorHAnsi"/>
          <w:caps/>
          <w:u w:val="single"/>
        </w:rPr>
        <w:t>FEES</w:t>
      </w:r>
    </w:p>
    <w:p w14:paraId="0532B391" w14:textId="2B70E873" w:rsidR="00E01E95" w:rsidRPr="00A92DD6" w:rsidRDefault="00350FD1" w:rsidP="00350FD1">
      <w:pPr>
        <w:pStyle w:val="Corpsdetexte"/>
        <w:spacing w:before="243"/>
        <w:ind w:left="479" w:right="237"/>
        <w:jc w:val="both"/>
        <w:rPr>
          <w:bCs/>
        </w:rPr>
      </w:pPr>
      <w:r w:rsidRPr="00A92DD6" w:rsidDel="00E029D6">
        <w:rPr>
          <w:bCs/>
        </w:rPr>
        <w:t xml:space="preserve"> </w:t>
      </w:r>
      <w:r w:rsidR="00D92CC4" w:rsidRPr="00A92DD6" w:rsidDel="00E029D6">
        <w:rPr>
          <w:bCs/>
        </w:rPr>
        <w:t>The Client agrees to pay for the</w:t>
      </w:r>
      <w:r w:rsidR="00072AFB" w:rsidRPr="00A92DD6" w:rsidDel="00E029D6">
        <w:rPr>
          <w:bCs/>
        </w:rPr>
        <w:t xml:space="preserve"> following</w:t>
      </w:r>
      <w:r w:rsidR="00D92CC4" w:rsidRPr="00A92DD6" w:rsidDel="00E029D6">
        <w:rPr>
          <w:bCs/>
        </w:rPr>
        <w:t xml:space="preserve"> monthly </w:t>
      </w:r>
      <w:r w:rsidR="00BA27E8" w:rsidRPr="00A92DD6">
        <w:rPr>
          <w:bCs/>
        </w:rPr>
        <w:t>Services Fees</w:t>
      </w:r>
      <w:r w:rsidR="00F9396E" w:rsidRPr="00A92DD6" w:rsidDel="00E029D6">
        <w:rPr>
          <w:bCs/>
        </w:rPr>
        <w:t>.</w:t>
      </w:r>
    </w:p>
    <w:tbl>
      <w:tblPr>
        <w:tblStyle w:val="TableNormal1"/>
        <w:tblW w:w="0" w:type="auto"/>
        <w:tblInd w:w="5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32"/>
        <w:gridCol w:w="1497"/>
      </w:tblGrid>
      <w:tr w:rsidR="00CD4B8E" w:rsidRPr="00A92DD6" w14:paraId="3457A3CB" w14:textId="77777777">
        <w:trPr>
          <w:trHeight w:val="283"/>
        </w:trPr>
        <w:tc>
          <w:tcPr>
            <w:tcW w:w="7032" w:type="dxa"/>
            <w:shd w:val="clear" w:color="auto" w:fill="D9D9D9" w:themeFill="background1" w:themeFillShade="D9"/>
          </w:tcPr>
          <w:p w14:paraId="051F7395" w14:textId="77777777" w:rsidR="00E01E95" w:rsidRPr="00A92DD6" w:rsidRDefault="00E01E95">
            <w:pPr>
              <w:pStyle w:val="TableParagraph"/>
              <w:spacing w:before="59"/>
              <w:rPr>
                <w:b/>
                <w:sz w:val="18"/>
              </w:rPr>
            </w:pPr>
            <w:r w:rsidRPr="00A92DD6">
              <w:rPr>
                <w:b/>
                <w:sz w:val="18"/>
              </w:rPr>
              <w:t>Service</w:t>
            </w:r>
            <w:r w:rsidRPr="00A92DD6">
              <w:rPr>
                <w:b/>
                <w:spacing w:val="-3"/>
                <w:sz w:val="18"/>
              </w:rPr>
              <w:t xml:space="preserve"> </w:t>
            </w:r>
            <w:r w:rsidRPr="00A92DD6">
              <w:rPr>
                <w:b/>
                <w:spacing w:val="-2"/>
                <w:sz w:val="18"/>
              </w:rPr>
              <w:t>Description</w:t>
            </w:r>
          </w:p>
        </w:tc>
        <w:tc>
          <w:tcPr>
            <w:tcW w:w="1497" w:type="dxa"/>
            <w:shd w:val="clear" w:color="auto" w:fill="D9D9D9" w:themeFill="background1" w:themeFillShade="D9"/>
          </w:tcPr>
          <w:p w14:paraId="22A1CD8F" w14:textId="77777777" w:rsidR="00E01E95" w:rsidRPr="00A92DD6" w:rsidRDefault="00E01E95">
            <w:pPr>
              <w:pStyle w:val="TableParagraph"/>
              <w:spacing w:before="59"/>
              <w:ind w:left="237"/>
              <w:rPr>
                <w:b/>
                <w:sz w:val="18"/>
              </w:rPr>
            </w:pPr>
            <w:r w:rsidRPr="00A92DD6">
              <w:rPr>
                <w:b/>
                <w:sz w:val="18"/>
              </w:rPr>
              <w:t>Monthly</w:t>
            </w:r>
            <w:r w:rsidRPr="00A92DD6">
              <w:rPr>
                <w:b/>
                <w:spacing w:val="-4"/>
                <w:sz w:val="18"/>
              </w:rPr>
              <w:t xml:space="preserve"> </w:t>
            </w:r>
            <w:r w:rsidRPr="00A92DD6">
              <w:rPr>
                <w:b/>
                <w:spacing w:val="-5"/>
                <w:sz w:val="18"/>
              </w:rPr>
              <w:t>Fee</w:t>
            </w:r>
          </w:p>
        </w:tc>
      </w:tr>
      <w:tr w:rsidR="00CD4B8E" w:rsidRPr="008D08BC" w14:paraId="4CA29113" w14:textId="77777777" w:rsidTr="00210D18">
        <w:trPr>
          <w:trHeight w:val="283"/>
        </w:trPr>
        <w:tc>
          <w:tcPr>
            <w:tcW w:w="7032" w:type="dxa"/>
          </w:tcPr>
          <w:p w14:paraId="2133691B" w14:textId="77777777" w:rsidR="00E01E95" w:rsidRPr="008D08BC" w:rsidRDefault="00E01E95" w:rsidP="00C611B0">
            <w:pPr>
              <w:pStyle w:val="TableParagraph"/>
              <w:numPr>
                <w:ilvl w:val="0"/>
                <w:numId w:val="188"/>
              </w:numPr>
              <w:spacing w:before="23" w:line="218" w:lineRule="exact"/>
              <w:rPr>
                <w:sz w:val="18"/>
              </w:rPr>
            </w:pPr>
            <w:r w:rsidRPr="008D08BC">
              <w:rPr>
                <w:sz w:val="18"/>
              </w:rPr>
              <w:t>Run</w:t>
            </w:r>
            <w:r w:rsidRPr="008D08BC">
              <w:rPr>
                <w:spacing w:val="-2"/>
                <w:sz w:val="18"/>
              </w:rPr>
              <w:t xml:space="preserve"> </w:t>
            </w:r>
            <w:r w:rsidRPr="008D08BC">
              <w:rPr>
                <w:spacing w:val="-4"/>
                <w:sz w:val="18"/>
              </w:rPr>
              <w:t>Fees</w:t>
            </w:r>
          </w:p>
        </w:tc>
        <w:tc>
          <w:tcPr>
            <w:tcW w:w="1497" w:type="dxa"/>
            <w:vAlign w:val="center"/>
          </w:tcPr>
          <w:p w14:paraId="4C53F9CA" w14:textId="3234FA2F" w:rsidR="00E01E95" w:rsidRPr="008D08BC" w:rsidRDefault="00E01E95" w:rsidP="00210D18">
            <w:pPr>
              <w:pStyle w:val="TableParagraph"/>
              <w:spacing w:before="23" w:line="218" w:lineRule="exact"/>
              <w:ind w:right="95"/>
              <w:jc w:val="right"/>
              <w:rPr>
                <w:sz w:val="18"/>
              </w:rPr>
            </w:pPr>
            <w:r w:rsidRPr="008D08BC">
              <w:rPr>
                <w:rFonts w:asciiTheme="minorHAnsi" w:hAnsiTheme="minorHAnsi" w:cstheme="minorHAnsi"/>
                <w:sz w:val="18"/>
                <w:szCs w:val="18"/>
              </w:rPr>
              <w:t xml:space="preserve">$ </w:t>
            </w:r>
            <w:del w:id="165" w:author="Vincent Boisclair" w:date="2025-12-12T15:07:00Z" w16du:dateUtc="2025-12-12T20:07:00Z">
              <w:r w:rsidRPr="008D08BC" w:rsidDel="001A1061">
                <w:rPr>
                  <w:rFonts w:asciiTheme="minorHAnsi" w:hAnsiTheme="minorHAnsi" w:cstheme="minorHAnsi"/>
                  <w:sz w:val="18"/>
                  <w:szCs w:val="18"/>
                </w:rPr>
                <w:delText>73</w:delText>
              </w:r>
              <w:r w:rsidR="002F47A5" w:rsidRPr="008D08BC" w:rsidDel="001A1061">
                <w:rPr>
                  <w:rFonts w:asciiTheme="minorHAnsi" w:hAnsiTheme="minorHAnsi" w:cstheme="minorHAnsi"/>
                  <w:sz w:val="18"/>
                  <w:szCs w:val="18"/>
                </w:rPr>
                <w:delText>,</w:delText>
              </w:r>
              <w:r w:rsidRPr="008D08BC" w:rsidDel="001A1061">
                <w:rPr>
                  <w:rFonts w:asciiTheme="minorHAnsi" w:hAnsiTheme="minorHAnsi" w:cstheme="minorHAnsi"/>
                  <w:sz w:val="18"/>
                  <w:szCs w:val="18"/>
                </w:rPr>
                <w:delText>218</w:delText>
              </w:r>
            </w:del>
            <w:ins w:id="166" w:author="Vincent Boisclair" w:date="2025-10-29T19:39:00Z" w16du:dateUtc="2025-10-29T23:39:00Z">
              <w:del w:id="167" w:author="Vincent Boisclair" w:date="2025-12-12T15:07:00Z" w16du:dateUtc="2025-12-12T20:07:00Z">
                <w:r w:rsidR="00694B53" w:rsidRPr="008D08BC" w:rsidDel="001A1061">
                  <w:rPr>
                    <w:rFonts w:asciiTheme="minorHAnsi" w:hAnsiTheme="minorHAnsi" w:cstheme="minorHAnsi"/>
                    <w:sz w:val="18"/>
                    <w:szCs w:val="18"/>
                  </w:rPr>
                  <w:delText>290</w:delText>
                </w:r>
              </w:del>
            </w:ins>
            <w:ins w:id="168" w:author="Vincent Boisclair" w:date="2025-12-12T15:07:00Z" w16du:dateUtc="2025-12-12T20:07:00Z">
              <w:r w:rsidR="001A1061">
                <w:rPr>
                  <w:rFonts w:asciiTheme="minorHAnsi" w:hAnsiTheme="minorHAnsi" w:cstheme="minorHAnsi"/>
                  <w:sz w:val="18"/>
                  <w:szCs w:val="18"/>
                </w:rPr>
                <w:t>106,45</w:t>
              </w:r>
            </w:ins>
            <w:ins w:id="169" w:author="Vincent Boisclair" w:date="2025-12-12T15:09:00Z" w16du:dateUtc="2025-12-12T20:09:00Z">
              <w:r w:rsidR="000F0FF7">
                <w:rPr>
                  <w:rFonts w:asciiTheme="minorHAnsi" w:hAnsiTheme="minorHAnsi" w:cstheme="minorHAnsi"/>
                  <w:sz w:val="18"/>
                  <w:szCs w:val="18"/>
                </w:rPr>
                <w:t>0</w:t>
              </w:r>
            </w:ins>
          </w:p>
        </w:tc>
      </w:tr>
      <w:tr w:rsidR="00CD4B8E" w:rsidRPr="008D08BC" w14:paraId="259C8033" w14:textId="77777777" w:rsidTr="00210D18">
        <w:trPr>
          <w:trHeight w:val="283"/>
        </w:trPr>
        <w:tc>
          <w:tcPr>
            <w:tcW w:w="7032" w:type="dxa"/>
          </w:tcPr>
          <w:p w14:paraId="13A465D0" w14:textId="7E3A1B06" w:rsidR="00E01E95" w:rsidRPr="008D08BC" w:rsidRDefault="00FB0287" w:rsidP="00C611B0">
            <w:pPr>
              <w:pStyle w:val="TableParagraph"/>
              <w:numPr>
                <w:ilvl w:val="0"/>
                <w:numId w:val="188"/>
              </w:numPr>
              <w:rPr>
                <w:sz w:val="18"/>
                <w:szCs w:val="18"/>
              </w:rPr>
            </w:pPr>
            <w:ins w:id="170" w:author="Vincent Boisclair" w:date="2025-10-15T07:13:00Z" w16du:dateUtc="2025-10-15T11:13:00Z">
              <w:r w:rsidRPr="008D08BC">
                <w:rPr>
                  <w:sz w:val="18"/>
                  <w:szCs w:val="18"/>
                </w:rPr>
                <w:t xml:space="preserve">Google </w:t>
              </w:r>
            </w:ins>
            <w:r w:rsidR="00E01E95" w:rsidRPr="008D08BC">
              <w:rPr>
                <w:sz w:val="18"/>
                <w:szCs w:val="18"/>
              </w:rPr>
              <w:t>Platform Management</w:t>
            </w:r>
            <w:r w:rsidR="006D74C2" w:rsidRPr="008D08BC">
              <w:rPr>
                <w:sz w:val="18"/>
                <w:szCs w:val="18"/>
              </w:rPr>
              <w:t xml:space="preserve"> </w:t>
            </w:r>
          </w:p>
        </w:tc>
        <w:tc>
          <w:tcPr>
            <w:tcW w:w="1497" w:type="dxa"/>
            <w:vAlign w:val="center"/>
          </w:tcPr>
          <w:p w14:paraId="24E2A339" w14:textId="3CB23563" w:rsidR="00E01E95" w:rsidRPr="008D08BC" w:rsidRDefault="00E01E95" w:rsidP="00210D18">
            <w:pPr>
              <w:pStyle w:val="TableParagraph"/>
              <w:ind w:right="96"/>
              <w:jc w:val="right"/>
              <w:rPr>
                <w:sz w:val="18"/>
              </w:rPr>
            </w:pPr>
            <w:r w:rsidRPr="008D08BC">
              <w:rPr>
                <w:sz w:val="18"/>
              </w:rPr>
              <w:t xml:space="preserve">$ </w:t>
            </w:r>
            <w:del w:id="171" w:author="Vincent Boisclair" w:date="2025-12-12T15:07:00Z" w16du:dateUtc="2025-12-12T20:07:00Z">
              <w:r w:rsidRPr="008D08BC" w:rsidDel="001A1061">
                <w:rPr>
                  <w:sz w:val="18"/>
                </w:rPr>
                <w:delText>47</w:delText>
              </w:r>
              <w:r w:rsidR="002F47A5" w:rsidRPr="008D08BC" w:rsidDel="001A1061">
                <w:rPr>
                  <w:sz w:val="18"/>
                </w:rPr>
                <w:delText>,</w:delText>
              </w:r>
              <w:r w:rsidRPr="008D08BC" w:rsidDel="001A1061">
                <w:rPr>
                  <w:sz w:val="18"/>
                </w:rPr>
                <w:delText>450</w:delText>
              </w:r>
            </w:del>
            <w:ins w:id="172" w:author="Ateko" w:date="2025-10-14T14:20:00Z" w16du:dateUtc="2025-10-14T18:20:00Z">
              <w:del w:id="173" w:author="Vincent Boisclair" w:date="2025-12-12T15:07:00Z" w16du:dateUtc="2025-12-12T20:07:00Z">
                <w:r w:rsidR="002F3F25" w:rsidRPr="008D08BC" w:rsidDel="001A1061">
                  <w:rPr>
                    <w:sz w:val="18"/>
                  </w:rPr>
                  <w:delText>7</w:delText>
                </w:r>
                <w:r w:rsidRPr="008D08BC" w:rsidDel="001A1061">
                  <w:rPr>
                    <w:sz w:val="18"/>
                  </w:rPr>
                  <w:delText>50</w:delText>
                </w:r>
              </w:del>
            </w:ins>
            <w:ins w:id="174" w:author="Vincent Boisclair" w:date="2025-12-12T15:07:00Z" w16du:dateUtc="2025-12-12T20:07:00Z">
              <w:r w:rsidR="001A1061">
                <w:rPr>
                  <w:sz w:val="18"/>
                </w:rPr>
                <w:t>64,0</w:t>
              </w:r>
            </w:ins>
            <w:ins w:id="175" w:author="Vincent Boisclair" w:date="2025-12-12T15:09:00Z" w16du:dateUtc="2025-12-12T20:09:00Z">
              <w:r w:rsidR="000E686E">
                <w:rPr>
                  <w:sz w:val="18"/>
                </w:rPr>
                <w:t>50</w:t>
              </w:r>
            </w:ins>
          </w:p>
        </w:tc>
      </w:tr>
      <w:tr w:rsidR="00E01E95" w:rsidRPr="008D08BC" w14:paraId="7C574B52" w14:textId="77777777" w:rsidTr="00210D18">
        <w:trPr>
          <w:trHeight w:val="283"/>
        </w:trPr>
        <w:tc>
          <w:tcPr>
            <w:tcW w:w="7032" w:type="dxa"/>
            <w:tcBorders>
              <w:top w:val="double" w:sz="4" w:space="0" w:color="000000" w:themeColor="text1"/>
              <w:bottom w:val="double" w:sz="4" w:space="0" w:color="000000" w:themeColor="text1"/>
            </w:tcBorders>
          </w:tcPr>
          <w:p w14:paraId="7FEEEABB" w14:textId="77777777" w:rsidR="00E01E95" w:rsidRPr="008D08BC" w:rsidRDefault="00E01E95">
            <w:pPr>
              <w:pStyle w:val="TableParagraph"/>
              <w:spacing w:before="61"/>
              <w:ind w:left="105"/>
              <w:rPr>
                <w:b/>
                <w:sz w:val="18"/>
              </w:rPr>
            </w:pPr>
            <w:r w:rsidRPr="008D08BC">
              <w:rPr>
                <w:b/>
                <w:sz w:val="18"/>
              </w:rPr>
              <w:lastRenderedPageBreak/>
              <w:t>TOTAL</w:t>
            </w:r>
            <w:r w:rsidRPr="008D08BC">
              <w:rPr>
                <w:b/>
                <w:spacing w:val="-4"/>
                <w:sz w:val="18"/>
              </w:rPr>
              <w:t xml:space="preserve"> </w:t>
            </w:r>
          </w:p>
        </w:tc>
        <w:tc>
          <w:tcPr>
            <w:tcW w:w="1497" w:type="dxa"/>
            <w:tcBorders>
              <w:top w:val="double" w:sz="4" w:space="0" w:color="000000" w:themeColor="text1"/>
              <w:bottom w:val="double" w:sz="4" w:space="0" w:color="000000" w:themeColor="text1"/>
            </w:tcBorders>
            <w:vAlign w:val="center"/>
          </w:tcPr>
          <w:p w14:paraId="0BB00FB5" w14:textId="5446D694" w:rsidR="00E01E95" w:rsidRPr="008D08BC" w:rsidRDefault="00E01E95" w:rsidP="00210D18">
            <w:pPr>
              <w:pStyle w:val="TableParagraph"/>
              <w:spacing w:before="61"/>
              <w:ind w:right="95"/>
              <w:jc w:val="right"/>
              <w:rPr>
                <w:b/>
                <w:spacing w:val="-2"/>
                <w:sz w:val="18"/>
              </w:rPr>
            </w:pPr>
            <w:r w:rsidRPr="008D08BC">
              <w:rPr>
                <w:b/>
                <w:spacing w:val="-2"/>
                <w:sz w:val="18"/>
              </w:rPr>
              <w:t xml:space="preserve">$ </w:t>
            </w:r>
            <w:del w:id="176" w:author="Vincent Boisclair" w:date="2025-10-29T19:40:00Z" w16du:dateUtc="2025-10-29T23:40:00Z">
              <w:r w:rsidRPr="008D08BC" w:rsidDel="00D14E40">
                <w:rPr>
                  <w:b/>
                  <w:spacing w:val="-2"/>
                  <w:sz w:val="18"/>
                </w:rPr>
                <w:delText>120</w:delText>
              </w:r>
              <w:r w:rsidR="002F47A5" w:rsidRPr="008D08BC" w:rsidDel="00D14E40">
                <w:rPr>
                  <w:b/>
                  <w:spacing w:val="-2"/>
                  <w:sz w:val="18"/>
                </w:rPr>
                <w:delText>,</w:delText>
              </w:r>
              <w:r w:rsidRPr="008D08BC" w:rsidDel="00D14E40">
                <w:rPr>
                  <w:b/>
                  <w:spacing w:val="-2"/>
                  <w:sz w:val="18"/>
                </w:rPr>
                <w:delText>668</w:delText>
              </w:r>
            </w:del>
            <w:ins w:id="177" w:author="Ateko" w:date="2025-10-14T14:20:00Z" w16du:dateUtc="2025-10-14T18:20:00Z">
              <w:del w:id="178" w:author="Vincent Boisclair" w:date="2025-10-29T19:40:00Z" w16du:dateUtc="2025-10-29T23:40:00Z">
                <w:r w:rsidR="00DE616C" w:rsidRPr="008D08BC" w:rsidDel="00D14E40">
                  <w:rPr>
                    <w:b/>
                    <w:spacing w:val="-2"/>
                    <w:sz w:val="18"/>
                  </w:rPr>
                  <w:delText>968</w:delText>
                </w:r>
              </w:del>
            </w:ins>
            <w:ins w:id="179" w:author="Vincent Boisclair" w:date="2025-10-29T19:40:00Z" w16du:dateUtc="2025-10-29T23:40:00Z">
              <w:del w:id="180" w:author="Vincent Boisclair" w:date="2025-12-12T15:09:00Z" w16du:dateUtc="2025-12-12T20:09:00Z">
                <w:r w:rsidR="00D14E40" w:rsidRPr="008D08BC" w:rsidDel="000E686E">
                  <w:rPr>
                    <w:b/>
                    <w:spacing w:val="-2"/>
                    <w:sz w:val="18"/>
                  </w:rPr>
                  <w:delText>121,040</w:delText>
                </w:r>
              </w:del>
            </w:ins>
            <w:ins w:id="181" w:author="Vincent Boisclair" w:date="2025-12-12T15:09:00Z" w16du:dateUtc="2025-12-12T20:09:00Z">
              <w:r w:rsidR="000E686E">
                <w:rPr>
                  <w:b/>
                  <w:spacing w:val="-2"/>
                  <w:sz w:val="18"/>
                </w:rPr>
                <w:t>170</w:t>
              </w:r>
            </w:ins>
            <w:ins w:id="182" w:author="Vincent Boisclair" w:date="2025-12-12T15:10:00Z" w16du:dateUtc="2025-12-12T20:10:00Z">
              <w:r w:rsidR="000E686E">
                <w:rPr>
                  <w:b/>
                  <w:spacing w:val="-2"/>
                  <w:sz w:val="18"/>
                </w:rPr>
                <w:t>,500</w:t>
              </w:r>
            </w:ins>
          </w:p>
        </w:tc>
      </w:tr>
    </w:tbl>
    <w:p w14:paraId="3BF18E50" w14:textId="77777777" w:rsidR="00E01E95" w:rsidRPr="008D08BC" w:rsidRDefault="00E01E95" w:rsidP="00E01E95">
      <w:pPr>
        <w:pStyle w:val="Corpsdetexte"/>
        <w:spacing w:before="7"/>
        <w:rPr>
          <w:b/>
        </w:rPr>
      </w:pPr>
    </w:p>
    <w:p w14:paraId="3CED60EA" w14:textId="6421E910" w:rsidR="00E01E95" w:rsidRPr="00A06A4E" w:rsidRDefault="00E01E95" w:rsidP="00E01E95">
      <w:pPr>
        <w:ind w:left="479"/>
        <w:rPr>
          <w:sz w:val="20"/>
        </w:rPr>
      </w:pPr>
      <w:r w:rsidRPr="008D08BC">
        <w:rPr>
          <w:sz w:val="20"/>
        </w:rPr>
        <w:t>Estimated</w:t>
      </w:r>
      <w:r w:rsidRPr="008D08BC">
        <w:rPr>
          <w:spacing w:val="-4"/>
          <w:sz w:val="20"/>
        </w:rPr>
        <w:t xml:space="preserve"> </w:t>
      </w:r>
      <w:r w:rsidRPr="008D08BC">
        <w:rPr>
          <w:b/>
          <w:sz w:val="20"/>
        </w:rPr>
        <w:t>Total</w:t>
      </w:r>
      <w:r w:rsidRPr="008D08BC">
        <w:rPr>
          <w:b/>
          <w:spacing w:val="-6"/>
          <w:sz w:val="20"/>
        </w:rPr>
        <w:t xml:space="preserve"> </w:t>
      </w:r>
      <w:r w:rsidRPr="008D08BC">
        <w:rPr>
          <w:b/>
          <w:sz w:val="20"/>
        </w:rPr>
        <w:t>Contract</w:t>
      </w:r>
      <w:r w:rsidRPr="008D08BC">
        <w:rPr>
          <w:b/>
          <w:spacing w:val="-6"/>
          <w:sz w:val="20"/>
        </w:rPr>
        <w:t xml:space="preserve"> </w:t>
      </w:r>
      <w:r w:rsidRPr="008D08BC">
        <w:rPr>
          <w:b/>
          <w:sz w:val="20"/>
        </w:rPr>
        <w:t>Value</w:t>
      </w:r>
      <w:r w:rsidRPr="008D08BC">
        <w:rPr>
          <w:b/>
          <w:spacing w:val="-3"/>
          <w:sz w:val="20"/>
        </w:rPr>
        <w:t xml:space="preserve"> </w:t>
      </w:r>
      <w:r w:rsidRPr="008D08BC">
        <w:rPr>
          <w:sz w:val="20"/>
        </w:rPr>
        <w:t>for</w:t>
      </w:r>
      <w:r w:rsidRPr="008D08BC">
        <w:rPr>
          <w:spacing w:val="-6"/>
          <w:sz w:val="20"/>
        </w:rPr>
        <w:t xml:space="preserve"> </w:t>
      </w:r>
      <w:r w:rsidRPr="008D08BC">
        <w:rPr>
          <w:sz w:val="20"/>
        </w:rPr>
        <w:t>Initial</w:t>
      </w:r>
      <w:r w:rsidRPr="008D08BC">
        <w:rPr>
          <w:spacing w:val="-6"/>
          <w:sz w:val="20"/>
        </w:rPr>
        <w:t xml:space="preserve"> </w:t>
      </w:r>
      <w:r w:rsidRPr="008D08BC">
        <w:rPr>
          <w:sz w:val="20"/>
        </w:rPr>
        <w:t>Service</w:t>
      </w:r>
      <w:r w:rsidRPr="008D08BC">
        <w:rPr>
          <w:spacing w:val="-7"/>
          <w:sz w:val="20"/>
        </w:rPr>
        <w:t xml:space="preserve"> </w:t>
      </w:r>
      <w:r w:rsidRPr="008D08BC">
        <w:rPr>
          <w:sz w:val="20"/>
        </w:rPr>
        <w:t>Term:</w:t>
      </w:r>
      <w:r w:rsidRPr="008D08BC">
        <w:rPr>
          <w:spacing w:val="-7"/>
          <w:sz w:val="20"/>
        </w:rPr>
        <w:t xml:space="preserve"> </w:t>
      </w:r>
      <w:r w:rsidRPr="008D08BC">
        <w:rPr>
          <w:spacing w:val="-2"/>
          <w:sz w:val="20"/>
        </w:rPr>
        <w:t xml:space="preserve">$ </w:t>
      </w:r>
      <w:ins w:id="183" w:author="iA" w:date="2025-10-14T14:20:00Z" w16du:dateUtc="2025-10-14T18:20:00Z">
        <w:del w:id="184" w:author="Vincent Boisclair" w:date="2025-10-28T15:04:00Z" w16du:dateUtc="2025-10-28T19:04:00Z">
          <w:r w:rsidR="00DC7A0B" w:rsidRPr="008D08BC" w:rsidDel="00FC37BF">
            <w:rPr>
              <w:spacing w:val="-2"/>
              <w:sz w:val="20"/>
            </w:rPr>
            <w:delText>5</w:delText>
          </w:r>
          <w:r w:rsidR="009766F2" w:rsidRPr="008D08BC" w:rsidDel="00FC37BF">
            <w:rPr>
              <w:spacing w:val="-2"/>
              <w:sz w:val="20"/>
            </w:rPr>
            <w:delText> 912 732</w:delText>
          </w:r>
        </w:del>
      </w:ins>
      <w:ins w:id="185" w:author="Ateko" w:date="2025-10-14T14:20:00Z" w16du:dateUtc="2025-10-14T18:20:00Z">
        <w:del w:id="186" w:author="Vincent Boisclair" w:date="2025-10-29T19:42:00Z" w16du:dateUtc="2025-10-29T23:42:00Z">
          <w:r w:rsidRPr="008D08BC" w:rsidDel="005915F5">
            <w:rPr>
              <w:spacing w:val="-2"/>
              <w:sz w:val="20"/>
            </w:rPr>
            <w:delText>6</w:delText>
          </w:r>
          <w:r w:rsidR="002F47A5" w:rsidRPr="008D08BC" w:rsidDel="005915F5">
            <w:rPr>
              <w:spacing w:val="-2"/>
              <w:sz w:val="20"/>
            </w:rPr>
            <w:delText>,</w:delText>
          </w:r>
          <w:r w:rsidR="00FF38D4" w:rsidRPr="008D08BC" w:rsidDel="005915F5">
            <w:rPr>
              <w:spacing w:val="-2"/>
              <w:sz w:val="20"/>
            </w:rPr>
            <w:delText>169,368</w:delText>
          </w:r>
        </w:del>
      </w:ins>
      <w:ins w:id="187" w:author="Vincent Boisclair" w:date="2025-10-29T19:42:00Z" w16du:dateUtc="2025-10-29T23:42:00Z">
        <w:del w:id="188" w:author="Vincent Boisclair" w:date="2025-12-12T15:10:00Z" w16du:dateUtc="2025-12-12T20:10:00Z">
          <w:r w:rsidR="005915F5" w:rsidRPr="008D08BC" w:rsidDel="000E686E">
            <w:rPr>
              <w:spacing w:val="-2"/>
              <w:sz w:val="20"/>
            </w:rPr>
            <w:delText>5,9</w:delText>
          </w:r>
          <w:r w:rsidR="00D96756" w:rsidRPr="008D08BC" w:rsidDel="000E686E">
            <w:rPr>
              <w:spacing w:val="-2"/>
              <w:sz w:val="20"/>
            </w:rPr>
            <w:delText>30,040</w:delText>
          </w:r>
        </w:del>
      </w:ins>
      <w:ins w:id="189" w:author="Vincent Boisclair" w:date="2025-12-12T15:10:00Z" w16du:dateUtc="2025-12-12T20:10:00Z">
        <w:r w:rsidR="000E686E">
          <w:rPr>
            <w:spacing w:val="-2"/>
            <w:sz w:val="20"/>
          </w:rPr>
          <w:t>8,184,000</w:t>
        </w:r>
      </w:ins>
      <w:ins w:id="190" w:author="Ateko" w:date="2025-10-14T14:20:00Z" w16du:dateUtc="2025-10-14T18:20:00Z">
        <w:r w:rsidR="00BA52BB" w:rsidRPr="008D08BC">
          <w:rPr>
            <w:spacing w:val="-2"/>
            <w:sz w:val="20"/>
          </w:rPr>
          <w:t>.</w:t>
        </w:r>
      </w:ins>
    </w:p>
    <w:p w14:paraId="79ABC047" w14:textId="77777777" w:rsidR="00E01E95" w:rsidRPr="00A92DD6" w:rsidRDefault="00E01E95" w:rsidP="00E01E95">
      <w:pPr>
        <w:rPr>
          <w:sz w:val="20"/>
        </w:rPr>
      </w:pPr>
    </w:p>
    <w:p w14:paraId="4CFC6ABD" w14:textId="43AF1DA8" w:rsidR="00E01E95" w:rsidRPr="00A06A4E" w:rsidRDefault="00E01E95" w:rsidP="00E01E95">
      <w:pPr>
        <w:pStyle w:val="Corpsdetexte"/>
        <w:ind w:left="479"/>
      </w:pPr>
      <w:r w:rsidRPr="00A06A4E">
        <w:t>Annual adjustment as per the Master Agreement.</w:t>
      </w:r>
    </w:p>
    <w:p w14:paraId="0A97B3BF" w14:textId="77777777" w:rsidR="00E01E95" w:rsidRPr="00A92DD6" w:rsidRDefault="00E01E95" w:rsidP="00E01E95">
      <w:pPr>
        <w:rPr>
          <w:sz w:val="20"/>
        </w:rPr>
        <w:sectPr w:rsidR="00E01E95" w:rsidRPr="00A92DD6" w:rsidSect="00E01E95">
          <w:pgSz w:w="12240" w:h="15840"/>
          <w:pgMar w:top="1720" w:right="980" w:bottom="840" w:left="1100" w:header="645" w:footer="653" w:gutter="0"/>
          <w:cols w:space="720"/>
        </w:sectPr>
      </w:pPr>
    </w:p>
    <w:p w14:paraId="3184C25D" w14:textId="45D65614" w:rsidR="006A6872" w:rsidRPr="00A92DD6" w:rsidRDefault="00971FBE" w:rsidP="0085008C">
      <w:pPr>
        <w:pStyle w:val="Titre2"/>
        <w:numPr>
          <w:ilvl w:val="0"/>
          <w:numId w:val="144"/>
        </w:numPr>
        <w:rPr>
          <w:b w:val="0"/>
          <w:bCs w:val="0"/>
        </w:rPr>
      </w:pPr>
      <w:r w:rsidRPr="00A92DD6">
        <w:lastRenderedPageBreak/>
        <w:t>RUN FEES</w:t>
      </w:r>
    </w:p>
    <w:p w14:paraId="3184C25E" w14:textId="77777777" w:rsidR="006A6872" w:rsidRPr="009440AE" w:rsidRDefault="006A6872" w:rsidP="009440AE">
      <w:pPr>
        <w:pStyle w:val="Corpsdetexte"/>
        <w:jc w:val="both"/>
      </w:pPr>
    </w:p>
    <w:tbl>
      <w:tblPr>
        <w:tblStyle w:val="Grilledutableau"/>
        <w:tblW w:w="857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4"/>
        <w:gridCol w:w="1530"/>
      </w:tblGrid>
      <w:tr w:rsidR="00CD4B8E" w:rsidRPr="00577ABE" w14:paraId="005713AF" w14:textId="77777777" w:rsidTr="00ED43E8">
        <w:tc>
          <w:tcPr>
            <w:tcW w:w="7044" w:type="dxa"/>
            <w:shd w:val="clear" w:color="auto" w:fill="BFBFBF" w:themeFill="background1" w:themeFillShade="BF"/>
            <w:vAlign w:val="center"/>
          </w:tcPr>
          <w:p w14:paraId="57472CD4" w14:textId="7B7C18F8" w:rsidR="00E00004" w:rsidRPr="00577ABE" w:rsidRDefault="0081635C" w:rsidP="00BB0102">
            <w:pPr>
              <w:spacing w:before="20" w:after="20"/>
              <w:rPr>
                <w:rFonts w:asciiTheme="minorHAnsi" w:hAnsiTheme="minorHAnsi" w:cstheme="minorHAnsi"/>
                <w:b/>
                <w:bCs/>
                <w:sz w:val="18"/>
                <w:szCs w:val="18"/>
              </w:rPr>
            </w:pPr>
            <w:r w:rsidRPr="00577ABE">
              <w:rPr>
                <w:rFonts w:asciiTheme="minorHAnsi" w:hAnsiTheme="minorHAnsi" w:cstheme="minorHAnsi"/>
                <w:b/>
                <w:bCs/>
                <w:sz w:val="18"/>
                <w:szCs w:val="18"/>
              </w:rPr>
              <w:t xml:space="preserve">Service </w:t>
            </w:r>
            <w:r w:rsidR="00A67AAE" w:rsidRPr="00577ABE">
              <w:rPr>
                <w:rFonts w:asciiTheme="minorHAnsi" w:hAnsiTheme="minorHAnsi" w:cstheme="minorHAnsi"/>
                <w:b/>
                <w:bCs/>
                <w:sz w:val="18"/>
                <w:szCs w:val="18"/>
              </w:rPr>
              <w:t>D</w:t>
            </w:r>
            <w:r w:rsidRPr="00577ABE">
              <w:rPr>
                <w:rFonts w:asciiTheme="minorHAnsi" w:hAnsiTheme="minorHAnsi" w:cstheme="minorHAnsi"/>
                <w:b/>
                <w:bCs/>
                <w:sz w:val="18"/>
                <w:szCs w:val="18"/>
              </w:rPr>
              <w:t>escription</w:t>
            </w:r>
            <w:r w:rsidR="00080CCA" w:rsidRPr="00577ABE">
              <w:rPr>
                <w:rFonts w:asciiTheme="minorHAnsi" w:hAnsiTheme="minorHAnsi" w:cstheme="minorHAnsi"/>
                <w:b/>
                <w:bCs/>
                <w:sz w:val="18"/>
                <w:szCs w:val="18"/>
              </w:rPr>
              <w:t xml:space="preserve"> </w:t>
            </w:r>
          </w:p>
        </w:tc>
        <w:tc>
          <w:tcPr>
            <w:tcW w:w="1530" w:type="dxa"/>
            <w:shd w:val="clear" w:color="auto" w:fill="BFBFBF" w:themeFill="background1" w:themeFillShade="BF"/>
            <w:vAlign w:val="center"/>
          </w:tcPr>
          <w:p w14:paraId="608F9BC1" w14:textId="1A6FA517" w:rsidR="00E00004" w:rsidRPr="00577ABE" w:rsidRDefault="0097140A" w:rsidP="00BB0102">
            <w:pPr>
              <w:spacing w:before="20" w:after="20"/>
              <w:jc w:val="center"/>
              <w:rPr>
                <w:rFonts w:asciiTheme="minorHAnsi" w:hAnsiTheme="minorHAnsi" w:cstheme="minorBidi"/>
                <w:b/>
                <w:bCs/>
                <w:sz w:val="18"/>
                <w:szCs w:val="18"/>
              </w:rPr>
            </w:pPr>
            <w:r w:rsidRPr="00577ABE">
              <w:rPr>
                <w:rFonts w:asciiTheme="minorHAnsi" w:hAnsiTheme="minorHAnsi" w:cstheme="minorBidi"/>
                <w:b/>
                <w:bCs/>
                <w:sz w:val="18"/>
                <w:szCs w:val="18"/>
              </w:rPr>
              <w:t xml:space="preserve">Monthly </w:t>
            </w:r>
            <w:r w:rsidR="00643341" w:rsidRPr="00577ABE">
              <w:rPr>
                <w:rFonts w:asciiTheme="minorHAnsi" w:hAnsiTheme="minorHAnsi" w:cstheme="minorBidi"/>
                <w:b/>
                <w:bCs/>
                <w:sz w:val="18"/>
                <w:szCs w:val="18"/>
              </w:rPr>
              <w:t>F</w:t>
            </w:r>
            <w:r w:rsidRPr="00577ABE">
              <w:rPr>
                <w:rFonts w:asciiTheme="minorHAnsi" w:hAnsiTheme="minorHAnsi" w:cstheme="minorBidi"/>
                <w:b/>
                <w:bCs/>
                <w:sz w:val="18"/>
                <w:szCs w:val="18"/>
              </w:rPr>
              <w:t>ee</w:t>
            </w:r>
          </w:p>
        </w:tc>
      </w:tr>
      <w:tr w:rsidR="00CD4B8E" w:rsidRPr="00577ABE" w14:paraId="5D49FF4E" w14:textId="77777777" w:rsidTr="00ED43E8">
        <w:trPr>
          <w:trHeight w:val="324"/>
        </w:trPr>
        <w:tc>
          <w:tcPr>
            <w:tcW w:w="7044" w:type="dxa"/>
            <w:vAlign w:val="center"/>
          </w:tcPr>
          <w:p w14:paraId="279AC883" w14:textId="3786CE00" w:rsidR="00774E24" w:rsidRPr="00577ABE" w:rsidRDefault="000D1E5F" w:rsidP="00F21AF1">
            <w:pPr>
              <w:pStyle w:val="Paragraphedeliste"/>
              <w:numPr>
                <w:ilvl w:val="0"/>
                <w:numId w:val="192"/>
              </w:numPr>
              <w:rPr>
                <w:rFonts w:asciiTheme="minorHAnsi" w:hAnsiTheme="minorHAnsi" w:cstheme="minorHAnsi"/>
                <w:sz w:val="18"/>
                <w:szCs w:val="18"/>
              </w:rPr>
            </w:pPr>
            <w:r w:rsidRPr="00577ABE">
              <w:rPr>
                <w:rFonts w:asciiTheme="minorHAnsi" w:hAnsiTheme="minorHAnsi"/>
                <w:sz w:val="18"/>
              </w:rPr>
              <w:t>Run</w:t>
            </w:r>
            <w:r w:rsidR="005D230C" w:rsidRPr="00577ABE">
              <w:rPr>
                <w:rFonts w:asciiTheme="minorHAnsi" w:hAnsiTheme="minorHAnsi"/>
                <w:sz w:val="18"/>
              </w:rPr>
              <w:t xml:space="preserve"> Support</w:t>
            </w:r>
          </w:p>
        </w:tc>
        <w:tc>
          <w:tcPr>
            <w:tcW w:w="1530" w:type="dxa"/>
            <w:vAlign w:val="center"/>
          </w:tcPr>
          <w:p w14:paraId="780B1C4F" w14:textId="6C22699A" w:rsidR="00774E24" w:rsidRPr="00577ABE" w:rsidRDefault="00E25760" w:rsidP="0085008C">
            <w:pPr>
              <w:jc w:val="right"/>
              <w:rPr>
                <w:rFonts w:asciiTheme="minorHAnsi" w:hAnsiTheme="minorHAnsi" w:cstheme="minorHAnsi"/>
                <w:sz w:val="18"/>
                <w:szCs w:val="18"/>
              </w:rPr>
            </w:pPr>
            <w:r w:rsidRPr="00577ABE">
              <w:rPr>
                <w:rFonts w:asciiTheme="minorHAnsi" w:hAnsiTheme="minorHAnsi"/>
                <w:sz w:val="18"/>
              </w:rPr>
              <w:t xml:space="preserve">$ </w:t>
            </w:r>
            <w:del w:id="191" w:author="Vincent Boisclair" w:date="2025-12-12T15:11:00Z" w16du:dateUtc="2025-12-12T20:11:00Z">
              <w:r w:rsidR="00774E24" w:rsidRPr="00577ABE" w:rsidDel="00994D9E">
                <w:rPr>
                  <w:rFonts w:asciiTheme="minorHAnsi" w:hAnsiTheme="minorHAnsi"/>
                  <w:sz w:val="18"/>
                </w:rPr>
                <w:delText>21</w:delText>
              </w:r>
              <w:r w:rsidR="002F47A5" w:rsidRPr="00577ABE" w:rsidDel="00994D9E">
                <w:rPr>
                  <w:rFonts w:asciiTheme="minorHAnsi" w:hAnsiTheme="minorHAnsi"/>
                  <w:sz w:val="18"/>
                </w:rPr>
                <w:delText>,</w:delText>
              </w:r>
              <w:r w:rsidR="00774E24" w:rsidRPr="00577ABE" w:rsidDel="00994D9E">
                <w:rPr>
                  <w:rFonts w:asciiTheme="minorHAnsi" w:hAnsiTheme="minorHAnsi"/>
                  <w:sz w:val="18"/>
                </w:rPr>
                <w:delText>000</w:delText>
              </w:r>
            </w:del>
            <w:ins w:id="192" w:author="Vincent Boisclair" w:date="2025-12-12T15:11:00Z" w16du:dateUtc="2025-12-12T20:11:00Z">
              <w:r w:rsidR="00994D9E">
                <w:rPr>
                  <w:rFonts w:asciiTheme="minorHAnsi" w:hAnsiTheme="minorHAnsi"/>
                  <w:sz w:val="18"/>
                </w:rPr>
                <w:t>4,700</w:t>
              </w:r>
            </w:ins>
          </w:p>
        </w:tc>
      </w:tr>
      <w:tr w:rsidR="003F30AB" w:rsidRPr="00577ABE" w14:paraId="5E71A622" w14:textId="77777777" w:rsidTr="00ED43E8">
        <w:trPr>
          <w:trHeight w:val="324"/>
          <w:ins w:id="193" w:author="Vincent Boisclair" w:date="2025-12-09T16:08:00Z"/>
        </w:trPr>
        <w:tc>
          <w:tcPr>
            <w:tcW w:w="7044" w:type="dxa"/>
            <w:vAlign w:val="center"/>
          </w:tcPr>
          <w:p w14:paraId="3B202F66" w14:textId="74850CFF" w:rsidR="003F30AB" w:rsidRPr="00577ABE" w:rsidRDefault="003F30AB" w:rsidP="003F30AB">
            <w:pPr>
              <w:pStyle w:val="Paragraphedeliste"/>
              <w:numPr>
                <w:ilvl w:val="0"/>
                <w:numId w:val="192"/>
              </w:numPr>
              <w:rPr>
                <w:ins w:id="194" w:author="Vincent Boisclair" w:date="2025-12-09T16:08:00Z" w16du:dateUtc="2025-12-09T21:08:00Z"/>
                <w:rFonts w:asciiTheme="minorHAnsi" w:hAnsiTheme="minorHAnsi"/>
                <w:sz w:val="18"/>
              </w:rPr>
            </w:pPr>
            <w:ins w:id="195" w:author="Vincent Boisclair" w:date="2025-12-09T16:08:00Z" w16du:dateUtc="2025-12-09T21:08:00Z">
              <w:r w:rsidRPr="00577ABE">
                <w:rPr>
                  <w:rFonts w:asciiTheme="minorHAnsi" w:hAnsiTheme="minorHAnsi"/>
                  <w:sz w:val="18"/>
                </w:rPr>
                <w:t>Run Security</w:t>
              </w:r>
            </w:ins>
          </w:p>
        </w:tc>
        <w:tc>
          <w:tcPr>
            <w:tcW w:w="1530" w:type="dxa"/>
            <w:vAlign w:val="center"/>
          </w:tcPr>
          <w:p w14:paraId="5CC72209" w14:textId="6C1C11CA" w:rsidR="003F30AB" w:rsidRPr="00577ABE" w:rsidRDefault="003F30AB" w:rsidP="003F30AB">
            <w:pPr>
              <w:jc w:val="right"/>
              <w:rPr>
                <w:ins w:id="196" w:author="Vincent Boisclair" w:date="2025-12-09T16:08:00Z" w16du:dateUtc="2025-12-09T21:08:00Z"/>
                <w:rFonts w:asciiTheme="minorHAnsi" w:hAnsiTheme="minorHAnsi"/>
                <w:sz w:val="18"/>
              </w:rPr>
            </w:pPr>
            <w:ins w:id="197" w:author="Vincent Boisclair" w:date="2025-12-09T16:09:00Z" w16du:dateUtc="2025-12-09T21:09:00Z">
              <w:r w:rsidRPr="00577ABE">
                <w:rPr>
                  <w:rFonts w:asciiTheme="minorHAnsi" w:hAnsiTheme="minorHAnsi" w:cstheme="minorHAnsi"/>
                  <w:sz w:val="18"/>
                  <w:szCs w:val="18"/>
                </w:rPr>
                <w:t xml:space="preserve">$ </w:t>
              </w:r>
            </w:ins>
            <w:ins w:id="198" w:author="Vincent Boisclair" w:date="2025-12-12T15:12:00Z" w16du:dateUtc="2025-12-12T20:12:00Z">
              <w:r w:rsidR="00994D9E">
                <w:rPr>
                  <w:rFonts w:asciiTheme="minorHAnsi" w:hAnsiTheme="minorHAnsi" w:cstheme="minorHAnsi"/>
                  <w:sz w:val="18"/>
                  <w:szCs w:val="18"/>
                </w:rPr>
                <w:t>6,200</w:t>
              </w:r>
            </w:ins>
          </w:p>
        </w:tc>
      </w:tr>
      <w:tr w:rsidR="003F30AB" w:rsidRPr="00577ABE" w14:paraId="0EF6D662" w14:textId="77777777" w:rsidTr="00ED43E8">
        <w:trPr>
          <w:trHeight w:val="324"/>
        </w:trPr>
        <w:tc>
          <w:tcPr>
            <w:tcW w:w="7044" w:type="dxa"/>
            <w:vAlign w:val="center"/>
          </w:tcPr>
          <w:p w14:paraId="094938E4" w14:textId="1BC0AC0B" w:rsidR="003F30AB" w:rsidRPr="00577ABE" w:rsidRDefault="003F30AB" w:rsidP="003F30AB">
            <w:pPr>
              <w:pStyle w:val="Paragraphedeliste"/>
              <w:numPr>
                <w:ilvl w:val="0"/>
                <w:numId w:val="192"/>
              </w:numPr>
              <w:rPr>
                <w:rFonts w:asciiTheme="minorHAnsi" w:hAnsiTheme="minorHAnsi"/>
                <w:sz w:val="18"/>
              </w:rPr>
            </w:pPr>
            <w:r w:rsidRPr="00577ABE">
              <w:rPr>
                <w:rFonts w:asciiTheme="minorHAnsi" w:hAnsiTheme="minorHAnsi" w:cstheme="minorHAnsi"/>
                <w:sz w:val="18"/>
                <w:szCs w:val="18"/>
              </w:rPr>
              <w:t>Platform Support</w:t>
            </w:r>
          </w:p>
        </w:tc>
        <w:tc>
          <w:tcPr>
            <w:tcW w:w="1530" w:type="dxa"/>
            <w:vAlign w:val="center"/>
          </w:tcPr>
          <w:p w14:paraId="59182957" w14:textId="4A2A073E" w:rsidR="003F30AB" w:rsidRPr="00577ABE" w:rsidRDefault="003F30AB" w:rsidP="003F30AB">
            <w:pPr>
              <w:jc w:val="right"/>
              <w:rPr>
                <w:rFonts w:asciiTheme="minorHAnsi" w:hAnsiTheme="minorHAnsi"/>
                <w:sz w:val="18"/>
              </w:rPr>
            </w:pPr>
            <w:r w:rsidRPr="00577ABE">
              <w:rPr>
                <w:rFonts w:asciiTheme="minorHAnsi" w:hAnsiTheme="minorHAnsi" w:cstheme="minorBidi"/>
                <w:sz w:val="18"/>
                <w:szCs w:val="18"/>
              </w:rPr>
              <w:t xml:space="preserve">$ </w:t>
            </w:r>
            <w:del w:id="199" w:author="Vincent Boisclair" w:date="2025-12-12T15:12:00Z" w16du:dateUtc="2025-12-12T20:12:00Z">
              <w:r w:rsidRPr="00577ABE" w:rsidDel="006722D4">
                <w:rPr>
                  <w:rFonts w:asciiTheme="minorHAnsi" w:hAnsiTheme="minorHAnsi" w:cstheme="minorBidi"/>
                  <w:sz w:val="18"/>
                  <w:szCs w:val="18"/>
                </w:rPr>
                <w:delText>32,000</w:delText>
              </w:r>
            </w:del>
            <w:ins w:id="200" w:author="Vincent Boisclair" w:date="2025-12-12T15:12:00Z" w16du:dateUtc="2025-12-12T20:12:00Z">
              <w:r w:rsidR="006722D4">
                <w:rPr>
                  <w:rFonts w:asciiTheme="minorHAnsi" w:hAnsiTheme="minorHAnsi" w:cstheme="minorBidi"/>
                  <w:sz w:val="18"/>
                  <w:szCs w:val="18"/>
                </w:rPr>
                <w:t>59,600</w:t>
              </w:r>
            </w:ins>
          </w:p>
        </w:tc>
      </w:tr>
      <w:tr w:rsidR="003F30AB" w:rsidRPr="00577ABE" w14:paraId="0340226C" w14:textId="77777777" w:rsidTr="00902D1A">
        <w:trPr>
          <w:trHeight w:val="324"/>
        </w:trPr>
        <w:tc>
          <w:tcPr>
            <w:tcW w:w="7044" w:type="dxa"/>
            <w:tcBorders>
              <w:bottom w:val="single" w:sz="4" w:space="0" w:color="auto"/>
            </w:tcBorders>
            <w:vAlign w:val="center"/>
          </w:tcPr>
          <w:p w14:paraId="7AD42FDE" w14:textId="33D7C839" w:rsidR="003F30AB" w:rsidRPr="00577ABE" w:rsidRDefault="003F30AB" w:rsidP="003F30AB">
            <w:pPr>
              <w:pStyle w:val="Paragraphedeliste"/>
              <w:numPr>
                <w:ilvl w:val="0"/>
                <w:numId w:val="192"/>
              </w:numPr>
              <w:rPr>
                <w:rFonts w:asciiTheme="minorHAnsi" w:hAnsiTheme="minorHAnsi"/>
                <w:sz w:val="18"/>
              </w:rPr>
            </w:pPr>
            <w:r w:rsidRPr="00577ABE">
              <w:rPr>
                <w:rFonts w:asciiTheme="minorHAnsi" w:hAnsiTheme="minorHAnsi" w:cstheme="minorHAnsi"/>
                <w:sz w:val="18"/>
                <w:szCs w:val="18"/>
              </w:rPr>
              <w:t>Other Run Fees</w:t>
            </w:r>
          </w:p>
        </w:tc>
        <w:tc>
          <w:tcPr>
            <w:tcW w:w="1530" w:type="dxa"/>
            <w:tcBorders>
              <w:bottom w:val="single" w:sz="4" w:space="0" w:color="auto"/>
            </w:tcBorders>
            <w:vAlign w:val="center"/>
          </w:tcPr>
          <w:p w14:paraId="393D645D" w14:textId="42D3A14D" w:rsidR="003F30AB" w:rsidRPr="00577ABE" w:rsidRDefault="003F30AB" w:rsidP="003F30AB">
            <w:pPr>
              <w:jc w:val="right"/>
              <w:rPr>
                <w:rFonts w:asciiTheme="minorHAnsi" w:hAnsiTheme="minorHAnsi"/>
                <w:sz w:val="18"/>
              </w:rPr>
            </w:pPr>
            <w:r w:rsidRPr="00577ABE">
              <w:rPr>
                <w:rFonts w:asciiTheme="minorHAnsi" w:hAnsiTheme="minorHAnsi" w:cstheme="minorBidi"/>
                <w:sz w:val="18"/>
                <w:szCs w:val="18"/>
              </w:rPr>
              <w:t xml:space="preserve">$ </w:t>
            </w:r>
            <w:del w:id="201" w:author="Vincent Boisclair" w:date="2025-12-09T16:03:00Z" w16du:dateUtc="2025-12-09T21:03:00Z">
              <w:r w:rsidRPr="00577ABE" w:rsidDel="004D4C28">
                <w:rPr>
                  <w:rFonts w:asciiTheme="minorHAnsi" w:hAnsiTheme="minorHAnsi" w:cstheme="minorBidi"/>
                  <w:sz w:val="18"/>
                  <w:szCs w:val="18"/>
                </w:rPr>
                <w:delText>13,468</w:delText>
              </w:r>
            </w:del>
            <w:ins w:id="202" w:author="Vincent Boisclair" w:date="2025-10-29T19:29:00Z" w16du:dateUtc="2025-10-29T23:29:00Z">
              <w:del w:id="203" w:author="Vincent Boisclair" w:date="2025-12-09T16:03:00Z" w16du:dateUtc="2025-12-09T21:03:00Z">
                <w:r w:rsidRPr="00577ABE" w:rsidDel="004D4C28">
                  <w:rPr>
                    <w:rFonts w:asciiTheme="minorHAnsi" w:hAnsiTheme="minorHAnsi" w:cstheme="minorBidi"/>
                    <w:sz w:val="18"/>
                    <w:szCs w:val="18"/>
                  </w:rPr>
                  <w:delText>540</w:delText>
                </w:r>
              </w:del>
            </w:ins>
            <w:ins w:id="204" w:author="Vincent Boisclair" w:date="2025-12-09T16:03:00Z" w16du:dateUtc="2025-12-09T21:03:00Z">
              <w:del w:id="205" w:author="Vincent Boisclair" w:date="2025-12-12T15:12:00Z" w16du:dateUtc="2025-12-12T20:12:00Z">
                <w:r w:rsidRPr="00577ABE" w:rsidDel="006722D4">
                  <w:rPr>
                    <w:rFonts w:asciiTheme="minorHAnsi" w:hAnsiTheme="minorHAnsi" w:cstheme="minorBidi"/>
                    <w:sz w:val="18"/>
                    <w:szCs w:val="18"/>
                  </w:rPr>
                  <w:delText>28,</w:delText>
                </w:r>
              </w:del>
            </w:ins>
            <w:ins w:id="206" w:author="Vincent Boisclair" w:date="2025-12-09T16:04:00Z" w16du:dateUtc="2025-12-09T21:04:00Z">
              <w:del w:id="207" w:author="Vincent Boisclair" w:date="2025-12-12T15:12:00Z" w16du:dateUtc="2025-12-12T20:12:00Z">
                <w:r w:rsidRPr="00577ABE" w:rsidDel="006722D4">
                  <w:rPr>
                    <w:rFonts w:asciiTheme="minorHAnsi" w:hAnsiTheme="minorHAnsi" w:cstheme="minorBidi"/>
                    <w:sz w:val="18"/>
                    <w:szCs w:val="18"/>
                  </w:rPr>
                  <w:delText>487</w:delText>
                </w:r>
              </w:del>
            </w:ins>
            <w:ins w:id="208" w:author="Vincent Boisclair" w:date="2025-12-12T15:12:00Z" w16du:dateUtc="2025-12-12T20:12:00Z">
              <w:r w:rsidR="006722D4">
                <w:rPr>
                  <w:rFonts w:asciiTheme="minorHAnsi" w:hAnsiTheme="minorHAnsi" w:cstheme="minorBidi"/>
                  <w:sz w:val="18"/>
                  <w:szCs w:val="18"/>
                </w:rPr>
                <w:t>29,2</w:t>
              </w:r>
            </w:ins>
            <w:ins w:id="209" w:author="Vincent Boisclair" w:date="2025-12-12T15:15:00Z" w16du:dateUtc="2025-12-12T20:15:00Z">
              <w:r w:rsidR="00512B3D">
                <w:rPr>
                  <w:rFonts w:asciiTheme="minorHAnsi" w:hAnsiTheme="minorHAnsi" w:cstheme="minorBidi"/>
                  <w:sz w:val="18"/>
                  <w:szCs w:val="18"/>
                </w:rPr>
                <w:t>1</w:t>
              </w:r>
            </w:ins>
            <w:ins w:id="210" w:author="Vincent Boisclair" w:date="2025-12-12T15:12:00Z" w16du:dateUtc="2025-12-12T20:12:00Z">
              <w:r w:rsidR="006722D4">
                <w:rPr>
                  <w:rFonts w:asciiTheme="minorHAnsi" w:hAnsiTheme="minorHAnsi" w:cstheme="minorBidi"/>
                  <w:sz w:val="18"/>
                  <w:szCs w:val="18"/>
                </w:rPr>
                <w:t>0</w:t>
              </w:r>
            </w:ins>
          </w:p>
        </w:tc>
      </w:tr>
      <w:tr w:rsidR="003F30AB" w:rsidRPr="00577ABE" w14:paraId="32FC2502" w14:textId="77777777" w:rsidTr="00902D1A">
        <w:trPr>
          <w:trHeight w:val="324"/>
        </w:trPr>
        <w:tc>
          <w:tcPr>
            <w:tcW w:w="7044" w:type="dxa"/>
            <w:tcBorders>
              <w:bottom w:val="double" w:sz="4" w:space="0" w:color="auto"/>
            </w:tcBorders>
            <w:vAlign w:val="center"/>
          </w:tcPr>
          <w:p w14:paraId="43402E3C" w14:textId="7A200E20" w:rsidR="003F30AB" w:rsidRPr="00577ABE" w:rsidRDefault="003F30AB" w:rsidP="003F30AB">
            <w:pPr>
              <w:pStyle w:val="Paragraphedeliste"/>
              <w:numPr>
                <w:ilvl w:val="0"/>
                <w:numId w:val="192"/>
              </w:numPr>
              <w:spacing w:before="20" w:after="20"/>
              <w:rPr>
                <w:rFonts w:asciiTheme="minorHAnsi" w:hAnsiTheme="minorHAnsi" w:cstheme="minorHAnsi"/>
                <w:sz w:val="18"/>
                <w:szCs w:val="18"/>
              </w:rPr>
            </w:pPr>
            <w:r w:rsidRPr="00577ABE">
              <w:rPr>
                <w:rFonts w:asciiTheme="minorHAnsi" w:hAnsiTheme="minorHAnsi"/>
                <w:sz w:val="18"/>
              </w:rPr>
              <w:t>Service Request – Support - Bank of Hours per week (11.5h)</w:t>
            </w:r>
          </w:p>
        </w:tc>
        <w:tc>
          <w:tcPr>
            <w:tcW w:w="1530" w:type="dxa"/>
            <w:tcBorders>
              <w:bottom w:val="double" w:sz="4" w:space="0" w:color="auto"/>
            </w:tcBorders>
            <w:vAlign w:val="center"/>
          </w:tcPr>
          <w:p w14:paraId="103A9894" w14:textId="612FEE1F" w:rsidR="003F30AB" w:rsidRPr="00577ABE" w:rsidRDefault="003F30AB" w:rsidP="003F30AB">
            <w:pPr>
              <w:spacing w:before="20" w:after="20"/>
              <w:jc w:val="right"/>
              <w:rPr>
                <w:rFonts w:asciiTheme="minorHAnsi" w:hAnsiTheme="minorHAnsi" w:cstheme="minorBidi"/>
                <w:sz w:val="18"/>
                <w:szCs w:val="18"/>
              </w:rPr>
            </w:pPr>
            <w:r w:rsidRPr="00577ABE">
              <w:rPr>
                <w:rFonts w:asciiTheme="minorHAnsi" w:hAnsiTheme="minorHAnsi" w:cstheme="minorHAnsi"/>
                <w:sz w:val="18"/>
                <w:szCs w:val="18"/>
              </w:rPr>
              <w:t>$ 6,750</w:t>
            </w:r>
          </w:p>
        </w:tc>
      </w:tr>
      <w:tr w:rsidR="003F30AB" w:rsidRPr="00577ABE" w14:paraId="04B959A6" w14:textId="77777777" w:rsidTr="00902D1A">
        <w:trPr>
          <w:trHeight w:val="324"/>
        </w:trPr>
        <w:tc>
          <w:tcPr>
            <w:tcW w:w="7044" w:type="dxa"/>
            <w:tcBorders>
              <w:top w:val="double" w:sz="4" w:space="0" w:color="auto"/>
            </w:tcBorders>
            <w:vAlign w:val="center"/>
          </w:tcPr>
          <w:p w14:paraId="0E247CE5" w14:textId="05A538ED" w:rsidR="003F30AB" w:rsidRPr="00902D1A" w:rsidRDefault="003F30AB" w:rsidP="003F30AB">
            <w:pPr>
              <w:rPr>
                <w:rFonts w:asciiTheme="minorHAnsi" w:hAnsiTheme="minorHAnsi" w:cstheme="minorHAnsi"/>
                <w:b/>
                <w:sz w:val="18"/>
                <w:szCs w:val="18"/>
              </w:rPr>
            </w:pPr>
            <w:r w:rsidRPr="00902D1A">
              <w:rPr>
                <w:rFonts w:asciiTheme="minorHAnsi" w:hAnsiTheme="minorHAnsi" w:cstheme="minorHAnsi"/>
                <w:b/>
                <w:sz w:val="18"/>
                <w:szCs w:val="18"/>
              </w:rPr>
              <w:t>TOTAL</w:t>
            </w:r>
          </w:p>
        </w:tc>
        <w:tc>
          <w:tcPr>
            <w:tcW w:w="1530" w:type="dxa"/>
            <w:tcBorders>
              <w:top w:val="double" w:sz="4" w:space="0" w:color="auto"/>
            </w:tcBorders>
            <w:vAlign w:val="center"/>
          </w:tcPr>
          <w:p w14:paraId="28D81564" w14:textId="22673D9F" w:rsidR="003F30AB" w:rsidRPr="00902D1A" w:rsidRDefault="003F30AB" w:rsidP="003F30AB">
            <w:pPr>
              <w:jc w:val="right"/>
              <w:rPr>
                <w:rFonts w:asciiTheme="minorHAnsi" w:hAnsiTheme="minorHAnsi" w:cstheme="minorHAnsi"/>
                <w:b/>
                <w:sz w:val="18"/>
                <w:szCs w:val="18"/>
              </w:rPr>
            </w:pPr>
            <w:r w:rsidRPr="00902D1A">
              <w:rPr>
                <w:rFonts w:asciiTheme="minorHAnsi" w:hAnsiTheme="minorHAnsi"/>
                <w:b/>
                <w:sz w:val="18"/>
              </w:rPr>
              <w:t xml:space="preserve">$ </w:t>
            </w:r>
            <w:del w:id="211" w:author="Vincent Boisclair" w:date="2025-12-12T15:13:00Z" w16du:dateUtc="2025-12-12T20:13:00Z">
              <w:r w:rsidRPr="00902D1A" w:rsidDel="006722D4">
                <w:rPr>
                  <w:rFonts w:asciiTheme="minorHAnsi" w:hAnsiTheme="minorHAnsi"/>
                  <w:b/>
                  <w:sz w:val="18"/>
                </w:rPr>
                <w:delText>73,218</w:delText>
              </w:r>
            </w:del>
            <w:ins w:id="212" w:author="Vincent Boisclair" w:date="2025-10-29T19:39:00Z" w16du:dateUtc="2025-10-29T23:39:00Z">
              <w:del w:id="213" w:author="Vincent Boisclair" w:date="2025-12-12T15:13:00Z" w16du:dateUtc="2025-12-12T20:13:00Z">
                <w:r w:rsidRPr="00902D1A" w:rsidDel="006722D4">
                  <w:rPr>
                    <w:rFonts w:asciiTheme="minorHAnsi" w:hAnsiTheme="minorHAnsi"/>
                    <w:b/>
                    <w:sz w:val="18"/>
                  </w:rPr>
                  <w:delText>290</w:delText>
                </w:r>
              </w:del>
            </w:ins>
            <w:ins w:id="214" w:author="Vincent Boisclair" w:date="2025-12-12T15:13:00Z" w16du:dateUtc="2025-12-12T20:13:00Z">
              <w:r w:rsidR="006722D4" w:rsidRPr="00902D1A">
                <w:rPr>
                  <w:rFonts w:asciiTheme="minorHAnsi" w:hAnsiTheme="minorHAnsi"/>
                  <w:b/>
                  <w:sz w:val="18"/>
                </w:rPr>
                <w:t>106,450</w:t>
              </w:r>
            </w:ins>
          </w:p>
        </w:tc>
      </w:tr>
    </w:tbl>
    <w:p w14:paraId="1B035E29" w14:textId="77777777" w:rsidR="00282566" w:rsidRPr="00577ABE" w:rsidRDefault="00282566" w:rsidP="009440AE">
      <w:pPr>
        <w:pStyle w:val="Corpsdetexte"/>
        <w:jc w:val="both"/>
      </w:pPr>
    </w:p>
    <w:p w14:paraId="688D454B" w14:textId="17B867FA" w:rsidR="00444060" w:rsidRPr="00577ABE" w:rsidRDefault="00561638" w:rsidP="00F21AF1">
      <w:pPr>
        <w:ind w:left="479"/>
        <w:rPr>
          <w:b/>
          <w:sz w:val="20"/>
        </w:rPr>
      </w:pPr>
      <w:r w:rsidRPr="00577ABE">
        <w:rPr>
          <w:b/>
          <w:sz w:val="20"/>
        </w:rPr>
        <w:t>Breakdown of Other Run Fees</w:t>
      </w:r>
    </w:p>
    <w:p w14:paraId="2B00C230" w14:textId="77777777" w:rsidR="002B04B2" w:rsidRPr="00577ABE" w:rsidRDefault="002B04B2" w:rsidP="00D02D6D">
      <w:pPr>
        <w:ind w:left="479"/>
        <w:jc w:val="both"/>
      </w:pPr>
    </w:p>
    <w:p w14:paraId="031C3BE6" w14:textId="5C98667B" w:rsidR="00444060" w:rsidRPr="00A92DD6" w:rsidRDefault="002B04B2" w:rsidP="00D02D6D">
      <w:pPr>
        <w:ind w:left="479"/>
        <w:jc w:val="both"/>
      </w:pPr>
      <w:r w:rsidRPr="00577ABE">
        <w:rPr>
          <w:sz w:val="20"/>
          <w:szCs w:val="20"/>
        </w:rPr>
        <w:t xml:space="preserve">The </w:t>
      </w:r>
      <w:r w:rsidR="00272D09" w:rsidRPr="00577ABE">
        <w:rPr>
          <w:sz w:val="20"/>
          <w:szCs w:val="20"/>
        </w:rPr>
        <w:t xml:space="preserve">Other Run Fees are based on </w:t>
      </w:r>
      <w:r w:rsidR="00F861B1" w:rsidRPr="00577ABE">
        <w:rPr>
          <w:sz w:val="20"/>
          <w:szCs w:val="20"/>
        </w:rPr>
        <w:t xml:space="preserve">the </w:t>
      </w:r>
      <w:r w:rsidR="007956AE" w:rsidRPr="00577ABE">
        <w:rPr>
          <w:sz w:val="20"/>
          <w:szCs w:val="20"/>
        </w:rPr>
        <w:t xml:space="preserve">quantity of </w:t>
      </w:r>
      <w:r w:rsidR="00707E2D" w:rsidRPr="00577ABE">
        <w:rPr>
          <w:sz w:val="20"/>
          <w:szCs w:val="20"/>
        </w:rPr>
        <w:t>the Third-Party Applications</w:t>
      </w:r>
      <w:r w:rsidR="00A17B15" w:rsidRPr="00577ABE">
        <w:rPr>
          <w:sz w:val="20"/>
          <w:szCs w:val="20"/>
        </w:rPr>
        <w:t xml:space="preserve"> </w:t>
      </w:r>
      <w:r w:rsidR="002268FF" w:rsidRPr="00577ABE">
        <w:rPr>
          <w:sz w:val="20"/>
          <w:szCs w:val="20"/>
        </w:rPr>
        <w:t xml:space="preserve">required to deliver the </w:t>
      </w:r>
      <w:r w:rsidR="00874057" w:rsidRPr="00577ABE">
        <w:rPr>
          <w:sz w:val="20"/>
          <w:szCs w:val="20"/>
        </w:rPr>
        <w:t>services related to the</w:t>
      </w:r>
      <w:r w:rsidR="002268FF" w:rsidRPr="00577ABE">
        <w:rPr>
          <w:sz w:val="20"/>
          <w:szCs w:val="20"/>
        </w:rPr>
        <w:t xml:space="preserve"> Assets</w:t>
      </w:r>
      <w:r w:rsidR="00810744" w:rsidRPr="00577ABE">
        <w:rPr>
          <w:sz w:val="20"/>
          <w:szCs w:val="20"/>
        </w:rPr>
        <w:t>;</w:t>
      </w:r>
      <w:r w:rsidR="00921FD5" w:rsidRPr="00577ABE">
        <w:rPr>
          <w:sz w:val="20"/>
          <w:szCs w:val="20"/>
        </w:rPr>
        <w:t xml:space="preserve"> </w:t>
      </w:r>
      <w:r w:rsidR="00810744" w:rsidRPr="00577ABE">
        <w:rPr>
          <w:sz w:val="20"/>
          <w:szCs w:val="20"/>
        </w:rPr>
        <w:t>t</w:t>
      </w:r>
      <w:r w:rsidR="00921FD5" w:rsidRPr="00577ABE">
        <w:rPr>
          <w:sz w:val="20"/>
          <w:szCs w:val="20"/>
        </w:rPr>
        <w:t xml:space="preserve">hey will be adjusted </w:t>
      </w:r>
      <w:r w:rsidR="0000431D" w:rsidRPr="00577ABE">
        <w:rPr>
          <w:sz w:val="20"/>
          <w:szCs w:val="20"/>
        </w:rPr>
        <w:t>quarterly based on the current inventory.</w:t>
      </w:r>
    </w:p>
    <w:p w14:paraId="6345DC0C" w14:textId="77777777" w:rsidR="0000431D" w:rsidRPr="00A92DD6" w:rsidRDefault="0000431D" w:rsidP="00D02D6D">
      <w:pPr>
        <w:ind w:left="479"/>
        <w:jc w:val="both"/>
      </w:pPr>
    </w:p>
    <w:tbl>
      <w:tblPr>
        <w:tblStyle w:val="Grilledutableau"/>
        <w:tblW w:w="10834" w:type="dxa"/>
        <w:tblInd w:w="-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52"/>
        <w:gridCol w:w="1134"/>
        <w:gridCol w:w="576"/>
        <w:gridCol w:w="576"/>
        <w:gridCol w:w="576"/>
        <w:gridCol w:w="1260"/>
        <w:gridCol w:w="1260"/>
      </w:tblGrid>
      <w:tr w:rsidR="001F1A46" w:rsidRPr="00A92DD6" w14:paraId="0C55275E" w14:textId="77777777" w:rsidTr="00D826E7">
        <w:trPr>
          <w:trHeight w:val="322"/>
        </w:trPr>
        <w:tc>
          <w:tcPr>
            <w:tcW w:w="5452" w:type="dxa"/>
            <w:shd w:val="clear" w:color="auto" w:fill="D9D9D9" w:themeFill="background1" w:themeFillShade="D9"/>
            <w:vAlign w:val="center"/>
          </w:tcPr>
          <w:p w14:paraId="6D32A0D9" w14:textId="04E00E3A" w:rsidR="001F1A46" w:rsidRPr="003B78E2" w:rsidRDefault="001F1A46" w:rsidP="001F1A46">
            <w:pPr>
              <w:rPr>
                <w:rFonts w:asciiTheme="minorHAnsi" w:hAnsiTheme="minorHAnsi"/>
                <w:b/>
                <w:sz w:val="18"/>
              </w:rPr>
            </w:pPr>
            <w:r w:rsidRPr="00A92DD6">
              <w:rPr>
                <w:rFonts w:asciiTheme="minorHAnsi" w:hAnsiTheme="minorHAnsi" w:cstheme="minorHAnsi"/>
                <w:b/>
                <w:bCs/>
                <w:sz w:val="18"/>
                <w:szCs w:val="18"/>
              </w:rPr>
              <w:t>Category</w:t>
            </w:r>
          </w:p>
        </w:tc>
        <w:tc>
          <w:tcPr>
            <w:tcW w:w="1134" w:type="dxa"/>
            <w:shd w:val="clear" w:color="auto" w:fill="D9D9D9" w:themeFill="background1" w:themeFillShade="D9"/>
            <w:vAlign w:val="center"/>
          </w:tcPr>
          <w:p w14:paraId="78AC88CC" w14:textId="738D5F50" w:rsidR="001F1A46" w:rsidRPr="003B78E2" w:rsidRDefault="001F1A46" w:rsidP="001F1A46">
            <w:pPr>
              <w:jc w:val="center"/>
              <w:rPr>
                <w:rFonts w:asciiTheme="minorHAnsi" w:hAnsiTheme="minorHAnsi"/>
                <w:b/>
                <w:sz w:val="18"/>
              </w:rPr>
            </w:pPr>
            <w:ins w:id="215" w:author="Vincent Boisclair" w:date="2025-12-09T15:20:00Z" w16du:dateUtc="2025-12-09T20:20:00Z">
              <w:r>
                <w:rPr>
                  <w:rFonts w:asciiTheme="minorHAnsi" w:hAnsiTheme="minorHAnsi" w:cstheme="minorHAnsi"/>
                  <w:b/>
                  <w:bCs/>
                  <w:sz w:val="18"/>
                  <w:szCs w:val="18"/>
                </w:rPr>
                <w:t>Unit</w:t>
              </w:r>
            </w:ins>
          </w:p>
        </w:tc>
        <w:tc>
          <w:tcPr>
            <w:tcW w:w="576" w:type="dxa"/>
            <w:shd w:val="clear" w:color="auto" w:fill="D9D9D9" w:themeFill="background1" w:themeFillShade="D9"/>
            <w:tcMar>
              <w:left w:w="0" w:type="dxa"/>
              <w:right w:w="0" w:type="dxa"/>
            </w:tcMar>
            <w:vAlign w:val="center"/>
          </w:tcPr>
          <w:p w14:paraId="4A518AD0" w14:textId="7C2A2A7A" w:rsidR="001F1A46" w:rsidRPr="003B78E2" w:rsidRDefault="001F1A46" w:rsidP="001F1A46">
            <w:pPr>
              <w:jc w:val="center"/>
              <w:rPr>
                <w:rFonts w:asciiTheme="minorHAnsi" w:hAnsiTheme="minorHAnsi"/>
                <w:b/>
                <w:sz w:val="18"/>
              </w:rPr>
            </w:pPr>
            <w:r w:rsidRPr="003B78E2">
              <w:rPr>
                <w:rFonts w:asciiTheme="minorHAnsi" w:hAnsiTheme="minorHAnsi"/>
                <w:b/>
                <w:sz w:val="18"/>
              </w:rPr>
              <w:t>Third-party Licence</w:t>
            </w:r>
          </w:p>
        </w:tc>
        <w:tc>
          <w:tcPr>
            <w:tcW w:w="576" w:type="dxa"/>
            <w:shd w:val="clear" w:color="auto" w:fill="D9D9D9" w:themeFill="background1" w:themeFillShade="D9"/>
            <w:tcMar>
              <w:left w:w="0" w:type="dxa"/>
              <w:right w:w="0" w:type="dxa"/>
            </w:tcMar>
            <w:vAlign w:val="center"/>
          </w:tcPr>
          <w:p w14:paraId="35472036" w14:textId="73F22A8E" w:rsidR="001F1A46" w:rsidRPr="003B78E2" w:rsidRDefault="001F1A46" w:rsidP="001F1A46">
            <w:pPr>
              <w:jc w:val="center"/>
              <w:rPr>
                <w:rFonts w:asciiTheme="minorHAnsi" w:hAnsiTheme="minorHAnsi"/>
                <w:b/>
                <w:sz w:val="18"/>
              </w:rPr>
            </w:pPr>
            <w:r w:rsidRPr="003B78E2">
              <w:rPr>
                <w:rFonts w:asciiTheme="minorHAnsi" w:hAnsiTheme="minorHAnsi"/>
                <w:b/>
                <w:sz w:val="18"/>
              </w:rPr>
              <w:t>Service</w:t>
            </w:r>
          </w:p>
        </w:tc>
        <w:tc>
          <w:tcPr>
            <w:tcW w:w="576" w:type="dxa"/>
            <w:shd w:val="clear" w:color="auto" w:fill="D9D9D9" w:themeFill="background1" w:themeFillShade="D9"/>
            <w:tcMar>
              <w:left w:w="0" w:type="dxa"/>
              <w:right w:w="0" w:type="dxa"/>
            </w:tcMar>
            <w:vAlign w:val="center"/>
          </w:tcPr>
          <w:p w14:paraId="04AB7882" w14:textId="77777777" w:rsidR="001F1A46" w:rsidRPr="003B78E2" w:rsidRDefault="001F1A46" w:rsidP="001F1A46">
            <w:pPr>
              <w:jc w:val="center"/>
              <w:rPr>
                <w:rFonts w:asciiTheme="minorHAnsi" w:hAnsiTheme="minorHAnsi"/>
                <w:b/>
                <w:sz w:val="18"/>
              </w:rPr>
            </w:pPr>
            <w:r w:rsidRPr="003B78E2">
              <w:rPr>
                <w:rFonts w:asciiTheme="minorHAnsi" w:hAnsiTheme="minorHAnsi"/>
                <w:b/>
                <w:sz w:val="18"/>
              </w:rPr>
              <w:t>Quantity</w:t>
            </w:r>
          </w:p>
        </w:tc>
        <w:tc>
          <w:tcPr>
            <w:tcW w:w="1260" w:type="dxa"/>
            <w:shd w:val="clear" w:color="auto" w:fill="D9D9D9" w:themeFill="background1" w:themeFillShade="D9"/>
            <w:vAlign w:val="center"/>
          </w:tcPr>
          <w:p w14:paraId="38E63861" w14:textId="1522FCA9" w:rsidR="001F1A46" w:rsidRPr="003B78E2" w:rsidRDefault="001F1A46" w:rsidP="001F1A46">
            <w:pPr>
              <w:jc w:val="center"/>
              <w:rPr>
                <w:rFonts w:asciiTheme="minorHAnsi" w:hAnsiTheme="minorHAnsi"/>
                <w:b/>
                <w:sz w:val="18"/>
              </w:rPr>
            </w:pPr>
            <w:r w:rsidRPr="003B78E2">
              <w:rPr>
                <w:rFonts w:asciiTheme="minorHAnsi" w:hAnsiTheme="minorHAnsi"/>
                <w:b/>
                <w:sz w:val="18"/>
              </w:rPr>
              <w:t>Unit Price</w:t>
            </w:r>
          </w:p>
        </w:tc>
        <w:tc>
          <w:tcPr>
            <w:tcW w:w="1260" w:type="dxa"/>
            <w:shd w:val="clear" w:color="auto" w:fill="D9D9D9" w:themeFill="background1" w:themeFillShade="D9"/>
            <w:vAlign w:val="center"/>
          </w:tcPr>
          <w:p w14:paraId="385CC3BD" w14:textId="5AB3C62C" w:rsidR="001F1A46" w:rsidRPr="003B78E2" w:rsidRDefault="001F1A46" w:rsidP="001F1A46">
            <w:pPr>
              <w:jc w:val="center"/>
              <w:rPr>
                <w:rFonts w:asciiTheme="minorHAnsi" w:hAnsiTheme="minorHAnsi"/>
                <w:b/>
                <w:sz w:val="18"/>
              </w:rPr>
            </w:pPr>
            <w:r w:rsidRPr="003B78E2">
              <w:rPr>
                <w:rFonts w:asciiTheme="minorHAnsi" w:hAnsiTheme="minorHAnsi"/>
                <w:b/>
                <w:sz w:val="18"/>
              </w:rPr>
              <w:t>Monthly Fee</w:t>
            </w:r>
          </w:p>
        </w:tc>
      </w:tr>
      <w:tr w:rsidR="00601F19" w:rsidRPr="00A92DD6" w14:paraId="24C152C9" w14:textId="77777777" w:rsidTr="00D826E7">
        <w:trPr>
          <w:trHeight w:val="246"/>
        </w:trPr>
        <w:tc>
          <w:tcPr>
            <w:tcW w:w="5452" w:type="dxa"/>
            <w:vAlign w:val="center"/>
          </w:tcPr>
          <w:p w14:paraId="39D3FC58" w14:textId="730CFFFF" w:rsidR="00601F19" w:rsidRPr="00A92DD6" w:rsidRDefault="00601F19" w:rsidP="00BB0102">
            <w:pPr>
              <w:spacing w:before="20" w:after="20"/>
              <w:rPr>
                <w:rFonts w:asciiTheme="minorHAnsi" w:hAnsiTheme="minorHAnsi" w:cstheme="minorHAnsi"/>
                <w:sz w:val="20"/>
                <w:szCs w:val="20"/>
              </w:rPr>
            </w:pPr>
            <w:r w:rsidRPr="003B78E2">
              <w:rPr>
                <w:rFonts w:asciiTheme="minorHAnsi" w:hAnsiTheme="minorHAnsi"/>
                <w:sz w:val="20"/>
              </w:rPr>
              <w:t>Ops Center Support – On call 24/7 Premium</w:t>
            </w:r>
          </w:p>
        </w:tc>
        <w:tc>
          <w:tcPr>
            <w:tcW w:w="1134" w:type="dxa"/>
            <w:vAlign w:val="center"/>
          </w:tcPr>
          <w:p w14:paraId="0A806081" w14:textId="039CE594" w:rsidR="00601F19" w:rsidRPr="00A92DD6" w:rsidRDefault="00DE69E2" w:rsidP="00954036">
            <w:pPr>
              <w:spacing w:before="20" w:after="20"/>
              <w:jc w:val="center"/>
              <w:rPr>
                <w:rFonts w:asciiTheme="minorHAnsi" w:hAnsiTheme="minorHAnsi" w:cstheme="minorHAnsi"/>
                <w:sz w:val="20"/>
                <w:szCs w:val="20"/>
              </w:rPr>
            </w:pPr>
            <w:ins w:id="216" w:author="Vincent Boisclair" w:date="2025-12-09T15:20:00Z" w16du:dateUtc="2025-12-09T20:20:00Z">
              <w:r>
                <w:rPr>
                  <w:rFonts w:asciiTheme="minorHAnsi" w:hAnsiTheme="minorHAnsi" w:cstheme="minorHAnsi"/>
                  <w:sz w:val="20"/>
                  <w:szCs w:val="20"/>
                </w:rPr>
                <w:t>Flat</w:t>
              </w:r>
            </w:ins>
          </w:p>
        </w:tc>
        <w:tc>
          <w:tcPr>
            <w:tcW w:w="576" w:type="dxa"/>
            <w:vAlign w:val="center"/>
          </w:tcPr>
          <w:p w14:paraId="1484827B" w14:textId="265E4B6D" w:rsidR="00601F19" w:rsidRPr="00A92DD6" w:rsidRDefault="00601F19" w:rsidP="00954036">
            <w:pPr>
              <w:spacing w:before="20" w:after="20"/>
              <w:jc w:val="center"/>
              <w:rPr>
                <w:rFonts w:asciiTheme="minorHAnsi" w:hAnsiTheme="minorHAnsi" w:cstheme="minorHAnsi"/>
                <w:sz w:val="20"/>
                <w:szCs w:val="20"/>
              </w:rPr>
            </w:pPr>
          </w:p>
        </w:tc>
        <w:tc>
          <w:tcPr>
            <w:tcW w:w="576" w:type="dxa"/>
            <w:vAlign w:val="center"/>
          </w:tcPr>
          <w:p w14:paraId="3A8E593D" w14:textId="77777777" w:rsidR="00601F19" w:rsidRPr="00A92DD6" w:rsidRDefault="00601F19" w:rsidP="00954036">
            <w:pPr>
              <w:spacing w:before="20" w:after="20"/>
              <w:jc w:val="center"/>
              <w:rPr>
                <w:rFonts w:asciiTheme="minorHAnsi" w:hAnsiTheme="minorHAnsi" w:cstheme="minorHAnsi"/>
                <w:sz w:val="20"/>
                <w:szCs w:val="20"/>
              </w:rPr>
            </w:pPr>
            <w:r w:rsidRPr="00A92DD6">
              <w:rPr>
                <w:rFonts w:asciiTheme="minorHAnsi" w:hAnsiTheme="minorHAnsi" w:cstheme="minorHAnsi"/>
                <w:sz w:val="20"/>
                <w:szCs w:val="20"/>
              </w:rPr>
              <w:t>X</w:t>
            </w:r>
          </w:p>
        </w:tc>
        <w:tc>
          <w:tcPr>
            <w:tcW w:w="576" w:type="dxa"/>
            <w:vAlign w:val="center"/>
          </w:tcPr>
          <w:p w14:paraId="0202479D" w14:textId="77777777" w:rsidR="00601F19" w:rsidRPr="00A92DD6" w:rsidRDefault="00601F19" w:rsidP="00954036">
            <w:pPr>
              <w:spacing w:before="20" w:after="20"/>
              <w:jc w:val="center"/>
              <w:rPr>
                <w:rFonts w:asciiTheme="minorHAnsi" w:hAnsiTheme="minorHAnsi" w:cstheme="minorHAnsi"/>
                <w:sz w:val="20"/>
                <w:szCs w:val="20"/>
              </w:rPr>
            </w:pPr>
            <w:r w:rsidRPr="00A92DD6">
              <w:rPr>
                <w:rFonts w:asciiTheme="minorHAnsi" w:hAnsiTheme="minorHAnsi" w:cstheme="minorHAnsi"/>
                <w:sz w:val="20"/>
                <w:szCs w:val="20"/>
              </w:rPr>
              <w:t>1</w:t>
            </w:r>
          </w:p>
        </w:tc>
        <w:tc>
          <w:tcPr>
            <w:tcW w:w="1260" w:type="dxa"/>
          </w:tcPr>
          <w:p w14:paraId="67FC0307" w14:textId="5F128976" w:rsidR="00601F19" w:rsidRPr="00A92DD6" w:rsidRDefault="00601F19" w:rsidP="002F0738">
            <w:pPr>
              <w:spacing w:before="20" w:after="20"/>
              <w:jc w:val="right"/>
              <w:rPr>
                <w:rFonts w:asciiTheme="minorHAnsi" w:hAnsiTheme="minorHAnsi" w:cstheme="minorHAnsi"/>
                <w:sz w:val="20"/>
                <w:szCs w:val="20"/>
              </w:rPr>
            </w:pPr>
            <w:r w:rsidRPr="00A92DD6">
              <w:rPr>
                <w:rFonts w:asciiTheme="minorHAnsi" w:hAnsiTheme="minorHAnsi" w:cstheme="minorHAnsi"/>
                <w:sz w:val="20"/>
                <w:szCs w:val="20"/>
              </w:rPr>
              <w:t xml:space="preserve">$ </w:t>
            </w:r>
            <w:del w:id="217" w:author="Vincent Boisclair" w:date="2025-12-09T15:15:00Z" w16du:dateUtc="2025-12-09T20:15:00Z">
              <w:r w:rsidRPr="00A92DD6" w:rsidDel="006C7427">
                <w:rPr>
                  <w:rFonts w:asciiTheme="minorHAnsi" w:hAnsiTheme="minorHAnsi" w:cstheme="minorHAnsi"/>
                  <w:sz w:val="20"/>
                  <w:szCs w:val="20"/>
                </w:rPr>
                <w:delText>1,613.00</w:delText>
              </w:r>
            </w:del>
            <w:ins w:id="218" w:author="Vincent Boisclair" w:date="2025-12-09T15:15:00Z" w16du:dateUtc="2025-12-09T20:15:00Z">
              <w:r>
                <w:rPr>
                  <w:rFonts w:asciiTheme="minorHAnsi" w:hAnsiTheme="minorHAnsi" w:cstheme="minorHAnsi"/>
                  <w:sz w:val="20"/>
                  <w:szCs w:val="20"/>
                </w:rPr>
                <w:t>2,031.25</w:t>
              </w:r>
            </w:ins>
          </w:p>
        </w:tc>
        <w:tc>
          <w:tcPr>
            <w:tcW w:w="1260" w:type="dxa"/>
          </w:tcPr>
          <w:p w14:paraId="2FD139A3" w14:textId="139AC4B4" w:rsidR="00601F19" w:rsidRPr="00A92DD6" w:rsidRDefault="00601F19" w:rsidP="002F0738">
            <w:pPr>
              <w:spacing w:before="20" w:after="20"/>
              <w:jc w:val="right"/>
              <w:rPr>
                <w:rFonts w:asciiTheme="minorHAnsi" w:hAnsiTheme="minorHAnsi" w:cstheme="minorHAnsi"/>
                <w:sz w:val="20"/>
                <w:szCs w:val="20"/>
              </w:rPr>
            </w:pPr>
            <w:r w:rsidRPr="00A92DD6">
              <w:rPr>
                <w:rFonts w:asciiTheme="minorHAnsi" w:hAnsiTheme="minorHAnsi" w:cstheme="minorHAnsi"/>
                <w:sz w:val="20"/>
                <w:szCs w:val="20"/>
              </w:rPr>
              <w:t xml:space="preserve">$ </w:t>
            </w:r>
            <w:ins w:id="219" w:author="Vincent Boisclair" w:date="2025-12-09T15:16:00Z" w16du:dateUtc="2025-12-09T20:16:00Z">
              <w:r>
                <w:rPr>
                  <w:rFonts w:asciiTheme="minorHAnsi" w:hAnsiTheme="minorHAnsi" w:cstheme="minorHAnsi"/>
                  <w:sz w:val="20"/>
                  <w:szCs w:val="20"/>
                </w:rPr>
                <w:t>2,031</w:t>
              </w:r>
            </w:ins>
            <w:del w:id="220" w:author="Vincent Boisclair" w:date="2025-12-09T15:16:00Z" w16du:dateUtc="2025-12-09T20:16:00Z">
              <w:r w:rsidRPr="00A92DD6" w:rsidDel="006C7427">
                <w:rPr>
                  <w:rFonts w:asciiTheme="minorHAnsi" w:hAnsiTheme="minorHAnsi" w:cstheme="minorHAnsi"/>
                  <w:sz w:val="20"/>
                  <w:szCs w:val="20"/>
                </w:rPr>
                <w:delText>1,613</w:delText>
              </w:r>
            </w:del>
          </w:p>
        </w:tc>
      </w:tr>
      <w:tr w:rsidR="00601F19" w:rsidRPr="00A92DD6" w14:paraId="46646CA2" w14:textId="77777777" w:rsidTr="00D826E7">
        <w:trPr>
          <w:trHeight w:val="246"/>
          <w:ins w:id="221" w:author="Vincent Boisclair" w:date="2025-12-09T15:14:00Z"/>
        </w:trPr>
        <w:tc>
          <w:tcPr>
            <w:tcW w:w="5452" w:type="dxa"/>
            <w:vAlign w:val="center"/>
          </w:tcPr>
          <w:p w14:paraId="0CA5730F" w14:textId="623A7768" w:rsidR="00601F19" w:rsidRPr="003B78E2" w:rsidRDefault="00601F19" w:rsidP="00BB0102">
            <w:pPr>
              <w:spacing w:before="20" w:after="20"/>
              <w:rPr>
                <w:ins w:id="222" w:author="Vincent Boisclair" w:date="2025-12-09T15:14:00Z" w16du:dateUtc="2025-12-09T20:14:00Z"/>
                <w:rFonts w:asciiTheme="minorHAnsi" w:hAnsiTheme="minorHAnsi"/>
                <w:sz w:val="20"/>
              </w:rPr>
            </w:pPr>
            <w:ins w:id="223" w:author="Vincent Boisclair" w:date="2025-12-09T15:14:00Z" w16du:dateUtc="2025-12-09T20:14:00Z">
              <w:r w:rsidRPr="00714B45">
                <w:rPr>
                  <w:rFonts w:asciiTheme="minorHAnsi" w:hAnsiTheme="minorHAnsi"/>
                  <w:sz w:val="20"/>
                </w:rPr>
                <w:t>Penetration Testing services</w:t>
              </w:r>
              <w:r>
                <w:rPr>
                  <w:rFonts w:asciiTheme="minorHAnsi" w:hAnsiTheme="minorHAnsi"/>
                  <w:sz w:val="20"/>
                </w:rPr>
                <w:t xml:space="preserve"> (Google Platform)</w:t>
              </w:r>
            </w:ins>
            <w:ins w:id="224" w:author="Vincent Boisclair" w:date="2025-12-09T16:03:00Z" w16du:dateUtc="2025-12-09T21:03:00Z">
              <w:r w:rsidR="00184F8B">
                <w:rPr>
                  <w:rFonts w:asciiTheme="minorHAnsi" w:hAnsiTheme="minorHAnsi"/>
                  <w:sz w:val="20"/>
                </w:rPr>
                <w:t>*</w:t>
              </w:r>
            </w:ins>
          </w:p>
        </w:tc>
        <w:tc>
          <w:tcPr>
            <w:tcW w:w="1134" w:type="dxa"/>
            <w:vAlign w:val="center"/>
          </w:tcPr>
          <w:p w14:paraId="14C3ED60" w14:textId="5B2BDDD5" w:rsidR="00601F19" w:rsidRPr="00A92DD6" w:rsidRDefault="00DE69E2" w:rsidP="00954036">
            <w:pPr>
              <w:spacing w:before="20" w:after="20"/>
              <w:jc w:val="center"/>
              <w:rPr>
                <w:ins w:id="225" w:author="Vincent Boisclair" w:date="2025-12-09T15:18:00Z" w16du:dateUtc="2025-12-09T20:18:00Z"/>
                <w:rFonts w:asciiTheme="minorHAnsi" w:hAnsiTheme="minorHAnsi" w:cstheme="minorHAnsi"/>
                <w:sz w:val="20"/>
                <w:szCs w:val="20"/>
              </w:rPr>
            </w:pPr>
            <w:ins w:id="226" w:author="Vincent Boisclair" w:date="2025-12-09T15:21:00Z" w16du:dateUtc="2025-12-09T20:21:00Z">
              <w:r>
                <w:rPr>
                  <w:rFonts w:asciiTheme="minorHAnsi" w:hAnsiTheme="minorHAnsi" w:cstheme="minorHAnsi"/>
                  <w:sz w:val="20"/>
                  <w:szCs w:val="20"/>
                </w:rPr>
                <w:t>Flat</w:t>
              </w:r>
            </w:ins>
          </w:p>
        </w:tc>
        <w:tc>
          <w:tcPr>
            <w:tcW w:w="576" w:type="dxa"/>
            <w:vAlign w:val="center"/>
          </w:tcPr>
          <w:p w14:paraId="423BC5C4" w14:textId="41D49E26" w:rsidR="00601F19" w:rsidRPr="00A92DD6" w:rsidRDefault="00601F19" w:rsidP="00954036">
            <w:pPr>
              <w:spacing w:before="20" w:after="20"/>
              <w:jc w:val="center"/>
              <w:rPr>
                <w:ins w:id="227" w:author="Vincent Boisclair" w:date="2025-12-09T15:14:00Z" w16du:dateUtc="2025-12-09T20:14:00Z"/>
                <w:rFonts w:asciiTheme="minorHAnsi" w:hAnsiTheme="minorHAnsi" w:cstheme="minorHAnsi"/>
                <w:sz w:val="20"/>
                <w:szCs w:val="20"/>
              </w:rPr>
            </w:pPr>
          </w:p>
        </w:tc>
        <w:tc>
          <w:tcPr>
            <w:tcW w:w="576" w:type="dxa"/>
            <w:vAlign w:val="center"/>
          </w:tcPr>
          <w:p w14:paraId="0A1EB657" w14:textId="7948970B" w:rsidR="00601F19" w:rsidRPr="00A92DD6" w:rsidRDefault="00601F19" w:rsidP="00954036">
            <w:pPr>
              <w:spacing w:before="20" w:after="20"/>
              <w:jc w:val="center"/>
              <w:rPr>
                <w:ins w:id="228" w:author="Vincent Boisclair" w:date="2025-12-09T15:14:00Z" w16du:dateUtc="2025-12-09T20:14:00Z"/>
                <w:rFonts w:asciiTheme="minorHAnsi" w:hAnsiTheme="minorHAnsi" w:cstheme="minorHAnsi"/>
                <w:sz w:val="20"/>
                <w:szCs w:val="20"/>
              </w:rPr>
            </w:pPr>
            <w:ins w:id="229" w:author="Vincent Boisclair" w:date="2025-12-09T15:14:00Z" w16du:dateUtc="2025-12-09T20:14:00Z">
              <w:r>
                <w:rPr>
                  <w:rFonts w:asciiTheme="minorHAnsi" w:hAnsiTheme="minorHAnsi" w:cstheme="minorHAnsi"/>
                  <w:sz w:val="20"/>
                  <w:szCs w:val="20"/>
                </w:rPr>
                <w:t>X</w:t>
              </w:r>
            </w:ins>
          </w:p>
        </w:tc>
        <w:tc>
          <w:tcPr>
            <w:tcW w:w="576" w:type="dxa"/>
            <w:vAlign w:val="center"/>
          </w:tcPr>
          <w:p w14:paraId="5745DBAE" w14:textId="26DF8694" w:rsidR="00601F19" w:rsidRPr="00A92DD6" w:rsidRDefault="00601F19" w:rsidP="00954036">
            <w:pPr>
              <w:spacing w:before="20" w:after="20"/>
              <w:jc w:val="center"/>
              <w:rPr>
                <w:ins w:id="230" w:author="Vincent Boisclair" w:date="2025-12-09T15:14:00Z" w16du:dateUtc="2025-12-09T20:14:00Z"/>
                <w:rFonts w:asciiTheme="minorHAnsi" w:hAnsiTheme="minorHAnsi" w:cstheme="minorHAnsi"/>
                <w:sz w:val="20"/>
                <w:szCs w:val="20"/>
              </w:rPr>
            </w:pPr>
            <w:ins w:id="231" w:author="Vincent Boisclair" w:date="2025-12-09T15:14:00Z" w16du:dateUtc="2025-12-09T20:14:00Z">
              <w:r>
                <w:rPr>
                  <w:rFonts w:asciiTheme="minorHAnsi" w:hAnsiTheme="minorHAnsi" w:cstheme="minorHAnsi"/>
                  <w:sz w:val="20"/>
                  <w:szCs w:val="20"/>
                </w:rPr>
                <w:t>1</w:t>
              </w:r>
            </w:ins>
          </w:p>
        </w:tc>
        <w:tc>
          <w:tcPr>
            <w:tcW w:w="1260" w:type="dxa"/>
          </w:tcPr>
          <w:p w14:paraId="2E098544" w14:textId="5CB2D114" w:rsidR="00601F19" w:rsidRPr="00A92DD6" w:rsidRDefault="00601F19" w:rsidP="002F0738">
            <w:pPr>
              <w:spacing w:before="20" w:after="20"/>
              <w:jc w:val="right"/>
              <w:rPr>
                <w:ins w:id="232" w:author="Vincent Boisclair" w:date="2025-12-09T15:14:00Z" w16du:dateUtc="2025-12-09T20:14:00Z"/>
                <w:rFonts w:asciiTheme="minorHAnsi" w:hAnsiTheme="minorHAnsi" w:cstheme="minorHAnsi"/>
                <w:sz w:val="20"/>
                <w:szCs w:val="20"/>
              </w:rPr>
            </w:pPr>
            <w:ins w:id="233" w:author="Vincent Boisclair" w:date="2025-12-09T15:15:00Z" w16du:dateUtc="2025-12-09T20:15:00Z">
              <w:r>
                <w:rPr>
                  <w:rFonts w:asciiTheme="minorHAnsi" w:hAnsiTheme="minorHAnsi" w:cstheme="minorHAnsi"/>
                  <w:sz w:val="20"/>
                  <w:szCs w:val="20"/>
                </w:rPr>
                <w:t>$ 5,208.33</w:t>
              </w:r>
            </w:ins>
          </w:p>
        </w:tc>
        <w:tc>
          <w:tcPr>
            <w:tcW w:w="1260" w:type="dxa"/>
          </w:tcPr>
          <w:p w14:paraId="3E4A607D" w14:textId="5612D4C9" w:rsidR="00601F19" w:rsidRPr="00A92DD6" w:rsidRDefault="00601F19" w:rsidP="002F0738">
            <w:pPr>
              <w:spacing w:before="20" w:after="20"/>
              <w:jc w:val="right"/>
              <w:rPr>
                <w:ins w:id="234" w:author="Vincent Boisclair" w:date="2025-12-09T15:14:00Z" w16du:dateUtc="2025-12-09T20:14:00Z"/>
                <w:rFonts w:asciiTheme="minorHAnsi" w:hAnsiTheme="minorHAnsi" w:cstheme="minorHAnsi"/>
                <w:sz w:val="20"/>
                <w:szCs w:val="20"/>
              </w:rPr>
            </w:pPr>
            <w:ins w:id="235" w:author="Vincent Boisclair" w:date="2025-12-09T15:15:00Z" w16du:dateUtc="2025-12-09T20:15:00Z">
              <w:r>
                <w:rPr>
                  <w:rFonts w:asciiTheme="minorHAnsi" w:hAnsiTheme="minorHAnsi" w:cstheme="minorHAnsi"/>
                  <w:sz w:val="20"/>
                  <w:szCs w:val="20"/>
                </w:rPr>
                <w:t>$ 5,208</w:t>
              </w:r>
            </w:ins>
          </w:p>
        </w:tc>
      </w:tr>
      <w:tr w:rsidR="00601F19" w:rsidRPr="00A92DD6" w14:paraId="69AFDC4B" w14:textId="77777777" w:rsidTr="00D826E7">
        <w:trPr>
          <w:trHeight w:val="246"/>
        </w:trPr>
        <w:tc>
          <w:tcPr>
            <w:tcW w:w="5452" w:type="dxa"/>
            <w:vAlign w:val="center"/>
          </w:tcPr>
          <w:p w14:paraId="2791A9E9" w14:textId="0D922099" w:rsidR="00601F19" w:rsidRPr="00A92DD6" w:rsidRDefault="00601F19" w:rsidP="00BB0102">
            <w:pPr>
              <w:spacing w:before="20" w:after="20"/>
              <w:rPr>
                <w:rFonts w:asciiTheme="minorHAnsi" w:hAnsiTheme="minorHAnsi" w:cstheme="minorHAnsi"/>
                <w:sz w:val="20"/>
                <w:szCs w:val="20"/>
              </w:rPr>
            </w:pPr>
            <w:r w:rsidRPr="00714B45">
              <w:rPr>
                <w:rFonts w:asciiTheme="minorHAnsi" w:hAnsiTheme="minorHAnsi"/>
                <w:sz w:val="20"/>
              </w:rPr>
              <w:t>Penetration Testing services</w:t>
            </w:r>
            <w:ins w:id="236" w:author="Vincent Boisclair" w:date="2025-12-09T15:13:00Z" w16du:dateUtc="2025-12-09T20:13:00Z">
              <w:r>
                <w:rPr>
                  <w:rFonts w:asciiTheme="minorHAnsi" w:hAnsiTheme="minorHAnsi"/>
                  <w:sz w:val="20"/>
                </w:rPr>
                <w:t xml:space="preserve"> (per application)</w:t>
              </w:r>
            </w:ins>
            <w:ins w:id="237" w:author="Vincent Boisclair" w:date="2025-10-14T14:58:00Z" w16du:dateUtc="2025-10-14T18:58:00Z">
              <w:r>
                <w:rPr>
                  <w:rFonts w:asciiTheme="minorHAnsi" w:hAnsiTheme="minorHAnsi"/>
                  <w:sz w:val="20"/>
                </w:rPr>
                <w:t>*</w:t>
              </w:r>
            </w:ins>
          </w:p>
        </w:tc>
        <w:tc>
          <w:tcPr>
            <w:tcW w:w="1134" w:type="dxa"/>
            <w:vAlign w:val="center"/>
          </w:tcPr>
          <w:p w14:paraId="6FD6055F" w14:textId="4D203D5A" w:rsidR="00601F19" w:rsidRPr="00A92DD6" w:rsidRDefault="00545202" w:rsidP="00954036">
            <w:pPr>
              <w:spacing w:before="20" w:after="20"/>
              <w:jc w:val="center"/>
              <w:rPr>
                <w:rFonts w:asciiTheme="minorHAnsi" w:hAnsiTheme="minorHAnsi" w:cstheme="minorHAnsi"/>
                <w:sz w:val="20"/>
                <w:szCs w:val="20"/>
              </w:rPr>
            </w:pPr>
            <w:ins w:id="238" w:author="Vincent Boisclair" w:date="2025-12-09T15:21:00Z" w16du:dateUtc="2025-12-09T20:21:00Z">
              <w:r>
                <w:rPr>
                  <w:rFonts w:asciiTheme="minorHAnsi" w:hAnsiTheme="minorHAnsi" w:cstheme="minorHAnsi"/>
                  <w:sz w:val="20"/>
                  <w:szCs w:val="20"/>
                </w:rPr>
                <w:t>Web app</w:t>
              </w:r>
            </w:ins>
          </w:p>
        </w:tc>
        <w:tc>
          <w:tcPr>
            <w:tcW w:w="576" w:type="dxa"/>
            <w:vAlign w:val="center"/>
          </w:tcPr>
          <w:p w14:paraId="1A300EA9" w14:textId="7DCB0043" w:rsidR="00601F19" w:rsidRPr="00A92DD6" w:rsidRDefault="00601F19" w:rsidP="00954036">
            <w:pPr>
              <w:spacing w:before="20" w:after="20"/>
              <w:jc w:val="center"/>
              <w:rPr>
                <w:rFonts w:asciiTheme="minorHAnsi" w:hAnsiTheme="minorHAnsi" w:cstheme="minorHAnsi"/>
                <w:sz w:val="20"/>
                <w:szCs w:val="20"/>
              </w:rPr>
            </w:pPr>
          </w:p>
        </w:tc>
        <w:tc>
          <w:tcPr>
            <w:tcW w:w="576" w:type="dxa"/>
            <w:vAlign w:val="center"/>
          </w:tcPr>
          <w:p w14:paraId="40AF3A05" w14:textId="77777777" w:rsidR="00601F19" w:rsidRPr="00A92DD6" w:rsidRDefault="00601F19" w:rsidP="00954036">
            <w:pPr>
              <w:spacing w:before="20" w:after="20"/>
              <w:jc w:val="center"/>
              <w:rPr>
                <w:rFonts w:asciiTheme="minorHAnsi" w:hAnsiTheme="minorHAnsi" w:cstheme="minorHAnsi"/>
                <w:sz w:val="20"/>
                <w:szCs w:val="20"/>
              </w:rPr>
            </w:pPr>
            <w:r w:rsidRPr="00A92DD6">
              <w:rPr>
                <w:rFonts w:asciiTheme="minorHAnsi" w:hAnsiTheme="minorHAnsi" w:cstheme="minorHAnsi"/>
                <w:sz w:val="20"/>
                <w:szCs w:val="20"/>
              </w:rPr>
              <w:t>X</w:t>
            </w:r>
          </w:p>
        </w:tc>
        <w:tc>
          <w:tcPr>
            <w:tcW w:w="576" w:type="dxa"/>
            <w:vAlign w:val="center"/>
          </w:tcPr>
          <w:p w14:paraId="1D519661" w14:textId="32499E78" w:rsidR="00601F19" w:rsidRPr="00A92DD6" w:rsidRDefault="00601F19" w:rsidP="00954036">
            <w:pPr>
              <w:spacing w:before="20" w:after="20"/>
              <w:jc w:val="center"/>
              <w:rPr>
                <w:rFonts w:asciiTheme="minorHAnsi" w:hAnsiTheme="minorHAnsi" w:cstheme="minorHAnsi"/>
                <w:sz w:val="20"/>
                <w:szCs w:val="20"/>
              </w:rPr>
            </w:pPr>
            <w:del w:id="239" w:author="Vincent Boisclair" w:date="2025-12-09T15:14:00Z" w16du:dateUtc="2025-12-09T20:14:00Z">
              <w:r w:rsidRPr="00A92DD6" w:rsidDel="00230128">
                <w:rPr>
                  <w:rFonts w:asciiTheme="minorHAnsi" w:hAnsiTheme="minorHAnsi" w:cstheme="minorHAnsi"/>
                  <w:sz w:val="20"/>
                  <w:szCs w:val="20"/>
                </w:rPr>
                <w:delText>1</w:delText>
              </w:r>
            </w:del>
            <w:ins w:id="240" w:author="Vincent Boisclair" w:date="2025-12-09T15:14:00Z" w16du:dateUtc="2025-12-09T20:14:00Z">
              <w:r>
                <w:rPr>
                  <w:rFonts w:asciiTheme="minorHAnsi" w:hAnsiTheme="minorHAnsi" w:cstheme="minorHAnsi"/>
                  <w:sz w:val="20"/>
                  <w:szCs w:val="20"/>
                </w:rPr>
                <w:t>0</w:t>
              </w:r>
            </w:ins>
          </w:p>
        </w:tc>
        <w:tc>
          <w:tcPr>
            <w:tcW w:w="1260" w:type="dxa"/>
          </w:tcPr>
          <w:p w14:paraId="77BFCF90" w14:textId="1096A1F5" w:rsidR="00601F19" w:rsidRPr="00A92DD6" w:rsidRDefault="00601F19" w:rsidP="002F0738">
            <w:pPr>
              <w:spacing w:before="20" w:after="20"/>
              <w:jc w:val="right"/>
              <w:rPr>
                <w:rFonts w:asciiTheme="minorHAnsi" w:hAnsiTheme="minorHAnsi" w:cstheme="minorHAnsi"/>
                <w:sz w:val="20"/>
                <w:szCs w:val="20"/>
              </w:rPr>
            </w:pPr>
            <w:r w:rsidRPr="00A92DD6">
              <w:rPr>
                <w:rFonts w:asciiTheme="minorHAnsi" w:hAnsiTheme="minorHAnsi" w:cstheme="minorHAnsi"/>
                <w:sz w:val="20"/>
                <w:szCs w:val="20"/>
              </w:rPr>
              <w:t>$ 1,563.00</w:t>
            </w:r>
          </w:p>
        </w:tc>
        <w:tc>
          <w:tcPr>
            <w:tcW w:w="1260" w:type="dxa"/>
          </w:tcPr>
          <w:p w14:paraId="650A1E49" w14:textId="27642FDB" w:rsidR="00601F19" w:rsidRPr="00A92DD6" w:rsidRDefault="00601F19" w:rsidP="002F0738">
            <w:pPr>
              <w:spacing w:before="20" w:after="20"/>
              <w:jc w:val="right"/>
              <w:rPr>
                <w:rFonts w:asciiTheme="minorHAnsi" w:hAnsiTheme="minorHAnsi" w:cstheme="minorHAnsi"/>
                <w:sz w:val="20"/>
                <w:szCs w:val="20"/>
              </w:rPr>
            </w:pPr>
            <w:r w:rsidRPr="00A92DD6">
              <w:rPr>
                <w:rFonts w:asciiTheme="minorHAnsi" w:hAnsiTheme="minorHAnsi" w:cstheme="minorHAnsi"/>
                <w:sz w:val="20"/>
                <w:szCs w:val="20"/>
              </w:rPr>
              <w:t xml:space="preserve">$ </w:t>
            </w:r>
            <w:del w:id="241" w:author="Vincent Boisclair" w:date="2025-12-09T15:15:00Z" w16du:dateUtc="2025-12-09T20:15:00Z">
              <w:r w:rsidRPr="00A92DD6" w:rsidDel="00230128">
                <w:rPr>
                  <w:rFonts w:asciiTheme="minorHAnsi" w:hAnsiTheme="minorHAnsi" w:cstheme="minorHAnsi"/>
                  <w:sz w:val="20"/>
                  <w:szCs w:val="20"/>
                </w:rPr>
                <w:delText>1,563</w:delText>
              </w:r>
            </w:del>
            <w:ins w:id="242" w:author="Vincent Boisclair" w:date="2025-12-09T15:15:00Z" w16du:dateUtc="2025-12-09T20:15:00Z">
              <w:r>
                <w:rPr>
                  <w:rFonts w:asciiTheme="minorHAnsi" w:hAnsiTheme="minorHAnsi" w:cstheme="minorHAnsi"/>
                  <w:sz w:val="20"/>
                  <w:szCs w:val="20"/>
                </w:rPr>
                <w:t>0</w:t>
              </w:r>
            </w:ins>
          </w:p>
        </w:tc>
      </w:tr>
      <w:tr w:rsidR="00601F19" w:rsidRPr="00A92DD6" w14:paraId="7328BD33" w14:textId="77777777" w:rsidTr="00D826E7">
        <w:trPr>
          <w:trHeight w:val="246"/>
        </w:trPr>
        <w:tc>
          <w:tcPr>
            <w:tcW w:w="5452" w:type="dxa"/>
            <w:vAlign w:val="center"/>
          </w:tcPr>
          <w:p w14:paraId="1AA31E10" w14:textId="77777777" w:rsidR="00601F19" w:rsidRPr="0057436B" w:rsidRDefault="00601F19" w:rsidP="00BB0102">
            <w:pPr>
              <w:spacing w:before="20" w:after="20"/>
              <w:rPr>
                <w:rFonts w:asciiTheme="minorHAnsi" w:hAnsiTheme="minorHAnsi"/>
                <w:sz w:val="20"/>
              </w:rPr>
            </w:pPr>
            <w:r w:rsidRPr="0057436B">
              <w:rPr>
                <w:rFonts w:asciiTheme="minorHAnsi" w:hAnsiTheme="minorHAnsi"/>
                <w:sz w:val="20"/>
              </w:rPr>
              <w:t>Vulnerability Management</w:t>
            </w:r>
          </w:p>
        </w:tc>
        <w:tc>
          <w:tcPr>
            <w:tcW w:w="1134" w:type="dxa"/>
            <w:vAlign w:val="center"/>
          </w:tcPr>
          <w:p w14:paraId="38EAA106" w14:textId="01BB9B53" w:rsidR="00601F19" w:rsidRDefault="00545202" w:rsidP="00954036">
            <w:pPr>
              <w:spacing w:before="20" w:after="20"/>
              <w:jc w:val="center"/>
              <w:rPr>
                <w:ins w:id="243" w:author="Vincent Boisclair" w:date="2025-12-09T15:21:00Z" w16du:dateUtc="2025-12-09T20:21:00Z"/>
                <w:rFonts w:asciiTheme="minorHAnsi" w:hAnsiTheme="minorHAnsi"/>
                <w:sz w:val="20"/>
              </w:rPr>
            </w:pPr>
            <w:ins w:id="244" w:author="Vincent Boisclair" w:date="2025-12-09T15:21:00Z" w16du:dateUtc="2025-12-09T20:21:00Z">
              <w:r>
                <w:rPr>
                  <w:rFonts w:asciiTheme="minorHAnsi" w:hAnsiTheme="minorHAnsi"/>
                  <w:sz w:val="20"/>
                </w:rPr>
                <w:t>Web app</w:t>
              </w:r>
            </w:ins>
          </w:p>
          <w:p w14:paraId="56B5E082" w14:textId="75EDA7A2" w:rsidR="00545202" w:rsidRPr="0057436B" w:rsidRDefault="00545202" w:rsidP="00954036">
            <w:pPr>
              <w:spacing w:before="20" w:after="20"/>
              <w:jc w:val="center"/>
              <w:rPr>
                <w:rFonts w:asciiTheme="minorHAnsi" w:hAnsiTheme="minorHAnsi"/>
                <w:sz w:val="20"/>
              </w:rPr>
            </w:pPr>
            <w:ins w:id="245" w:author="Vincent Boisclair" w:date="2025-12-09T15:21:00Z" w16du:dateUtc="2025-12-09T20:21:00Z">
              <w:r>
                <w:rPr>
                  <w:rFonts w:asciiTheme="minorHAnsi" w:hAnsiTheme="minorHAnsi"/>
                  <w:sz w:val="20"/>
                </w:rPr>
                <w:t>Assets</w:t>
              </w:r>
            </w:ins>
          </w:p>
        </w:tc>
        <w:tc>
          <w:tcPr>
            <w:tcW w:w="576" w:type="dxa"/>
            <w:vAlign w:val="center"/>
          </w:tcPr>
          <w:p w14:paraId="7EC5061A" w14:textId="6B271DFA" w:rsidR="00601F19" w:rsidRPr="0057436B" w:rsidRDefault="00601F19" w:rsidP="00954036">
            <w:pPr>
              <w:spacing w:before="20" w:after="20"/>
              <w:jc w:val="center"/>
              <w:rPr>
                <w:rFonts w:asciiTheme="minorHAnsi" w:hAnsiTheme="minorHAnsi"/>
                <w:sz w:val="20"/>
              </w:rPr>
            </w:pPr>
            <w:r w:rsidRPr="0057436B">
              <w:rPr>
                <w:rFonts w:asciiTheme="minorHAnsi" w:hAnsiTheme="minorHAnsi"/>
                <w:sz w:val="20"/>
              </w:rPr>
              <w:t>X</w:t>
            </w:r>
          </w:p>
        </w:tc>
        <w:tc>
          <w:tcPr>
            <w:tcW w:w="576" w:type="dxa"/>
            <w:vAlign w:val="center"/>
          </w:tcPr>
          <w:p w14:paraId="67881FC9" w14:textId="77777777" w:rsidR="00601F19" w:rsidRPr="0057436B" w:rsidRDefault="00601F19" w:rsidP="00954036">
            <w:pPr>
              <w:spacing w:before="20" w:after="20"/>
              <w:jc w:val="center"/>
              <w:rPr>
                <w:rFonts w:asciiTheme="minorHAnsi" w:hAnsiTheme="minorHAnsi"/>
                <w:sz w:val="20"/>
              </w:rPr>
            </w:pPr>
          </w:p>
        </w:tc>
        <w:tc>
          <w:tcPr>
            <w:tcW w:w="576" w:type="dxa"/>
            <w:vAlign w:val="center"/>
          </w:tcPr>
          <w:p w14:paraId="6C384419" w14:textId="77777777" w:rsidR="00601F19" w:rsidRPr="00A92DD6" w:rsidRDefault="00601F19" w:rsidP="00954036">
            <w:pPr>
              <w:spacing w:before="20" w:after="20"/>
              <w:jc w:val="center"/>
              <w:rPr>
                <w:rFonts w:asciiTheme="minorHAnsi" w:hAnsiTheme="minorHAnsi" w:cstheme="minorHAnsi"/>
                <w:sz w:val="20"/>
                <w:szCs w:val="20"/>
              </w:rPr>
            </w:pPr>
            <w:r w:rsidRPr="0057436B">
              <w:rPr>
                <w:rFonts w:asciiTheme="minorHAnsi" w:hAnsiTheme="minorHAnsi"/>
                <w:sz w:val="20"/>
              </w:rPr>
              <w:t>1</w:t>
            </w:r>
          </w:p>
        </w:tc>
        <w:tc>
          <w:tcPr>
            <w:tcW w:w="1260" w:type="dxa"/>
            <w:vAlign w:val="center"/>
          </w:tcPr>
          <w:p w14:paraId="79BA22B0" w14:textId="32F6768C" w:rsidR="00601F19" w:rsidRPr="00A92DD6" w:rsidRDefault="00601F19" w:rsidP="002F0738">
            <w:pPr>
              <w:spacing w:before="20" w:after="20"/>
              <w:jc w:val="right"/>
              <w:rPr>
                <w:rFonts w:asciiTheme="minorHAnsi" w:hAnsiTheme="minorHAnsi" w:cstheme="minorHAnsi"/>
                <w:sz w:val="20"/>
                <w:szCs w:val="20"/>
              </w:rPr>
            </w:pPr>
            <w:r w:rsidRPr="00A92DD6">
              <w:rPr>
                <w:rFonts w:asciiTheme="minorHAnsi" w:hAnsiTheme="minorHAnsi" w:cstheme="minorHAnsi"/>
                <w:sz w:val="20"/>
                <w:szCs w:val="20"/>
              </w:rPr>
              <w:t xml:space="preserve">$ </w:t>
            </w:r>
            <w:del w:id="246" w:author="Vincent Boisclair" w:date="2025-12-09T15:17:00Z" w16du:dateUtc="2025-12-09T20:17:00Z">
              <w:r w:rsidRPr="00A92DD6" w:rsidDel="00480C8D">
                <w:rPr>
                  <w:rFonts w:asciiTheme="minorHAnsi" w:hAnsiTheme="minorHAnsi" w:cstheme="minorHAnsi"/>
                  <w:sz w:val="20"/>
                  <w:szCs w:val="20"/>
                </w:rPr>
                <w:delText>481</w:delText>
              </w:r>
            </w:del>
            <w:ins w:id="247" w:author="Vincent Boisclair" w:date="2025-12-09T15:17:00Z" w16du:dateUtc="2025-12-09T20:17:00Z">
              <w:r>
                <w:rPr>
                  <w:rFonts w:asciiTheme="minorHAnsi" w:hAnsiTheme="minorHAnsi" w:cstheme="minorHAnsi"/>
                  <w:sz w:val="20"/>
                  <w:szCs w:val="20"/>
                </w:rPr>
                <w:t>2</w:t>
              </w:r>
            </w:ins>
            <w:ins w:id="248" w:author="Vincent Boisclair" w:date="2025-12-09T15:18:00Z" w16du:dateUtc="2025-12-09T20:18:00Z">
              <w:r>
                <w:rPr>
                  <w:rFonts w:asciiTheme="minorHAnsi" w:hAnsiTheme="minorHAnsi" w:cstheme="minorHAnsi"/>
                  <w:sz w:val="20"/>
                  <w:szCs w:val="20"/>
                </w:rPr>
                <w:t>88</w:t>
              </w:r>
            </w:ins>
            <w:r w:rsidRPr="00A92DD6">
              <w:rPr>
                <w:rFonts w:asciiTheme="minorHAnsi" w:hAnsiTheme="minorHAnsi" w:cstheme="minorHAnsi"/>
                <w:sz w:val="20"/>
                <w:szCs w:val="20"/>
              </w:rPr>
              <w:t>.00</w:t>
            </w:r>
          </w:p>
        </w:tc>
        <w:tc>
          <w:tcPr>
            <w:tcW w:w="1260" w:type="dxa"/>
            <w:vAlign w:val="center"/>
          </w:tcPr>
          <w:p w14:paraId="00355666" w14:textId="77690BF4" w:rsidR="00601F19" w:rsidRPr="00A92DD6" w:rsidRDefault="00601F19" w:rsidP="002F0738">
            <w:pPr>
              <w:spacing w:before="20" w:after="20"/>
              <w:jc w:val="right"/>
              <w:rPr>
                <w:rFonts w:asciiTheme="minorHAnsi" w:hAnsiTheme="minorHAnsi" w:cstheme="minorHAnsi"/>
                <w:sz w:val="20"/>
                <w:szCs w:val="20"/>
              </w:rPr>
            </w:pPr>
            <w:r w:rsidRPr="0057436B">
              <w:rPr>
                <w:rFonts w:asciiTheme="minorHAnsi" w:hAnsiTheme="minorHAnsi"/>
                <w:sz w:val="20"/>
              </w:rPr>
              <w:t xml:space="preserve">$ </w:t>
            </w:r>
            <w:del w:id="249" w:author="Vincent Boisclair" w:date="2025-12-09T15:17:00Z" w16du:dateUtc="2025-12-09T20:17:00Z">
              <w:r w:rsidRPr="0057436B" w:rsidDel="007E0E20">
                <w:rPr>
                  <w:rFonts w:asciiTheme="minorHAnsi" w:hAnsiTheme="minorHAnsi"/>
                  <w:sz w:val="20"/>
                </w:rPr>
                <w:delText>481</w:delText>
              </w:r>
            </w:del>
            <w:ins w:id="250" w:author="Vincent Boisclair" w:date="2025-12-09T15:17:00Z" w16du:dateUtc="2025-12-09T20:17:00Z">
              <w:r>
                <w:rPr>
                  <w:rFonts w:asciiTheme="minorHAnsi" w:hAnsiTheme="minorHAnsi"/>
                  <w:sz w:val="20"/>
                </w:rPr>
                <w:t>288</w:t>
              </w:r>
            </w:ins>
          </w:p>
        </w:tc>
      </w:tr>
      <w:tr w:rsidR="00601F19" w:rsidRPr="00A92DD6" w14:paraId="7E524E4A" w14:textId="77777777" w:rsidTr="00D826E7">
        <w:trPr>
          <w:trHeight w:val="246"/>
        </w:trPr>
        <w:tc>
          <w:tcPr>
            <w:tcW w:w="5452" w:type="dxa"/>
            <w:vAlign w:val="center"/>
          </w:tcPr>
          <w:p w14:paraId="7CEF3BE5" w14:textId="77777777" w:rsidR="00601F19" w:rsidRPr="0057436B" w:rsidRDefault="00601F19" w:rsidP="00BB0102">
            <w:pPr>
              <w:spacing w:before="20" w:after="20"/>
              <w:rPr>
                <w:rFonts w:asciiTheme="minorHAnsi" w:hAnsiTheme="minorHAnsi"/>
                <w:sz w:val="20"/>
              </w:rPr>
            </w:pPr>
            <w:r w:rsidRPr="0057436B">
              <w:rPr>
                <w:rFonts w:asciiTheme="minorHAnsi" w:hAnsiTheme="minorHAnsi"/>
                <w:sz w:val="20"/>
              </w:rPr>
              <w:t>Event aggregation, correlation monitoring (SIEM)</w:t>
            </w:r>
          </w:p>
        </w:tc>
        <w:tc>
          <w:tcPr>
            <w:tcW w:w="1134" w:type="dxa"/>
            <w:vAlign w:val="center"/>
          </w:tcPr>
          <w:p w14:paraId="316516BE" w14:textId="736EC6A9" w:rsidR="00601F19" w:rsidRPr="0057436B" w:rsidRDefault="00954036" w:rsidP="00954036">
            <w:pPr>
              <w:spacing w:before="20" w:after="20"/>
              <w:jc w:val="center"/>
              <w:rPr>
                <w:rFonts w:asciiTheme="minorHAnsi" w:hAnsiTheme="minorHAnsi"/>
                <w:sz w:val="20"/>
              </w:rPr>
            </w:pPr>
            <w:ins w:id="251" w:author="Vincent Boisclair" w:date="2025-12-09T15:21:00Z" w16du:dateUtc="2025-12-09T20:21:00Z">
              <w:r>
                <w:rPr>
                  <w:rFonts w:asciiTheme="minorHAnsi" w:hAnsiTheme="minorHAnsi"/>
                  <w:sz w:val="20"/>
                </w:rPr>
                <w:t>Flat</w:t>
              </w:r>
            </w:ins>
          </w:p>
        </w:tc>
        <w:tc>
          <w:tcPr>
            <w:tcW w:w="576" w:type="dxa"/>
            <w:vAlign w:val="center"/>
          </w:tcPr>
          <w:p w14:paraId="00D9AF77" w14:textId="025FD46D" w:rsidR="00601F19" w:rsidRPr="0057436B" w:rsidRDefault="00601F19" w:rsidP="00954036">
            <w:pPr>
              <w:spacing w:before="20" w:after="20"/>
              <w:jc w:val="center"/>
              <w:rPr>
                <w:rFonts w:asciiTheme="minorHAnsi" w:hAnsiTheme="minorHAnsi"/>
                <w:sz w:val="20"/>
              </w:rPr>
            </w:pPr>
          </w:p>
        </w:tc>
        <w:tc>
          <w:tcPr>
            <w:tcW w:w="576" w:type="dxa"/>
            <w:vAlign w:val="center"/>
          </w:tcPr>
          <w:p w14:paraId="3A2D11AB" w14:textId="77777777" w:rsidR="00601F19" w:rsidRPr="0057436B" w:rsidRDefault="00601F19" w:rsidP="00954036">
            <w:pPr>
              <w:spacing w:before="20" w:after="20"/>
              <w:jc w:val="center"/>
              <w:rPr>
                <w:rFonts w:asciiTheme="minorHAnsi" w:hAnsiTheme="minorHAnsi"/>
                <w:sz w:val="20"/>
              </w:rPr>
            </w:pPr>
            <w:r w:rsidRPr="0057436B">
              <w:rPr>
                <w:rFonts w:asciiTheme="minorHAnsi" w:hAnsiTheme="minorHAnsi"/>
                <w:sz w:val="20"/>
              </w:rPr>
              <w:t>X</w:t>
            </w:r>
          </w:p>
        </w:tc>
        <w:tc>
          <w:tcPr>
            <w:tcW w:w="576" w:type="dxa"/>
            <w:vAlign w:val="center"/>
          </w:tcPr>
          <w:p w14:paraId="6E0B91C1" w14:textId="77777777" w:rsidR="00601F19" w:rsidRPr="00A92DD6" w:rsidRDefault="00601F19" w:rsidP="00954036">
            <w:pPr>
              <w:spacing w:before="20" w:after="20"/>
              <w:jc w:val="center"/>
              <w:rPr>
                <w:rFonts w:asciiTheme="minorHAnsi" w:hAnsiTheme="minorHAnsi" w:cstheme="minorHAnsi"/>
                <w:sz w:val="20"/>
                <w:szCs w:val="20"/>
              </w:rPr>
            </w:pPr>
            <w:r w:rsidRPr="0057436B">
              <w:rPr>
                <w:rFonts w:asciiTheme="minorHAnsi" w:hAnsiTheme="minorHAnsi"/>
                <w:sz w:val="20"/>
              </w:rPr>
              <w:t>1</w:t>
            </w:r>
          </w:p>
        </w:tc>
        <w:tc>
          <w:tcPr>
            <w:tcW w:w="1260" w:type="dxa"/>
            <w:vAlign w:val="center"/>
          </w:tcPr>
          <w:p w14:paraId="2BB77F69" w14:textId="4C61BE4D" w:rsidR="00601F19" w:rsidRPr="0057436B" w:rsidRDefault="00601F19" w:rsidP="002F0738">
            <w:pPr>
              <w:spacing w:before="20" w:after="20"/>
              <w:jc w:val="right"/>
              <w:rPr>
                <w:rFonts w:asciiTheme="minorHAnsi" w:hAnsiTheme="minorHAnsi"/>
                <w:sz w:val="20"/>
              </w:rPr>
            </w:pPr>
            <w:r w:rsidRPr="0057436B">
              <w:rPr>
                <w:rFonts w:asciiTheme="minorHAnsi" w:hAnsiTheme="minorHAnsi"/>
                <w:sz w:val="20"/>
              </w:rPr>
              <w:t>$ 4,</w:t>
            </w:r>
            <w:del w:id="252" w:author="Vincent Boisclair" w:date="2025-12-09T15:22:00Z" w16du:dateUtc="2025-12-09T20:22:00Z">
              <w:r w:rsidRPr="0057436B" w:rsidDel="00954036">
                <w:rPr>
                  <w:rFonts w:asciiTheme="minorHAnsi" w:hAnsiTheme="minorHAnsi"/>
                  <w:sz w:val="20"/>
                </w:rPr>
                <w:delText>246</w:delText>
              </w:r>
            </w:del>
            <w:ins w:id="253" w:author="Vincent Boisclair" w:date="2025-12-09T15:22:00Z" w16du:dateUtc="2025-12-09T20:22:00Z">
              <w:r w:rsidR="00954036">
                <w:rPr>
                  <w:rFonts w:asciiTheme="minorHAnsi" w:hAnsiTheme="minorHAnsi"/>
                  <w:sz w:val="20"/>
                </w:rPr>
                <w:t>167</w:t>
              </w:r>
            </w:ins>
            <w:r w:rsidRPr="0057436B">
              <w:rPr>
                <w:rFonts w:asciiTheme="minorHAnsi" w:hAnsiTheme="minorHAnsi"/>
                <w:sz w:val="20"/>
              </w:rPr>
              <w:t xml:space="preserve">.00 </w:t>
            </w:r>
          </w:p>
        </w:tc>
        <w:tc>
          <w:tcPr>
            <w:tcW w:w="1260" w:type="dxa"/>
            <w:vAlign w:val="center"/>
          </w:tcPr>
          <w:p w14:paraId="6735647D" w14:textId="04F58421" w:rsidR="00601F19" w:rsidRPr="0057436B" w:rsidRDefault="00601F19" w:rsidP="002F0738">
            <w:pPr>
              <w:spacing w:before="20" w:after="20"/>
              <w:jc w:val="right"/>
              <w:rPr>
                <w:rFonts w:asciiTheme="minorHAnsi" w:hAnsiTheme="minorHAnsi"/>
                <w:sz w:val="20"/>
              </w:rPr>
            </w:pPr>
            <w:r w:rsidRPr="0057436B">
              <w:rPr>
                <w:rFonts w:asciiTheme="minorHAnsi" w:hAnsiTheme="minorHAnsi"/>
                <w:sz w:val="20"/>
              </w:rPr>
              <w:t>$ 4,</w:t>
            </w:r>
            <w:del w:id="254" w:author="Vincent Boisclair" w:date="2025-12-09T15:17:00Z" w16du:dateUtc="2025-12-09T20:17:00Z">
              <w:r w:rsidRPr="0057436B" w:rsidDel="00480C8D">
                <w:rPr>
                  <w:rFonts w:asciiTheme="minorHAnsi" w:hAnsiTheme="minorHAnsi"/>
                  <w:sz w:val="20"/>
                </w:rPr>
                <w:delText>246</w:delText>
              </w:r>
            </w:del>
            <w:ins w:id="255" w:author="Vincent Boisclair" w:date="2025-12-09T15:17:00Z" w16du:dateUtc="2025-12-09T20:17:00Z">
              <w:r>
                <w:rPr>
                  <w:rFonts w:asciiTheme="minorHAnsi" w:hAnsiTheme="minorHAnsi"/>
                  <w:sz w:val="20"/>
                </w:rPr>
                <w:t>167</w:t>
              </w:r>
            </w:ins>
          </w:p>
        </w:tc>
      </w:tr>
      <w:tr w:rsidR="00601F19" w:rsidRPr="00A92DD6" w14:paraId="6BF65AA4" w14:textId="77777777" w:rsidTr="00D826E7">
        <w:trPr>
          <w:trHeight w:val="246"/>
        </w:trPr>
        <w:tc>
          <w:tcPr>
            <w:tcW w:w="5452" w:type="dxa"/>
            <w:vAlign w:val="center"/>
          </w:tcPr>
          <w:p w14:paraId="36927122" w14:textId="77777777" w:rsidR="00601F19" w:rsidRPr="0057436B" w:rsidRDefault="00601F19" w:rsidP="00BB0102">
            <w:pPr>
              <w:spacing w:before="20" w:after="20"/>
              <w:rPr>
                <w:rFonts w:asciiTheme="minorHAnsi" w:hAnsiTheme="minorHAnsi"/>
                <w:sz w:val="20"/>
              </w:rPr>
            </w:pPr>
            <w:r w:rsidRPr="0057436B">
              <w:rPr>
                <w:rFonts w:asciiTheme="minorHAnsi" w:hAnsiTheme="minorHAnsi"/>
                <w:sz w:val="20"/>
              </w:rPr>
              <w:t>Cloud Security Posture Management</w:t>
            </w:r>
          </w:p>
        </w:tc>
        <w:tc>
          <w:tcPr>
            <w:tcW w:w="1134" w:type="dxa"/>
            <w:vAlign w:val="center"/>
          </w:tcPr>
          <w:p w14:paraId="2574233F" w14:textId="5C55641F" w:rsidR="00601F19" w:rsidRPr="0057436B" w:rsidRDefault="00661B0A" w:rsidP="00954036">
            <w:pPr>
              <w:spacing w:before="20" w:after="20"/>
              <w:jc w:val="center"/>
              <w:rPr>
                <w:rFonts w:asciiTheme="minorHAnsi" w:hAnsiTheme="minorHAnsi"/>
                <w:sz w:val="20"/>
              </w:rPr>
            </w:pPr>
            <w:ins w:id="256" w:author="Vincent Boisclair" w:date="2025-12-09T15:22:00Z" w16du:dateUtc="2025-12-09T20:22:00Z">
              <w:r>
                <w:rPr>
                  <w:rFonts w:asciiTheme="minorHAnsi" w:hAnsiTheme="minorHAnsi"/>
                  <w:sz w:val="20"/>
                </w:rPr>
                <w:t>CSPM assets</w:t>
              </w:r>
            </w:ins>
          </w:p>
        </w:tc>
        <w:tc>
          <w:tcPr>
            <w:tcW w:w="576" w:type="dxa"/>
            <w:vAlign w:val="center"/>
          </w:tcPr>
          <w:p w14:paraId="2B0AEFC2" w14:textId="16ED376E" w:rsidR="00601F19" w:rsidRPr="0057436B" w:rsidRDefault="00601F19" w:rsidP="00954036">
            <w:pPr>
              <w:spacing w:before="20" w:after="20"/>
              <w:jc w:val="center"/>
              <w:rPr>
                <w:rFonts w:asciiTheme="minorHAnsi" w:hAnsiTheme="minorHAnsi"/>
                <w:sz w:val="20"/>
              </w:rPr>
            </w:pPr>
          </w:p>
        </w:tc>
        <w:tc>
          <w:tcPr>
            <w:tcW w:w="576" w:type="dxa"/>
            <w:vAlign w:val="center"/>
          </w:tcPr>
          <w:p w14:paraId="5D9CA71D" w14:textId="77777777" w:rsidR="00601F19" w:rsidRPr="0057436B" w:rsidRDefault="00601F19" w:rsidP="00954036">
            <w:pPr>
              <w:spacing w:before="20" w:after="20"/>
              <w:jc w:val="center"/>
              <w:rPr>
                <w:rFonts w:asciiTheme="minorHAnsi" w:hAnsiTheme="minorHAnsi"/>
                <w:sz w:val="20"/>
              </w:rPr>
            </w:pPr>
            <w:r w:rsidRPr="0057436B">
              <w:rPr>
                <w:rFonts w:asciiTheme="minorHAnsi" w:hAnsiTheme="minorHAnsi"/>
                <w:sz w:val="20"/>
              </w:rPr>
              <w:t>X</w:t>
            </w:r>
          </w:p>
        </w:tc>
        <w:tc>
          <w:tcPr>
            <w:tcW w:w="576" w:type="dxa"/>
            <w:vAlign w:val="center"/>
          </w:tcPr>
          <w:p w14:paraId="5DC3E1DE" w14:textId="6066DD89" w:rsidR="00601F19" w:rsidRPr="00A92DD6" w:rsidRDefault="00601F19" w:rsidP="00954036">
            <w:pPr>
              <w:spacing w:before="20" w:after="20"/>
              <w:jc w:val="center"/>
              <w:rPr>
                <w:rFonts w:asciiTheme="minorHAnsi" w:hAnsiTheme="minorHAnsi" w:cstheme="minorBidi"/>
                <w:sz w:val="20"/>
                <w:szCs w:val="20"/>
              </w:rPr>
            </w:pPr>
            <w:del w:id="257" w:author="Vincent Boisclair" w:date="2025-12-09T15:22:00Z" w16du:dateUtc="2025-12-09T20:22:00Z">
              <w:r w:rsidRPr="0057436B" w:rsidDel="00661B0A">
                <w:rPr>
                  <w:rFonts w:asciiTheme="minorHAnsi" w:hAnsiTheme="minorHAnsi"/>
                  <w:sz w:val="20"/>
                </w:rPr>
                <w:delText>30</w:delText>
              </w:r>
            </w:del>
            <w:ins w:id="258" w:author="Vincent Boisclair" w:date="2025-12-09T15:22:00Z" w16du:dateUtc="2025-12-09T20:22:00Z">
              <w:r w:rsidR="00661B0A">
                <w:rPr>
                  <w:rFonts w:asciiTheme="minorHAnsi" w:hAnsiTheme="minorHAnsi"/>
                  <w:sz w:val="20"/>
                </w:rPr>
                <w:t>58</w:t>
              </w:r>
            </w:ins>
          </w:p>
        </w:tc>
        <w:tc>
          <w:tcPr>
            <w:tcW w:w="1260" w:type="dxa"/>
            <w:vAlign w:val="center"/>
          </w:tcPr>
          <w:p w14:paraId="32303BBB" w14:textId="62FEF354" w:rsidR="00601F19" w:rsidRPr="0057436B" w:rsidRDefault="00601F19" w:rsidP="002F0738">
            <w:pPr>
              <w:spacing w:before="20" w:after="20"/>
              <w:jc w:val="right"/>
              <w:rPr>
                <w:rFonts w:asciiTheme="minorHAnsi" w:hAnsiTheme="minorHAnsi"/>
                <w:sz w:val="20"/>
              </w:rPr>
            </w:pPr>
            <w:r w:rsidRPr="0057436B">
              <w:rPr>
                <w:rFonts w:asciiTheme="minorHAnsi" w:hAnsiTheme="minorHAnsi"/>
                <w:sz w:val="20"/>
              </w:rPr>
              <w:t xml:space="preserve">$ </w:t>
            </w:r>
            <w:del w:id="259" w:author="Vincent Boisclair" w:date="2025-12-09T15:23:00Z" w16du:dateUtc="2025-12-09T20:23:00Z">
              <w:r w:rsidRPr="0057436B" w:rsidDel="00661B0A">
                <w:rPr>
                  <w:rFonts w:asciiTheme="minorHAnsi" w:hAnsiTheme="minorHAnsi"/>
                  <w:sz w:val="20"/>
                </w:rPr>
                <w:delText>9.88</w:delText>
              </w:r>
            </w:del>
            <w:ins w:id="260" w:author="Vincent Boisclair" w:date="2025-12-09T15:23:00Z" w16du:dateUtc="2025-12-09T20:23:00Z">
              <w:r w:rsidR="00661B0A">
                <w:rPr>
                  <w:rFonts w:asciiTheme="minorHAnsi" w:hAnsiTheme="minorHAnsi"/>
                  <w:sz w:val="20"/>
                </w:rPr>
                <w:t>28.12</w:t>
              </w:r>
            </w:ins>
          </w:p>
        </w:tc>
        <w:tc>
          <w:tcPr>
            <w:tcW w:w="1260" w:type="dxa"/>
            <w:vAlign w:val="center"/>
          </w:tcPr>
          <w:p w14:paraId="5D8A9204" w14:textId="138C17A0" w:rsidR="00601F19" w:rsidRPr="0057436B" w:rsidRDefault="00601F19" w:rsidP="002F0738">
            <w:pPr>
              <w:spacing w:before="20" w:after="20"/>
              <w:jc w:val="right"/>
              <w:rPr>
                <w:rFonts w:asciiTheme="minorHAnsi" w:hAnsiTheme="minorHAnsi"/>
                <w:sz w:val="20"/>
              </w:rPr>
            </w:pPr>
            <w:r w:rsidRPr="0057436B">
              <w:rPr>
                <w:rFonts w:asciiTheme="minorHAnsi" w:hAnsiTheme="minorHAnsi"/>
                <w:sz w:val="20"/>
              </w:rPr>
              <w:t xml:space="preserve">$ </w:t>
            </w:r>
            <w:del w:id="261" w:author="Vincent Boisclair" w:date="2025-12-09T15:23:00Z" w16du:dateUtc="2025-12-09T20:23:00Z">
              <w:r w:rsidRPr="0057436B" w:rsidDel="00FD1CCF">
                <w:rPr>
                  <w:rFonts w:asciiTheme="minorHAnsi" w:hAnsiTheme="minorHAnsi"/>
                  <w:sz w:val="20"/>
                </w:rPr>
                <w:delText xml:space="preserve">296 </w:delText>
              </w:r>
            </w:del>
            <w:ins w:id="262" w:author="Vincent Boisclair" w:date="2025-12-09T15:23:00Z" w16du:dateUtc="2025-12-09T20:23:00Z">
              <w:r w:rsidR="00FD1CCF">
                <w:rPr>
                  <w:rFonts w:asciiTheme="minorHAnsi" w:hAnsiTheme="minorHAnsi"/>
                  <w:sz w:val="20"/>
                </w:rPr>
                <w:t>1,631</w:t>
              </w:r>
            </w:ins>
          </w:p>
        </w:tc>
      </w:tr>
      <w:tr w:rsidR="00601F19" w:rsidRPr="00A92DD6" w14:paraId="468A5690" w14:textId="77777777" w:rsidTr="00D826E7">
        <w:trPr>
          <w:trHeight w:val="246"/>
        </w:trPr>
        <w:tc>
          <w:tcPr>
            <w:tcW w:w="5452" w:type="dxa"/>
            <w:vAlign w:val="center"/>
          </w:tcPr>
          <w:p w14:paraId="65002436" w14:textId="77777777" w:rsidR="00601F19" w:rsidRPr="0057436B" w:rsidRDefault="00601F19" w:rsidP="00BB0102">
            <w:pPr>
              <w:spacing w:before="20" w:after="20"/>
              <w:rPr>
                <w:rFonts w:asciiTheme="minorHAnsi" w:hAnsiTheme="minorHAnsi"/>
                <w:sz w:val="20"/>
              </w:rPr>
            </w:pPr>
            <w:r w:rsidRPr="0057436B">
              <w:rPr>
                <w:rFonts w:asciiTheme="minorHAnsi" w:hAnsiTheme="minorHAnsi"/>
                <w:sz w:val="20"/>
              </w:rPr>
              <w:t>Endpoint Protection</w:t>
            </w:r>
          </w:p>
        </w:tc>
        <w:tc>
          <w:tcPr>
            <w:tcW w:w="1134" w:type="dxa"/>
            <w:vAlign w:val="center"/>
          </w:tcPr>
          <w:p w14:paraId="7AF02095" w14:textId="5A51F328" w:rsidR="00601F19" w:rsidRPr="0057436B" w:rsidRDefault="00FD1CCF" w:rsidP="00954036">
            <w:pPr>
              <w:spacing w:before="20" w:after="20"/>
              <w:jc w:val="center"/>
              <w:rPr>
                <w:rFonts w:asciiTheme="minorHAnsi" w:hAnsiTheme="minorHAnsi"/>
                <w:sz w:val="20"/>
              </w:rPr>
            </w:pPr>
            <w:ins w:id="263" w:author="Vincent Boisclair" w:date="2025-12-09T15:23:00Z" w16du:dateUtc="2025-12-09T20:23:00Z">
              <w:r>
                <w:rPr>
                  <w:rFonts w:asciiTheme="minorHAnsi" w:hAnsiTheme="minorHAnsi"/>
                  <w:sz w:val="20"/>
                </w:rPr>
                <w:t>VMs</w:t>
              </w:r>
            </w:ins>
          </w:p>
        </w:tc>
        <w:tc>
          <w:tcPr>
            <w:tcW w:w="576" w:type="dxa"/>
            <w:vAlign w:val="center"/>
          </w:tcPr>
          <w:p w14:paraId="517A1557" w14:textId="504B7C65" w:rsidR="00601F19" w:rsidRPr="0057436B" w:rsidRDefault="00601F19" w:rsidP="00954036">
            <w:pPr>
              <w:spacing w:before="20" w:after="20"/>
              <w:jc w:val="center"/>
              <w:rPr>
                <w:rFonts w:asciiTheme="minorHAnsi" w:hAnsiTheme="minorHAnsi"/>
                <w:sz w:val="20"/>
              </w:rPr>
            </w:pPr>
          </w:p>
        </w:tc>
        <w:tc>
          <w:tcPr>
            <w:tcW w:w="576" w:type="dxa"/>
            <w:vAlign w:val="center"/>
          </w:tcPr>
          <w:p w14:paraId="53918FC2" w14:textId="77777777" w:rsidR="00601F19" w:rsidRPr="0057436B" w:rsidRDefault="00601F19" w:rsidP="00954036">
            <w:pPr>
              <w:spacing w:before="20" w:after="20"/>
              <w:jc w:val="center"/>
              <w:rPr>
                <w:rFonts w:asciiTheme="minorHAnsi" w:hAnsiTheme="minorHAnsi"/>
                <w:sz w:val="20"/>
              </w:rPr>
            </w:pPr>
            <w:r w:rsidRPr="0057436B">
              <w:rPr>
                <w:rFonts w:asciiTheme="minorHAnsi" w:hAnsiTheme="minorHAnsi"/>
                <w:sz w:val="20"/>
              </w:rPr>
              <w:t>X</w:t>
            </w:r>
          </w:p>
        </w:tc>
        <w:tc>
          <w:tcPr>
            <w:tcW w:w="576" w:type="dxa"/>
            <w:vAlign w:val="center"/>
          </w:tcPr>
          <w:p w14:paraId="1244E790" w14:textId="5DB7FF71" w:rsidR="00601F19" w:rsidRPr="00A92DD6" w:rsidRDefault="00601F19" w:rsidP="00954036">
            <w:pPr>
              <w:spacing w:before="20" w:after="20"/>
              <w:jc w:val="center"/>
              <w:rPr>
                <w:rFonts w:asciiTheme="minorHAnsi" w:hAnsiTheme="minorHAnsi" w:cstheme="minorHAnsi"/>
                <w:sz w:val="20"/>
                <w:szCs w:val="20"/>
              </w:rPr>
            </w:pPr>
            <w:del w:id="264" w:author="Vincent Boisclair" w:date="2025-12-09T15:23:00Z" w16du:dateUtc="2025-12-09T20:23:00Z">
              <w:r w:rsidRPr="0057436B" w:rsidDel="00FD1CCF">
                <w:rPr>
                  <w:rFonts w:asciiTheme="minorHAnsi" w:hAnsiTheme="minorHAnsi"/>
                  <w:sz w:val="20"/>
                </w:rPr>
                <w:delText>1</w:delText>
              </w:r>
            </w:del>
            <w:ins w:id="265" w:author="Vincent Boisclair" w:date="2025-12-09T15:23:00Z" w16du:dateUtc="2025-12-09T20:23:00Z">
              <w:r w:rsidR="00FD1CCF">
                <w:rPr>
                  <w:rFonts w:asciiTheme="minorHAnsi" w:hAnsiTheme="minorHAnsi"/>
                  <w:sz w:val="20"/>
                </w:rPr>
                <w:t>33</w:t>
              </w:r>
            </w:ins>
          </w:p>
        </w:tc>
        <w:tc>
          <w:tcPr>
            <w:tcW w:w="1260" w:type="dxa"/>
            <w:vAlign w:val="center"/>
          </w:tcPr>
          <w:p w14:paraId="156E3300" w14:textId="32AB41F9" w:rsidR="00601F19" w:rsidRPr="0057436B" w:rsidRDefault="00601F19" w:rsidP="002F0738">
            <w:pPr>
              <w:spacing w:before="20" w:after="20"/>
              <w:jc w:val="right"/>
              <w:rPr>
                <w:rFonts w:asciiTheme="minorHAnsi" w:hAnsiTheme="minorHAnsi"/>
                <w:sz w:val="20"/>
              </w:rPr>
            </w:pPr>
            <w:r w:rsidRPr="0057436B">
              <w:rPr>
                <w:rFonts w:asciiTheme="minorHAnsi" w:hAnsiTheme="minorHAnsi"/>
                <w:sz w:val="20"/>
              </w:rPr>
              <w:t xml:space="preserve">$ </w:t>
            </w:r>
            <w:del w:id="266" w:author="Vincent Boisclair" w:date="2025-12-09T15:23:00Z" w16du:dateUtc="2025-12-09T20:23:00Z">
              <w:r w:rsidRPr="0057436B" w:rsidDel="004375A3">
                <w:rPr>
                  <w:rFonts w:asciiTheme="minorHAnsi" w:hAnsiTheme="minorHAnsi"/>
                  <w:sz w:val="20"/>
                </w:rPr>
                <w:delText>100.00</w:delText>
              </w:r>
            </w:del>
            <w:ins w:id="267" w:author="Vincent Boisclair" w:date="2025-12-09T15:23:00Z" w16du:dateUtc="2025-12-09T20:23:00Z">
              <w:r w:rsidR="004375A3">
                <w:rPr>
                  <w:rFonts w:asciiTheme="minorHAnsi" w:hAnsiTheme="minorHAnsi"/>
                  <w:sz w:val="20"/>
                </w:rPr>
                <w:t>5.92</w:t>
              </w:r>
            </w:ins>
          </w:p>
        </w:tc>
        <w:tc>
          <w:tcPr>
            <w:tcW w:w="1260" w:type="dxa"/>
            <w:vAlign w:val="center"/>
          </w:tcPr>
          <w:p w14:paraId="23802B5C" w14:textId="3AB19017" w:rsidR="00601F19" w:rsidRPr="0057436B" w:rsidRDefault="00601F19" w:rsidP="002F0738">
            <w:pPr>
              <w:spacing w:before="20" w:after="20"/>
              <w:jc w:val="right"/>
              <w:rPr>
                <w:rFonts w:asciiTheme="minorHAnsi" w:hAnsiTheme="minorHAnsi"/>
                <w:sz w:val="20"/>
              </w:rPr>
            </w:pPr>
            <w:r w:rsidRPr="0057436B">
              <w:rPr>
                <w:rFonts w:asciiTheme="minorHAnsi" w:hAnsiTheme="minorHAnsi"/>
                <w:sz w:val="20"/>
              </w:rPr>
              <w:t xml:space="preserve">$ </w:t>
            </w:r>
            <w:del w:id="268" w:author="Vincent Boisclair" w:date="2025-12-09T15:23:00Z" w16du:dateUtc="2025-12-09T20:23:00Z">
              <w:r w:rsidRPr="0057436B" w:rsidDel="004375A3">
                <w:rPr>
                  <w:rFonts w:asciiTheme="minorHAnsi" w:hAnsiTheme="minorHAnsi"/>
                  <w:sz w:val="20"/>
                </w:rPr>
                <w:delText>100</w:delText>
              </w:r>
            </w:del>
            <w:ins w:id="269" w:author="Vincent Boisclair" w:date="2025-12-09T15:23:00Z" w16du:dateUtc="2025-12-09T20:23:00Z">
              <w:r w:rsidR="004375A3">
                <w:rPr>
                  <w:rFonts w:asciiTheme="minorHAnsi" w:hAnsiTheme="minorHAnsi"/>
                  <w:sz w:val="20"/>
                </w:rPr>
                <w:t>244</w:t>
              </w:r>
            </w:ins>
          </w:p>
        </w:tc>
      </w:tr>
      <w:tr w:rsidR="00601F19" w:rsidRPr="00A92DD6" w14:paraId="5D14B1A8" w14:textId="77777777" w:rsidTr="00D826E7">
        <w:trPr>
          <w:trHeight w:val="246"/>
        </w:trPr>
        <w:tc>
          <w:tcPr>
            <w:tcW w:w="5452" w:type="dxa"/>
            <w:vAlign w:val="center"/>
          </w:tcPr>
          <w:p w14:paraId="4427A149" w14:textId="75B285DD" w:rsidR="00601F19" w:rsidRPr="0057436B" w:rsidRDefault="00601F19" w:rsidP="00BB0102">
            <w:pPr>
              <w:spacing w:before="20" w:after="20"/>
              <w:rPr>
                <w:rFonts w:asciiTheme="minorHAnsi" w:hAnsiTheme="minorHAnsi"/>
                <w:sz w:val="20"/>
              </w:rPr>
            </w:pPr>
            <w:del w:id="270" w:author="Vincent Boisclair" w:date="2025-12-09T15:24:00Z" w16du:dateUtc="2025-12-09T20:24:00Z">
              <w:r w:rsidRPr="00A92DD6" w:rsidDel="004375A3">
                <w:rPr>
                  <w:spacing w:val="-2"/>
                  <w:sz w:val="20"/>
                </w:rPr>
                <w:delText xml:space="preserve">Remote Management </w:delText>
              </w:r>
              <w:commentRangeStart w:id="271"/>
              <w:r w:rsidRPr="00A92DD6" w:rsidDel="004375A3">
                <w:rPr>
                  <w:spacing w:val="-2"/>
                  <w:sz w:val="20"/>
                </w:rPr>
                <w:delText>Teleport</w:delText>
              </w:r>
              <w:commentRangeEnd w:id="271"/>
              <w:r w:rsidR="004375A3" w:rsidRPr="00A92DD6" w:rsidDel="004375A3">
                <w:rPr>
                  <w:rStyle w:val="Marquedecommentaire"/>
                  <w:spacing w:val="-2"/>
                  <w:sz w:val="20"/>
                  <w:szCs w:val="22"/>
                </w:rPr>
                <w:commentReference w:id="271"/>
              </w:r>
              <w:r w:rsidRPr="00A92DD6" w:rsidDel="004375A3">
                <w:rPr>
                  <w:spacing w:val="-2"/>
                  <w:sz w:val="20"/>
                </w:rPr>
                <w:delText xml:space="preserve"> license</w:delText>
              </w:r>
            </w:del>
            <w:ins w:id="272" w:author="Valérie Chapdelaine" w:date="2025-10-28T10:14:00Z" w16du:dateUtc="2025-10-28T14:14:00Z">
              <w:del w:id="273" w:author="Vincent Boisclair" w:date="2025-12-09T15:24:00Z" w16du:dateUtc="2025-12-09T20:24:00Z">
                <w:r w:rsidRPr="00A92DD6" w:rsidDel="004375A3">
                  <w:rPr>
                    <w:spacing w:val="-2"/>
                    <w:sz w:val="20"/>
                  </w:rPr>
                  <w:delText>licen</w:delText>
                </w:r>
                <w:r w:rsidDel="004375A3">
                  <w:rPr>
                    <w:spacing w:val="-2"/>
                    <w:sz w:val="20"/>
                  </w:rPr>
                  <w:delText>c</w:delText>
                </w:r>
                <w:r w:rsidRPr="00A92DD6" w:rsidDel="004375A3">
                  <w:rPr>
                    <w:spacing w:val="-2"/>
                    <w:sz w:val="20"/>
                  </w:rPr>
                  <w:delText>e</w:delText>
                </w:r>
              </w:del>
            </w:ins>
          </w:p>
        </w:tc>
        <w:tc>
          <w:tcPr>
            <w:tcW w:w="1134" w:type="dxa"/>
            <w:vAlign w:val="center"/>
          </w:tcPr>
          <w:p w14:paraId="6F03FA33" w14:textId="77777777" w:rsidR="00601F19" w:rsidRPr="0057436B" w:rsidRDefault="00601F19" w:rsidP="00954036">
            <w:pPr>
              <w:spacing w:before="20" w:after="20"/>
              <w:jc w:val="center"/>
              <w:rPr>
                <w:rFonts w:asciiTheme="minorHAnsi" w:hAnsiTheme="minorHAnsi"/>
                <w:sz w:val="20"/>
              </w:rPr>
            </w:pPr>
          </w:p>
        </w:tc>
        <w:tc>
          <w:tcPr>
            <w:tcW w:w="576" w:type="dxa"/>
            <w:vAlign w:val="center"/>
          </w:tcPr>
          <w:p w14:paraId="3F635898" w14:textId="7DB16867" w:rsidR="00601F19" w:rsidRPr="0057436B" w:rsidRDefault="00601F19" w:rsidP="00954036">
            <w:pPr>
              <w:spacing w:before="20" w:after="20"/>
              <w:jc w:val="center"/>
              <w:rPr>
                <w:rFonts w:asciiTheme="minorHAnsi" w:hAnsiTheme="minorHAnsi"/>
                <w:sz w:val="20"/>
              </w:rPr>
            </w:pPr>
            <w:del w:id="274" w:author="Vincent Boisclair" w:date="2025-12-09T15:24:00Z" w16du:dateUtc="2025-12-09T20:24:00Z">
              <w:r w:rsidRPr="0057436B" w:rsidDel="004375A3">
                <w:rPr>
                  <w:rFonts w:asciiTheme="minorHAnsi" w:hAnsiTheme="minorHAnsi"/>
                  <w:sz w:val="20"/>
                </w:rPr>
                <w:delText>X</w:delText>
              </w:r>
            </w:del>
          </w:p>
        </w:tc>
        <w:tc>
          <w:tcPr>
            <w:tcW w:w="576" w:type="dxa"/>
            <w:vAlign w:val="center"/>
          </w:tcPr>
          <w:p w14:paraId="614A8859" w14:textId="77777777" w:rsidR="00601F19" w:rsidRPr="0057436B" w:rsidRDefault="00601F19" w:rsidP="00954036">
            <w:pPr>
              <w:spacing w:before="20" w:after="20"/>
              <w:jc w:val="center"/>
              <w:rPr>
                <w:rFonts w:asciiTheme="minorHAnsi" w:hAnsiTheme="minorHAnsi"/>
                <w:sz w:val="20"/>
              </w:rPr>
            </w:pPr>
          </w:p>
        </w:tc>
        <w:tc>
          <w:tcPr>
            <w:tcW w:w="576" w:type="dxa"/>
            <w:vAlign w:val="center"/>
          </w:tcPr>
          <w:p w14:paraId="035DA2F7" w14:textId="3FAD7D6C" w:rsidR="00601F19" w:rsidRPr="00A92DD6" w:rsidRDefault="00601F19" w:rsidP="00954036">
            <w:pPr>
              <w:spacing w:before="20" w:after="20"/>
              <w:jc w:val="center"/>
              <w:rPr>
                <w:rFonts w:asciiTheme="minorHAnsi" w:hAnsiTheme="minorHAnsi" w:cstheme="minorHAnsi"/>
                <w:sz w:val="20"/>
                <w:szCs w:val="20"/>
              </w:rPr>
            </w:pPr>
            <w:del w:id="275" w:author="Vincent Boisclair" w:date="2025-12-09T15:24:00Z" w16du:dateUtc="2025-12-09T20:24:00Z">
              <w:r w:rsidRPr="0057436B" w:rsidDel="004375A3">
                <w:rPr>
                  <w:rFonts w:asciiTheme="minorHAnsi" w:hAnsiTheme="minorHAnsi"/>
                  <w:sz w:val="20"/>
                </w:rPr>
                <w:delText>1</w:delText>
              </w:r>
            </w:del>
          </w:p>
        </w:tc>
        <w:tc>
          <w:tcPr>
            <w:tcW w:w="1260" w:type="dxa"/>
            <w:vAlign w:val="center"/>
          </w:tcPr>
          <w:p w14:paraId="370CE8B9" w14:textId="10A25BEE" w:rsidR="00601F19" w:rsidRPr="0057436B" w:rsidRDefault="00601F19" w:rsidP="002F0738">
            <w:pPr>
              <w:spacing w:before="20" w:after="20"/>
              <w:jc w:val="right"/>
              <w:rPr>
                <w:rFonts w:asciiTheme="minorHAnsi" w:hAnsiTheme="minorHAnsi"/>
                <w:sz w:val="20"/>
              </w:rPr>
            </w:pPr>
            <w:del w:id="276" w:author="Vincent Boisclair" w:date="2025-12-09T15:24:00Z" w16du:dateUtc="2025-12-09T20:24:00Z">
              <w:r w:rsidRPr="0057436B" w:rsidDel="004375A3">
                <w:rPr>
                  <w:rFonts w:asciiTheme="minorHAnsi" w:hAnsiTheme="minorHAnsi"/>
                  <w:sz w:val="20"/>
                </w:rPr>
                <w:delText>$ 683.00</w:delText>
              </w:r>
            </w:del>
          </w:p>
        </w:tc>
        <w:tc>
          <w:tcPr>
            <w:tcW w:w="1260" w:type="dxa"/>
            <w:vAlign w:val="center"/>
          </w:tcPr>
          <w:p w14:paraId="2BE286A3" w14:textId="419F202E" w:rsidR="00601F19" w:rsidRPr="0057436B" w:rsidRDefault="00601F19" w:rsidP="002F0738">
            <w:pPr>
              <w:spacing w:before="20" w:after="20"/>
              <w:jc w:val="right"/>
              <w:rPr>
                <w:rFonts w:asciiTheme="minorHAnsi" w:hAnsiTheme="minorHAnsi"/>
                <w:sz w:val="20"/>
              </w:rPr>
            </w:pPr>
            <w:del w:id="277" w:author="Vincent Boisclair" w:date="2025-12-09T15:24:00Z" w16du:dateUtc="2025-12-09T20:24:00Z">
              <w:r w:rsidRPr="0057436B" w:rsidDel="004375A3">
                <w:rPr>
                  <w:rFonts w:asciiTheme="minorHAnsi" w:hAnsiTheme="minorHAnsi"/>
                  <w:sz w:val="20"/>
                </w:rPr>
                <w:delText>$ 683</w:delText>
              </w:r>
            </w:del>
          </w:p>
        </w:tc>
      </w:tr>
      <w:tr w:rsidR="00F03A33" w:rsidRPr="00A92DD6" w14:paraId="131425E2" w14:textId="77777777" w:rsidTr="00954036">
        <w:trPr>
          <w:trHeight w:val="246"/>
          <w:ins w:id="278" w:author="Vincent Boisclair" w:date="2025-12-09T15:24:00Z"/>
        </w:trPr>
        <w:tc>
          <w:tcPr>
            <w:tcW w:w="5452" w:type="dxa"/>
            <w:vAlign w:val="center"/>
          </w:tcPr>
          <w:p w14:paraId="61BD9EFD" w14:textId="1BDE2024" w:rsidR="00F03A33" w:rsidRPr="00480C28" w:rsidDel="004375A3" w:rsidRDefault="00F03A33" w:rsidP="00BB0102">
            <w:pPr>
              <w:spacing w:before="20" w:after="20"/>
              <w:rPr>
                <w:ins w:id="279" w:author="Vincent Boisclair" w:date="2025-12-09T15:24:00Z" w16du:dateUtc="2025-12-09T20:24:00Z"/>
                <w:spacing w:val="-2"/>
                <w:sz w:val="20"/>
              </w:rPr>
            </w:pPr>
            <w:ins w:id="280" w:author="Vincent Boisclair" w:date="2025-12-09T15:24:00Z" w16du:dateUtc="2025-12-09T20:24:00Z">
              <w:del w:id="281" w:author="Vincent Boisclair" w:date="2025-12-12T15:13:00Z" w16du:dateUtc="2025-12-12T20:13:00Z">
                <w:r w:rsidRPr="00480C28" w:rsidDel="00480C28">
                  <w:rPr>
                    <w:spacing w:val="-2"/>
                    <w:sz w:val="20"/>
                  </w:rPr>
                  <w:delText xml:space="preserve">Security </w:delText>
                </w:r>
                <w:commentRangeStart w:id="282"/>
                <w:r w:rsidRPr="00480C28" w:rsidDel="00480C28">
                  <w:rPr>
                    <w:spacing w:val="-2"/>
                    <w:sz w:val="20"/>
                  </w:rPr>
                  <w:delText>Services</w:delText>
                </w:r>
              </w:del>
            </w:ins>
            <w:commentRangeEnd w:id="282"/>
            <w:r w:rsidR="009B37E2" w:rsidRPr="00480C28">
              <w:rPr>
                <w:rStyle w:val="Marquedecommentaire"/>
                <w:spacing w:val="-2"/>
                <w:sz w:val="20"/>
                <w:szCs w:val="22"/>
              </w:rPr>
              <w:commentReference w:id="282"/>
            </w:r>
          </w:p>
        </w:tc>
        <w:tc>
          <w:tcPr>
            <w:tcW w:w="1134" w:type="dxa"/>
            <w:vAlign w:val="center"/>
          </w:tcPr>
          <w:p w14:paraId="42892E8B" w14:textId="05FED280" w:rsidR="00F03A33" w:rsidRPr="00480C28" w:rsidRDefault="00F03A33" w:rsidP="00954036">
            <w:pPr>
              <w:spacing w:before="20" w:after="20"/>
              <w:jc w:val="center"/>
              <w:rPr>
                <w:ins w:id="283" w:author="Vincent Boisclair" w:date="2025-12-09T15:24:00Z" w16du:dateUtc="2025-12-09T20:24:00Z"/>
                <w:rFonts w:asciiTheme="minorHAnsi" w:hAnsiTheme="minorHAnsi"/>
                <w:sz w:val="20"/>
              </w:rPr>
            </w:pPr>
            <w:ins w:id="284" w:author="Vincent Boisclair" w:date="2025-12-09T15:24:00Z" w16du:dateUtc="2025-12-09T20:24:00Z">
              <w:del w:id="285" w:author="Vincent Boisclair" w:date="2025-12-12T15:13:00Z" w16du:dateUtc="2025-12-12T20:13:00Z">
                <w:r w:rsidRPr="00480C28" w:rsidDel="00480C28">
                  <w:rPr>
                    <w:rFonts w:asciiTheme="minorHAnsi" w:hAnsiTheme="minorHAnsi"/>
                    <w:sz w:val="20"/>
                  </w:rPr>
                  <w:delText>Flat</w:delText>
                </w:r>
              </w:del>
            </w:ins>
          </w:p>
        </w:tc>
        <w:tc>
          <w:tcPr>
            <w:tcW w:w="576" w:type="dxa"/>
            <w:vAlign w:val="center"/>
          </w:tcPr>
          <w:p w14:paraId="23CB7426" w14:textId="77777777" w:rsidR="00F03A33" w:rsidRPr="00480C28" w:rsidDel="004375A3" w:rsidRDefault="00F03A33" w:rsidP="00954036">
            <w:pPr>
              <w:spacing w:before="20" w:after="20"/>
              <w:jc w:val="center"/>
              <w:rPr>
                <w:ins w:id="286" w:author="Vincent Boisclair" w:date="2025-12-09T15:24:00Z" w16du:dateUtc="2025-12-09T20:24:00Z"/>
                <w:rFonts w:asciiTheme="minorHAnsi" w:hAnsiTheme="minorHAnsi"/>
                <w:sz w:val="20"/>
              </w:rPr>
            </w:pPr>
          </w:p>
        </w:tc>
        <w:tc>
          <w:tcPr>
            <w:tcW w:w="576" w:type="dxa"/>
            <w:vAlign w:val="center"/>
          </w:tcPr>
          <w:p w14:paraId="4F338DA0" w14:textId="05DCE30B" w:rsidR="00F03A33" w:rsidRPr="00480C28" w:rsidRDefault="005E4A8A" w:rsidP="00954036">
            <w:pPr>
              <w:spacing w:before="20" w:after="20"/>
              <w:jc w:val="center"/>
              <w:rPr>
                <w:ins w:id="287" w:author="Vincent Boisclair" w:date="2025-12-09T15:24:00Z" w16du:dateUtc="2025-12-09T20:24:00Z"/>
                <w:rFonts w:asciiTheme="minorHAnsi" w:hAnsiTheme="minorHAnsi"/>
                <w:sz w:val="20"/>
              </w:rPr>
            </w:pPr>
            <w:ins w:id="288" w:author="Vincent Boisclair" w:date="2025-12-09T15:25:00Z" w16du:dateUtc="2025-12-09T20:25:00Z">
              <w:del w:id="289" w:author="Vincent Boisclair" w:date="2025-12-12T15:13:00Z" w16du:dateUtc="2025-12-12T20:13:00Z">
                <w:r w:rsidRPr="00480C28" w:rsidDel="00480C28">
                  <w:rPr>
                    <w:rFonts w:asciiTheme="minorHAnsi" w:hAnsiTheme="minorHAnsi"/>
                    <w:sz w:val="20"/>
                  </w:rPr>
                  <w:delText>X</w:delText>
                </w:r>
              </w:del>
            </w:ins>
          </w:p>
        </w:tc>
        <w:tc>
          <w:tcPr>
            <w:tcW w:w="576" w:type="dxa"/>
            <w:vAlign w:val="center"/>
          </w:tcPr>
          <w:p w14:paraId="07CD1955" w14:textId="1E24D3C5" w:rsidR="00F03A33" w:rsidRPr="00480C28" w:rsidDel="004375A3" w:rsidRDefault="005E4A8A" w:rsidP="00954036">
            <w:pPr>
              <w:spacing w:before="20" w:after="20"/>
              <w:jc w:val="center"/>
              <w:rPr>
                <w:ins w:id="290" w:author="Vincent Boisclair" w:date="2025-12-09T15:24:00Z" w16du:dateUtc="2025-12-09T20:24:00Z"/>
                <w:rFonts w:asciiTheme="minorHAnsi" w:hAnsiTheme="minorHAnsi"/>
                <w:sz w:val="20"/>
              </w:rPr>
            </w:pPr>
            <w:ins w:id="291" w:author="Vincent Boisclair" w:date="2025-12-09T15:25:00Z" w16du:dateUtc="2025-12-09T20:25:00Z">
              <w:del w:id="292" w:author="Vincent Boisclair" w:date="2025-12-12T15:13:00Z" w16du:dateUtc="2025-12-12T20:13:00Z">
                <w:r w:rsidRPr="00480C28" w:rsidDel="00480C28">
                  <w:rPr>
                    <w:rFonts w:asciiTheme="minorHAnsi" w:hAnsiTheme="minorHAnsi"/>
                    <w:sz w:val="20"/>
                  </w:rPr>
                  <w:delText>1</w:delText>
                </w:r>
              </w:del>
            </w:ins>
          </w:p>
        </w:tc>
        <w:tc>
          <w:tcPr>
            <w:tcW w:w="1260" w:type="dxa"/>
            <w:vAlign w:val="center"/>
          </w:tcPr>
          <w:p w14:paraId="62517C10" w14:textId="206A03E9" w:rsidR="00F03A33" w:rsidRPr="00480C28" w:rsidDel="004375A3" w:rsidRDefault="005E4A8A" w:rsidP="002F0738">
            <w:pPr>
              <w:spacing w:before="20" w:after="20"/>
              <w:jc w:val="right"/>
              <w:rPr>
                <w:ins w:id="293" w:author="Vincent Boisclair" w:date="2025-12-09T15:24:00Z" w16du:dateUtc="2025-12-09T20:24:00Z"/>
                <w:rFonts w:asciiTheme="minorHAnsi" w:hAnsiTheme="minorHAnsi"/>
                <w:sz w:val="20"/>
              </w:rPr>
            </w:pPr>
            <w:ins w:id="294" w:author="Vincent Boisclair" w:date="2025-12-09T15:25:00Z" w16du:dateUtc="2025-12-09T20:25:00Z">
              <w:del w:id="295" w:author="Vincent Boisclair" w:date="2025-12-12T15:13:00Z" w16du:dateUtc="2025-12-12T20:13:00Z">
                <w:r w:rsidRPr="00480C28" w:rsidDel="00480C28">
                  <w:rPr>
                    <w:rFonts w:asciiTheme="minorHAnsi" w:hAnsiTheme="minorHAnsi"/>
                    <w:sz w:val="20"/>
                  </w:rPr>
                  <w:delText>$ 1,</w:delText>
                </w:r>
                <w:r w:rsidR="00817E01" w:rsidRPr="00480C28" w:rsidDel="00480C28">
                  <w:rPr>
                    <w:rFonts w:asciiTheme="minorHAnsi" w:hAnsiTheme="minorHAnsi"/>
                    <w:sz w:val="20"/>
                  </w:rPr>
                  <w:delText>062.50</w:delText>
                </w:r>
              </w:del>
            </w:ins>
          </w:p>
        </w:tc>
        <w:tc>
          <w:tcPr>
            <w:tcW w:w="1260" w:type="dxa"/>
            <w:vAlign w:val="center"/>
          </w:tcPr>
          <w:p w14:paraId="6B1155C4" w14:textId="14844B46" w:rsidR="00F03A33" w:rsidRPr="0057436B" w:rsidDel="004375A3" w:rsidRDefault="00817E01" w:rsidP="002F0738">
            <w:pPr>
              <w:spacing w:before="20" w:after="20"/>
              <w:jc w:val="right"/>
              <w:rPr>
                <w:ins w:id="296" w:author="Vincent Boisclair" w:date="2025-12-09T15:24:00Z" w16du:dateUtc="2025-12-09T20:24:00Z"/>
                <w:rFonts w:asciiTheme="minorHAnsi" w:hAnsiTheme="minorHAnsi"/>
                <w:sz w:val="20"/>
              </w:rPr>
            </w:pPr>
            <w:ins w:id="297" w:author="Vincent Boisclair" w:date="2025-12-09T15:25:00Z" w16du:dateUtc="2025-12-09T20:25:00Z">
              <w:del w:id="298" w:author="Vincent Boisclair" w:date="2025-12-12T15:13:00Z" w16du:dateUtc="2025-12-12T20:13:00Z">
                <w:r w:rsidRPr="00480C28" w:rsidDel="00480C28">
                  <w:rPr>
                    <w:rFonts w:asciiTheme="minorHAnsi" w:hAnsiTheme="minorHAnsi"/>
                    <w:sz w:val="20"/>
                  </w:rPr>
                  <w:delText>$ 1,063</w:delText>
                </w:r>
              </w:del>
            </w:ins>
          </w:p>
        </w:tc>
      </w:tr>
      <w:tr w:rsidR="00601F19" w:rsidRPr="00A92DD6" w14:paraId="692E1ABD" w14:textId="77777777" w:rsidTr="00D826E7">
        <w:trPr>
          <w:trHeight w:val="246"/>
        </w:trPr>
        <w:tc>
          <w:tcPr>
            <w:tcW w:w="5452" w:type="dxa"/>
            <w:vAlign w:val="center"/>
          </w:tcPr>
          <w:p w14:paraId="7DF063C1" w14:textId="44BEA4CD" w:rsidR="00601F19" w:rsidRPr="0057436B" w:rsidRDefault="00601F19" w:rsidP="00BB0102">
            <w:pPr>
              <w:spacing w:before="20" w:after="20"/>
              <w:rPr>
                <w:rFonts w:asciiTheme="minorHAnsi" w:hAnsiTheme="minorHAnsi"/>
                <w:sz w:val="20"/>
              </w:rPr>
            </w:pPr>
            <w:r w:rsidRPr="0057436B">
              <w:rPr>
                <w:rFonts w:asciiTheme="minorHAnsi" w:hAnsiTheme="minorHAnsi"/>
                <w:sz w:val="20"/>
              </w:rPr>
              <w:t>ITSM – Services and portal access</w:t>
            </w:r>
          </w:p>
        </w:tc>
        <w:tc>
          <w:tcPr>
            <w:tcW w:w="1134" w:type="dxa"/>
            <w:vAlign w:val="center"/>
          </w:tcPr>
          <w:p w14:paraId="1E55604C" w14:textId="1655881F" w:rsidR="00601F19" w:rsidRPr="0057436B" w:rsidRDefault="001A44FC" w:rsidP="00954036">
            <w:pPr>
              <w:spacing w:before="20" w:after="20"/>
              <w:jc w:val="center"/>
              <w:rPr>
                <w:rFonts w:asciiTheme="minorHAnsi" w:hAnsiTheme="minorHAnsi"/>
                <w:sz w:val="20"/>
              </w:rPr>
            </w:pPr>
            <w:ins w:id="299" w:author="Vincent Boisclair" w:date="2025-12-09T15:26:00Z" w16du:dateUtc="2025-12-09T20:26:00Z">
              <w:r>
                <w:rPr>
                  <w:rFonts w:asciiTheme="minorHAnsi" w:hAnsiTheme="minorHAnsi"/>
                  <w:sz w:val="20"/>
                </w:rPr>
                <w:t>Seats</w:t>
              </w:r>
            </w:ins>
          </w:p>
        </w:tc>
        <w:tc>
          <w:tcPr>
            <w:tcW w:w="576" w:type="dxa"/>
            <w:vAlign w:val="center"/>
          </w:tcPr>
          <w:p w14:paraId="0A2FD5E8" w14:textId="3C518483" w:rsidR="00601F19" w:rsidRPr="0057436B" w:rsidRDefault="00601F19" w:rsidP="00954036">
            <w:pPr>
              <w:spacing w:before="20" w:after="20"/>
              <w:jc w:val="center"/>
              <w:rPr>
                <w:rFonts w:asciiTheme="minorHAnsi" w:hAnsiTheme="minorHAnsi"/>
                <w:sz w:val="20"/>
              </w:rPr>
            </w:pPr>
          </w:p>
        </w:tc>
        <w:tc>
          <w:tcPr>
            <w:tcW w:w="576" w:type="dxa"/>
            <w:vAlign w:val="center"/>
          </w:tcPr>
          <w:p w14:paraId="682DE33F" w14:textId="77777777" w:rsidR="00601F19" w:rsidRPr="0057436B" w:rsidRDefault="00601F19" w:rsidP="00954036">
            <w:pPr>
              <w:spacing w:before="20" w:after="20"/>
              <w:jc w:val="center"/>
              <w:rPr>
                <w:rFonts w:asciiTheme="minorHAnsi" w:hAnsiTheme="minorHAnsi"/>
                <w:sz w:val="20"/>
              </w:rPr>
            </w:pPr>
            <w:r w:rsidRPr="00A92DD6">
              <w:rPr>
                <w:rFonts w:asciiTheme="minorHAnsi" w:hAnsiTheme="minorHAnsi" w:cstheme="minorHAnsi"/>
                <w:sz w:val="20"/>
                <w:szCs w:val="20"/>
              </w:rPr>
              <w:t>X</w:t>
            </w:r>
          </w:p>
        </w:tc>
        <w:tc>
          <w:tcPr>
            <w:tcW w:w="576" w:type="dxa"/>
            <w:vAlign w:val="center"/>
          </w:tcPr>
          <w:p w14:paraId="4373CA0B" w14:textId="3F1D609D" w:rsidR="00601F19" w:rsidRPr="00A92DD6" w:rsidRDefault="00601F19" w:rsidP="00954036">
            <w:pPr>
              <w:spacing w:before="20" w:after="20"/>
              <w:jc w:val="center"/>
              <w:rPr>
                <w:rFonts w:asciiTheme="minorHAnsi" w:hAnsiTheme="minorHAnsi" w:cstheme="minorHAnsi"/>
                <w:sz w:val="20"/>
                <w:szCs w:val="20"/>
              </w:rPr>
            </w:pPr>
            <w:del w:id="300" w:author="Vincent Boisclair" w:date="2025-12-09T15:26:00Z" w16du:dateUtc="2025-12-09T20:26:00Z">
              <w:r w:rsidRPr="0057436B" w:rsidDel="00817E01">
                <w:rPr>
                  <w:rFonts w:asciiTheme="minorHAnsi" w:hAnsiTheme="minorHAnsi"/>
                  <w:sz w:val="20"/>
                </w:rPr>
                <w:delText>4</w:delText>
              </w:r>
            </w:del>
            <w:ins w:id="301" w:author="Vincent Boisclair" w:date="2025-12-09T15:26:00Z" w16du:dateUtc="2025-12-09T20:26:00Z">
              <w:r w:rsidR="00817E01">
                <w:rPr>
                  <w:rFonts w:asciiTheme="minorHAnsi" w:hAnsiTheme="minorHAnsi"/>
                  <w:sz w:val="20"/>
                </w:rPr>
                <w:t>20</w:t>
              </w:r>
            </w:ins>
          </w:p>
        </w:tc>
        <w:tc>
          <w:tcPr>
            <w:tcW w:w="1260" w:type="dxa"/>
            <w:vAlign w:val="center"/>
          </w:tcPr>
          <w:p w14:paraId="3A2C0808" w14:textId="1EDFEBB7" w:rsidR="00601F19" w:rsidRPr="0057436B" w:rsidRDefault="00601F19" w:rsidP="002F0738">
            <w:pPr>
              <w:spacing w:before="20" w:after="20"/>
              <w:jc w:val="right"/>
              <w:rPr>
                <w:rFonts w:asciiTheme="minorHAnsi" w:hAnsiTheme="minorHAnsi"/>
                <w:sz w:val="20"/>
              </w:rPr>
            </w:pPr>
            <w:r w:rsidRPr="0057436B">
              <w:rPr>
                <w:rFonts w:asciiTheme="minorHAnsi" w:hAnsiTheme="minorHAnsi"/>
                <w:sz w:val="20"/>
              </w:rPr>
              <w:t xml:space="preserve">$ </w:t>
            </w:r>
            <w:del w:id="302" w:author="Vincent Boisclair" w:date="2025-12-09T15:26:00Z" w16du:dateUtc="2025-12-09T20:26:00Z">
              <w:r w:rsidRPr="0057436B" w:rsidDel="00817E01">
                <w:rPr>
                  <w:rFonts w:asciiTheme="minorHAnsi" w:hAnsiTheme="minorHAnsi"/>
                  <w:sz w:val="20"/>
                </w:rPr>
                <w:delText>173.25</w:delText>
              </w:r>
            </w:del>
            <w:ins w:id="303" w:author="Vincent Boisclair" w:date="2025-12-09T15:26:00Z" w16du:dateUtc="2025-12-09T20:26:00Z">
              <w:r w:rsidR="00817E01">
                <w:rPr>
                  <w:rFonts w:asciiTheme="minorHAnsi" w:hAnsiTheme="minorHAnsi"/>
                  <w:sz w:val="20"/>
                </w:rPr>
                <w:t>24.54</w:t>
              </w:r>
            </w:ins>
          </w:p>
        </w:tc>
        <w:tc>
          <w:tcPr>
            <w:tcW w:w="1260" w:type="dxa"/>
            <w:vAlign w:val="center"/>
          </w:tcPr>
          <w:p w14:paraId="1F9D193E" w14:textId="0CC6BBDA" w:rsidR="00601F19" w:rsidRPr="0057436B" w:rsidRDefault="00601F19" w:rsidP="002F0738">
            <w:pPr>
              <w:spacing w:before="20" w:after="20"/>
              <w:jc w:val="right"/>
              <w:rPr>
                <w:rFonts w:asciiTheme="minorHAnsi" w:hAnsiTheme="minorHAnsi"/>
                <w:sz w:val="20"/>
              </w:rPr>
            </w:pPr>
            <w:r w:rsidRPr="0057436B">
              <w:rPr>
                <w:rFonts w:asciiTheme="minorHAnsi" w:hAnsiTheme="minorHAnsi"/>
                <w:sz w:val="20"/>
              </w:rPr>
              <w:t xml:space="preserve">$ </w:t>
            </w:r>
            <w:del w:id="304" w:author="Vincent Boisclair" w:date="2025-12-09T15:26:00Z" w16du:dateUtc="2025-12-09T20:26:00Z">
              <w:r w:rsidRPr="0057436B" w:rsidDel="001A44FC">
                <w:rPr>
                  <w:rFonts w:asciiTheme="minorHAnsi" w:hAnsiTheme="minorHAnsi"/>
                  <w:sz w:val="20"/>
                </w:rPr>
                <w:delText>693</w:delText>
              </w:r>
            </w:del>
            <w:ins w:id="305" w:author="Vincent Boisclair" w:date="2025-12-09T15:26:00Z" w16du:dateUtc="2025-12-09T20:26:00Z">
              <w:r w:rsidR="001A44FC">
                <w:rPr>
                  <w:rFonts w:asciiTheme="minorHAnsi" w:hAnsiTheme="minorHAnsi"/>
                  <w:sz w:val="20"/>
                </w:rPr>
                <w:t>491</w:t>
              </w:r>
            </w:ins>
          </w:p>
        </w:tc>
      </w:tr>
      <w:tr w:rsidR="00601F19" w:rsidRPr="00A92DD6" w14:paraId="63B4E5E1" w14:textId="77777777" w:rsidTr="00D826E7">
        <w:trPr>
          <w:trHeight w:val="246"/>
        </w:trPr>
        <w:tc>
          <w:tcPr>
            <w:tcW w:w="5452" w:type="dxa"/>
          </w:tcPr>
          <w:p w14:paraId="28C4AF82" w14:textId="4BCB99CB" w:rsidR="00601F19" w:rsidRPr="0057436B" w:rsidRDefault="00601F19" w:rsidP="00BB0102">
            <w:pPr>
              <w:spacing w:before="20" w:after="20"/>
              <w:rPr>
                <w:rFonts w:asciiTheme="minorHAnsi" w:hAnsiTheme="minorHAnsi"/>
                <w:sz w:val="20"/>
              </w:rPr>
            </w:pPr>
            <w:r w:rsidRPr="00A92DD6">
              <w:rPr>
                <w:spacing w:val="-2"/>
                <w:sz w:val="20"/>
              </w:rPr>
              <w:t xml:space="preserve">Source Code Hosting </w:t>
            </w:r>
            <w:del w:id="306" w:author="Valérie Chapdelaine" w:date="2025-10-28T10:14:00Z" w16du:dateUtc="2025-10-28T14:14:00Z">
              <w:r w:rsidRPr="00A92DD6" w:rsidDel="009E04B1">
                <w:rPr>
                  <w:spacing w:val="-2"/>
                  <w:sz w:val="20"/>
                </w:rPr>
                <w:delText xml:space="preserve">Licenses </w:delText>
              </w:r>
            </w:del>
            <w:ins w:id="307" w:author="Valérie Chapdelaine" w:date="2025-10-28T10:14:00Z" w16du:dateUtc="2025-10-28T14:14:00Z">
              <w:r w:rsidRPr="00A92DD6">
                <w:rPr>
                  <w:spacing w:val="-2"/>
                  <w:sz w:val="20"/>
                </w:rPr>
                <w:t>Licen</w:t>
              </w:r>
              <w:r>
                <w:rPr>
                  <w:spacing w:val="-2"/>
                  <w:sz w:val="20"/>
                </w:rPr>
                <w:t>c</w:t>
              </w:r>
              <w:r w:rsidRPr="00A92DD6">
                <w:rPr>
                  <w:spacing w:val="-2"/>
                  <w:sz w:val="20"/>
                </w:rPr>
                <w:t xml:space="preserve">es </w:t>
              </w:r>
            </w:ins>
            <w:r w:rsidRPr="00A92DD6">
              <w:rPr>
                <w:spacing w:val="-2"/>
                <w:sz w:val="20"/>
              </w:rPr>
              <w:t>– GitHub</w:t>
            </w:r>
            <w:ins w:id="308" w:author="Vincent Boisclair" w:date="2025-12-09T15:28:00Z" w16du:dateUtc="2025-12-09T20:28:00Z">
              <w:r w:rsidR="00C2416A">
                <w:rPr>
                  <w:spacing w:val="-2"/>
                  <w:sz w:val="20"/>
                </w:rPr>
                <w:t xml:space="preserve"> Enterprise</w:t>
              </w:r>
            </w:ins>
          </w:p>
        </w:tc>
        <w:tc>
          <w:tcPr>
            <w:tcW w:w="1134" w:type="dxa"/>
            <w:vAlign w:val="center"/>
          </w:tcPr>
          <w:p w14:paraId="7DBF991D" w14:textId="499A6ECD" w:rsidR="00601F19" w:rsidRPr="0057436B" w:rsidRDefault="001A44FC" w:rsidP="00954036">
            <w:pPr>
              <w:spacing w:before="20" w:after="20"/>
              <w:jc w:val="center"/>
              <w:rPr>
                <w:rFonts w:asciiTheme="minorHAnsi" w:hAnsiTheme="minorHAnsi"/>
                <w:sz w:val="20"/>
              </w:rPr>
            </w:pPr>
            <w:ins w:id="309" w:author="Vincent Boisclair" w:date="2025-12-09T15:26:00Z" w16du:dateUtc="2025-12-09T20:26:00Z">
              <w:r>
                <w:rPr>
                  <w:rFonts w:asciiTheme="minorHAnsi" w:hAnsiTheme="minorHAnsi"/>
                  <w:sz w:val="20"/>
                </w:rPr>
                <w:t>Licenses</w:t>
              </w:r>
            </w:ins>
          </w:p>
        </w:tc>
        <w:tc>
          <w:tcPr>
            <w:tcW w:w="576" w:type="dxa"/>
            <w:vAlign w:val="center"/>
          </w:tcPr>
          <w:p w14:paraId="1C8DE8D1" w14:textId="12590FCB" w:rsidR="00601F19" w:rsidRPr="0057436B" w:rsidRDefault="00601F19" w:rsidP="00954036">
            <w:pPr>
              <w:spacing w:before="20" w:after="20"/>
              <w:jc w:val="center"/>
              <w:rPr>
                <w:rFonts w:asciiTheme="minorHAnsi" w:hAnsiTheme="minorHAnsi"/>
                <w:sz w:val="20"/>
              </w:rPr>
            </w:pPr>
            <w:r w:rsidRPr="0057436B">
              <w:rPr>
                <w:rFonts w:asciiTheme="minorHAnsi" w:hAnsiTheme="minorHAnsi"/>
                <w:sz w:val="20"/>
              </w:rPr>
              <w:t>X</w:t>
            </w:r>
          </w:p>
        </w:tc>
        <w:tc>
          <w:tcPr>
            <w:tcW w:w="576" w:type="dxa"/>
            <w:vAlign w:val="center"/>
          </w:tcPr>
          <w:p w14:paraId="0B29648F" w14:textId="77777777" w:rsidR="00601F19" w:rsidRPr="0057436B" w:rsidRDefault="00601F19" w:rsidP="00954036">
            <w:pPr>
              <w:spacing w:before="20" w:after="20"/>
              <w:jc w:val="center"/>
              <w:rPr>
                <w:rFonts w:asciiTheme="minorHAnsi" w:hAnsiTheme="minorHAnsi"/>
                <w:sz w:val="20"/>
              </w:rPr>
            </w:pPr>
          </w:p>
        </w:tc>
        <w:tc>
          <w:tcPr>
            <w:tcW w:w="576" w:type="dxa"/>
            <w:vAlign w:val="center"/>
          </w:tcPr>
          <w:p w14:paraId="4E037221" w14:textId="54481ECC" w:rsidR="00601F19" w:rsidRPr="00A92DD6" w:rsidRDefault="00601F19" w:rsidP="00954036">
            <w:pPr>
              <w:spacing w:before="20" w:after="20"/>
              <w:jc w:val="center"/>
              <w:rPr>
                <w:rFonts w:asciiTheme="minorHAnsi" w:hAnsiTheme="minorHAnsi" w:cstheme="minorHAnsi"/>
                <w:sz w:val="20"/>
                <w:szCs w:val="20"/>
              </w:rPr>
            </w:pPr>
            <w:del w:id="310" w:author="Vincent Boisclair" w:date="2025-12-09T15:27:00Z" w16du:dateUtc="2025-12-09T20:27:00Z">
              <w:r w:rsidRPr="0057436B" w:rsidDel="00D70576">
                <w:rPr>
                  <w:rFonts w:asciiTheme="minorHAnsi" w:hAnsiTheme="minorHAnsi"/>
                  <w:sz w:val="20"/>
                </w:rPr>
                <w:delText>99</w:delText>
              </w:r>
            </w:del>
            <w:ins w:id="311" w:author="Vincent Boisclair" w:date="2025-12-09T15:27:00Z" w16du:dateUtc="2025-12-09T20:27:00Z">
              <w:r w:rsidR="00D70576">
                <w:rPr>
                  <w:rFonts w:asciiTheme="minorHAnsi" w:hAnsiTheme="minorHAnsi"/>
                  <w:sz w:val="20"/>
                </w:rPr>
                <w:t>90</w:t>
              </w:r>
            </w:ins>
          </w:p>
        </w:tc>
        <w:tc>
          <w:tcPr>
            <w:tcW w:w="1260" w:type="dxa"/>
            <w:vAlign w:val="center"/>
          </w:tcPr>
          <w:p w14:paraId="2EC0F5B1" w14:textId="717A483E" w:rsidR="00601F19" w:rsidRPr="0057436B" w:rsidRDefault="00601F19" w:rsidP="002F0738">
            <w:pPr>
              <w:spacing w:before="20" w:after="20"/>
              <w:jc w:val="right"/>
              <w:rPr>
                <w:rFonts w:asciiTheme="minorHAnsi" w:hAnsiTheme="minorHAnsi"/>
                <w:sz w:val="20"/>
              </w:rPr>
            </w:pPr>
            <w:r w:rsidRPr="0057436B">
              <w:rPr>
                <w:rFonts w:asciiTheme="minorHAnsi" w:hAnsiTheme="minorHAnsi"/>
                <w:sz w:val="20"/>
              </w:rPr>
              <w:t>$ 33.08</w:t>
            </w:r>
          </w:p>
        </w:tc>
        <w:tc>
          <w:tcPr>
            <w:tcW w:w="1260" w:type="dxa"/>
            <w:vAlign w:val="center"/>
          </w:tcPr>
          <w:p w14:paraId="4C9BA53C" w14:textId="5EC4D16D" w:rsidR="00601F19" w:rsidRPr="0057436B" w:rsidRDefault="00601F19" w:rsidP="002F0738">
            <w:pPr>
              <w:spacing w:before="20" w:after="20"/>
              <w:jc w:val="right"/>
              <w:rPr>
                <w:rFonts w:asciiTheme="minorHAnsi" w:hAnsiTheme="minorHAnsi"/>
                <w:sz w:val="20"/>
              </w:rPr>
            </w:pPr>
            <w:r w:rsidRPr="0057436B">
              <w:rPr>
                <w:rFonts w:asciiTheme="minorHAnsi" w:hAnsiTheme="minorHAnsi"/>
                <w:sz w:val="20"/>
              </w:rPr>
              <w:t xml:space="preserve">$ </w:t>
            </w:r>
            <w:del w:id="312" w:author="Vincent Boisclair" w:date="2025-12-09T15:27:00Z" w16du:dateUtc="2025-12-09T20:27:00Z">
              <w:r w:rsidRPr="0057436B" w:rsidDel="00CC3331">
                <w:rPr>
                  <w:rFonts w:asciiTheme="minorHAnsi" w:hAnsiTheme="minorHAnsi"/>
                  <w:sz w:val="20"/>
                </w:rPr>
                <w:delText>3,274</w:delText>
              </w:r>
            </w:del>
            <w:ins w:id="313" w:author="Vincent Boisclair" w:date="2025-10-29T19:50:00Z" w16du:dateUtc="2025-10-29T23:50:00Z">
              <w:del w:id="314" w:author="Vincent Boisclair" w:date="2025-12-09T15:27:00Z" w16du:dateUtc="2025-12-09T20:27:00Z">
                <w:r w:rsidRPr="0057436B" w:rsidDel="00CC3331">
                  <w:rPr>
                    <w:rFonts w:asciiTheme="minorHAnsi" w:hAnsiTheme="minorHAnsi"/>
                    <w:sz w:val="20"/>
                  </w:rPr>
                  <w:delText>27</w:delText>
                </w:r>
                <w:r w:rsidDel="00CC3331">
                  <w:rPr>
                    <w:rFonts w:asciiTheme="minorHAnsi" w:hAnsiTheme="minorHAnsi"/>
                    <w:sz w:val="20"/>
                  </w:rPr>
                  <w:delText>5</w:delText>
                </w:r>
              </w:del>
            </w:ins>
            <w:ins w:id="315" w:author="Vincent Boisclair" w:date="2025-12-09T15:27:00Z" w16du:dateUtc="2025-12-09T20:27:00Z">
              <w:r w:rsidR="00CC3331">
                <w:rPr>
                  <w:rFonts w:asciiTheme="minorHAnsi" w:hAnsiTheme="minorHAnsi"/>
                  <w:sz w:val="20"/>
                </w:rPr>
                <w:t>2,977</w:t>
              </w:r>
            </w:ins>
          </w:p>
        </w:tc>
      </w:tr>
      <w:tr w:rsidR="00CC3331" w:rsidRPr="00A92DD6" w14:paraId="30DF3925" w14:textId="77777777" w:rsidTr="00954036">
        <w:trPr>
          <w:trHeight w:val="246"/>
          <w:ins w:id="316" w:author="Vincent Boisclair" w:date="2025-12-09T15:27:00Z"/>
        </w:trPr>
        <w:tc>
          <w:tcPr>
            <w:tcW w:w="5452" w:type="dxa"/>
          </w:tcPr>
          <w:p w14:paraId="608EB6EA" w14:textId="13FC02A8" w:rsidR="00CC3331" w:rsidRPr="00A92DD6" w:rsidRDefault="00C2416A" w:rsidP="00BB0102">
            <w:pPr>
              <w:spacing w:before="20" w:after="20"/>
              <w:rPr>
                <w:ins w:id="317" w:author="Vincent Boisclair" w:date="2025-12-09T15:27:00Z" w16du:dateUtc="2025-12-09T20:27:00Z"/>
                <w:spacing w:val="-2"/>
                <w:sz w:val="20"/>
              </w:rPr>
            </w:pPr>
            <w:ins w:id="318" w:author="Vincent Boisclair" w:date="2025-12-09T15:28:00Z" w16du:dateUtc="2025-12-09T20:28:00Z">
              <w:r w:rsidRPr="00A92DD6">
                <w:rPr>
                  <w:spacing w:val="-2"/>
                  <w:sz w:val="20"/>
                </w:rPr>
                <w:t>Source Code Hosting Licen</w:t>
              </w:r>
              <w:r>
                <w:rPr>
                  <w:spacing w:val="-2"/>
                  <w:sz w:val="20"/>
                </w:rPr>
                <w:t>c</w:t>
              </w:r>
              <w:r w:rsidRPr="00A92DD6">
                <w:rPr>
                  <w:spacing w:val="-2"/>
                  <w:sz w:val="20"/>
                </w:rPr>
                <w:t>es – GitHub</w:t>
              </w:r>
              <w:r>
                <w:rPr>
                  <w:spacing w:val="-2"/>
                  <w:sz w:val="20"/>
                </w:rPr>
                <w:t xml:space="preserve"> Advanced Security (Code &amp; Secret Protection)</w:t>
              </w:r>
            </w:ins>
          </w:p>
        </w:tc>
        <w:tc>
          <w:tcPr>
            <w:tcW w:w="1134" w:type="dxa"/>
            <w:vAlign w:val="center"/>
          </w:tcPr>
          <w:p w14:paraId="5E0C0AA5" w14:textId="49CABA7D" w:rsidR="00CC3331" w:rsidRDefault="0004643D" w:rsidP="00954036">
            <w:pPr>
              <w:spacing w:before="20" w:after="20"/>
              <w:jc w:val="center"/>
              <w:rPr>
                <w:ins w:id="319" w:author="Vincent Boisclair" w:date="2025-12-09T15:27:00Z" w16du:dateUtc="2025-12-09T20:27:00Z"/>
                <w:rFonts w:asciiTheme="minorHAnsi" w:hAnsiTheme="minorHAnsi"/>
                <w:sz w:val="20"/>
              </w:rPr>
            </w:pPr>
            <w:ins w:id="320" w:author="Vincent Boisclair" w:date="2025-12-09T15:28:00Z" w16du:dateUtc="2025-12-09T20:28:00Z">
              <w:r>
                <w:rPr>
                  <w:rFonts w:asciiTheme="minorHAnsi" w:hAnsiTheme="minorHAnsi"/>
                  <w:sz w:val="20"/>
                </w:rPr>
                <w:t>Licenses</w:t>
              </w:r>
            </w:ins>
          </w:p>
        </w:tc>
        <w:tc>
          <w:tcPr>
            <w:tcW w:w="576" w:type="dxa"/>
            <w:vAlign w:val="center"/>
          </w:tcPr>
          <w:p w14:paraId="0F013B67" w14:textId="01613C15" w:rsidR="00CC3331" w:rsidRPr="0057436B" w:rsidRDefault="0004643D" w:rsidP="00954036">
            <w:pPr>
              <w:spacing w:before="20" w:after="20"/>
              <w:jc w:val="center"/>
              <w:rPr>
                <w:ins w:id="321" w:author="Vincent Boisclair" w:date="2025-12-09T15:27:00Z" w16du:dateUtc="2025-12-09T20:27:00Z"/>
                <w:rFonts w:asciiTheme="minorHAnsi" w:hAnsiTheme="minorHAnsi"/>
                <w:sz w:val="20"/>
              </w:rPr>
            </w:pPr>
            <w:ins w:id="322" w:author="Vincent Boisclair" w:date="2025-12-09T15:28:00Z" w16du:dateUtc="2025-12-09T20:28:00Z">
              <w:r>
                <w:rPr>
                  <w:rFonts w:asciiTheme="minorHAnsi" w:hAnsiTheme="minorHAnsi"/>
                  <w:sz w:val="20"/>
                </w:rPr>
                <w:t>X</w:t>
              </w:r>
            </w:ins>
          </w:p>
        </w:tc>
        <w:tc>
          <w:tcPr>
            <w:tcW w:w="576" w:type="dxa"/>
            <w:vAlign w:val="center"/>
          </w:tcPr>
          <w:p w14:paraId="3D50A1A1" w14:textId="77777777" w:rsidR="00CC3331" w:rsidRPr="0057436B" w:rsidRDefault="00CC3331" w:rsidP="00954036">
            <w:pPr>
              <w:spacing w:before="20" w:after="20"/>
              <w:jc w:val="center"/>
              <w:rPr>
                <w:ins w:id="323" w:author="Vincent Boisclair" w:date="2025-12-09T15:27:00Z" w16du:dateUtc="2025-12-09T20:27:00Z"/>
                <w:rFonts w:asciiTheme="minorHAnsi" w:hAnsiTheme="minorHAnsi"/>
                <w:sz w:val="20"/>
              </w:rPr>
            </w:pPr>
          </w:p>
        </w:tc>
        <w:tc>
          <w:tcPr>
            <w:tcW w:w="576" w:type="dxa"/>
            <w:vAlign w:val="center"/>
          </w:tcPr>
          <w:p w14:paraId="595574B4" w14:textId="634F04B3" w:rsidR="00CC3331" w:rsidRPr="0057436B" w:rsidDel="00D70576" w:rsidRDefault="0004643D" w:rsidP="00954036">
            <w:pPr>
              <w:spacing w:before="20" w:after="20"/>
              <w:jc w:val="center"/>
              <w:rPr>
                <w:ins w:id="324" w:author="Vincent Boisclair" w:date="2025-12-09T15:27:00Z" w16du:dateUtc="2025-12-09T20:27:00Z"/>
                <w:rFonts w:asciiTheme="minorHAnsi" w:hAnsiTheme="minorHAnsi"/>
                <w:sz w:val="20"/>
              </w:rPr>
            </w:pPr>
            <w:ins w:id="325" w:author="Vincent Boisclair" w:date="2025-12-09T15:28:00Z" w16du:dateUtc="2025-12-09T20:28:00Z">
              <w:r>
                <w:rPr>
                  <w:rFonts w:asciiTheme="minorHAnsi" w:hAnsiTheme="minorHAnsi"/>
                  <w:sz w:val="20"/>
                </w:rPr>
                <w:t>90</w:t>
              </w:r>
            </w:ins>
          </w:p>
        </w:tc>
        <w:tc>
          <w:tcPr>
            <w:tcW w:w="1260" w:type="dxa"/>
            <w:vAlign w:val="center"/>
          </w:tcPr>
          <w:p w14:paraId="3E6B07B7" w14:textId="048FEDD4" w:rsidR="00CC3331" w:rsidRPr="0057436B" w:rsidRDefault="0004643D" w:rsidP="002F0738">
            <w:pPr>
              <w:spacing w:before="20" w:after="20"/>
              <w:jc w:val="right"/>
              <w:rPr>
                <w:ins w:id="326" w:author="Vincent Boisclair" w:date="2025-12-09T15:27:00Z" w16du:dateUtc="2025-12-09T20:27:00Z"/>
                <w:rFonts w:asciiTheme="minorHAnsi" w:hAnsiTheme="minorHAnsi"/>
                <w:sz w:val="20"/>
              </w:rPr>
            </w:pPr>
            <w:ins w:id="327" w:author="Vincent Boisclair" w:date="2025-12-09T15:28:00Z" w16du:dateUtc="2025-12-09T20:28:00Z">
              <w:r>
                <w:rPr>
                  <w:rFonts w:asciiTheme="minorHAnsi" w:hAnsiTheme="minorHAnsi"/>
                  <w:sz w:val="20"/>
                </w:rPr>
                <w:t>$ 85.75</w:t>
              </w:r>
            </w:ins>
          </w:p>
        </w:tc>
        <w:tc>
          <w:tcPr>
            <w:tcW w:w="1260" w:type="dxa"/>
            <w:vAlign w:val="center"/>
          </w:tcPr>
          <w:p w14:paraId="2B13C7A8" w14:textId="18839617" w:rsidR="00CC3331" w:rsidRPr="0057436B" w:rsidRDefault="0004643D" w:rsidP="002F0738">
            <w:pPr>
              <w:spacing w:before="20" w:after="20"/>
              <w:jc w:val="right"/>
              <w:rPr>
                <w:ins w:id="328" w:author="Vincent Boisclair" w:date="2025-12-09T15:27:00Z" w16du:dateUtc="2025-12-09T20:27:00Z"/>
                <w:rFonts w:asciiTheme="minorHAnsi" w:hAnsiTheme="minorHAnsi"/>
                <w:sz w:val="20"/>
              </w:rPr>
            </w:pPr>
            <w:ins w:id="329" w:author="Vincent Boisclair" w:date="2025-12-09T15:29:00Z" w16du:dateUtc="2025-12-09T20:29:00Z">
              <w:r>
                <w:rPr>
                  <w:rFonts w:asciiTheme="minorHAnsi" w:hAnsiTheme="minorHAnsi"/>
                  <w:sz w:val="20"/>
                </w:rPr>
                <w:t>$ 7,718</w:t>
              </w:r>
            </w:ins>
          </w:p>
        </w:tc>
      </w:tr>
      <w:tr w:rsidR="00CC3331" w:rsidRPr="00A92DD6" w14:paraId="317720A7" w14:textId="77777777" w:rsidTr="00954036">
        <w:trPr>
          <w:trHeight w:val="246"/>
          <w:ins w:id="330" w:author="Vincent Boisclair" w:date="2025-12-09T15:27:00Z"/>
        </w:trPr>
        <w:tc>
          <w:tcPr>
            <w:tcW w:w="5452" w:type="dxa"/>
          </w:tcPr>
          <w:p w14:paraId="345A6841" w14:textId="4E57519C" w:rsidR="00CC3331" w:rsidRPr="00A92DD6" w:rsidRDefault="00A468E5" w:rsidP="00BB0102">
            <w:pPr>
              <w:spacing w:before="20" w:after="20"/>
              <w:rPr>
                <w:ins w:id="331" w:author="Vincent Boisclair" w:date="2025-12-09T15:27:00Z" w16du:dateUtc="2025-12-09T20:27:00Z"/>
                <w:spacing w:val="-2"/>
                <w:sz w:val="20"/>
              </w:rPr>
            </w:pPr>
            <w:ins w:id="332" w:author="Vincent Boisclair" w:date="2025-12-09T15:30:00Z" w16du:dateUtc="2025-12-09T20:30:00Z">
              <w:r w:rsidRPr="00A92DD6">
                <w:rPr>
                  <w:spacing w:val="-2"/>
                  <w:sz w:val="20"/>
                </w:rPr>
                <w:t>Source Code Hosting Licen</w:t>
              </w:r>
              <w:r>
                <w:rPr>
                  <w:spacing w:val="-2"/>
                  <w:sz w:val="20"/>
                </w:rPr>
                <w:t>c</w:t>
              </w:r>
              <w:r w:rsidRPr="00A92DD6">
                <w:rPr>
                  <w:spacing w:val="-2"/>
                  <w:sz w:val="20"/>
                </w:rPr>
                <w:t>es – GitHub</w:t>
              </w:r>
              <w:r>
                <w:rPr>
                  <w:spacing w:val="-2"/>
                  <w:sz w:val="20"/>
                </w:rPr>
                <w:t xml:space="preserve"> Worker Minutes</w:t>
              </w:r>
            </w:ins>
          </w:p>
        </w:tc>
        <w:tc>
          <w:tcPr>
            <w:tcW w:w="1134" w:type="dxa"/>
            <w:vAlign w:val="center"/>
          </w:tcPr>
          <w:p w14:paraId="0B5E435C" w14:textId="64CE77FE" w:rsidR="00CC3331" w:rsidRDefault="00F3074F" w:rsidP="00954036">
            <w:pPr>
              <w:spacing w:before="20" w:after="20"/>
              <w:jc w:val="center"/>
              <w:rPr>
                <w:ins w:id="333" w:author="Vincent Boisclair" w:date="2025-12-09T15:27:00Z" w16du:dateUtc="2025-12-09T20:27:00Z"/>
                <w:rFonts w:asciiTheme="minorHAnsi" w:hAnsiTheme="minorHAnsi"/>
                <w:sz w:val="20"/>
              </w:rPr>
            </w:pPr>
            <w:ins w:id="334" w:author="Vincent Boisclair" w:date="2025-12-09T15:30:00Z" w16du:dateUtc="2025-12-09T20:30:00Z">
              <w:r>
                <w:rPr>
                  <w:rFonts w:asciiTheme="minorHAnsi" w:hAnsiTheme="minorHAnsi"/>
                  <w:sz w:val="16"/>
                  <w:szCs w:val="18"/>
                </w:rPr>
                <w:t>1K</w:t>
              </w:r>
            </w:ins>
            <w:ins w:id="335" w:author="Vincent Boisclair" w:date="2025-12-09T15:31:00Z" w16du:dateUtc="2025-12-09T20:31:00Z">
              <w:r>
                <w:rPr>
                  <w:rFonts w:asciiTheme="minorHAnsi" w:hAnsiTheme="minorHAnsi"/>
                  <w:sz w:val="16"/>
                  <w:szCs w:val="18"/>
                </w:rPr>
                <w:t xml:space="preserve"> </w:t>
              </w:r>
            </w:ins>
            <w:ins w:id="336" w:author="Vincent Boisclair" w:date="2025-12-09T15:30:00Z" w16du:dateUtc="2025-12-09T20:30:00Z">
              <w:r w:rsidR="00A468E5" w:rsidRPr="00D826E7">
                <w:rPr>
                  <w:rFonts w:asciiTheme="minorHAnsi" w:hAnsiTheme="minorHAnsi"/>
                  <w:sz w:val="16"/>
                  <w:szCs w:val="18"/>
                </w:rPr>
                <w:t>Linux 2-core minutes</w:t>
              </w:r>
            </w:ins>
          </w:p>
        </w:tc>
        <w:tc>
          <w:tcPr>
            <w:tcW w:w="576" w:type="dxa"/>
            <w:vAlign w:val="center"/>
          </w:tcPr>
          <w:p w14:paraId="3A4AC74F" w14:textId="477B4E8E" w:rsidR="00CC3331" w:rsidRPr="0057436B" w:rsidRDefault="00A468E5" w:rsidP="00954036">
            <w:pPr>
              <w:spacing w:before="20" w:after="20"/>
              <w:jc w:val="center"/>
              <w:rPr>
                <w:ins w:id="337" w:author="Vincent Boisclair" w:date="2025-12-09T15:27:00Z" w16du:dateUtc="2025-12-09T20:27:00Z"/>
                <w:rFonts w:asciiTheme="minorHAnsi" w:hAnsiTheme="minorHAnsi"/>
                <w:sz w:val="20"/>
              </w:rPr>
            </w:pPr>
            <w:ins w:id="338" w:author="Vincent Boisclair" w:date="2025-12-09T15:30:00Z" w16du:dateUtc="2025-12-09T20:30:00Z">
              <w:r>
                <w:rPr>
                  <w:rFonts w:asciiTheme="minorHAnsi" w:hAnsiTheme="minorHAnsi"/>
                  <w:sz w:val="20"/>
                </w:rPr>
                <w:t>X</w:t>
              </w:r>
            </w:ins>
          </w:p>
        </w:tc>
        <w:tc>
          <w:tcPr>
            <w:tcW w:w="576" w:type="dxa"/>
            <w:vAlign w:val="center"/>
          </w:tcPr>
          <w:p w14:paraId="61CD05F4" w14:textId="77777777" w:rsidR="00CC3331" w:rsidRPr="0057436B" w:rsidRDefault="00CC3331" w:rsidP="00954036">
            <w:pPr>
              <w:spacing w:before="20" w:after="20"/>
              <w:jc w:val="center"/>
              <w:rPr>
                <w:ins w:id="339" w:author="Vincent Boisclair" w:date="2025-12-09T15:27:00Z" w16du:dateUtc="2025-12-09T20:27:00Z"/>
                <w:rFonts w:asciiTheme="minorHAnsi" w:hAnsiTheme="minorHAnsi"/>
                <w:sz w:val="20"/>
              </w:rPr>
            </w:pPr>
          </w:p>
        </w:tc>
        <w:tc>
          <w:tcPr>
            <w:tcW w:w="576" w:type="dxa"/>
            <w:vAlign w:val="center"/>
          </w:tcPr>
          <w:p w14:paraId="116A3CD5" w14:textId="4DED7197" w:rsidR="00CC3331" w:rsidRPr="0057436B" w:rsidDel="00D70576" w:rsidRDefault="00F3074F" w:rsidP="00954036">
            <w:pPr>
              <w:spacing w:before="20" w:after="20"/>
              <w:jc w:val="center"/>
              <w:rPr>
                <w:ins w:id="340" w:author="Vincent Boisclair" w:date="2025-12-09T15:27:00Z" w16du:dateUtc="2025-12-09T20:27:00Z"/>
                <w:rFonts w:asciiTheme="minorHAnsi" w:hAnsiTheme="minorHAnsi"/>
                <w:sz w:val="20"/>
              </w:rPr>
            </w:pPr>
            <w:ins w:id="341" w:author="Vincent Boisclair" w:date="2025-12-09T15:30:00Z" w16du:dateUtc="2025-12-09T20:30:00Z">
              <w:r>
                <w:rPr>
                  <w:rFonts w:asciiTheme="minorHAnsi" w:hAnsiTheme="minorHAnsi"/>
                  <w:sz w:val="20"/>
                </w:rPr>
                <w:t>60</w:t>
              </w:r>
            </w:ins>
          </w:p>
        </w:tc>
        <w:tc>
          <w:tcPr>
            <w:tcW w:w="1260" w:type="dxa"/>
            <w:vAlign w:val="center"/>
          </w:tcPr>
          <w:p w14:paraId="33AC6D07" w14:textId="21CDBD9B" w:rsidR="00CC3331" w:rsidRPr="0057436B" w:rsidRDefault="003C05DC" w:rsidP="002F0738">
            <w:pPr>
              <w:spacing w:before="20" w:after="20"/>
              <w:jc w:val="right"/>
              <w:rPr>
                <w:ins w:id="342" w:author="Vincent Boisclair" w:date="2025-12-09T15:27:00Z" w16du:dateUtc="2025-12-09T20:27:00Z"/>
                <w:rFonts w:asciiTheme="minorHAnsi" w:hAnsiTheme="minorHAnsi"/>
                <w:sz w:val="20"/>
              </w:rPr>
            </w:pPr>
            <w:ins w:id="343" w:author="Vincent Boisclair" w:date="2025-12-09T15:31:00Z" w16du:dateUtc="2025-12-09T20:31:00Z">
              <w:r>
                <w:rPr>
                  <w:rFonts w:asciiTheme="minorHAnsi" w:hAnsiTheme="minorHAnsi"/>
                  <w:sz w:val="20"/>
                </w:rPr>
                <w:t>$ 14.00</w:t>
              </w:r>
            </w:ins>
          </w:p>
        </w:tc>
        <w:tc>
          <w:tcPr>
            <w:tcW w:w="1260" w:type="dxa"/>
            <w:vAlign w:val="center"/>
          </w:tcPr>
          <w:p w14:paraId="78DF817A" w14:textId="13C0F6E7" w:rsidR="00CC3331" w:rsidRPr="0057436B" w:rsidRDefault="00D749F4" w:rsidP="002F0738">
            <w:pPr>
              <w:spacing w:before="20" w:after="20"/>
              <w:jc w:val="right"/>
              <w:rPr>
                <w:ins w:id="344" w:author="Vincent Boisclair" w:date="2025-12-09T15:27:00Z" w16du:dateUtc="2025-12-09T20:27:00Z"/>
                <w:rFonts w:asciiTheme="minorHAnsi" w:hAnsiTheme="minorHAnsi"/>
                <w:sz w:val="20"/>
              </w:rPr>
            </w:pPr>
            <w:ins w:id="345" w:author="Vincent Boisclair" w:date="2025-12-09T15:31:00Z" w16du:dateUtc="2025-12-09T20:31:00Z">
              <w:r>
                <w:rPr>
                  <w:rFonts w:asciiTheme="minorHAnsi" w:hAnsiTheme="minorHAnsi"/>
                  <w:sz w:val="20"/>
                </w:rPr>
                <w:t>$ 840</w:t>
              </w:r>
            </w:ins>
          </w:p>
        </w:tc>
      </w:tr>
      <w:tr w:rsidR="00CC3331" w:rsidRPr="00A92DD6" w14:paraId="4469FB40" w14:textId="77777777" w:rsidTr="00954036">
        <w:trPr>
          <w:trHeight w:val="246"/>
          <w:ins w:id="346" w:author="Vincent Boisclair" w:date="2025-12-09T15:27:00Z"/>
        </w:trPr>
        <w:tc>
          <w:tcPr>
            <w:tcW w:w="5452" w:type="dxa"/>
          </w:tcPr>
          <w:p w14:paraId="1E946467" w14:textId="5DA9E126" w:rsidR="00CC3331" w:rsidRPr="00A92DD6" w:rsidRDefault="008E327F" w:rsidP="00BB0102">
            <w:pPr>
              <w:spacing w:before="20" w:after="20"/>
              <w:rPr>
                <w:ins w:id="347" w:author="Vincent Boisclair" w:date="2025-12-09T15:27:00Z" w16du:dateUtc="2025-12-09T20:27:00Z"/>
                <w:spacing w:val="-2"/>
                <w:sz w:val="20"/>
              </w:rPr>
            </w:pPr>
            <w:ins w:id="348" w:author="Vincent Boisclair" w:date="2025-12-09T15:29:00Z" w16du:dateUtc="2025-12-09T20:29:00Z">
              <w:r w:rsidRPr="00A92DD6">
                <w:rPr>
                  <w:spacing w:val="-2"/>
                  <w:sz w:val="20"/>
                </w:rPr>
                <w:t>Source Code Hosting Licen</w:t>
              </w:r>
              <w:r>
                <w:rPr>
                  <w:spacing w:val="-2"/>
                  <w:sz w:val="20"/>
                </w:rPr>
                <w:t>c</w:t>
              </w:r>
              <w:r w:rsidRPr="00A92DD6">
                <w:rPr>
                  <w:spacing w:val="-2"/>
                  <w:sz w:val="20"/>
                </w:rPr>
                <w:t>es – GitHub</w:t>
              </w:r>
              <w:r>
                <w:rPr>
                  <w:spacing w:val="-2"/>
                  <w:sz w:val="20"/>
                </w:rPr>
                <w:t xml:space="preserve"> Logs in SIEM</w:t>
              </w:r>
            </w:ins>
          </w:p>
        </w:tc>
        <w:tc>
          <w:tcPr>
            <w:tcW w:w="1134" w:type="dxa"/>
            <w:vAlign w:val="center"/>
          </w:tcPr>
          <w:p w14:paraId="3DDC7A1E" w14:textId="6D7D0AD5" w:rsidR="00CC3331" w:rsidRDefault="008E327F" w:rsidP="00954036">
            <w:pPr>
              <w:spacing w:before="20" w:after="20"/>
              <w:jc w:val="center"/>
              <w:rPr>
                <w:ins w:id="349" w:author="Vincent Boisclair" w:date="2025-12-09T15:27:00Z" w16du:dateUtc="2025-12-09T20:27:00Z"/>
                <w:rFonts w:asciiTheme="minorHAnsi" w:hAnsiTheme="minorHAnsi"/>
                <w:sz w:val="20"/>
              </w:rPr>
            </w:pPr>
            <w:ins w:id="350" w:author="Vincent Boisclair" w:date="2025-12-09T15:29:00Z" w16du:dateUtc="2025-12-09T20:29:00Z">
              <w:r w:rsidRPr="00016A84">
                <w:rPr>
                  <w:rFonts w:asciiTheme="minorHAnsi" w:hAnsiTheme="minorHAnsi"/>
                  <w:sz w:val="16"/>
                  <w:szCs w:val="18"/>
                </w:rPr>
                <w:t>GitHub organization</w:t>
              </w:r>
              <w:r w:rsidR="00A468E5" w:rsidRPr="00016A84">
                <w:rPr>
                  <w:rFonts w:asciiTheme="minorHAnsi" w:hAnsiTheme="minorHAnsi"/>
                  <w:sz w:val="16"/>
                  <w:szCs w:val="18"/>
                </w:rPr>
                <w:t>s</w:t>
              </w:r>
            </w:ins>
          </w:p>
        </w:tc>
        <w:tc>
          <w:tcPr>
            <w:tcW w:w="576" w:type="dxa"/>
            <w:vAlign w:val="center"/>
          </w:tcPr>
          <w:p w14:paraId="4E459B4D" w14:textId="3C549F5F" w:rsidR="00CC3331" w:rsidRPr="0057436B" w:rsidRDefault="00A468E5" w:rsidP="00954036">
            <w:pPr>
              <w:spacing w:before="20" w:after="20"/>
              <w:jc w:val="center"/>
              <w:rPr>
                <w:ins w:id="351" w:author="Vincent Boisclair" w:date="2025-12-09T15:27:00Z" w16du:dateUtc="2025-12-09T20:27:00Z"/>
                <w:rFonts w:asciiTheme="minorHAnsi" w:hAnsiTheme="minorHAnsi"/>
                <w:sz w:val="20"/>
              </w:rPr>
            </w:pPr>
            <w:ins w:id="352" w:author="Vincent Boisclair" w:date="2025-12-09T15:30:00Z" w16du:dateUtc="2025-12-09T20:30:00Z">
              <w:r>
                <w:rPr>
                  <w:rFonts w:asciiTheme="minorHAnsi" w:hAnsiTheme="minorHAnsi"/>
                  <w:sz w:val="20"/>
                </w:rPr>
                <w:t>X</w:t>
              </w:r>
            </w:ins>
          </w:p>
        </w:tc>
        <w:tc>
          <w:tcPr>
            <w:tcW w:w="576" w:type="dxa"/>
            <w:vAlign w:val="center"/>
          </w:tcPr>
          <w:p w14:paraId="5F63C0F9" w14:textId="77777777" w:rsidR="00CC3331" w:rsidRPr="0057436B" w:rsidRDefault="00CC3331" w:rsidP="00954036">
            <w:pPr>
              <w:spacing w:before="20" w:after="20"/>
              <w:jc w:val="center"/>
              <w:rPr>
                <w:ins w:id="353" w:author="Vincent Boisclair" w:date="2025-12-09T15:27:00Z" w16du:dateUtc="2025-12-09T20:27:00Z"/>
                <w:rFonts w:asciiTheme="minorHAnsi" w:hAnsiTheme="minorHAnsi"/>
                <w:sz w:val="20"/>
              </w:rPr>
            </w:pPr>
          </w:p>
        </w:tc>
        <w:tc>
          <w:tcPr>
            <w:tcW w:w="576" w:type="dxa"/>
            <w:vAlign w:val="center"/>
          </w:tcPr>
          <w:p w14:paraId="10EEEECC" w14:textId="03C8E592" w:rsidR="00CC3331" w:rsidRPr="0057436B" w:rsidDel="00D70576" w:rsidRDefault="00D749F4" w:rsidP="00954036">
            <w:pPr>
              <w:spacing w:before="20" w:after="20"/>
              <w:jc w:val="center"/>
              <w:rPr>
                <w:ins w:id="354" w:author="Vincent Boisclair" w:date="2025-12-09T15:27:00Z" w16du:dateUtc="2025-12-09T20:27:00Z"/>
                <w:rFonts w:asciiTheme="minorHAnsi" w:hAnsiTheme="minorHAnsi"/>
                <w:sz w:val="20"/>
              </w:rPr>
            </w:pPr>
            <w:ins w:id="355" w:author="Vincent Boisclair" w:date="2025-12-09T15:32:00Z" w16du:dateUtc="2025-12-09T20:32:00Z">
              <w:r>
                <w:rPr>
                  <w:rFonts w:asciiTheme="minorHAnsi" w:hAnsiTheme="minorHAnsi"/>
                  <w:sz w:val="20"/>
                </w:rPr>
                <w:t>1</w:t>
              </w:r>
            </w:ins>
          </w:p>
        </w:tc>
        <w:tc>
          <w:tcPr>
            <w:tcW w:w="1260" w:type="dxa"/>
            <w:vAlign w:val="center"/>
          </w:tcPr>
          <w:p w14:paraId="394BAF86" w14:textId="08F3E24A" w:rsidR="00CC3331" w:rsidRPr="0057436B" w:rsidRDefault="00D749F4" w:rsidP="002F0738">
            <w:pPr>
              <w:spacing w:before="20" w:after="20"/>
              <w:jc w:val="right"/>
              <w:rPr>
                <w:ins w:id="356" w:author="Vincent Boisclair" w:date="2025-12-09T15:27:00Z" w16du:dateUtc="2025-12-09T20:27:00Z"/>
                <w:rFonts w:asciiTheme="minorHAnsi" w:hAnsiTheme="minorHAnsi"/>
                <w:sz w:val="20"/>
              </w:rPr>
            </w:pPr>
            <w:ins w:id="357" w:author="Vincent Boisclair" w:date="2025-12-09T15:32:00Z" w16du:dateUtc="2025-12-09T20:32:00Z">
              <w:r>
                <w:rPr>
                  <w:rFonts w:asciiTheme="minorHAnsi" w:hAnsiTheme="minorHAnsi"/>
                  <w:sz w:val="20"/>
                </w:rPr>
                <w:t>$ 937.50</w:t>
              </w:r>
            </w:ins>
          </w:p>
        </w:tc>
        <w:tc>
          <w:tcPr>
            <w:tcW w:w="1260" w:type="dxa"/>
            <w:vAlign w:val="center"/>
          </w:tcPr>
          <w:p w14:paraId="27996FFD" w14:textId="0B62B24D" w:rsidR="00CC3331" w:rsidRPr="0057436B" w:rsidRDefault="00D749F4" w:rsidP="002F0738">
            <w:pPr>
              <w:spacing w:before="20" w:after="20"/>
              <w:jc w:val="right"/>
              <w:rPr>
                <w:ins w:id="358" w:author="Vincent Boisclair" w:date="2025-12-09T15:27:00Z" w16du:dateUtc="2025-12-09T20:27:00Z"/>
                <w:rFonts w:asciiTheme="minorHAnsi" w:hAnsiTheme="minorHAnsi"/>
                <w:sz w:val="20"/>
              </w:rPr>
            </w:pPr>
            <w:ins w:id="359" w:author="Vincent Boisclair" w:date="2025-12-09T15:32:00Z" w16du:dateUtc="2025-12-09T20:32:00Z">
              <w:r>
                <w:rPr>
                  <w:rFonts w:asciiTheme="minorHAnsi" w:hAnsiTheme="minorHAnsi"/>
                  <w:sz w:val="20"/>
                </w:rPr>
                <w:t>$ 938</w:t>
              </w:r>
            </w:ins>
          </w:p>
        </w:tc>
      </w:tr>
      <w:tr w:rsidR="00601F19" w:rsidRPr="00A92DD6" w14:paraId="518E0C5A" w14:textId="77777777" w:rsidTr="00902D1A">
        <w:trPr>
          <w:trHeight w:val="246"/>
        </w:trPr>
        <w:tc>
          <w:tcPr>
            <w:tcW w:w="5452" w:type="dxa"/>
            <w:tcBorders>
              <w:bottom w:val="single" w:sz="4" w:space="0" w:color="auto"/>
            </w:tcBorders>
          </w:tcPr>
          <w:p w14:paraId="2DE3E366" w14:textId="3DB98BB1" w:rsidR="00601F19" w:rsidRPr="0057436B" w:rsidRDefault="00601F19" w:rsidP="00BB0102">
            <w:pPr>
              <w:spacing w:before="20" w:after="20"/>
              <w:rPr>
                <w:rFonts w:asciiTheme="minorHAnsi" w:hAnsiTheme="minorHAnsi"/>
                <w:sz w:val="20"/>
              </w:rPr>
            </w:pPr>
            <w:r w:rsidRPr="00A92DD6">
              <w:rPr>
                <w:sz w:val="20"/>
              </w:rPr>
              <w:t xml:space="preserve">Source code Back Up </w:t>
            </w:r>
            <w:del w:id="360" w:author="Valérie Chapdelaine" w:date="2025-10-28T10:14:00Z" w16du:dateUtc="2025-10-28T14:14:00Z">
              <w:r w:rsidRPr="00A92DD6" w:rsidDel="009E04B1">
                <w:rPr>
                  <w:sz w:val="20"/>
                </w:rPr>
                <w:delText xml:space="preserve">License </w:delText>
              </w:r>
            </w:del>
            <w:ins w:id="361" w:author="Valérie Chapdelaine" w:date="2025-10-28T10:14:00Z" w16du:dateUtc="2025-10-28T14:14:00Z">
              <w:r w:rsidRPr="00A92DD6">
                <w:rPr>
                  <w:sz w:val="20"/>
                </w:rPr>
                <w:t>Licen</w:t>
              </w:r>
              <w:r>
                <w:rPr>
                  <w:sz w:val="20"/>
                </w:rPr>
                <w:t>c</w:t>
              </w:r>
              <w:r w:rsidRPr="00A92DD6">
                <w:rPr>
                  <w:sz w:val="20"/>
                </w:rPr>
                <w:t xml:space="preserve">e </w:t>
              </w:r>
            </w:ins>
            <w:r w:rsidRPr="00A92DD6">
              <w:rPr>
                <w:sz w:val="20"/>
              </w:rPr>
              <w:t>Git</w:t>
            </w:r>
            <w:r w:rsidRPr="00A92DD6">
              <w:rPr>
                <w:spacing w:val="-7"/>
                <w:sz w:val="20"/>
              </w:rPr>
              <w:t xml:space="preserve"> </w:t>
            </w:r>
            <w:r w:rsidRPr="00A92DD6">
              <w:rPr>
                <w:sz w:val="20"/>
              </w:rPr>
              <w:t>Protect.</w:t>
            </w:r>
            <w:r w:rsidRPr="00A92DD6">
              <w:rPr>
                <w:spacing w:val="-6"/>
                <w:sz w:val="20"/>
              </w:rPr>
              <w:t xml:space="preserve"> </w:t>
            </w:r>
            <w:r w:rsidRPr="00A92DD6">
              <w:rPr>
                <w:sz w:val="20"/>
              </w:rPr>
              <w:t>Cloud</w:t>
            </w:r>
            <w:r w:rsidRPr="00A92DD6">
              <w:rPr>
                <w:spacing w:val="-6"/>
                <w:sz w:val="20"/>
              </w:rPr>
              <w:t xml:space="preserve"> </w:t>
            </w:r>
            <w:r w:rsidRPr="00A92DD6">
              <w:rPr>
                <w:sz w:val="20"/>
              </w:rPr>
              <w:t>Pro</w:t>
            </w:r>
            <w:r w:rsidRPr="00A92DD6">
              <w:rPr>
                <w:spacing w:val="-7"/>
                <w:sz w:val="20"/>
              </w:rPr>
              <w:t xml:space="preserve"> </w:t>
            </w:r>
            <w:r w:rsidRPr="00A92DD6">
              <w:rPr>
                <w:spacing w:val="-4"/>
                <w:sz w:val="20"/>
              </w:rPr>
              <w:t>I.O.</w:t>
            </w:r>
          </w:p>
        </w:tc>
        <w:tc>
          <w:tcPr>
            <w:tcW w:w="1134" w:type="dxa"/>
            <w:tcBorders>
              <w:bottom w:val="single" w:sz="4" w:space="0" w:color="auto"/>
            </w:tcBorders>
            <w:vAlign w:val="center"/>
          </w:tcPr>
          <w:p w14:paraId="338738A1" w14:textId="40D92DB2" w:rsidR="003A6BFB" w:rsidRPr="00016A84" w:rsidRDefault="003A6BFB" w:rsidP="003A6BFB">
            <w:pPr>
              <w:spacing w:before="20" w:after="20"/>
              <w:jc w:val="center"/>
              <w:rPr>
                <w:ins w:id="362" w:author="Vincent Boisclair" w:date="2025-12-09T15:32:00Z" w16du:dateUtc="2025-12-09T20:32:00Z"/>
                <w:rFonts w:asciiTheme="minorHAnsi" w:hAnsiTheme="minorHAnsi"/>
                <w:sz w:val="16"/>
                <w:szCs w:val="18"/>
              </w:rPr>
            </w:pPr>
            <w:ins w:id="363" w:author="Vincent Boisclair" w:date="2025-12-09T15:32:00Z" w16du:dateUtc="2025-12-09T20:32:00Z">
              <w:r>
                <w:rPr>
                  <w:rFonts w:asciiTheme="minorHAnsi" w:hAnsiTheme="minorHAnsi"/>
                  <w:sz w:val="16"/>
                  <w:szCs w:val="18"/>
                </w:rPr>
                <w:t>R</w:t>
              </w:r>
              <w:r w:rsidRPr="00016A84">
                <w:rPr>
                  <w:rFonts w:asciiTheme="minorHAnsi" w:hAnsiTheme="minorHAnsi"/>
                  <w:sz w:val="16"/>
                  <w:szCs w:val="18"/>
                </w:rPr>
                <w:t>epositories</w:t>
              </w:r>
            </w:ins>
          </w:p>
          <w:p w14:paraId="5789D7F6" w14:textId="2BEEA87B" w:rsidR="00601F19" w:rsidRPr="0057436B" w:rsidRDefault="003A6BFB" w:rsidP="003A6BFB">
            <w:pPr>
              <w:spacing w:before="20" w:after="20"/>
              <w:jc w:val="center"/>
              <w:rPr>
                <w:rFonts w:asciiTheme="minorHAnsi" w:hAnsiTheme="minorHAnsi"/>
                <w:sz w:val="20"/>
              </w:rPr>
            </w:pPr>
            <w:ins w:id="364" w:author="Vincent Boisclair" w:date="2025-12-09T15:32:00Z" w16du:dateUtc="2025-12-09T20:32:00Z">
              <w:r w:rsidRPr="00016A84">
                <w:rPr>
                  <w:rFonts w:asciiTheme="minorHAnsi" w:hAnsiTheme="minorHAnsi"/>
                  <w:sz w:val="16"/>
                  <w:szCs w:val="18"/>
                </w:rPr>
                <w:t>(min</w:t>
              </w:r>
              <w:r>
                <w:rPr>
                  <w:rFonts w:asciiTheme="minorHAnsi" w:hAnsiTheme="minorHAnsi"/>
                  <w:sz w:val="16"/>
                  <w:szCs w:val="18"/>
                </w:rPr>
                <w:t>.</w:t>
              </w:r>
              <w:r w:rsidRPr="00016A84">
                <w:rPr>
                  <w:rFonts w:asciiTheme="minorHAnsi" w:hAnsiTheme="minorHAnsi"/>
                  <w:sz w:val="16"/>
                  <w:szCs w:val="18"/>
                </w:rPr>
                <w:t xml:space="preserve"> 200)</w:t>
              </w:r>
            </w:ins>
          </w:p>
        </w:tc>
        <w:tc>
          <w:tcPr>
            <w:tcW w:w="576" w:type="dxa"/>
            <w:tcBorders>
              <w:bottom w:val="single" w:sz="4" w:space="0" w:color="auto"/>
            </w:tcBorders>
            <w:vAlign w:val="center"/>
          </w:tcPr>
          <w:p w14:paraId="1A9780CC" w14:textId="5595311C" w:rsidR="00601F19" w:rsidRPr="0057436B" w:rsidRDefault="00601F19" w:rsidP="00954036">
            <w:pPr>
              <w:spacing w:before="20" w:after="20"/>
              <w:jc w:val="center"/>
              <w:rPr>
                <w:rFonts w:asciiTheme="minorHAnsi" w:hAnsiTheme="minorHAnsi"/>
                <w:sz w:val="20"/>
              </w:rPr>
            </w:pPr>
            <w:r w:rsidRPr="0057436B">
              <w:rPr>
                <w:rFonts w:asciiTheme="minorHAnsi" w:hAnsiTheme="minorHAnsi"/>
                <w:sz w:val="20"/>
              </w:rPr>
              <w:t>X</w:t>
            </w:r>
          </w:p>
        </w:tc>
        <w:tc>
          <w:tcPr>
            <w:tcW w:w="576" w:type="dxa"/>
            <w:tcBorders>
              <w:bottom w:val="single" w:sz="4" w:space="0" w:color="auto"/>
            </w:tcBorders>
            <w:vAlign w:val="center"/>
          </w:tcPr>
          <w:p w14:paraId="4134C330" w14:textId="77777777" w:rsidR="00601F19" w:rsidRPr="0057436B" w:rsidRDefault="00601F19" w:rsidP="00954036">
            <w:pPr>
              <w:spacing w:before="20" w:after="20"/>
              <w:jc w:val="center"/>
              <w:rPr>
                <w:rFonts w:asciiTheme="minorHAnsi" w:hAnsiTheme="minorHAnsi"/>
                <w:sz w:val="20"/>
              </w:rPr>
            </w:pPr>
          </w:p>
        </w:tc>
        <w:tc>
          <w:tcPr>
            <w:tcW w:w="576" w:type="dxa"/>
            <w:tcBorders>
              <w:bottom w:val="single" w:sz="4" w:space="0" w:color="auto"/>
            </w:tcBorders>
            <w:vAlign w:val="center"/>
          </w:tcPr>
          <w:p w14:paraId="2030E14E" w14:textId="362212C2" w:rsidR="00601F19" w:rsidRPr="00A92DD6" w:rsidRDefault="00601F19" w:rsidP="00954036">
            <w:pPr>
              <w:spacing w:before="20" w:after="20"/>
              <w:jc w:val="center"/>
              <w:rPr>
                <w:rFonts w:asciiTheme="minorHAnsi" w:hAnsiTheme="minorHAnsi" w:cstheme="minorHAnsi"/>
                <w:sz w:val="20"/>
                <w:szCs w:val="20"/>
              </w:rPr>
            </w:pPr>
            <w:del w:id="365" w:author="Vincent Boisclair" w:date="2025-12-09T15:33:00Z" w16du:dateUtc="2025-12-09T20:33:00Z">
              <w:r w:rsidRPr="0057436B" w:rsidDel="00567942">
                <w:rPr>
                  <w:rFonts w:asciiTheme="minorHAnsi" w:hAnsiTheme="minorHAnsi"/>
                  <w:sz w:val="20"/>
                </w:rPr>
                <w:delText>1</w:delText>
              </w:r>
            </w:del>
            <w:ins w:id="366" w:author="Vincent Boisclair" w:date="2025-12-09T15:33:00Z" w16du:dateUtc="2025-12-09T20:33:00Z">
              <w:r w:rsidR="00567942">
                <w:rPr>
                  <w:rFonts w:asciiTheme="minorHAnsi" w:hAnsiTheme="minorHAnsi"/>
                  <w:sz w:val="20"/>
                </w:rPr>
                <w:t>200</w:t>
              </w:r>
            </w:ins>
          </w:p>
        </w:tc>
        <w:tc>
          <w:tcPr>
            <w:tcW w:w="1260" w:type="dxa"/>
            <w:tcBorders>
              <w:bottom w:val="single" w:sz="4" w:space="0" w:color="auto"/>
            </w:tcBorders>
            <w:vAlign w:val="center"/>
          </w:tcPr>
          <w:p w14:paraId="00ED0215" w14:textId="1E8B73ED" w:rsidR="00601F19" w:rsidRPr="0057436B" w:rsidRDefault="00601F19" w:rsidP="002F0738">
            <w:pPr>
              <w:spacing w:before="20" w:after="20"/>
              <w:jc w:val="right"/>
              <w:rPr>
                <w:rFonts w:asciiTheme="minorHAnsi" w:hAnsiTheme="minorHAnsi"/>
                <w:sz w:val="20"/>
              </w:rPr>
            </w:pPr>
            <w:r w:rsidRPr="0057436B">
              <w:rPr>
                <w:rFonts w:asciiTheme="minorHAnsi" w:hAnsiTheme="minorHAnsi"/>
                <w:sz w:val="20"/>
              </w:rPr>
              <w:t xml:space="preserve">$ </w:t>
            </w:r>
            <w:del w:id="367" w:author="Vincent Boisclair" w:date="2025-12-09T15:33:00Z" w16du:dateUtc="2025-12-09T20:33:00Z">
              <w:r w:rsidRPr="0057436B" w:rsidDel="00567942">
                <w:rPr>
                  <w:rFonts w:asciiTheme="minorHAnsi" w:hAnsiTheme="minorHAnsi"/>
                  <w:sz w:val="20"/>
                </w:rPr>
                <w:delText>435.00</w:delText>
              </w:r>
            </w:del>
            <w:ins w:id="368" w:author="Vincent Boisclair" w:date="2025-12-09T15:33:00Z" w16du:dateUtc="2025-12-09T20:33:00Z">
              <w:r w:rsidR="00567942">
                <w:rPr>
                  <w:rFonts w:asciiTheme="minorHAnsi" w:hAnsiTheme="minorHAnsi"/>
                  <w:sz w:val="20"/>
                </w:rPr>
                <w:t>2.80</w:t>
              </w:r>
            </w:ins>
          </w:p>
        </w:tc>
        <w:tc>
          <w:tcPr>
            <w:tcW w:w="1260" w:type="dxa"/>
            <w:tcBorders>
              <w:bottom w:val="single" w:sz="4" w:space="0" w:color="auto"/>
            </w:tcBorders>
            <w:vAlign w:val="center"/>
          </w:tcPr>
          <w:p w14:paraId="0C63AD09" w14:textId="52F849C7" w:rsidR="00601F19" w:rsidRPr="0057436B" w:rsidRDefault="00601F19" w:rsidP="002F0738">
            <w:pPr>
              <w:spacing w:before="20" w:after="20"/>
              <w:jc w:val="right"/>
              <w:rPr>
                <w:rFonts w:asciiTheme="minorHAnsi" w:hAnsiTheme="minorHAnsi"/>
                <w:sz w:val="20"/>
              </w:rPr>
            </w:pPr>
            <w:r w:rsidRPr="0057436B">
              <w:rPr>
                <w:rFonts w:asciiTheme="minorHAnsi" w:hAnsiTheme="minorHAnsi"/>
                <w:sz w:val="20"/>
              </w:rPr>
              <w:t xml:space="preserve">$ </w:t>
            </w:r>
            <w:del w:id="369" w:author="Vincent Boisclair" w:date="2025-12-09T15:33:00Z" w16du:dateUtc="2025-12-09T20:33:00Z">
              <w:r w:rsidRPr="0057436B" w:rsidDel="00567942">
                <w:rPr>
                  <w:rFonts w:asciiTheme="minorHAnsi" w:hAnsiTheme="minorHAnsi"/>
                  <w:sz w:val="20"/>
                </w:rPr>
                <w:delText>435</w:delText>
              </w:r>
            </w:del>
            <w:ins w:id="370" w:author="Vincent Boisclair" w:date="2025-12-09T15:33:00Z" w16du:dateUtc="2025-12-09T20:33:00Z">
              <w:r w:rsidR="00567942">
                <w:rPr>
                  <w:rFonts w:asciiTheme="minorHAnsi" w:hAnsiTheme="minorHAnsi"/>
                  <w:sz w:val="20"/>
                </w:rPr>
                <w:t>560</w:t>
              </w:r>
            </w:ins>
          </w:p>
        </w:tc>
      </w:tr>
      <w:tr w:rsidR="00601F19" w:rsidRPr="00A92DD6" w14:paraId="034C63EC" w14:textId="77777777" w:rsidTr="00902D1A">
        <w:trPr>
          <w:trHeight w:val="246"/>
        </w:trPr>
        <w:tc>
          <w:tcPr>
            <w:tcW w:w="5452" w:type="dxa"/>
            <w:tcBorders>
              <w:bottom w:val="double" w:sz="4" w:space="0" w:color="auto"/>
            </w:tcBorders>
          </w:tcPr>
          <w:p w14:paraId="517CABDD" w14:textId="43C38FB0" w:rsidR="00601F19" w:rsidRPr="00C36065" w:rsidRDefault="00601F19" w:rsidP="00BB0102">
            <w:pPr>
              <w:spacing w:before="20" w:after="20"/>
              <w:rPr>
                <w:rFonts w:asciiTheme="minorHAnsi" w:hAnsiTheme="minorHAnsi"/>
                <w:sz w:val="20"/>
                <w:lang w:val="fr-CA"/>
              </w:rPr>
            </w:pPr>
            <w:r w:rsidRPr="00C36065">
              <w:rPr>
                <w:sz w:val="20"/>
                <w:lang w:val="fr-CA"/>
              </w:rPr>
              <w:lastRenderedPageBreak/>
              <w:t xml:space="preserve">Source code quality analysis </w:t>
            </w:r>
            <w:del w:id="371" w:author="Valérie Chapdelaine" w:date="2025-10-28T10:14:00Z" w16du:dateUtc="2025-10-28T14:14:00Z">
              <w:r w:rsidRPr="00C36065" w:rsidDel="009E04B1">
                <w:rPr>
                  <w:sz w:val="20"/>
                  <w:lang w:val="fr-CA"/>
                </w:rPr>
                <w:delText xml:space="preserve">License </w:delText>
              </w:r>
            </w:del>
            <w:ins w:id="372" w:author="Valérie Chapdelaine" w:date="2025-10-28T10:14:00Z" w16du:dateUtc="2025-10-28T14:14:00Z">
              <w:r w:rsidRPr="00C36065">
                <w:rPr>
                  <w:sz w:val="20"/>
                  <w:lang w:val="fr-CA"/>
                </w:rPr>
                <w:t xml:space="preserve">Licence </w:t>
              </w:r>
            </w:ins>
            <w:r w:rsidRPr="00C36065">
              <w:rPr>
                <w:sz w:val="20"/>
                <w:lang w:val="fr-CA"/>
              </w:rPr>
              <w:t>SonarQube</w:t>
            </w:r>
            <w:r w:rsidRPr="00C36065">
              <w:rPr>
                <w:spacing w:val="-12"/>
                <w:sz w:val="20"/>
                <w:lang w:val="fr-CA"/>
              </w:rPr>
              <w:t xml:space="preserve"> </w:t>
            </w:r>
            <w:r w:rsidRPr="00C36065">
              <w:rPr>
                <w:spacing w:val="-2"/>
                <w:sz w:val="20"/>
                <w:lang w:val="fr-CA"/>
              </w:rPr>
              <w:t>(SonarCloud)</w:t>
            </w:r>
          </w:p>
        </w:tc>
        <w:tc>
          <w:tcPr>
            <w:tcW w:w="1134" w:type="dxa"/>
            <w:tcBorders>
              <w:bottom w:val="double" w:sz="4" w:space="0" w:color="auto"/>
            </w:tcBorders>
            <w:vAlign w:val="center"/>
          </w:tcPr>
          <w:p w14:paraId="1B42E7FC" w14:textId="73E8A536" w:rsidR="00601F19" w:rsidRPr="00016A84" w:rsidRDefault="00567942" w:rsidP="00954036">
            <w:pPr>
              <w:spacing w:before="20" w:after="20"/>
              <w:jc w:val="center"/>
              <w:rPr>
                <w:rFonts w:asciiTheme="minorHAnsi" w:hAnsiTheme="minorHAnsi"/>
                <w:sz w:val="16"/>
                <w:szCs w:val="18"/>
              </w:rPr>
            </w:pPr>
            <w:ins w:id="373" w:author="Vincent Boisclair" w:date="2025-12-09T15:33:00Z" w16du:dateUtc="2025-12-09T20:33:00Z">
              <w:r w:rsidRPr="00016A84">
                <w:rPr>
                  <w:rFonts w:asciiTheme="minorHAnsi" w:hAnsiTheme="minorHAnsi"/>
                  <w:sz w:val="16"/>
                  <w:szCs w:val="18"/>
                </w:rPr>
                <w:t>100K LOC</w:t>
              </w:r>
              <w:r w:rsidR="00282D6C" w:rsidRPr="00016A84">
                <w:rPr>
                  <w:rFonts w:asciiTheme="minorHAnsi" w:hAnsiTheme="minorHAnsi"/>
                  <w:sz w:val="16"/>
                  <w:szCs w:val="18"/>
                </w:rPr>
                <w:t xml:space="preserve"> (min. 300K)</w:t>
              </w:r>
            </w:ins>
          </w:p>
        </w:tc>
        <w:tc>
          <w:tcPr>
            <w:tcW w:w="576" w:type="dxa"/>
            <w:tcBorders>
              <w:bottom w:val="double" w:sz="4" w:space="0" w:color="auto"/>
            </w:tcBorders>
            <w:vAlign w:val="center"/>
          </w:tcPr>
          <w:p w14:paraId="36DA2EF4" w14:textId="10B56DD3" w:rsidR="00601F19" w:rsidRPr="0057436B" w:rsidRDefault="00601F19" w:rsidP="00954036">
            <w:pPr>
              <w:spacing w:before="20" w:after="20"/>
              <w:jc w:val="center"/>
              <w:rPr>
                <w:rFonts w:asciiTheme="minorHAnsi" w:hAnsiTheme="minorHAnsi"/>
                <w:sz w:val="20"/>
              </w:rPr>
            </w:pPr>
            <w:r w:rsidRPr="0057436B">
              <w:rPr>
                <w:rFonts w:asciiTheme="minorHAnsi" w:hAnsiTheme="minorHAnsi"/>
                <w:sz w:val="20"/>
              </w:rPr>
              <w:t>X</w:t>
            </w:r>
          </w:p>
        </w:tc>
        <w:tc>
          <w:tcPr>
            <w:tcW w:w="576" w:type="dxa"/>
            <w:tcBorders>
              <w:bottom w:val="double" w:sz="4" w:space="0" w:color="auto"/>
            </w:tcBorders>
            <w:vAlign w:val="center"/>
          </w:tcPr>
          <w:p w14:paraId="6B480F2B" w14:textId="77777777" w:rsidR="00601F19" w:rsidRPr="0057436B" w:rsidRDefault="00601F19" w:rsidP="00954036">
            <w:pPr>
              <w:spacing w:before="20" w:after="20"/>
              <w:jc w:val="center"/>
              <w:rPr>
                <w:rFonts w:asciiTheme="minorHAnsi" w:hAnsiTheme="minorHAnsi"/>
                <w:sz w:val="20"/>
              </w:rPr>
            </w:pPr>
          </w:p>
        </w:tc>
        <w:tc>
          <w:tcPr>
            <w:tcW w:w="576" w:type="dxa"/>
            <w:tcBorders>
              <w:bottom w:val="double" w:sz="4" w:space="0" w:color="auto"/>
            </w:tcBorders>
            <w:vAlign w:val="center"/>
          </w:tcPr>
          <w:p w14:paraId="467ADE3B" w14:textId="4F7745DC" w:rsidR="00601F19" w:rsidRPr="00A92DD6" w:rsidRDefault="00601F19" w:rsidP="00954036">
            <w:pPr>
              <w:spacing w:before="20" w:after="20"/>
              <w:jc w:val="center"/>
              <w:rPr>
                <w:rFonts w:asciiTheme="minorHAnsi" w:hAnsiTheme="minorHAnsi" w:cstheme="minorHAnsi"/>
                <w:sz w:val="20"/>
                <w:szCs w:val="20"/>
              </w:rPr>
            </w:pPr>
            <w:del w:id="374" w:author="Vincent Boisclair" w:date="2025-12-09T15:34:00Z" w16du:dateUtc="2025-12-09T20:34:00Z">
              <w:r w:rsidRPr="0057436B" w:rsidDel="00586AF8">
                <w:rPr>
                  <w:rFonts w:asciiTheme="minorHAnsi" w:hAnsiTheme="minorHAnsi"/>
                  <w:sz w:val="20"/>
                </w:rPr>
                <w:delText>1</w:delText>
              </w:r>
            </w:del>
            <w:ins w:id="375" w:author="Vincent Boisclair" w:date="2025-12-09T15:34:00Z" w16du:dateUtc="2025-12-09T20:34:00Z">
              <w:r w:rsidR="00586AF8">
                <w:rPr>
                  <w:rFonts w:asciiTheme="minorHAnsi" w:hAnsiTheme="minorHAnsi"/>
                  <w:sz w:val="20"/>
                </w:rPr>
                <w:t>3</w:t>
              </w:r>
            </w:ins>
          </w:p>
        </w:tc>
        <w:tc>
          <w:tcPr>
            <w:tcW w:w="1260" w:type="dxa"/>
            <w:tcBorders>
              <w:bottom w:val="double" w:sz="4" w:space="0" w:color="auto"/>
            </w:tcBorders>
            <w:vAlign w:val="center"/>
          </w:tcPr>
          <w:p w14:paraId="4E337776" w14:textId="38D9BC1C" w:rsidR="00601F19" w:rsidRPr="0057436B" w:rsidRDefault="00601F19" w:rsidP="002F0738">
            <w:pPr>
              <w:spacing w:before="20" w:after="20"/>
              <w:jc w:val="right"/>
              <w:rPr>
                <w:rFonts w:asciiTheme="minorHAnsi" w:hAnsiTheme="minorHAnsi"/>
                <w:sz w:val="20"/>
              </w:rPr>
            </w:pPr>
            <w:r w:rsidRPr="0057436B">
              <w:rPr>
                <w:rFonts w:asciiTheme="minorHAnsi" w:hAnsiTheme="minorHAnsi"/>
                <w:sz w:val="20"/>
              </w:rPr>
              <w:t xml:space="preserve">$ </w:t>
            </w:r>
            <w:del w:id="376" w:author="Vincent Boisclair" w:date="2025-12-09T15:34:00Z" w16du:dateUtc="2025-12-09T20:34:00Z">
              <w:r w:rsidRPr="0057436B" w:rsidDel="00586AF8">
                <w:rPr>
                  <w:rFonts w:asciiTheme="minorHAnsi" w:hAnsiTheme="minorHAnsi"/>
                  <w:sz w:val="20"/>
                </w:rPr>
                <w:delText>155.00</w:delText>
              </w:r>
            </w:del>
            <w:ins w:id="377" w:author="Vincent Boisclair" w:date="2025-12-09T15:34:00Z" w16du:dateUtc="2025-12-09T20:34:00Z">
              <w:r w:rsidR="00586AF8">
                <w:rPr>
                  <w:rFonts w:asciiTheme="minorHAnsi" w:hAnsiTheme="minorHAnsi"/>
                  <w:sz w:val="20"/>
                </w:rPr>
                <w:t>110.83</w:t>
              </w:r>
            </w:ins>
          </w:p>
        </w:tc>
        <w:tc>
          <w:tcPr>
            <w:tcW w:w="1260" w:type="dxa"/>
            <w:tcBorders>
              <w:bottom w:val="double" w:sz="4" w:space="0" w:color="auto"/>
            </w:tcBorders>
            <w:vAlign w:val="center"/>
          </w:tcPr>
          <w:p w14:paraId="1EAD4F2C" w14:textId="0C755462" w:rsidR="00601F19" w:rsidRPr="0057436B" w:rsidRDefault="00601F19" w:rsidP="002F0738">
            <w:pPr>
              <w:spacing w:before="20" w:after="20"/>
              <w:jc w:val="right"/>
              <w:rPr>
                <w:rFonts w:asciiTheme="minorHAnsi" w:hAnsiTheme="minorHAnsi"/>
                <w:sz w:val="20"/>
              </w:rPr>
            </w:pPr>
            <w:r w:rsidRPr="0057436B">
              <w:rPr>
                <w:rFonts w:asciiTheme="minorHAnsi" w:hAnsiTheme="minorHAnsi"/>
                <w:sz w:val="20"/>
              </w:rPr>
              <w:t xml:space="preserve">$ </w:t>
            </w:r>
            <w:del w:id="378" w:author="Vincent Boisclair" w:date="2025-12-09T15:34:00Z" w16du:dateUtc="2025-12-09T20:34:00Z">
              <w:r w:rsidRPr="0057436B" w:rsidDel="00586AF8">
                <w:rPr>
                  <w:rFonts w:asciiTheme="minorHAnsi" w:hAnsiTheme="minorHAnsi"/>
                  <w:sz w:val="20"/>
                </w:rPr>
                <w:delText>155</w:delText>
              </w:r>
            </w:del>
            <w:ins w:id="379" w:author="Vincent Boisclair" w:date="2025-12-09T15:34:00Z" w16du:dateUtc="2025-12-09T20:34:00Z">
              <w:r w:rsidR="00586AF8">
                <w:rPr>
                  <w:rFonts w:asciiTheme="minorHAnsi" w:hAnsiTheme="minorHAnsi"/>
                  <w:sz w:val="20"/>
                </w:rPr>
                <w:t>333</w:t>
              </w:r>
            </w:ins>
          </w:p>
        </w:tc>
      </w:tr>
      <w:tr w:rsidR="00601F19" w:rsidRPr="009B37E2" w14:paraId="43510800" w14:textId="77777777" w:rsidTr="00902D1A">
        <w:trPr>
          <w:trHeight w:val="322"/>
        </w:trPr>
        <w:tc>
          <w:tcPr>
            <w:tcW w:w="5452" w:type="dxa"/>
            <w:tcBorders>
              <w:top w:val="double" w:sz="4" w:space="0" w:color="auto"/>
            </w:tcBorders>
            <w:vAlign w:val="center"/>
          </w:tcPr>
          <w:p w14:paraId="24A20B6F" w14:textId="4E426711" w:rsidR="00601F19" w:rsidRPr="00A92DD6" w:rsidRDefault="00601F19" w:rsidP="00BB0102">
            <w:pPr>
              <w:rPr>
                <w:rFonts w:asciiTheme="minorHAnsi" w:hAnsiTheme="minorHAnsi" w:cstheme="minorHAnsi"/>
                <w:b/>
                <w:sz w:val="18"/>
                <w:szCs w:val="18"/>
              </w:rPr>
            </w:pPr>
            <w:r w:rsidRPr="00A92DD6">
              <w:rPr>
                <w:rFonts w:asciiTheme="minorHAnsi" w:hAnsiTheme="minorHAnsi" w:cstheme="minorHAnsi"/>
                <w:b/>
                <w:sz w:val="20"/>
                <w:szCs w:val="20"/>
              </w:rPr>
              <w:t>TOTAL</w:t>
            </w:r>
          </w:p>
        </w:tc>
        <w:tc>
          <w:tcPr>
            <w:tcW w:w="1134" w:type="dxa"/>
            <w:tcBorders>
              <w:top w:val="double" w:sz="4" w:space="0" w:color="auto"/>
            </w:tcBorders>
          </w:tcPr>
          <w:p w14:paraId="44D01603" w14:textId="77777777" w:rsidR="00601F19" w:rsidRPr="00A92DD6" w:rsidRDefault="00601F19" w:rsidP="00BB0102">
            <w:pPr>
              <w:jc w:val="right"/>
              <w:rPr>
                <w:rFonts w:asciiTheme="minorHAnsi" w:hAnsiTheme="minorHAnsi" w:cstheme="minorHAnsi"/>
                <w:b/>
                <w:bCs/>
                <w:sz w:val="18"/>
                <w:szCs w:val="18"/>
              </w:rPr>
            </w:pPr>
          </w:p>
        </w:tc>
        <w:tc>
          <w:tcPr>
            <w:tcW w:w="576" w:type="dxa"/>
            <w:tcBorders>
              <w:top w:val="double" w:sz="4" w:space="0" w:color="auto"/>
            </w:tcBorders>
          </w:tcPr>
          <w:p w14:paraId="779D6BBA" w14:textId="73DB72CD" w:rsidR="00601F19" w:rsidRPr="00A92DD6" w:rsidRDefault="00601F19" w:rsidP="00BB0102">
            <w:pPr>
              <w:jc w:val="right"/>
              <w:rPr>
                <w:rFonts w:asciiTheme="minorHAnsi" w:hAnsiTheme="minorHAnsi" w:cstheme="minorHAnsi"/>
                <w:b/>
                <w:bCs/>
                <w:sz w:val="18"/>
                <w:szCs w:val="18"/>
              </w:rPr>
            </w:pPr>
          </w:p>
        </w:tc>
        <w:tc>
          <w:tcPr>
            <w:tcW w:w="576" w:type="dxa"/>
            <w:tcBorders>
              <w:top w:val="double" w:sz="4" w:space="0" w:color="auto"/>
            </w:tcBorders>
          </w:tcPr>
          <w:p w14:paraId="6D3ABD92" w14:textId="77777777" w:rsidR="00601F19" w:rsidRPr="00A92DD6" w:rsidRDefault="00601F19" w:rsidP="00BB0102">
            <w:pPr>
              <w:jc w:val="right"/>
              <w:rPr>
                <w:rFonts w:asciiTheme="minorHAnsi" w:hAnsiTheme="minorHAnsi" w:cstheme="minorHAnsi"/>
                <w:b/>
                <w:bCs/>
                <w:sz w:val="18"/>
                <w:szCs w:val="18"/>
              </w:rPr>
            </w:pPr>
          </w:p>
        </w:tc>
        <w:tc>
          <w:tcPr>
            <w:tcW w:w="576" w:type="dxa"/>
            <w:tcBorders>
              <w:top w:val="double" w:sz="4" w:space="0" w:color="auto"/>
            </w:tcBorders>
          </w:tcPr>
          <w:p w14:paraId="018785C0" w14:textId="77777777" w:rsidR="00601F19" w:rsidRPr="00A92DD6" w:rsidRDefault="00601F19" w:rsidP="00BB0102">
            <w:pPr>
              <w:jc w:val="right"/>
              <w:rPr>
                <w:rFonts w:asciiTheme="minorHAnsi" w:hAnsiTheme="minorHAnsi" w:cstheme="minorHAnsi"/>
                <w:b/>
                <w:bCs/>
                <w:sz w:val="18"/>
                <w:szCs w:val="18"/>
              </w:rPr>
            </w:pPr>
          </w:p>
        </w:tc>
        <w:tc>
          <w:tcPr>
            <w:tcW w:w="1260" w:type="dxa"/>
            <w:tcBorders>
              <w:top w:val="double" w:sz="4" w:space="0" w:color="auto"/>
            </w:tcBorders>
            <w:vAlign w:val="center"/>
          </w:tcPr>
          <w:p w14:paraId="71833FE2" w14:textId="77777777" w:rsidR="00601F19" w:rsidRPr="00A92DD6" w:rsidRDefault="00601F19" w:rsidP="002F0738">
            <w:pPr>
              <w:jc w:val="right"/>
              <w:rPr>
                <w:rFonts w:asciiTheme="minorHAnsi" w:hAnsiTheme="minorHAnsi" w:cstheme="minorHAnsi"/>
                <w:b/>
                <w:bCs/>
                <w:sz w:val="18"/>
                <w:szCs w:val="18"/>
              </w:rPr>
            </w:pPr>
          </w:p>
        </w:tc>
        <w:tc>
          <w:tcPr>
            <w:tcW w:w="1260" w:type="dxa"/>
            <w:tcBorders>
              <w:top w:val="double" w:sz="4" w:space="0" w:color="auto"/>
            </w:tcBorders>
          </w:tcPr>
          <w:p w14:paraId="2355E02F" w14:textId="0DA4D495" w:rsidR="00601F19" w:rsidRPr="009B37E2" w:rsidRDefault="00601F19" w:rsidP="002F0738">
            <w:pPr>
              <w:jc w:val="right"/>
              <w:rPr>
                <w:rFonts w:asciiTheme="minorHAnsi" w:hAnsiTheme="minorHAnsi" w:cstheme="minorHAnsi"/>
                <w:b/>
                <w:sz w:val="18"/>
                <w:szCs w:val="18"/>
              </w:rPr>
            </w:pPr>
            <w:r w:rsidRPr="009B37E2">
              <w:rPr>
                <w:rFonts w:asciiTheme="minorHAnsi" w:hAnsiTheme="minorHAnsi" w:cstheme="minorHAnsi"/>
                <w:b/>
                <w:sz w:val="20"/>
                <w:szCs w:val="20"/>
              </w:rPr>
              <w:t xml:space="preserve">$ </w:t>
            </w:r>
            <w:del w:id="380" w:author="Vincent Boisclair" w:date="2025-12-09T15:34:00Z" w16du:dateUtc="2025-12-09T20:34:00Z">
              <w:r w:rsidRPr="009B37E2" w:rsidDel="00586AF8">
                <w:rPr>
                  <w:rFonts w:asciiTheme="minorHAnsi" w:hAnsiTheme="minorHAnsi" w:cstheme="minorHAnsi"/>
                  <w:b/>
                  <w:sz w:val="20"/>
                  <w:szCs w:val="20"/>
                </w:rPr>
                <w:delText>13,468</w:delText>
              </w:r>
            </w:del>
            <w:ins w:id="381" w:author="Vincent Boisclair" w:date="2025-10-29T19:29:00Z" w16du:dateUtc="2025-10-29T23:29:00Z">
              <w:del w:id="382" w:author="Vincent Boisclair" w:date="2025-12-09T15:34:00Z" w16du:dateUtc="2025-12-09T20:34:00Z">
                <w:r w:rsidRPr="009B37E2" w:rsidDel="00586AF8">
                  <w:rPr>
                    <w:rFonts w:asciiTheme="minorHAnsi" w:hAnsiTheme="minorHAnsi" w:cstheme="minorHAnsi"/>
                    <w:b/>
                    <w:sz w:val="20"/>
                    <w:szCs w:val="20"/>
                  </w:rPr>
                  <w:delText>540</w:delText>
                </w:r>
              </w:del>
            </w:ins>
            <w:ins w:id="383" w:author="Vincent Boisclair" w:date="2025-12-09T15:34:00Z" w16du:dateUtc="2025-12-09T20:34:00Z">
              <w:del w:id="384" w:author="Vincent Boisclair" w:date="2025-12-12T15:14:00Z" w16du:dateUtc="2025-12-12T20:14:00Z">
                <w:r w:rsidR="00586AF8" w:rsidRPr="009B37E2" w:rsidDel="009B37E2">
                  <w:rPr>
                    <w:rFonts w:asciiTheme="minorHAnsi" w:hAnsiTheme="minorHAnsi" w:cstheme="minorHAnsi"/>
                    <w:b/>
                    <w:sz w:val="20"/>
                    <w:szCs w:val="20"/>
                  </w:rPr>
                  <w:delText>28,487</w:delText>
                </w:r>
              </w:del>
            </w:ins>
            <w:ins w:id="385" w:author="Vincent Boisclair" w:date="2025-12-12T15:14:00Z" w16du:dateUtc="2025-12-12T20:14:00Z">
              <w:r w:rsidR="009B37E2">
                <w:rPr>
                  <w:rFonts w:asciiTheme="minorHAnsi" w:hAnsiTheme="minorHAnsi" w:cstheme="minorHAnsi"/>
                  <w:b/>
                  <w:sz w:val="20"/>
                  <w:szCs w:val="20"/>
                </w:rPr>
                <w:t>29,2</w:t>
              </w:r>
              <w:r w:rsidR="00826797">
                <w:rPr>
                  <w:rFonts w:asciiTheme="minorHAnsi" w:hAnsiTheme="minorHAnsi" w:cstheme="minorHAnsi"/>
                  <w:b/>
                  <w:sz w:val="20"/>
                  <w:szCs w:val="20"/>
                </w:rPr>
                <w:t>1</w:t>
              </w:r>
              <w:r w:rsidR="009B37E2">
                <w:rPr>
                  <w:rFonts w:asciiTheme="minorHAnsi" w:hAnsiTheme="minorHAnsi" w:cstheme="minorHAnsi"/>
                  <w:b/>
                  <w:sz w:val="20"/>
                  <w:szCs w:val="20"/>
                </w:rPr>
                <w:t>0</w:t>
              </w:r>
            </w:ins>
          </w:p>
        </w:tc>
      </w:tr>
    </w:tbl>
    <w:p w14:paraId="40B75111" w14:textId="132352B5" w:rsidR="00B710E5" w:rsidRPr="0057436B" w:rsidRDefault="005F1DC0" w:rsidP="00394E90">
      <w:pPr>
        <w:jc w:val="both"/>
        <w:rPr>
          <w:ins w:id="386" w:author="Vincent Boisclair" w:date="2025-10-14T14:58:00Z" w16du:dateUtc="2025-10-14T18:58:00Z"/>
          <w:sz w:val="20"/>
          <w:szCs w:val="20"/>
        </w:rPr>
      </w:pPr>
      <w:ins w:id="387" w:author="Vincent Boisclair" w:date="2025-10-14T14:58:00Z" w16du:dateUtc="2025-10-14T18:58:00Z">
        <w:r w:rsidRPr="0057436B">
          <w:rPr>
            <w:sz w:val="20"/>
            <w:szCs w:val="20"/>
          </w:rPr>
          <w:t xml:space="preserve">* </w:t>
        </w:r>
        <w:r w:rsidR="00637A85">
          <w:rPr>
            <w:sz w:val="20"/>
            <w:szCs w:val="20"/>
          </w:rPr>
          <w:t>The p</w:t>
        </w:r>
        <w:r w:rsidRPr="0057436B">
          <w:rPr>
            <w:sz w:val="20"/>
            <w:szCs w:val="20"/>
          </w:rPr>
          <w:t xml:space="preserve">enetration testing </w:t>
        </w:r>
        <w:r w:rsidR="00637A85">
          <w:rPr>
            <w:sz w:val="20"/>
            <w:szCs w:val="20"/>
          </w:rPr>
          <w:t xml:space="preserve">included is for </w:t>
        </w:r>
      </w:ins>
      <w:ins w:id="388" w:author="Vincent Boisclair" w:date="2025-12-09T16:01:00Z" w16du:dateUtc="2025-12-09T21:01:00Z">
        <w:r w:rsidR="00C512BD">
          <w:rPr>
            <w:sz w:val="20"/>
            <w:szCs w:val="20"/>
          </w:rPr>
          <w:t>the Google Platform infrastructure</w:t>
        </w:r>
      </w:ins>
      <w:ins w:id="389" w:author="Vincent Boisclair" w:date="2025-12-09T16:02:00Z" w16du:dateUtc="2025-12-09T21:02:00Z">
        <w:r w:rsidR="002F06CD">
          <w:rPr>
            <w:sz w:val="20"/>
            <w:szCs w:val="20"/>
          </w:rPr>
          <w:t xml:space="preserve"> once per year</w:t>
        </w:r>
      </w:ins>
      <w:ins w:id="390" w:author="Vincent Boisclair" w:date="2025-10-14T14:59:00Z" w16du:dateUtc="2025-10-14T18:59:00Z">
        <w:r w:rsidR="000818AA">
          <w:rPr>
            <w:sz w:val="20"/>
            <w:szCs w:val="20"/>
          </w:rPr>
          <w:t xml:space="preserve">. Additional </w:t>
        </w:r>
      </w:ins>
      <w:ins w:id="391" w:author="Vincent Boisclair" w:date="2025-10-14T15:00:00Z" w16du:dateUtc="2025-10-14T19:00:00Z">
        <w:r w:rsidR="0057436B">
          <w:rPr>
            <w:sz w:val="20"/>
            <w:szCs w:val="20"/>
          </w:rPr>
          <w:t>p</w:t>
        </w:r>
        <w:r w:rsidR="0057436B" w:rsidRPr="0057436B">
          <w:rPr>
            <w:sz w:val="20"/>
            <w:szCs w:val="20"/>
          </w:rPr>
          <w:t>enetration test</w:t>
        </w:r>
        <w:r w:rsidR="0057436B">
          <w:rPr>
            <w:sz w:val="20"/>
            <w:szCs w:val="20"/>
          </w:rPr>
          <w:t>s</w:t>
        </w:r>
        <w:r w:rsidR="0057436B" w:rsidRPr="0057436B">
          <w:rPr>
            <w:sz w:val="20"/>
            <w:szCs w:val="20"/>
          </w:rPr>
          <w:t xml:space="preserve"> </w:t>
        </w:r>
      </w:ins>
      <w:ins w:id="392" w:author="Vincent Boisclair" w:date="2025-10-14T15:01:00Z" w16du:dateUtc="2025-10-14T19:01:00Z">
        <w:r w:rsidR="0057436B">
          <w:rPr>
            <w:sz w:val="20"/>
            <w:szCs w:val="20"/>
          </w:rPr>
          <w:t xml:space="preserve">(e.g., </w:t>
        </w:r>
        <w:r w:rsidR="0029068F">
          <w:rPr>
            <w:sz w:val="20"/>
            <w:szCs w:val="20"/>
          </w:rPr>
          <w:t>for additional applications</w:t>
        </w:r>
      </w:ins>
      <w:ins w:id="393" w:author="Vincent Boisclair" w:date="2025-10-29T14:18:00Z" w16du:dateUtc="2025-10-29T18:18:00Z">
        <w:r w:rsidR="005738CE">
          <w:rPr>
            <w:sz w:val="20"/>
            <w:szCs w:val="20"/>
          </w:rPr>
          <w:t>, for infrastructure</w:t>
        </w:r>
      </w:ins>
      <w:ins w:id="394" w:author="Vincent Boisclair" w:date="2025-10-14T15:01:00Z" w16du:dateUtc="2025-10-14T19:01:00Z">
        <w:r w:rsidR="0029068F">
          <w:rPr>
            <w:sz w:val="20"/>
            <w:szCs w:val="20"/>
          </w:rPr>
          <w:t xml:space="preserve">) </w:t>
        </w:r>
      </w:ins>
      <w:ins w:id="395" w:author="Vincent Boisclair" w:date="2025-10-14T14:59:00Z" w16du:dateUtc="2025-10-14T18:59:00Z">
        <w:r w:rsidR="000818AA">
          <w:rPr>
            <w:sz w:val="20"/>
            <w:szCs w:val="20"/>
          </w:rPr>
          <w:t>can be provided on demand</w:t>
        </w:r>
        <w:r w:rsidR="005B260A">
          <w:rPr>
            <w:sz w:val="20"/>
            <w:szCs w:val="20"/>
          </w:rPr>
          <w:t xml:space="preserve"> at additional cost</w:t>
        </w:r>
      </w:ins>
      <w:ins w:id="396" w:author="Vincent Boisclair" w:date="2025-10-14T14:58:00Z" w16du:dateUtc="2025-10-14T18:58:00Z">
        <w:r w:rsidR="00714B45">
          <w:rPr>
            <w:sz w:val="20"/>
            <w:szCs w:val="20"/>
          </w:rPr>
          <w:t>.</w:t>
        </w:r>
      </w:ins>
      <w:ins w:id="397" w:author="Vincent Boisclair" w:date="2025-12-10T09:38:00Z" w16du:dateUtc="2025-12-10T14:38:00Z">
        <w:r w:rsidR="00F40FED">
          <w:rPr>
            <w:sz w:val="20"/>
            <w:szCs w:val="20"/>
          </w:rPr>
          <w:t xml:space="preserve"> </w:t>
        </w:r>
        <w:r w:rsidR="00A82D03">
          <w:rPr>
            <w:sz w:val="20"/>
            <w:szCs w:val="20"/>
          </w:rPr>
          <w:t>S</w:t>
        </w:r>
      </w:ins>
      <w:ins w:id="398" w:author="Vincent Boisclair" w:date="2025-12-10T08:57:00Z" w16du:dateUtc="2025-12-10T13:57:00Z">
        <w:r w:rsidR="00C97695">
          <w:rPr>
            <w:sz w:val="20"/>
            <w:szCs w:val="20"/>
          </w:rPr>
          <w:t>upport</w:t>
        </w:r>
      </w:ins>
      <w:ins w:id="399" w:author="Vincent Boisclair" w:date="2025-12-10T09:38:00Z" w16du:dateUtc="2025-12-10T14:38:00Z">
        <w:r w:rsidR="00A82D03">
          <w:rPr>
            <w:sz w:val="20"/>
            <w:szCs w:val="20"/>
          </w:rPr>
          <w:t xml:space="preserve"> for the annual infra pentest is included; additional support</w:t>
        </w:r>
      </w:ins>
      <w:r w:rsidR="00772C20">
        <w:rPr>
          <w:sz w:val="20"/>
          <w:szCs w:val="20"/>
        </w:rPr>
        <w:t>, including for application pentest,</w:t>
      </w:r>
      <w:ins w:id="400" w:author="Vincent Boisclair" w:date="2025-12-10T09:38:00Z" w16du:dateUtc="2025-12-10T14:38:00Z">
        <w:r w:rsidR="00A82D03">
          <w:rPr>
            <w:sz w:val="20"/>
            <w:szCs w:val="20"/>
          </w:rPr>
          <w:t xml:space="preserve"> </w:t>
        </w:r>
      </w:ins>
      <w:ins w:id="401" w:author="Vincent Boisclair" w:date="2025-12-10T08:57:00Z" w16du:dateUtc="2025-12-10T13:57:00Z">
        <w:r w:rsidR="00C97695">
          <w:rPr>
            <w:sz w:val="20"/>
            <w:szCs w:val="20"/>
          </w:rPr>
          <w:t xml:space="preserve">will be </w:t>
        </w:r>
        <w:r w:rsidR="00DA12B1">
          <w:rPr>
            <w:sz w:val="20"/>
            <w:szCs w:val="20"/>
          </w:rPr>
          <w:t>delivered on-demand.</w:t>
        </w:r>
      </w:ins>
    </w:p>
    <w:p w14:paraId="65000EAC" w14:textId="02927D5C" w:rsidR="00431FC0" w:rsidRPr="00A92DD6" w:rsidRDefault="00431FC0" w:rsidP="00394E90">
      <w:pPr>
        <w:jc w:val="both"/>
        <w:rPr>
          <w:sz w:val="20"/>
          <w:szCs w:val="20"/>
        </w:rPr>
      </w:pPr>
      <w:r w:rsidRPr="00A92DD6">
        <w:rPr>
          <w:b/>
          <w:bCs/>
          <w:sz w:val="20"/>
          <w:szCs w:val="20"/>
        </w:rPr>
        <w:t>Note:</w:t>
      </w:r>
      <w:r w:rsidRPr="00A92DD6">
        <w:rPr>
          <w:b/>
          <w:bCs/>
          <w:spacing w:val="-10"/>
          <w:sz w:val="20"/>
          <w:szCs w:val="20"/>
        </w:rPr>
        <w:t xml:space="preserve"> </w:t>
      </w:r>
      <w:r w:rsidRPr="00A92DD6">
        <w:rPr>
          <w:sz w:val="20"/>
          <w:szCs w:val="20"/>
        </w:rPr>
        <w:t>Specific</w:t>
      </w:r>
      <w:r w:rsidRPr="00A92DD6">
        <w:rPr>
          <w:spacing w:val="-12"/>
          <w:sz w:val="20"/>
          <w:szCs w:val="20"/>
        </w:rPr>
        <w:t xml:space="preserve"> </w:t>
      </w:r>
      <w:r w:rsidRPr="00A92DD6">
        <w:rPr>
          <w:sz w:val="20"/>
          <w:szCs w:val="20"/>
        </w:rPr>
        <w:t>details</w:t>
      </w:r>
      <w:r w:rsidRPr="00A92DD6">
        <w:rPr>
          <w:spacing w:val="-9"/>
          <w:sz w:val="20"/>
          <w:szCs w:val="20"/>
        </w:rPr>
        <w:t xml:space="preserve"> </w:t>
      </w:r>
      <w:r w:rsidRPr="00A92DD6">
        <w:rPr>
          <w:sz w:val="20"/>
          <w:szCs w:val="20"/>
        </w:rPr>
        <w:t>regarding</w:t>
      </w:r>
      <w:r w:rsidRPr="00A92DD6">
        <w:rPr>
          <w:spacing w:val="-11"/>
          <w:sz w:val="20"/>
          <w:szCs w:val="20"/>
        </w:rPr>
        <w:t xml:space="preserve"> </w:t>
      </w:r>
      <w:r w:rsidRPr="00A92DD6">
        <w:rPr>
          <w:sz w:val="20"/>
          <w:szCs w:val="20"/>
        </w:rPr>
        <w:t>the</w:t>
      </w:r>
      <w:r w:rsidRPr="00A92DD6">
        <w:rPr>
          <w:spacing w:val="-12"/>
          <w:sz w:val="20"/>
          <w:szCs w:val="20"/>
        </w:rPr>
        <w:t xml:space="preserve"> </w:t>
      </w:r>
      <w:r w:rsidRPr="00A92DD6">
        <w:rPr>
          <w:sz w:val="20"/>
          <w:szCs w:val="20"/>
        </w:rPr>
        <w:t>procurement,</w:t>
      </w:r>
      <w:r w:rsidRPr="00A92DD6">
        <w:rPr>
          <w:spacing w:val="-9"/>
          <w:sz w:val="20"/>
          <w:szCs w:val="20"/>
        </w:rPr>
        <w:t xml:space="preserve"> </w:t>
      </w:r>
      <w:r w:rsidRPr="00A92DD6">
        <w:rPr>
          <w:sz w:val="20"/>
          <w:szCs w:val="20"/>
        </w:rPr>
        <w:t>management,</w:t>
      </w:r>
      <w:r w:rsidRPr="00A92DD6">
        <w:rPr>
          <w:spacing w:val="-10"/>
          <w:sz w:val="20"/>
          <w:szCs w:val="20"/>
        </w:rPr>
        <w:t xml:space="preserve"> </w:t>
      </w:r>
      <w:r w:rsidRPr="00A92DD6">
        <w:rPr>
          <w:sz w:val="20"/>
          <w:szCs w:val="20"/>
        </w:rPr>
        <w:t>and</w:t>
      </w:r>
      <w:r w:rsidRPr="00A92DD6">
        <w:rPr>
          <w:spacing w:val="-11"/>
          <w:sz w:val="20"/>
          <w:szCs w:val="20"/>
        </w:rPr>
        <w:t xml:space="preserve"> </w:t>
      </w:r>
      <w:r w:rsidRPr="00A92DD6">
        <w:rPr>
          <w:sz w:val="20"/>
          <w:szCs w:val="20"/>
        </w:rPr>
        <w:t>costs</w:t>
      </w:r>
      <w:r w:rsidRPr="00A92DD6">
        <w:rPr>
          <w:spacing w:val="-10"/>
          <w:sz w:val="20"/>
          <w:szCs w:val="20"/>
        </w:rPr>
        <w:t xml:space="preserve"> </w:t>
      </w:r>
      <w:r w:rsidRPr="00A92DD6">
        <w:rPr>
          <w:sz w:val="20"/>
          <w:szCs w:val="20"/>
        </w:rPr>
        <w:t>associated</w:t>
      </w:r>
      <w:r w:rsidRPr="00A92DD6">
        <w:rPr>
          <w:spacing w:val="-11"/>
          <w:sz w:val="20"/>
          <w:szCs w:val="20"/>
        </w:rPr>
        <w:t xml:space="preserve"> </w:t>
      </w:r>
      <w:r w:rsidRPr="00A92DD6">
        <w:rPr>
          <w:sz w:val="20"/>
          <w:szCs w:val="20"/>
        </w:rPr>
        <w:t>with</w:t>
      </w:r>
      <w:r w:rsidRPr="00A92DD6">
        <w:rPr>
          <w:spacing w:val="-12"/>
          <w:sz w:val="20"/>
          <w:szCs w:val="20"/>
        </w:rPr>
        <w:t xml:space="preserve"> </w:t>
      </w:r>
      <w:r w:rsidRPr="00A92DD6">
        <w:rPr>
          <w:sz w:val="20"/>
          <w:szCs w:val="20"/>
        </w:rPr>
        <w:t>these</w:t>
      </w:r>
      <w:r w:rsidRPr="00A92DD6">
        <w:rPr>
          <w:spacing w:val="-11"/>
          <w:sz w:val="20"/>
          <w:szCs w:val="20"/>
        </w:rPr>
        <w:t xml:space="preserve"> </w:t>
      </w:r>
      <w:r w:rsidR="001A7F6F" w:rsidRPr="00A92DD6">
        <w:rPr>
          <w:sz w:val="20"/>
          <w:szCs w:val="20"/>
        </w:rPr>
        <w:t xml:space="preserve">categories of services </w:t>
      </w:r>
      <w:r w:rsidRPr="00A92DD6">
        <w:rPr>
          <w:sz w:val="20"/>
          <w:szCs w:val="20"/>
        </w:rPr>
        <w:t>will be</w:t>
      </w:r>
      <w:r w:rsidRPr="00A92DD6">
        <w:rPr>
          <w:spacing w:val="-11"/>
          <w:sz w:val="20"/>
          <w:szCs w:val="20"/>
        </w:rPr>
        <w:t xml:space="preserve"> </w:t>
      </w:r>
      <w:r w:rsidRPr="00A92DD6">
        <w:rPr>
          <w:sz w:val="20"/>
          <w:szCs w:val="20"/>
        </w:rPr>
        <w:t>further outlined in the Operational Framework document.</w:t>
      </w:r>
    </w:p>
    <w:p w14:paraId="4247E655" w14:textId="77777777" w:rsidR="00AC1750" w:rsidRPr="00A92DD6" w:rsidRDefault="00AC1750" w:rsidP="00394E90">
      <w:pPr>
        <w:jc w:val="both"/>
        <w:rPr>
          <w:sz w:val="20"/>
          <w:szCs w:val="20"/>
        </w:rPr>
      </w:pPr>
    </w:p>
    <w:p w14:paraId="0A27AD55" w14:textId="2DEB1A72" w:rsidR="009B446F" w:rsidRPr="00A92DD6" w:rsidRDefault="00533558" w:rsidP="009440AE">
      <w:pPr>
        <w:pStyle w:val="Corpsdetexte"/>
        <w:jc w:val="both"/>
      </w:pPr>
      <w:r w:rsidRPr="00A92DD6">
        <w:t>The table above include</w:t>
      </w:r>
      <w:r w:rsidR="009C3890" w:rsidRPr="00A92DD6">
        <w:t>s</w:t>
      </w:r>
      <w:r w:rsidRPr="00A92DD6">
        <w:t xml:space="preserve"> the following fees:</w:t>
      </w:r>
    </w:p>
    <w:p w14:paraId="37B8A3F6" w14:textId="10284E6C" w:rsidR="00446EAC" w:rsidRPr="00A92DD6" w:rsidRDefault="00446EAC" w:rsidP="00394E90">
      <w:pPr>
        <w:pStyle w:val="Paragraphedeliste"/>
        <w:numPr>
          <w:ilvl w:val="2"/>
          <w:numId w:val="22"/>
        </w:numPr>
        <w:tabs>
          <w:tab w:val="left" w:pos="839"/>
        </w:tabs>
        <w:ind w:right="239"/>
        <w:jc w:val="both"/>
        <w:rPr>
          <w:sz w:val="20"/>
        </w:rPr>
      </w:pPr>
      <w:r w:rsidRPr="00A92DD6">
        <w:rPr>
          <w:sz w:val="20"/>
        </w:rPr>
        <w:t xml:space="preserve">Fees for </w:t>
      </w:r>
      <w:r w:rsidRPr="0077561C">
        <w:rPr>
          <w:sz w:val="20"/>
        </w:rPr>
        <w:t xml:space="preserve">utilizing </w:t>
      </w:r>
      <w:r w:rsidR="00707E2D" w:rsidRPr="0077561C">
        <w:rPr>
          <w:sz w:val="20"/>
        </w:rPr>
        <w:t>Third-Party Applications</w:t>
      </w:r>
      <w:r w:rsidRPr="0077561C">
        <w:rPr>
          <w:sz w:val="20"/>
        </w:rPr>
        <w:t>, such</w:t>
      </w:r>
      <w:r w:rsidRPr="00A92DD6">
        <w:rPr>
          <w:sz w:val="20"/>
        </w:rPr>
        <w:t xml:space="preserve"> as security monitoring, vulnerability scanning, or incident response services</w:t>
      </w:r>
      <w:r w:rsidR="00615E00">
        <w:rPr>
          <w:sz w:val="20"/>
        </w:rPr>
        <w:t>,</w:t>
      </w:r>
    </w:p>
    <w:p w14:paraId="2D77F3B6" w14:textId="050A0D84" w:rsidR="009B446F" w:rsidRPr="00A92DD6" w:rsidRDefault="009B446F" w:rsidP="00394E90">
      <w:pPr>
        <w:pStyle w:val="Paragraphedeliste"/>
        <w:numPr>
          <w:ilvl w:val="2"/>
          <w:numId w:val="22"/>
        </w:numPr>
        <w:tabs>
          <w:tab w:val="left" w:pos="839"/>
        </w:tabs>
        <w:ind w:right="245"/>
        <w:jc w:val="both"/>
        <w:rPr>
          <w:sz w:val="20"/>
        </w:rPr>
      </w:pPr>
      <w:r w:rsidRPr="00A92DD6">
        <w:rPr>
          <w:sz w:val="20"/>
        </w:rPr>
        <w:t>Costs associated with procuring and maintaining licenses for operating systems, databases, monitoring tools, security software, and other necessary software</w:t>
      </w:r>
      <w:r w:rsidR="00615E00">
        <w:rPr>
          <w:sz w:val="20"/>
        </w:rPr>
        <w:t>,</w:t>
      </w:r>
    </w:p>
    <w:p w14:paraId="4A7EEF11" w14:textId="52B25401" w:rsidR="00207FD8" w:rsidRPr="00A92DD6" w:rsidRDefault="00207FD8" w:rsidP="00394E90">
      <w:pPr>
        <w:pStyle w:val="Paragraphedeliste"/>
        <w:numPr>
          <w:ilvl w:val="2"/>
          <w:numId w:val="22"/>
        </w:numPr>
        <w:tabs>
          <w:tab w:val="left" w:pos="839"/>
        </w:tabs>
        <w:ind w:right="234"/>
        <w:jc w:val="both"/>
        <w:rPr>
          <w:sz w:val="20"/>
        </w:rPr>
      </w:pPr>
      <w:r w:rsidRPr="00A92DD6">
        <w:rPr>
          <w:sz w:val="20"/>
        </w:rPr>
        <w:t>Fees</w:t>
      </w:r>
      <w:r w:rsidRPr="00A92DD6">
        <w:rPr>
          <w:spacing w:val="-7"/>
          <w:sz w:val="20"/>
        </w:rPr>
        <w:t xml:space="preserve"> </w:t>
      </w:r>
      <w:r w:rsidRPr="00A92DD6">
        <w:rPr>
          <w:sz w:val="20"/>
        </w:rPr>
        <w:t>for</w:t>
      </w:r>
      <w:r w:rsidRPr="00A56EDE">
        <w:rPr>
          <w:sz w:val="20"/>
        </w:rPr>
        <w:t xml:space="preserve"> </w:t>
      </w:r>
      <w:r w:rsidRPr="00A92DD6">
        <w:rPr>
          <w:sz w:val="20"/>
        </w:rPr>
        <w:t>utilizing</w:t>
      </w:r>
      <w:r w:rsidRPr="00A56EDE">
        <w:rPr>
          <w:sz w:val="20"/>
        </w:rPr>
        <w:t xml:space="preserve"> </w:t>
      </w:r>
      <w:r w:rsidR="00707E2D" w:rsidRPr="00A56EDE">
        <w:rPr>
          <w:sz w:val="20"/>
        </w:rPr>
        <w:t>the Google Platform</w:t>
      </w:r>
      <w:ins w:id="402" w:author="Vincent Boisclair" w:date="2025-10-20T16:40:00Z" w16du:dateUtc="2025-10-20T20:40:00Z">
        <w:r w:rsidR="002E394E" w:rsidRPr="00A56EDE">
          <w:rPr>
            <w:sz w:val="20"/>
          </w:rPr>
          <w:t>, excluding the Google Cloud Platform</w:t>
        </w:r>
      </w:ins>
      <w:ins w:id="403" w:author="iA" w:date="2025-10-14T14:20:00Z" w16du:dateUtc="2025-10-14T18:20:00Z">
        <w:del w:id="404" w:author="Vincent Boisclair" w:date="2025-10-20T16:35:00Z" w16du:dateUtc="2025-10-20T20:35:00Z">
          <w:r w:rsidR="00707E2D" w:rsidRPr="00A56EDE" w:rsidDel="00B12686">
            <w:rPr>
              <w:sz w:val="20"/>
            </w:rPr>
            <w:delText xml:space="preserve"> </w:delText>
          </w:r>
        </w:del>
      </w:ins>
      <w:del w:id="405" w:author="Vincent Boisclair" w:date="2025-10-20T16:35:00Z" w16du:dateUtc="2025-10-20T20:35:00Z">
        <w:r w:rsidRPr="00A92DD6" w:rsidDel="00B12686">
          <w:rPr>
            <w:sz w:val="20"/>
          </w:rPr>
          <w:delText>cloud</w:delText>
        </w:r>
        <w:r w:rsidRPr="00A92DD6" w:rsidDel="00B12686">
          <w:rPr>
            <w:spacing w:val="-7"/>
            <w:sz w:val="20"/>
          </w:rPr>
          <w:delText xml:space="preserve"> </w:delText>
        </w:r>
        <w:r w:rsidRPr="00A92DD6" w:rsidDel="00B12686">
          <w:rPr>
            <w:sz w:val="20"/>
          </w:rPr>
          <w:delText>services,</w:delText>
        </w:r>
        <w:r w:rsidRPr="00A92DD6" w:rsidDel="00B12686">
          <w:rPr>
            <w:spacing w:val="-7"/>
            <w:sz w:val="20"/>
          </w:rPr>
          <w:delText xml:space="preserve"> </w:delText>
        </w:r>
        <w:r w:rsidRPr="00A92DD6" w:rsidDel="00B12686">
          <w:rPr>
            <w:sz w:val="20"/>
          </w:rPr>
          <w:delText>such</w:delText>
        </w:r>
        <w:r w:rsidRPr="00A92DD6" w:rsidDel="00B12686">
          <w:rPr>
            <w:spacing w:val="-7"/>
            <w:sz w:val="20"/>
          </w:rPr>
          <w:delText xml:space="preserve"> </w:delText>
        </w:r>
        <w:r w:rsidRPr="00A92DD6" w:rsidDel="00B12686">
          <w:rPr>
            <w:sz w:val="20"/>
          </w:rPr>
          <w:delText>as</w:delText>
        </w:r>
        <w:r w:rsidRPr="00A92DD6" w:rsidDel="00B12686">
          <w:rPr>
            <w:spacing w:val="-6"/>
            <w:sz w:val="20"/>
          </w:rPr>
          <w:delText xml:space="preserve"> </w:delText>
        </w:r>
        <w:r w:rsidRPr="00A92DD6" w:rsidDel="00B12686">
          <w:rPr>
            <w:sz w:val="20"/>
          </w:rPr>
          <w:delText>compute</w:delText>
        </w:r>
        <w:r w:rsidRPr="00A92DD6" w:rsidDel="00B12686">
          <w:rPr>
            <w:spacing w:val="-8"/>
            <w:sz w:val="20"/>
          </w:rPr>
          <w:delText xml:space="preserve"> </w:delText>
        </w:r>
        <w:r w:rsidRPr="00A92DD6" w:rsidDel="00B12686">
          <w:rPr>
            <w:sz w:val="20"/>
          </w:rPr>
          <w:delText>instances,</w:delText>
        </w:r>
        <w:r w:rsidRPr="00A92DD6" w:rsidDel="00B12686">
          <w:rPr>
            <w:spacing w:val="-7"/>
            <w:sz w:val="20"/>
          </w:rPr>
          <w:delText xml:space="preserve"> </w:delText>
        </w:r>
        <w:r w:rsidRPr="00A92DD6" w:rsidDel="00B12686">
          <w:rPr>
            <w:sz w:val="20"/>
          </w:rPr>
          <w:delText>storage,</w:delText>
        </w:r>
        <w:r w:rsidRPr="00A92DD6" w:rsidDel="00B12686">
          <w:rPr>
            <w:spacing w:val="-7"/>
            <w:sz w:val="20"/>
          </w:rPr>
          <w:delText xml:space="preserve"> </w:delText>
        </w:r>
        <w:r w:rsidRPr="00A92DD6" w:rsidDel="00B12686">
          <w:rPr>
            <w:sz w:val="20"/>
          </w:rPr>
          <w:delText>databases,</w:delText>
        </w:r>
        <w:r w:rsidRPr="00A92DD6" w:rsidDel="00B12686">
          <w:rPr>
            <w:spacing w:val="-7"/>
            <w:sz w:val="20"/>
          </w:rPr>
          <w:delText xml:space="preserve"> </w:delText>
        </w:r>
        <w:r w:rsidRPr="00A92DD6" w:rsidDel="00B12686">
          <w:rPr>
            <w:sz w:val="20"/>
          </w:rPr>
          <w:delText>and</w:delText>
        </w:r>
        <w:r w:rsidRPr="00A92DD6" w:rsidDel="00B12686">
          <w:rPr>
            <w:spacing w:val="-7"/>
            <w:sz w:val="20"/>
          </w:rPr>
          <w:delText xml:space="preserve"> </w:delText>
        </w:r>
        <w:r w:rsidRPr="00A92DD6" w:rsidDel="00B12686">
          <w:rPr>
            <w:sz w:val="20"/>
          </w:rPr>
          <w:delText>other</w:delText>
        </w:r>
        <w:r w:rsidRPr="00A92DD6" w:rsidDel="00B12686">
          <w:rPr>
            <w:spacing w:val="-8"/>
            <w:sz w:val="20"/>
          </w:rPr>
          <w:delText xml:space="preserve"> </w:delText>
        </w:r>
        <w:r w:rsidRPr="00A92DD6" w:rsidDel="00B12686">
          <w:rPr>
            <w:sz w:val="20"/>
          </w:rPr>
          <w:delText>cloud-based resources</w:delText>
        </w:r>
      </w:del>
      <w:r w:rsidR="00615E00">
        <w:rPr>
          <w:sz w:val="20"/>
        </w:rPr>
        <w:t>,</w:t>
      </w:r>
    </w:p>
    <w:p w14:paraId="4BF995C0" w14:textId="3E30D652" w:rsidR="00E31B56" w:rsidRPr="00A92DD6" w:rsidRDefault="00E31B56" w:rsidP="00394E90">
      <w:pPr>
        <w:pStyle w:val="Paragraphedeliste"/>
        <w:numPr>
          <w:ilvl w:val="2"/>
          <w:numId w:val="22"/>
        </w:numPr>
        <w:tabs>
          <w:tab w:val="left" w:pos="839"/>
        </w:tabs>
        <w:ind w:right="246"/>
        <w:jc w:val="both"/>
        <w:rPr>
          <w:sz w:val="20"/>
        </w:rPr>
      </w:pPr>
      <w:r w:rsidRPr="00A92DD6">
        <w:rPr>
          <w:sz w:val="20"/>
        </w:rPr>
        <w:t>Costs</w:t>
      </w:r>
      <w:r w:rsidRPr="00A92DD6">
        <w:rPr>
          <w:spacing w:val="23"/>
          <w:sz w:val="20"/>
        </w:rPr>
        <w:t xml:space="preserve"> </w:t>
      </w:r>
      <w:r w:rsidRPr="00A92DD6">
        <w:rPr>
          <w:sz w:val="20"/>
        </w:rPr>
        <w:t>associated</w:t>
      </w:r>
      <w:r w:rsidRPr="00A92DD6">
        <w:rPr>
          <w:spacing w:val="23"/>
          <w:sz w:val="20"/>
        </w:rPr>
        <w:t xml:space="preserve"> </w:t>
      </w:r>
      <w:r w:rsidRPr="00A92DD6">
        <w:rPr>
          <w:sz w:val="20"/>
        </w:rPr>
        <w:t>with</w:t>
      </w:r>
      <w:r w:rsidRPr="00A92DD6">
        <w:rPr>
          <w:spacing w:val="23"/>
          <w:sz w:val="20"/>
        </w:rPr>
        <w:t xml:space="preserve"> </w:t>
      </w:r>
      <w:r w:rsidRPr="00A92DD6">
        <w:rPr>
          <w:sz w:val="20"/>
        </w:rPr>
        <w:t>any</w:t>
      </w:r>
      <w:r w:rsidRPr="00A92DD6">
        <w:rPr>
          <w:spacing w:val="23"/>
          <w:sz w:val="20"/>
        </w:rPr>
        <w:t xml:space="preserve"> </w:t>
      </w:r>
      <w:r w:rsidRPr="00A92DD6">
        <w:rPr>
          <w:sz w:val="20"/>
        </w:rPr>
        <w:t>other</w:t>
      </w:r>
      <w:r w:rsidRPr="00A92DD6">
        <w:rPr>
          <w:spacing w:val="22"/>
          <w:sz w:val="20"/>
        </w:rPr>
        <w:t xml:space="preserve"> </w:t>
      </w:r>
      <w:r w:rsidR="008348C3" w:rsidRPr="00A92DD6">
        <w:rPr>
          <w:sz w:val="20"/>
        </w:rPr>
        <w:t>services</w:t>
      </w:r>
      <w:r w:rsidRPr="00A92DD6">
        <w:rPr>
          <w:spacing w:val="21"/>
          <w:sz w:val="20"/>
        </w:rPr>
        <w:t xml:space="preserve"> </w:t>
      </w:r>
      <w:r w:rsidRPr="00A92DD6">
        <w:rPr>
          <w:sz w:val="20"/>
        </w:rPr>
        <w:t>required</w:t>
      </w:r>
      <w:r w:rsidRPr="00A92DD6">
        <w:rPr>
          <w:spacing w:val="23"/>
          <w:sz w:val="20"/>
        </w:rPr>
        <w:t xml:space="preserve"> </w:t>
      </w:r>
      <w:r w:rsidRPr="00A92DD6">
        <w:rPr>
          <w:sz w:val="20"/>
        </w:rPr>
        <w:t>to</w:t>
      </w:r>
      <w:r w:rsidRPr="00A92DD6">
        <w:rPr>
          <w:spacing w:val="23"/>
          <w:sz w:val="20"/>
        </w:rPr>
        <w:t xml:space="preserve"> </w:t>
      </w:r>
      <w:r w:rsidRPr="00A92DD6">
        <w:rPr>
          <w:sz w:val="20"/>
        </w:rPr>
        <w:t>manage</w:t>
      </w:r>
      <w:r w:rsidRPr="00A92DD6">
        <w:rPr>
          <w:spacing w:val="21"/>
          <w:sz w:val="20"/>
        </w:rPr>
        <w:t xml:space="preserve"> </w:t>
      </w:r>
      <w:r w:rsidRPr="00A92DD6">
        <w:rPr>
          <w:sz w:val="20"/>
        </w:rPr>
        <w:t>the</w:t>
      </w:r>
      <w:r w:rsidRPr="00A92DD6">
        <w:rPr>
          <w:spacing w:val="21"/>
          <w:sz w:val="20"/>
        </w:rPr>
        <w:t xml:space="preserve"> </w:t>
      </w:r>
      <w:r w:rsidRPr="00A92DD6">
        <w:rPr>
          <w:sz w:val="20"/>
        </w:rPr>
        <w:t>environment,</w:t>
      </w:r>
      <w:r w:rsidRPr="00A92DD6">
        <w:rPr>
          <w:spacing w:val="23"/>
          <w:sz w:val="20"/>
        </w:rPr>
        <w:t xml:space="preserve"> </w:t>
      </w:r>
      <w:r w:rsidRPr="00A92DD6">
        <w:rPr>
          <w:sz w:val="20"/>
        </w:rPr>
        <w:t>such</w:t>
      </w:r>
      <w:r w:rsidRPr="00A92DD6">
        <w:rPr>
          <w:spacing w:val="22"/>
          <w:sz w:val="20"/>
        </w:rPr>
        <w:t xml:space="preserve"> </w:t>
      </w:r>
      <w:r w:rsidRPr="00A92DD6">
        <w:rPr>
          <w:sz w:val="20"/>
        </w:rPr>
        <w:t>as</w:t>
      </w:r>
      <w:r w:rsidRPr="00A92DD6">
        <w:rPr>
          <w:spacing w:val="21"/>
          <w:sz w:val="20"/>
        </w:rPr>
        <w:t xml:space="preserve"> </w:t>
      </w:r>
      <w:r w:rsidRPr="00A92DD6">
        <w:rPr>
          <w:sz w:val="20"/>
        </w:rPr>
        <w:t>domain names, or SSL certificates.</w:t>
      </w:r>
    </w:p>
    <w:p w14:paraId="671A34DE" w14:textId="31F43736" w:rsidR="00207FD8" w:rsidRPr="00A92DD6" w:rsidDel="00264875" w:rsidRDefault="00207FD8" w:rsidP="00DC7A28">
      <w:pPr>
        <w:pStyle w:val="Paragraphedeliste"/>
        <w:tabs>
          <w:tab w:val="left" w:pos="839"/>
        </w:tabs>
        <w:ind w:left="2320" w:right="245" w:firstLine="0"/>
        <w:rPr>
          <w:del w:id="406" w:author="Vincent Boisclair" w:date="2025-10-29T16:14:00Z" w16du:dateUtc="2025-10-29T20:14:00Z"/>
          <w:sz w:val="20"/>
        </w:rPr>
      </w:pPr>
    </w:p>
    <w:p w14:paraId="5AAA66F2" w14:textId="74852EBA" w:rsidR="00AC1750" w:rsidRPr="00A92DD6" w:rsidDel="00264875" w:rsidRDefault="00AC1750" w:rsidP="0065082D">
      <w:pPr>
        <w:pStyle w:val="Paragraphedeliste"/>
        <w:tabs>
          <w:tab w:val="left" w:pos="839"/>
        </w:tabs>
        <w:ind w:left="1440" w:right="245" w:firstLine="0"/>
        <w:rPr>
          <w:ins w:id="407" w:author="iA" w:date="2025-10-14T14:20:00Z" w16du:dateUtc="2025-10-14T18:20:00Z"/>
          <w:del w:id="408" w:author="Vincent Boisclair" w:date="2025-10-29T16:14:00Z" w16du:dateUtc="2025-10-29T20:14:00Z"/>
          <w:sz w:val="20"/>
        </w:rPr>
      </w:pPr>
      <w:commentRangeStart w:id="409"/>
      <w:commentRangeStart w:id="410"/>
      <w:ins w:id="411" w:author="iA" w:date="2025-10-14T14:20:00Z" w16du:dateUtc="2025-10-14T18:20:00Z">
        <w:del w:id="412" w:author="Vincent Boisclair" w:date="2025-10-29T16:14:00Z" w16du:dateUtc="2025-10-29T20:14:00Z">
          <w:r w:rsidRPr="00A92DD6" w:rsidDel="00264875">
            <w:rPr>
              <w:b/>
              <w:sz w:val="20"/>
            </w:rPr>
            <w:delText>Software Licens</w:delText>
          </w:r>
        </w:del>
      </w:ins>
      <w:ins w:id="413" w:author="Élise Saint-Jacques" w:date="2025-10-28T10:14:00Z" w16du:dateUtc="2025-10-28T14:14:00Z">
        <w:del w:id="414" w:author="Vincent Boisclair" w:date="2025-10-29T16:14:00Z" w16du:dateUtc="2025-10-29T20:14:00Z">
          <w:r w:rsidR="006076AA" w:rsidDel="00264875">
            <w:rPr>
              <w:b/>
              <w:sz w:val="20"/>
            </w:rPr>
            <w:delText>c</w:delText>
          </w:r>
        </w:del>
      </w:ins>
      <w:ins w:id="415" w:author="iA" w:date="2025-10-14T14:20:00Z" w16du:dateUtc="2025-10-14T18:20:00Z">
        <w:del w:id="416" w:author="Vincent Boisclair" w:date="2025-10-29T16:14:00Z" w16du:dateUtc="2025-10-29T20:14:00Z">
          <w:r w:rsidRPr="00A92DD6" w:rsidDel="00264875">
            <w:rPr>
              <w:b/>
              <w:sz w:val="20"/>
            </w:rPr>
            <w:delText xml:space="preserve">es: </w:delText>
          </w:r>
          <w:r w:rsidRPr="00A92DD6" w:rsidDel="00264875">
            <w:rPr>
              <w:sz w:val="20"/>
            </w:rPr>
            <w:delText>Costs associated with procuring and maintaining licenses for operating systems, databases, monitoring tools, security software, and other necessary software.</w:delText>
          </w:r>
        </w:del>
      </w:ins>
    </w:p>
    <w:p w14:paraId="563C430E" w14:textId="71EEDCAB" w:rsidR="00AC1750" w:rsidRPr="00A92DD6" w:rsidDel="00264875" w:rsidRDefault="00AC1750" w:rsidP="0065082D">
      <w:pPr>
        <w:tabs>
          <w:tab w:val="left" w:pos="839"/>
        </w:tabs>
        <w:ind w:left="1440" w:right="234"/>
        <w:rPr>
          <w:ins w:id="417" w:author="iA" w:date="2025-10-14T14:20:00Z" w16du:dateUtc="2025-10-14T18:20:00Z"/>
          <w:del w:id="418" w:author="Vincent Boisclair" w:date="2025-10-29T16:14:00Z" w16du:dateUtc="2025-10-29T20:14:00Z"/>
          <w:sz w:val="20"/>
        </w:rPr>
      </w:pPr>
      <w:ins w:id="419" w:author="iA" w:date="2025-10-14T14:20:00Z" w16du:dateUtc="2025-10-14T18:20:00Z">
        <w:del w:id="420" w:author="Vincent Boisclair" w:date="2025-10-29T16:14:00Z" w16du:dateUtc="2025-10-29T20:14:00Z">
          <w:r w:rsidRPr="00A92DD6" w:rsidDel="00264875">
            <w:rPr>
              <w:b/>
              <w:sz w:val="20"/>
            </w:rPr>
            <w:delText>Cloud</w:delText>
          </w:r>
          <w:r w:rsidRPr="00A92DD6" w:rsidDel="00264875">
            <w:rPr>
              <w:b/>
              <w:spacing w:val="-7"/>
              <w:sz w:val="20"/>
            </w:rPr>
            <w:delText xml:space="preserve"> </w:delText>
          </w:r>
          <w:r w:rsidRPr="00A92DD6" w:rsidDel="00264875">
            <w:rPr>
              <w:b/>
              <w:sz w:val="20"/>
            </w:rPr>
            <w:delText>Services:</w:delText>
          </w:r>
          <w:r w:rsidRPr="00A92DD6" w:rsidDel="00264875">
            <w:rPr>
              <w:b/>
              <w:spacing w:val="-4"/>
              <w:sz w:val="20"/>
            </w:rPr>
            <w:delText xml:space="preserve"> </w:delText>
          </w:r>
          <w:r w:rsidRPr="00A92DD6" w:rsidDel="00264875">
            <w:rPr>
              <w:sz w:val="20"/>
            </w:rPr>
            <w:delText>Fees</w:delText>
          </w:r>
          <w:r w:rsidRPr="00A92DD6" w:rsidDel="00264875">
            <w:rPr>
              <w:spacing w:val="-7"/>
              <w:sz w:val="20"/>
            </w:rPr>
            <w:delText xml:space="preserve"> </w:delText>
          </w:r>
          <w:r w:rsidRPr="00A92DD6" w:rsidDel="00264875">
            <w:rPr>
              <w:sz w:val="20"/>
            </w:rPr>
            <w:delText>for</w:delText>
          </w:r>
          <w:r w:rsidRPr="00A92DD6" w:rsidDel="00264875">
            <w:rPr>
              <w:spacing w:val="-8"/>
              <w:sz w:val="20"/>
            </w:rPr>
            <w:delText xml:space="preserve"> </w:delText>
          </w:r>
          <w:r w:rsidRPr="00A92DD6" w:rsidDel="00264875">
            <w:rPr>
              <w:sz w:val="20"/>
            </w:rPr>
            <w:delText>utilizing</w:delText>
          </w:r>
          <w:r w:rsidRPr="00A92DD6" w:rsidDel="00264875">
            <w:rPr>
              <w:spacing w:val="-8"/>
              <w:sz w:val="20"/>
            </w:rPr>
            <w:delText xml:space="preserve"> </w:delText>
          </w:r>
          <w:r w:rsidRPr="00A92DD6" w:rsidDel="00264875">
            <w:rPr>
              <w:sz w:val="20"/>
            </w:rPr>
            <w:delText>cloud</w:delText>
          </w:r>
          <w:r w:rsidRPr="00A92DD6" w:rsidDel="00264875">
            <w:rPr>
              <w:spacing w:val="-7"/>
              <w:sz w:val="20"/>
            </w:rPr>
            <w:delText xml:space="preserve"> </w:delText>
          </w:r>
          <w:r w:rsidRPr="00A92DD6" w:rsidDel="00264875">
            <w:rPr>
              <w:sz w:val="20"/>
            </w:rPr>
            <w:delText>services,</w:delText>
          </w:r>
          <w:r w:rsidRPr="00A92DD6" w:rsidDel="00264875">
            <w:rPr>
              <w:spacing w:val="-7"/>
              <w:sz w:val="20"/>
            </w:rPr>
            <w:delText xml:space="preserve"> </w:delText>
          </w:r>
          <w:r w:rsidRPr="00A92DD6" w:rsidDel="00264875">
            <w:rPr>
              <w:sz w:val="20"/>
            </w:rPr>
            <w:delText>such</w:delText>
          </w:r>
          <w:r w:rsidRPr="00A92DD6" w:rsidDel="00264875">
            <w:rPr>
              <w:spacing w:val="-7"/>
              <w:sz w:val="20"/>
            </w:rPr>
            <w:delText xml:space="preserve"> </w:delText>
          </w:r>
          <w:r w:rsidRPr="00A92DD6" w:rsidDel="00264875">
            <w:rPr>
              <w:sz w:val="20"/>
            </w:rPr>
            <w:delText>as</w:delText>
          </w:r>
          <w:r w:rsidRPr="00A92DD6" w:rsidDel="00264875">
            <w:rPr>
              <w:spacing w:val="-6"/>
              <w:sz w:val="20"/>
            </w:rPr>
            <w:delText xml:space="preserve"> </w:delText>
          </w:r>
          <w:r w:rsidRPr="00A92DD6" w:rsidDel="00264875">
            <w:rPr>
              <w:sz w:val="20"/>
            </w:rPr>
            <w:delText>compute</w:delText>
          </w:r>
          <w:r w:rsidRPr="00A92DD6" w:rsidDel="00264875">
            <w:rPr>
              <w:spacing w:val="-8"/>
              <w:sz w:val="20"/>
            </w:rPr>
            <w:delText xml:space="preserve"> </w:delText>
          </w:r>
          <w:r w:rsidRPr="00A92DD6" w:rsidDel="00264875">
            <w:rPr>
              <w:sz w:val="20"/>
            </w:rPr>
            <w:delText>instances,</w:delText>
          </w:r>
          <w:r w:rsidRPr="00A92DD6" w:rsidDel="00264875">
            <w:rPr>
              <w:spacing w:val="-7"/>
              <w:sz w:val="20"/>
            </w:rPr>
            <w:delText xml:space="preserve"> </w:delText>
          </w:r>
          <w:r w:rsidRPr="00A92DD6" w:rsidDel="00264875">
            <w:rPr>
              <w:sz w:val="20"/>
            </w:rPr>
            <w:delText>storage,</w:delText>
          </w:r>
          <w:r w:rsidRPr="00A92DD6" w:rsidDel="00264875">
            <w:rPr>
              <w:spacing w:val="-7"/>
              <w:sz w:val="20"/>
            </w:rPr>
            <w:delText xml:space="preserve"> </w:delText>
          </w:r>
          <w:r w:rsidRPr="00A92DD6" w:rsidDel="00264875">
            <w:rPr>
              <w:sz w:val="20"/>
            </w:rPr>
            <w:delText>databases,</w:delText>
          </w:r>
          <w:r w:rsidRPr="00A92DD6" w:rsidDel="00264875">
            <w:rPr>
              <w:spacing w:val="-7"/>
              <w:sz w:val="20"/>
            </w:rPr>
            <w:delText xml:space="preserve"> </w:delText>
          </w:r>
          <w:r w:rsidRPr="00A92DD6" w:rsidDel="00264875">
            <w:rPr>
              <w:sz w:val="20"/>
            </w:rPr>
            <w:delText>and</w:delText>
          </w:r>
          <w:r w:rsidRPr="00A92DD6" w:rsidDel="00264875">
            <w:rPr>
              <w:spacing w:val="-7"/>
              <w:sz w:val="20"/>
            </w:rPr>
            <w:delText xml:space="preserve"> </w:delText>
          </w:r>
          <w:r w:rsidRPr="00A92DD6" w:rsidDel="00264875">
            <w:rPr>
              <w:sz w:val="20"/>
            </w:rPr>
            <w:delText>other</w:delText>
          </w:r>
          <w:r w:rsidRPr="00A92DD6" w:rsidDel="00264875">
            <w:rPr>
              <w:spacing w:val="-8"/>
              <w:sz w:val="20"/>
            </w:rPr>
            <w:delText xml:space="preserve"> </w:delText>
          </w:r>
          <w:r w:rsidRPr="00A92DD6" w:rsidDel="00264875">
            <w:rPr>
              <w:sz w:val="20"/>
            </w:rPr>
            <w:delText>cloud-based resources.</w:delText>
          </w:r>
        </w:del>
      </w:ins>
    </w:p>
    <w:p w14:paraId="60E55490" w14:textId="55B6E2B3" w:rsidR="00AC1750" w:rsidRPr="00A92DD6" w:rsidDel="00264875" w:rsidRDefault="00AC1750" w:rsidP="0065082D">
      <w:pPr>
        <w:pStyle w:val="Paragraphedeliste"/>
        <w:tabs>
          <w:tab w:val="left" w:pos="839"/>
        </w:tabs>
        <w:ind w:left="1440" w:right="246" w:firstLine="0"/>
        <w:rPr>
          <w:ins w:id="421" w:author="iA" w:date="2025-10-14T14:20:00Z" w16du:dateUtc="2025-10-14T18:20:00Z"/>
          <w:del w:id="422" w:author="Vincent Boisclair" w:date="2025-10-29T16:14:00Z" w16du:dateUtc="2025-10-29T20:14:00Z"/>
          <w:sz w:val="20"/>
        </w:rPr>
      </w:pPr>
      <w:ins w:id="423" w:author="iA" w:date="2025-10-14T14:20:00Z" w16du:dateUtc="2025-10-14T18:20:00Z">
        <w:del w:id="424" w:author="Vincent Boisclair" w:date="2025-10-29T16:14:00Z" w16du:dateUtc="2025-10-29T20:14:00Z">
          <w:r w:rsidRPr="00A92DD6" w:rsidDel="00264875">
            <w:rPr>
              <w:b/>
              <w:sz w:val="20"/>
            </w:rPr>
            <w:delText xml:space="preserve">Hardware: </w:delText>
          </w:r>
          <w:r w:rsidRPr="00A92DD6" w:rsidDel="00264875">
            <w:rPr>
              <w:sz w:val="20"/>
            </w:rPr>
            <w:delText>Costs associated with procuring and maintaining any necessary hardware, such as servers, network devices, or storage arrays.</w:delText>
          </w:r>
        </w:del>
      </w:ins>
    </w:p>
    <w:p w14:paraId="58EA0867" w14:textId="624D0ED2" w:rsidR="00AC1750" w:rsidRPr="00A92DD6" w:rsidDel="00264875" w:rsidRDefault="00AC1750" w:rsidP="0065082D">
      <w:pPr>
        <w:pStyle w:val="Paragraphedeliste"/>
        <w:tabs>
          <w:tab w:val="left" w:pos="839"/>
        </w:tabs>
        <w:ind w:left="1440" w:right="239" w:firstLine="0"/>
        <w:rPr>
          <w:ins w:id="425" w:author="iA" w:date="2025-10-14T14:20:00Z" w16du:dateUtc="2025-10-14T18:20:00Z"/>
          <w:del w:id="426" w:author="Vincent Boisclair" w:date="2025-10-29T16:14:00Z" w16du:dateUtc="2025-10-29T20:14:00Z"/>
          <w:sz w:val="20"/>
        </w:rPr>
      </w:pPr>
      <w:ins w:id="427" w:author="iA" w:date="2025-10-14T14:20:00Z" w16du:dateUtc="2025-10-14T18:20:00Z">
        <w:del w:id="428" w:author="Vincent Boisclair" w:date="2025-10-29T16:14:00Z" w16du:dateUtc="2025-10-29T20:14:00Z">
          <w:r w:rsidRPr="00A92DD6" w:rsidDel="00264875">
            <w:rPr>
              <w:b/>
              <w:sz w:val="20"/>
            </w:rPr>
            <w:delText>Third-Party</w:delText>
          </w:r>
          <w:r w:rsidR="00DA6754" w:rsidRPr="00A92DD6" w:rsidDel="00264875">
            <w:rPr>
              <w:b/>
              <w:sz w:val="20"/>
            </w:rPr>
            <w:delText xml:space="preserve"> Applications</w:delText>
          </w:r>
          <w:r w:rsidRPr="00A92DD6" w:rsidDel="00264875">
            <w:rPr>
              <w:b/>
              <w:sz w:val="20"/>
            </w:rPr>
            <w:delText xml:space="preserve">: </w:delText>
          </w:r>
          <w:r w:rsidRPr="00A92DD6" w:rsidDel="00264875">
            <w:rPr>
              <w:sz w:val="20"/>
            </w:rPr>
            <w:delText xml:space="preserve">Fees for utilizing </w:delText>
          </w:r>
          <w:r w:rsidR="007815D8" w:rsidRPr="00A92DD6" w:rsidDel="00264875">
            <w:rPr>
              <w:sz w:val="20"/>
            </w:rPr>
            <w:delText>Third-Party Applications</w:delText>
          </w:r>
          <w:r w:rsidRPr="00A92DD6" w:rsidDel="00264875">
            <w:rPr>
              <w:sz w:val="20"/>
            </w:rPr>
            <w:delText>, such as security monitoring, vulnerability scanning, or incident response services.</w:delText>
          </w:r>
        </w:del>
      </w:ins>
    </w:p>
    <w:p w14:paraId="25514D6F" w14:textId="31AF206C" w:rsidR="00AC1750" w:rsidRPr="00A92DD6" w:rsidDel="00264875" w:rsidRDefault="00AC1750" w:rsidP="0065082D">
      <w:pPr>
        <w:pStyle w:val="Paragraphedeliste"/>
        <w:tabs>
          <w:tab w:val="left" w:pos="839"/>
        </w:tabs>
        <w:ind w:left="1440" w:right="246" w:firstLine="0"/>
        <w:rPr>
          <w:ins w:id="429" w:author="iA" w:date="2025-10-14T14:20:00Z" w16du:dateUtc="2025-10-14T18:20:00Z"/>
          <w:del w:id="430" w:author="Vincent Boisclair" w:date="2025-10-29T16:14:00Z" w16du:dateUtc="2025-10-29T20:14:00Z"/>
          <w:sz w:val="20"/>
        </w:rPr>
      </w:pPr>
      <w:ins w:id="431" w:author="iA" w:date="2025-10-14T14:20:00Z" w16du:dateUtc="2025-10-14T18:20:00Z">
        <w:del w:id="432" w:author="Vincent Boisclair" w:date="2025-10-29T16:14:00Z" w16du:dateUtc="2025-10-29T20:14:00Z">
          <w:r w:rsidRPr="00A92DD6" w:rsidDel="00264875">
            <w:rPr>
              <w:b/>
              <w:sz w:val="20"/>
            </w:rPr>
            <w:delText>Other</w:delText>
          </w:r>
          <w:r w:rsidRPr="00A92DD6" w:rsidDel="00264875">
            <w:rPr>
              <w:b/>
              <w:spacing w:val="23"/>
              <w:sz w:val="20"/>
            </w:rPr>
            <w:delText xml:space="preserve"> </w:delText>
          </w:r>
          <w:r w:rsidRPr="00A92DD6" w:rsidDel="00264875">
            <w:rPr>
              <w:b/>
              <w:sz w:val="20"/>
            </w:rPr>
            <w:delText>Assets:</w:delText>
          </w:r>
          <w:r w:rsidRPr="00A92DD6" w:rsidDel="00264875">
            <w:rPr>
              <w:b/>
              <w:spacing w:val="23"/>
              <w:sz w:val="20"/>
            </w:rPr>
            <w:delText xml:space="preserve"> </w:delText>
          </w:r>
          <w:r w:rsidRPr="00A92DD6" w:rsidDel="00264875">
            <w:rPr>
              <w:sz w:val="20"/>
            </w:rPr>
            <w:delText>Costs</w:delText>
          </w:r>
          <w:r w:rsidRPr="00A92DD6" w:rsidDel="00264875">
            <w:rPr>
              <w:spacing w:val="23"/>
              <w:sz w:val="20"/>
            </w:rPr>
            <w:delText xml:space="preserve"> </w:delText>
          </w:r>
          <w:r w:rsidRPr="00A92DD6" w:rsidDel="00264875">
            <w:rPr>
              <w:sz w:val="20"/>
            </w:rPr>
            <w:delText>associated</w:delText>
          </w:r>
          <w:r w:rsidRPr="00A92DD6" w:rsidDel="00264875">
            <w:rPr>
              <w:spacing w:val="23"/>
              <w:sz w:val="20"/>
            </w:rPr>
            <w:delText xml:space="preserve"> </w:delText>
          </w:r>
          <w:r w:rsidRPr="00A92DD6" w:rsidDel="00264875">
            <w:rPr>
              <w:sz w:val="20"/>
            </w:rPr>
            <w:delText>with</w:delText>
          </w:r>
          <w:r w:rsidRPr="00A92DD6" w:rsidDel="00264875">
            <w:rPr>
              <w:spacing w:val="23"/>
              <w:sz w:val="20"/>
            </w:rPr>
            <w:delText xml:space="preserve"> </w:delText>
          </w:r>
          <w:r w:rsidRPr="00A92DD6" w:rsidDel="00264875">
            <w:rPr>
              <w:sz w:val="20"/>
            </w:rPr>
            <w:delText>any</w:delText>
          </w:r>
          <w:r w:rsidRPr="00A92DD6" w:rsidDel="00264875">
            <w:rPr>
              <w:spacing w:val="23"/>
              <w:sz w:val="20"/>
            </w:rPr>
            <w:delText xml:space="preserve"> </w:delText>
          </w:r>
          <w:r w:rsidRPr="00A92DD6" w:rsidDel="00264875">
            <w:rPr>
              <w:sz w:val="20"/>
            </w:rPr>
            <w:delText>other</w:delText>
          </w:r>
          <w:r w:rsidRPr="00A92DD6" w:rsidDel="00264875">
            <w:rPr>
              <w:spacing w:val="22"/>
              <w:sz w:val="20"/>
            </w:rPr>
            <w:delText xml:space="preserve"> </w:delText>
          </w:r>
          <w:r w:rsidRPr="00A92DD6" w:rsidDel="00264875">
            <w:rPr>
              <w:sz w:val="20"/>
            </w:rPr>
            <w:delText>assets</w:delText>
          </w:r>
          <w:r w:rsidRPr="00A92DD6" w:rsidDel="00264875">
            <w:rPr>
              <w:spacing w:val="21"/>
              <w:sz w:val="20"/>
            </w:rPr>
            <w:delText xml:space="preserve"> </w:delText>
          </w:r>
          <w:r w:rsidRPr="00A92DD6" w:rsidDel="00264875">
            <w:rPr>
              <w:sz w:val="20"/>
            </w:rPr>
            <w:delText>are required</w:delText>
          </w:r>
          <w:r w:rsidRPr="00A92DD6" w:rsidDel="00264875">
            <w:rPr>
              <w:spacing w:val="23"/>
              <w:sz w:val="20"/>
            </w:rPr>
            <w:delText xml:space="preserve"> </w:delText>
          </w:r>
          <w:r w:rsidRPr="00A92DD6" w:rsidDel="00264875">
            <w:rPr>
              <w:sz w:val="20"/>
            </w:rPr>
            <w:delText>to</w:delText>
          </w:r>
          <w:r w:rsidRPr="00A92DD6" w:rsidDel="00264875">
            <w:rPr>
              <w:spacing w:val="23"/>
              <w:sz w:val="20"/>
            </w:rPr>
            <w:delText xml:space="preserve"> </w:delText>
          </w:r>
          <w:r w:rsidRPr="00A92DD6" w:rsidDel="00264875">
            <w:rPr>
              <w:sz w:val="20"/>
            </w:rPr>
            <w:delText>manage</w:delText>
          </w:r>
          <w:r w:rsidRPr="00A92DD6" w:rsidDel="00264875">
            <w:rPr>
              <w:spacing w:val="21"/>
              <w:sz w:val="20"/>
            </w:rPr>
            <w:delText xml:space="preserve"> </w:delText>
          </w:r>
          <w:r w:rsidRPr="00A92DD6" w:rsidDel="00264875">
            <w:rPr>
              <w:sz w:val="20"/>
            </w:rPr>
            <w:delText>the</w:delText>
          </w:r>
          <w:r w:rsidRPr="00A92DD6" w:rsidDel="00264875">
            <w:rPr>
              <w:spacing w:val="21"/>
              <w:sz w:val="20"/>
            </w:rPr>
            <w:delText xml:space="preserve"> </w:delText>
          </w:r>
          <w:r w:rsidRPr="00A92DD6" w:rsidDel="00264875">
            <w:rPr>
              <w:sz w:val="20"/>
            </w:rPr>
            <w:delText>environment,</w:delText>
          </w:r>
          <w:r w:rsidRPr="00A92DD6" w:rsidDel="00264875">
            <w:rPr>
              <w:spacing w:val="23"/>
              <w:sz w:val="20"/>
            </w:rPr>
            <w:delText xml:space="preserve"> </w:delText>
          </w:r>
          <w:r w:rsidRPr="00A92DD6" w:rsidDel="00264875">
            <w:rPr>
              <w:sz w:val="20"/>
            </w:rPr>
            <w:delText>such</w:delText>
          </w:r>
          <w:r w:rsidRPr="00A92DD6" w:rsidDel="00264875">
            <w:rPr>
              <w:spacing w:val="22"/>
              <w:sz w:val="20"/>
            </w:rPr>
            <w:delText xml:space="preserve"> </w:delText>
          </w:r>
          <w:r w:rsidRPr="00A92DD6" w:rsidDel="00264875">
            <w:rPr>
              <w:sz w:val="20"/>
            </w:rPr>
            <w:delText>as</w:delText>
          </w:r>
          <w:r w:rsidRPr="00A92DD6" w:rsidDel="00264875">
            <w:rPr>
              <w:spacing w:val="21"/>
              <w:sz w:val="20"/>
            </w:rPr>
            <w:delText xml:space="preserve"> </w:delText>
          </w:r>
          <w:r w:rsidRPr="00A92DD6" w:rsidDel="00264875">
            <w:rPr>
              <w:sz w:val="20"/>
            </w:rPr>
            <w:delText>domain names, or SSL certificates.</w:delText>
          </w:r>
        </w:del>
      </w:ins>
      <w:commentRangeEnd w:id="409"/>
      <w:del w:id="433" w:author="Vincent Boisclair" w:date="2025-10-29T16:14:00Z" w16du:dateUtc="2025-10-29T20:14:00Z">
        <w:r w:rsidR="00531FA9" w:rsidRPr="00A92DD6" w:rsidDel="00264875">
          <w:rPr>
            <w:rStyle w:val="Marquedecommentaire"/>
            <w:sz w:val="20"/>
            <w:szCs w:val="22"/>
          </w:rPr>
          <w:commentReference w:id="409"/>
        </w:r>
      </w:del>
      <w:commentRangeEnd w:id="410"/>
      <w:r w:rsidR="00C62BE9" w:rsidRPr="00A92DD6">
        <w:rPr>
          <w:rStyle w:val="Marquedecommentaire"/>
          <w:sz w:val="20"/>
          <w:szCs w:val="22"/>
        </w:rPr>
        <w:commentReference w:id="410"/>
      </w:r>
    </w:p>
    <w:p w14:paraId="0490A503" w14:textId="77777777" w:rsidR="003D1214" w:rsidRPr="00A92DD6" w:rsidRDefault="003D1214" w:rsidP="009440AE">
      <w:pPr>
        <w:pStyle w:val="Corpsdetexte"/>
        <w:jc w:val="both"/>
        <w:rPr>
          <w:del w:id="434" w:author="iA" w:date="2025-10-14T14:20:00Z" w16du:dateUtc="2025-10-14T18:20:00Z"/>
        </w:rPr>
      </w:pPr>
    </w:p>
    <w:p w14:paraId="798E4C91" w14:textId="77777777" w:rsidR="003D1214" w:rsidRPr="00A92DD6" w:rsidRDefault="003D1214" w:rsidP="009440AE">
      <w:pPr>
        <w:pStyle w:val="Corpsdetexte"/>
        <w:jc w:val="both"/>
        <w:rPr>
          <w:del w:id="435" w:author="iA" w:date="2025-10-14T14:20:00Z" w16du:dateUtc="2025-10-14T18:20:00Z"/>
        </w:rPr>
      </w:pPr>
    </w:p>
    <w:p w14:paraId="040B8629" w14:textId="77777777" w:rsidR="00AC1750" w:rsidRPr="00A92DD6" w:rsidRDefault="00AC1750" w:rsidP="009440AE">
      <w:pPr>
        <w:pStyle w:val="Corpsdetexte"/>
        <w:jc w:val="both"/>
      </w:pPr>
    </w:p>
    <w:p w14:paraId="1ADF8EB7" w14:textId="550C535A" w:rsidR="00833C2A" w:rsidRPr="00292EBD" w:rsidRDefault="009C119C" w:rsidP="00DC7A28">
      <w:pPr>
        <w:pStyle w:val="Titre2"/>
        <w:numPr>
          <w:ilvl w:val="0"/>
          <w:numId w:val="144"/>
        </w:numPr>
      </w:pPr>
      <w:r w:rsidRPr="00A92DD6">
        <w:t xml:space="preserve">GOOGLE </w:t>
      </w:r>
      <w:r w:rsidR="00C63CB6" w:rsidRPr="00A92DD6">
        <w:t>PLATFORM MANAGEMENT</w:t>
      </w:r>
    </w:p>
    <w:p w14:paraId="0D72BFED" w14:textId="77777777" w:rsidR="00833C2A" w:rsidRPr="00A92DD6" w:rsidRDefault="00833C2A" w:rsidP="009440AE">
      <w:pPr>
        <w:pStyle w:val="Corpsdetexte"/>
        <w:jc w:val="both"/>
      </w:pPr>
    </w:p>
    <w:p w14:paraId="64DB6214" w14:textId="77777777" w:rsidR="000465B3" w:rsidRPr="00A92DD6" w:rsidRDefault="000465B3" w:rsidP="009440AE">
      <w:pPr>
        <w:pStyle w:val="Corpsdetexte"/>
        <w:jc w:val="both"/>
      </w:pPr>
    </w:p>
    <w:tbl>
      <w:tblPr>
        <w:tblStyle w:val="Grilledutableau"/>
        <w:tblW w:w="857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4"/>
        <w:gridCol w:w="1530"/>
      </w:tblGrid>
      <w:tr w:rsidR="00CD4B8E" w:rsidRPr="00A92DD6" w14:paraId="11248C48" w14:textId="77777777" w:rsidTr="00D11DEF">
        <w:tc>
          <w:tcPr>
            <w:tcW w:w="7044" w:type="dxa"/>
            <w:shd w:val="clear" w:color="auto" w:fill="BFBFBF" w:themeFill="background1" w:themeFillShade="BF"/>
            <w:vAlign w:val="center"/>
          </w:tcPr>
          <w:p w14:paraId="0CD51762" w14:textId="04C03E39" w:rsidR="00833C2A" w:rsidRPr="00A92DD6" w:rsidRDefault="00A67AAE" w:rsidP="00BB0102">
            <w:pPr>
              <w:spacing w:before="20" w:after="20"/>
              <w:rPr>
                <w:rFonts w:asciiTheme="minorHAnsi" w:hAnsiTheme="minorHAnsi" w:cstheme="minorHAnsi"/>
                <w:b/>
                <w:bCs/>
                <w:sz w:val="18"/>
                <w:szCs w:val="18"/>
              </w:rPr>
            </w:pPr>
            <w:r w:rsidRPr="00A92DD6">
              <w:rPr>
                <w:rFonts w:asciiTheme="minorHAnsi" w:hAnsiTheme="minorHAnsi" w:cstheme="minorHAnsi"/>
                <w:b/>
                <w:bCs/>
                <w:sz w:val="18"/>
                <w:szCs w:val="18"/>
              </w:rPr>
              <w:t>Service Description</w:t>
            </w:r>
          </w:p>
        </w:tc>
        <w:tc>
          <w:tcPr>
            <w:tcW w:w="1530" w:type="dxa"/>
            <w:shd w:val="clear" w:color="auto" w:fill="BFBFBF" w:themeFill="background1" w:themeFillShade="BF"/>
            <w:vAlign w:val="center"/>
          </w:tcPr>
          <w:p w14:paraId="65EEB1B6" w14:textId="78609C96" w:rsidR="00833C2A" w:rsidRPr="00A92DD6" w:rsidRDefault="00833C2A" w:rsidP="00BB0102">
            <w:pPr>
              <w:spacing w:before="20" w:after="20"/>
              <w:jc w:val="center"/>
              <w:rPr>
                <w:rFonts w:asciiTheme="minorHAnsi" w:hAnsiTheme="minorHAnsi" w:cstheme="minorBidi"/>
                <w:b/>
                <w:bCs/>
                <w:sz w:val="18"/>
                <w:szCs w:val="18"/>
              </w:rPr>
            </w:pPr>
            <w:r w:rsidRPr="00A92DD6">
              <w:rPr>
                <w:rFonts w:asciiTheme="minorHAnsi" w:hAnsiTheme="minorHAnsi" w:cstheme="minorBidi"/>
                <w:b/>
                <w:bCs/>
                <w:sz w:val="18"/>
                <w:szCs w:val="18"/>
              </w:rPr>
              <w:t>Monthly</w:t>
            </w:r>
            <w:r w:rsidR="002E12B6" w:rsidRPr="00A92DD6">
              <w:rPr>
                <w:rFonts w:asciiTheme="minorHAnsi" w:hAnsiTheme="minorHAnsi" w:cstheme="minorBidi"/>
                <w:b/>
                <w:bCs/>
                <w:sz w:val="18"/>
                <w:szCs w:val="18"/>
              </w:rPr>
              <w:t xml:space="preserve"> F</w:t>
            </w:r>
            <w:r w:rsidRPr="00A92DD6">
              <w:rPr>
                <w:rFonts w:asciiTheme="minorHAnsi" w:hAnsiTheme="minorHAnsi" w:cstheme="minorBidi"/>
                <w:b/>
                <w:bCs/>
                <w:sz w:val="18"/>
                <w:szCs w:val="18"/>
              </w:rPr>
              <w:t>ee</w:t>
            </w:r>
          </w:p>
        </w:tc>
      </w:tr>
      <w:tr w:rsidR="00CD4B8E" w:rsidRPr="00FD0226" w14:paraId="4D8CB924" w14:textId="77777777" w:rsidTr="00D11DEF">
        <w:trPr>
          <w:trHeight w:val="340"/>
        </w:trPr>
        <w:tc>
          <w:tcPr>
            <w:tcW w:w="7044" w:type="dxa"/>
            <w:vAlign w:val="center"/>
          </w:tcPr>
          <w:p w14:paraId="42264E9E" w14:textId="5A263B2B" w:rsidR="00833C2A" w:rsidRPr="00F077C7" w:rsidRDefault="009C119C" w:rsidP="00BB0102">
            <w:pPr>
              <w:pStyle w:val="Paragraphedeliste"/>
              <w:numPr>
                <w:ilvl w:val="0"/>
                <w:numId w:val="130"/>
              </w:numPr>
              <w:rPr>
                <w:rFonts w:asciiTheme="minorHAnsi" w:hAnsiTheme="minorHAnsi"/>
                <w:sz w:val="18"/>
              </w:rPr>
            </w:pPr>
            <w:r w:rsidRPr="00A92DD6">
              <w:rPr>
                <w:rFonts w:asciiTheme="minorHAnsi" w:hAnsiTheme="minorHAnsi" w:cstheme="minorHAnsi"/>
                <w:sz w:val="18"/>
                <w:szCs w:val="18"/>
              </w:rPr>
              <w:t xml:space="preserve">Google </w:t>
            </w:r>
            <w:r w:rsidR="00833C2A" w:rsidRPr="00A92DD6">
              <w:rPr>
                <w:rFonts w:asciiTheme="minorHAnsi" w:hAnsiTheme="minorHAnsi" w:cstheme="minorHAnsi"/>
                <w:sz w:val="18"/>
                <w:szCs w:val="18"/>
              </w:rPr>
              <w:t>Platform Oversight</w:t>
            </w:r>
            <w:ins w:id="436" w:author="iA" w:date="2025-10-14T14:20:00Z" w16du:dateUtc="2025-10-14T18:20:00Z">
              <w:del w:id="437" w:author="Vincent Boisclair" w:date="2025-10-15T07:11:00Z" w16du:dateUtc="2025-10-15T11:11:00Z">
                <w:r w:rsidR="00C62627" w:rsidRPr="00A92DD6" w:rsidDel="00402C7A">
                  <w:rPr>
                    <w:rFonts w:asciiTheme="minorHAnsi" w:hAnsiTheme="minorHAnsi" w:cstheme="minorHAnsi"/>
                    <w:sz w:val="18"/>
                    <w:szCs w:val="18"/>
                  </w:rPr>
                  <w:delText xml:space="preserve"> </w:delText>
                </w:r>
                <w:commentRangeStart w:id="438"/>
                <w:r w:rsidR="00C62627" w:rsidRPr="00AC1585" w:rsidDel="00402C7A">
                  <w:rPr>
                    <w:rFonts w:asciiTheme="minorHAnsi" w:hAnsiTheme="minorHAnsi" w:cstheme="minorHAnsi"/>
                    <w:sz w:val="18"/>
                    <w:szCs w:val="18"/>
                  </w:rPr>
                  <w:delText>&amp; Security Oversight</w:delText>
                </w:r>
              </w:del>
            </w:ins>
            <w:commentRangeEnd w:id="438"/>
            <w:r w:rsidR="00A55C4E" w:rsidRPr="00F077C7">
              <w:rPr>
                <w:rStyle w:val="Marquedecommentaire"/>
                <w:rFonts w:asciiTheme="minorHAnsi" w:hAnsiTheme="minorHAnsi"/>
                <w:sz w:val="18"/>
                <w:szCs w:val="22"/>
              </w:rPr>
              <w:commentReference w:id="438"/>
            </w:r>
          </w:p>
        </w:tc>
        <w:tc>
          <w:tcPr>
            <w:tcW w:w="1530" w:type="dxa"/>
            <w:vAlign w:val="center"/>
          </w:tcPr>
          <w:p w14:paraId="52A2E089" w14:textId="66D54215" w:rsidR="00833C2A" w:rsidRPr="00FD0226" w:rsidRDefault="002E12B6" w:rsidP="00451481">
            <w:pPr>
              <w:jc w:val="right"/>
              <w:rPr>
                <w:rFonts w:asciiTheme="minorHAnsi" w:hAnsiTheme="minorHAnsi"/>
                <w:sz w:val="18"/>
              </w:rPr>
            </w:pPr>
            <w:r w:rsidRPr="00FD0226">
              <w:rPr>
                <w:rFonts w:asciiTheme="minorHAnsi" w:hAnsiTheme="minorHAnsi" w:cstheme="minorHAnsi"/>
                <w:sz w:val="18"/>
                <w:szCs w:val="18"/>
              </w:rPr>
              <w:t xml:space="preserve">$ </w:t>
            </w:r>
            <w:del w:id="439" w:author="Vincent Boisclair" w:date="2025-12-12T15:16:00Z" w16du:dateUtc="2025-12-12T20:16:00Z">
              <w:r w:rsidR="00833C2A" w:rsidRPr="00FD0226" w:rsidDel="00FD0226">
                <w:rPr>
                  <w:rFonts w:asciiTheme="minorHAnsi" w:hAnsiTheme="minorHAnsi" w:cstheme="minorHAnsi"/>
                  <w:sz w:val="18"/>
                  <w:szCs w:val="18"/>
                </w:rPr>
                <w:delText>20</w:delText>
              </w:r>
              <w:r w:rsidR="00D37DFC" w:rsidRPr="00FD0226" w:rsidDel="00FD0226">
                <w:rPr>
                  <w:rFonts w:asciiTheme="minorHAnsi" w:hAnsiTheme="minorHAnsi" w:cstheme="minorHAnsi"/>
                  <w:sz w:val="18"/>
                  <w:szCs w:val="18"/>
                </w:rPr>
                <w:delText>,</w:delText>
              </w:r>
              <w:r w:rsidR="00833C2A" w:rsidRPr="00FD0226" w:rsidDel="00FD0226">
                <w:rPr>
                  <w:rFonts w:asciiTheme="minorHAnsi" w:hAnsiTheme="minorHAnsi" w:cstheme="minorHAnsi"/>
                  <w:sz w:val="18"/>
                  <w:szCs w:val="18"/>
                </w:rPr>
                <w:delText>000</w:delText>
              </w:r>
            </w:del>
            <w:ins w:id="440" w:author="Vincent Boisclair" w:date="2025-12-12T15:16:00Z" w16du:dateUtc="2025-12-12T20:16:00Z">
              <w:r w:rsidR="00FD0226">
                <w:rPr>
                  <w:rFonts w:asciiTheme="minorHAnsi" w:hAnsiTheme="minorHAnsi" w:cstheme="minorHAnsi"/>
                  <w:sz w:val="18"/>
                  <w:szCs w:val="18"/>
                </w:rPr>
                <w:t>25,300</w:t>
              </w:r>
            </w:ins>
          </w:p>
        </w:tc>
      </w:tr>
      <w:tr w:rsidR="00CD4B8E" w:rsidRPr="00FD0226" w14:paraId="40137CBC" w14:textId="77777777" w:rsidTr="00D11DEF">
        <w:trPr>
          <w:trHeight w:val="340"/>
        </w:trPr>
        <w:tc>
          <w:tcPr>
            <w:tcW w:w="7044" w:type="dxa"/>
            <w:vAlign w:val="center"/>
          </w:tcPr>
          <w:p w14:paraId="2AA77DF6" w14:textId="4A331A35" w:rsidR="00833C2A" w:rsidRPr="00F077C7" w:rsidRDefault="009C119C" w:rsidP="00BB0102">
            <w:pPr>
              <w:pStyle w:val="Paragraphedeliste"/>
              <w:numPr>
                <w:ilvl w:val="0"/>
                <w:numId w:val="130"/>
              </w:numPr>
              <w:rPr>
                <w:rFonts w:asciiTheme="minorHAnsi" w:hAnsiTheme="minorHAnsi"/>
                <w:sz w:val="18"/>
              </w:rPr>
            </w:pPr>
            <w:r w:rsidRPr="00A92DD6">
              <w:rPr>
                <w:rFonts w:asciiTheme="minorHAnsi" w:hAnsiTheme="minorHAnsi" w:cstheme="minorHAnsi"/>
                <w:sz w:val="18"/>
                <w:szCs w:val="18"/>
              </w:rPr>
              <w:t xml:space="preserve">Google </w:t>
            </w:r>
            <w:r w:rsidR="00833C2A" w:rsidRPr="00F077C7">
              <w:rPr>
                <w:rFonts w:asciiTheme="minorHAnsi" w:hAnsiTheme="minorHAnsi"/>
                <w:sz w:val="18"/>
              </w:rPr>
              <w:t>Platform Evolution</w:t>
            </w:r>
          </w:p>
        </w:tc>
        <w:tc>
          <w:tcPr>
            <w:tcW w:w="1530" w:type="dxa"/>
            <w:vAlign w:val="center"/>
          </w:tcPr>
          <w:p w14:paraId="7697FEB6" w14:textId="6BE76327" w:rsidR="00833C2A" w:rsidRPr="00FD0226" w:rsidRDefault="002E12B6" w:rsidP="00451481">
            <w:pPr>
              <w:jc w:val="right"/>
              <w:rPr>
                <w:rFonts w:asciiTheme="minorHAnsi" w:hAnsiTheme="minorHAnsi"/>
                <w:sz w:val="18"/>
              </w:rPr>
            </w:pPr>
            <w:r w:rsidRPr="00FD0226">
              <w:rPr>
                <w:rFonts w:asciiTheme="minorHAnsi" w:hAnsiTheme="minorHAnsi"/>
                <w:sz w:val="18"/>
              </w:rPr>
              <w:t xml:space="preserve">$ </w:t>
            </w:r>
            <w:del w:id="441" w:author="Vincent Boisclair" w:date="2025-12-12T15:16:00Z" w16du:dateUtc="2025-12-12T20:16:00Z">
              <w:r w:rsidR="00833C2A" w:rsidRPr="00FD0226" w:rsidDel="00FD0226">
                <w:rPr>
                  <w:rFonts w:asciiTheme="minorHAnsi" w:hAnsiTheme="minorHAnsi"/>
                  <w:sz w:val="18"/>
                </w:rPr>
                <w:delText>21</w:delText>
              </w:r>
              <w:r w:rsidR="00D37DFC" w:rsidRPr="00FD0226" w:rsidDel="00FD0226">
                <w:rPr>
                  <w:rFonts w:asciiTheme="minorHAnsi" w:hAnsiTheme="minorHAnsi"/>
                  <w:sz w:val="18"/>
                </w:rPr>
                <w:delText>,</w:delText>
              </w:r>
              <w:r w:rsidR="00833C2A" w:rsidRPr="00FD0226" w:rsidDel="00FD0226">
                <w:rPr>
                  <w:rFonts w:asciiTheme="minorHAnsi" w:hAnsiTheme="minorHAnsi"/>
                  <w:sz w:val="18"/>
                </w:rPr>
                <w:delText>000</w:delText>
              </w:r>
            </w:del>
            <w:ins w:id="442" w:author="Vincent Boisclair" w:date="2025-12-12T15:16:00Z" w16du:dateUtc="2025-12-12T20:16:00Z">
              <w:r w:rsidR="00FD0226">
                <w:rPr>
                  <w:rFonts w:asciiTheme="minorHAnsi" w:hAnsiTheme="minorHAnsi"/>
                  <w:sz w:val="18"/>
                </w:rPr>
                <w:t>32,000</w:t>
              </w:r>
            </w:ins>
          </w:p>
        </w:tc>
      </w:tr>
      <w:tr w:rsidR="00CD4B8E" w:rsidRPr="00FD0226" w14:paraId="1C0A48EB" w14:textId="77777777" w:rsidTr="00902D1A">
        <w:trPr>
          <w:trHeight w:val="340"/>
        </w:trPr>
        <w:tc>
          <w:tcPr>
            <w:tcW w:w="7044" w:type="dxa"/>
            <w:tcBorders>
              <w:bottom w:val="single" w:sz="4" w:space="0" w:color="auto"/>
            </w:tcBorders>
            <w:vAlign w:val="center"/>
          </w:tcPr>
          <w:p w14:paraId="46A5126F" w14:textId="0344B959" w:rsidR="00833C2A" w:rsidRPr="00F077C7" w:rsidRDefault="00621A71" w:rsidP="00BB0102">
            <w:pPr>
              <w:pStyle w:val="Paragraphedeliste"/>
              <w:numPr>
                <w:ilvl w:val="0"/>
                <w:numId w:val="130"/>
              </w:numPr>
              <w:rPr>
                <w:rFonts w:asciiTheme="minorHAnsi" w:hAnsiTheme="minorHAnsi"/>
                <w:sz w:val="18"/>
              </w:rPr>
            </w:pPr>
            <w:r w:rsidRPr="00F077C7">
              <w:rPr>
                <w:rFonts w:asciiTheme="minorHAnsi" w:hAnsiTheme="minorHAnsi"/>
                <w:sz w:val="18"/>
              </w:rPr>
              <w:t xml:space="preserve">Platform Review </w:t>
            </w:r>
          </w:p>
        </w:tc>
        <w:tc>
          <w:tcPr>
            <w:tcW w:w="1530" w:type="dxa"/>
            <w:tcBorders>
              <w:bottom w:val="single" w:sz="4" w:space="0" w:color="auto"/>
            </w:tcBorders>
            <w:vAlign w:val="center"/>
          </w:tcPr>
          <w:p w14:paraId="45C119DF" w14:textId="4F0C41B2" w:rsidR="00833C2A" w:rsidRPr="00FD0226" w:rsidRDefault="00621A71" w:rsidP="00451481">
            <w:pPr>
              <w:jc w:val="right"/>
              <w:rPr>
                <w:rFonts w:asciiTheme="minorHAnsi" w:hAnsiTheme="minorHAnsi"/>
                <w:sz w:val="18"/>
              </w:rPr>
            </w:pPr>
            <w:r w:rsidRPr="00FD0226">
              <w:rPr>
                <w:rFonts w:asciiTheme="minorHAnsi" w:hAnsiTheme="minorHAnsi"/>
                <w:sz w:val="18"/>
              </w:rPr>
              <w:t xml:space="preserve">included </w:t>
            </w:r>
          </w:p>
        </w:tc>
      </w:tr>
      <w:tr w:rsidR="00CD4B8E" w:rsidRPr="00FD0226" w14:paraId="0E07EE2C" w14:textId="77777777" w:rsidTr="00902D1A">
        <w:trPr>
          <w:trHeight w:val="340"/>
        </w:trPr>
        <w:tc>
          <w:tcPr>
            <w:tcW w:w="7044" w:type="dxa"/>
            <w:tcBorders>
              <w:bottom w:val="double" w:sz="4" w:space="0" w:color="auto"/>
            </w:tcBorders>
            <w:vAlign w:val="center"/>
          </w:tcPr>
          <w:p w14:paraId="295F04A1" w14:textId="22F5BC1F" w:rsidR="0026135D" w:rsidRPr="00F077C7" w:rsidRDefault="00621A71" w:rsidP="00BB0102">
            <w:pPr>
              <w:pStyle w:val="Paragraphedeliste"/>
              <w:numPr>
                <w:ilvl w:val="0"/>
                <w:numId w:val="130"/>
              </w:numPr>
              <w:rPr>
                <w:rFonts w:asciiTheme="minorHAnsi" w:hAnsiTheme="minorHAnsi"/>
                <w:sz w:val="18"/>
              </w:rPr>
            </w:pPr>
            <w:r w:rsidRPr="00F077C7">
              <w:rPr>
                <w:rFonts w:asciiTheme="minorHAnsi" w:hAnsiTheme="minorHAnsi"/>
                <w:sz w:val="18"/>
              </w:rPr>
              <w:t xml:space="preserve">Service Request – </w:t>
            </w:r>
            <w:r w:rsidR="003908AD" w:rsidRPr="00F077C7">
              <w:rPr>
                <w:rFonts w:asciiTheme="minorHAnsi" w:hAnsiTheme="minorHAnsi"/>
                <w:sz w:val="18"/>
              </w:rPr>
              <w:t xml:space="preserve">Platform - </w:t>
            </w:r>
            <w:r w:rsidR="00874995" w:rsidRPr="00F077C7">
              <w:rPr>
                <w:rFonts w:asciiTheme="minorHAnsi" w:hAnsiTheme="minorHAnsi"/>
                <w:sz w:val="18"/>
              </w:rPr>
              <w:t xml:space="preserve">Bank of Hours per </w:t>
            </w:r>
            <w:r w:rsidR="00D23F4A" w:rsidRPr="00F077C7">
              <w:rPr>
                <w:rFonts w:asciiTheme="minorHAnsi" w:hAnsiTheme="minorHAnsi"/>
                <w:sz w:val="18"/>
              </w:rPr>
              <w:t xml:space="preserve">week </w:t>
            </w:r>
            <w:r w:rsidRPr="00F077C7">
              <w:rPr>
                <w:rFonts w:asciiTheme="minorHAnsi" w:hAnsiTheme="minorHAnsi"/>
                <w:sz w:val="18"/>
              </w:rPr>
              <w:t>(11</w:t>
            </w:r>
            <w:r w:rsidR="00451481" w:rsidRPr="00F077C7">
              <w:rPr>
                <w:rFonts w:asciiTheme="minorHAnsi" w:hAnsiTheme="minorHAnsi"/>
                <w:sz w:val="18"/>
              </w:rPr>
              <w:t>.</w:t>
            </w:r>
            <w:r w:rsidRPr="00F077C7">
              <w:rPr>
                <w:rFonts w:asciiTheme="minorHAnsi" w:hAnsiTheme="minorHAnsi"/>
                <w:sz w:val="18"/>
              </w:rPr>
              <w:t>5h)</w:t>
            </w:r>
          </w:p>
        </w:tc>
        <w:tc>
          <w:tcPr>
            <w:tcW w:w="1530" w:type="dxa"/>
            <w:tcBorders>
              <w:bottom w:val="double" w:sz="4" w:space="0" w:color="auto"/>
            </w:tcBorders>
            <w:vAlign w:val="center"/>
          </w:tcPr>
          <w:p w14:paraId="3D415288" w14:textId="12D27833" w:rsidR="0026135D" w:rsidRPr="00FD0226" w:rsidRDefault="002E12B6" w:rsidP="00451481">
            <w:pPr>
              <w:jc w:val="right"/>
              <w:rPr>
                <w:rFonts w:asciiTheme="minorHAnsi" w:hAnsiTheme="minorHAnsi"/>
                <w:sz w:val="18"/>
              </w:rPr>
            </w:pPr>
            <w:r w:rsidRPr="00FD0226">
              <w:rPr>
                <w:rFonts w:asciiTheme="minorHAnsi" w:hAnsiTheme="minorHAnsi"/>
                <w:sz w:val="18"/>
              </w:rPr>
              <w:t xml:space="preserve">$ </w:t>
            </w:r>
            <w:r w:rsidR="00621A71" w:rsidRPr="00FD0226">
              <w:rPr>
                <w:rFonts w:asciiTheme="minorHAnsi" w:hAnsiTheme="minorHAnsi"/>
                <w:sz w:val="18"/>
              </w:rPr>
              <w:t>6</w:t>
            </w:r>
            <w:r w:rsidR="00D37DFC" w:rsidRPr="00FD0226">
              <w:rPr>
                <w:rFonts w:asciiTheme="minorHAnsi" w:hAnsiTheme="minorHAnsi"/>
                <w:sz w:val="18"/>
              </w:rPr>
              <w:t>,</w:t>
            </w:r>
            <w:r w:rsidR="00E01E1A" w:rsidRPr="00FD0226">
              <w:rPr>
                <w:rFonts w:asciiTheme="minorHAnsi" w:hAnsiTheme="minorHAnsi"/>
                <w:sz w:val="18"/>
              </w:rPr>
              <w:t>7</w:t>
            </w:r>
            <w:r w:rsidR="00621A71" w:rsidRPr="00FD0226">
              <w:rPr>
                <w:rFonts w:asciiTheme="minorHAnsi" w:hAnsiTheme="minorHAnsi"/>
                <w:sz w:val="18"/>
              </w:rPr>
              <w:t>50</w:t>
            </w:r>
          </w:p>
        </w:tc>
      </w:tr>
      <w:tr w:rsidR="00CD4B8E" w:rsidRPr="00FD0226" w14:paraId="55E27F08" w14:textId="77777777" w:rsidTr="00902D1A">
        <w:trPr>
          <w:trHeight w:val="340"/>
        </w:trPr>
        <w:tc>
          <w:tcPr>
            <w:tcW w:w="7044" w:type="dxa"/>
            <w:tcBorders>
              <w:top w:val="double" w:sz="4" w:space="0" w:color="auto"/>
            </w:tcBorders>
            <w:vAlign w:val="center"/>
          </w:tcPr>
          <w:p w14:paraId="519C2F18" w14:textId="77777777" w:rsidR="00833C2A" w:rsidRPr="00A92DD6" w:rsidRDefault="00833C2A" w:rsidP="00DC7A28">
            <w:pPr>
              <w:rPr>
                <w:rFonts w:asciiTheme="minorHAnsi" w:hAnsiTheme="minorHAnsi" w:cstheme="minorHAnsi"/>
                <w:b/>
                <w:sz w:val="18"/>
                <w:szCs w:val="18"/>
              </w:rPr>
            </w:pPr>
            <w:r w:rsidRPr="00A92DD6">
              <w:rPr>
                <w:rFonts w:asciiTheme="minorHAnsi" w:hAnsiTheme="minorHAnsi" w:cstheme="minorHAnsi"/>
                <w:b/>
                <w:sz w:val="18"/>
                <w:szCs w:val="18"/>
              </w:rPr>
              <w:t>TOTAL</w:t>
            </w:r>
          </w:p>
        </w:tc>
        <w:tc>
          <w:tcPr>
            <w:tcW w:w="1530" w:type="dxa"/>
            <w:tcBorders>
              <w:top w:val="double" w:sz="4" w:space="0" w:color="auto"/>
            </w:tcBorders>
            <w:vAlign w:val="center"/>
          </w:tcPr>
          <w:p w14:paraId="6FC78FBF" w14:textId="3B6AEBAC" w:rsidR="00833C2A" w:rsidRPr="00FD0226" w:rsidRDefault="002E12B6" w:rsidP="00451481">
            <w:pPr>
              <w:jc w:val="right"/>
              <w:rPr>
                <w:rFonts w:asciiTheme="minorHAnsi" w:hAnsiTheme="minorHAnsi" w:cstheme="minorHAnsi"/>
                <w:b/>
                <w:bCs/>
                <w:sz w:val="18"/>
                <w:szCs w:val="18"/>
              </w:rPr>
            </w:pPr>
            <w:r w:rsidRPr="00FD0226">
              <w:rPr>
                <w:rFonts w:asciiTheme="minorHAnsi" w:hAnsiTheme="minorHAnsi" w:cstheme="minorHAnsi"/>
                <w:b/>
                <w:bCs/>
                <w:sz w:val="18"/>
                <w:szCs w:val="18"/>
              </w:rPr>
              <w:t xml:space="preserve">$ </w:t>
            </w:r>
            <w:del w:id="443" w:author="Vincent Boisclair" w:date="2025-12-12T15:16:00Z" w16du:dateUtc="2025-12-12T20:16:00Z">
              <w:r w:rsidR="00833C2A" w:rsidRPr="00FD0226" w:rsidDel="00C955C1">
                <w:rPr>
                  <w:rFonts w:asciiTheme="minorHAnsi" w:hAnsiTheme="minorHAnsi" w:cstheme="minorHAnsi"/>
                  <w:b/>
                  <w:bCs/>
                  <w:sz w:val="18"/>
                  <w:szCs w:val="18"/>
                </w:rPr>
                <w:delText>47</w:delText>
              </w:r>
              <w:r w:rsidR="00D37DFC" w:rsidRPr="00FD0226" w:rsidDel="00C955C1">
                <w:rPr>
                  <w:rFonts w:asciiTheme="minorHAnsi" w:hAnsiTheme="minorHAnsi" w:cstheme="minorHAnsi"/>
                  <w:b/>
                  <w:bCs/>
                  <w:sz w:val="18"/>
                  <w:szCs w:val="18"/>
                </w:rPr>
                <w:delText>,</w:delText>
              </w:r>
              <w:r w:rsidR="00BD02FC" w:rsidRPr="00FD0226" w:rsidDel="00C955C1">
                <w:rPr>
                  <w:rFonts w:asciiTheme="minorHAnsi" w:hAnsiTheme="minorHAnsi" w:cstheme="minorHAnsi"/>
                  <w:b/>
                  <w:bCs/>
                  <w:sz w:val="18"/>
                  <w:szCs w:val="18"/>
                </w:rPr>
                <w:delText>7</w:delText>
              </w:r>
              <w:r w:rsidR="00833C2A" w:rsidRPr="00FD0226" w:rsidDel="00C955C1">
                <w:rPr>
                  <w:rFonts w:asciiTheme="minorHAnsi" w:hAnsiTheme="minorHAnsi" w:cstheme="minorHAnsi"/>
                  <w:b/>
                  <w:bCs/>
                  <w:sz w:val="18"/>
                  <w:szCs w:val="18"/>
                </w:rPr>
                <w:delText>50</w:delText>
              </w:r>
            </w:del>
            <w:ins w:id="444" w:author="Vincent Boisclair" w:date="2025-12-12T15:16:00Z" w16du:dateUtc="2025-12-12T20:16:00Z">
              <w:r w:rsidR="00C955C1">
                <w:rPr>
                  <w:rFonts w:asciiTheme="minorHAnsi" w:hAnsiTheme="minorHAnsi" w:cstheme="minorHAnsi"/>
                  <w:b/>
                  <w:bCs/>
                  <w:sz w:val="18"/>
                  <w:szCs w:val="18"/>
                </w:rPr>
                <w:t>64,050</w:t>
              </w:r>
            </w:ins>
          </w:p>
        </w:tc>
      </w:tr>
    </w:tbl>
    <w:p w14:paraId="7AD6869C" w14:textId="77777777" w:rsidR="00832683" w:rsidRPr="00A92DD6" w:rsidRDefault="00832683" w:rsidP="00832683">
      <w:pPr>
        <w:pStyle w:val="Corpsdetexte"/>
        <w:ind w:left="479" w:right="244"/>
      </w:pPr>
      <w:r w:rsidRPr="00A92DD6">
        <w:tab/>
      </w:r>
    </w:p>
    <w:p w14:paraId="12F710C0" w14:textId="148CF8D5" w:rsidR="00832683" w:rsidRPr="00A92DD6" w:rsidRDefault="00832683" w:rsidP="00832683">
      <w:pPr>
        <w:pStyle w:val="Corpsdetexte"/>
        <w:ind w:left="479" w:right="244"/>
      </w:pPr>
      <w:r w:rsidRPr="00A92DD6">
        <w:t xml:space="preserve">Each </w:t>
      </w:r>
      <w:r w:rsidR="00A6502C" w:rsidRPr="00A92DD6">
        <w:t>A</w:t>
      </w:r>
      <w:r w:rsidRPr="00A92DD6">
        <w:t>sset owner is responsible for the continuous evolution and the life cycle of their Assets.</w:t>
      </w:r>
    </w:p>
    <w:p w14:paraId="2B4A55D1" w14:textId="1D464DF1" w:rsidR="00832683" w:rsidRPr="00A92DD6" w:rsidRDefault="00832683" w:rsidP="00832683">
      <w:pPr>
        <w:pStyle w:val="Paragraphedeliste"/>
        <w:numPr>
          <w:ilvl w:val="0"/>
          <w:numId w:val="10"/>
        </w:numPr>
        <w:tabs>
          <w:tab w:val="left" w:pos="839"/>
        </w:tabs>
        <w:rPr>
          <w:sz w:val="20"/>
          <w:szCs w:val="20"/>
        </w:rPr>
      </w:pPr>
      <w:r w:rsidRPr="00A92DD6">
        <w:rPr>
          <w:b/>
          <w:bCs/>
          <w:spacing w:val="-2"/>
          <w:sz w:val="20"/>
          <w:szCs w:val="20"/>
        </w:rPr>
        <w:t>Supplier’s</w:t>
      </w:r>
      <w:r w:rsidRPr="00A92DD6">
        <w:rPr>
          <w:spacing w:val="-2"/>
          <w:sz w:val="20"/>
          <w:szCs w:val="20"/>
        </w:rPr>
        <w:t xml:space="preserve"> Assets evolutions cost is included in the Platform </w:t>
      </w:r>
      <w:r w:rsidR="007E7DA2" w:rsidRPr="00A92DD6">
        <w:rPr>
          <w:spacing w:val="-2"/>
          <w:sz w:val="20"/>
          <w:szCs w:val="20"/>
        </w:rPr>
        <w:t>Evolution</w:t>
      </w:r>
      <w:r w:rsidRPr="00A92DD6">
        <w:rPr>
          <w:sz w:val="20"/>
          <w:szCs w:val="20"/>
        </w:rPr>
        <w:t xml:space="preserve">. </w:t>
      </w:r>
    </w:p>
    <w:p w14:paraId="5DCAF204" w14:textId="7E3CAC19" w:rsidR="00832683" w:rsidRPr="00A92DD6" w:rsidRDefault="00832683" w:rsidP="00832683">
      <w:pPr>
        <w:pStyle w:val="Paragraphedeliste"/>
        <w:numPr>
          <w:ilvl w:val="0"/>
          <w:numId w:val="10"/>
        </w:numPr>
        <w:tabs>
          <w:tab w:val="left" w:pos="839"/>
        </w:tabs>
        <w:rPr>
          <w:sz w:val="20"/>
          <w:szCs w:val="20"/>
        </w:rPr>
      </w:pPr>
      <w:r w:rsidRPr="00A92DD6">
        <w:rPr>
          <w:b/>
          <w:bCs/>
          <w:spacing w:val="-2"/>
          <w:sz w:val="20"/>
          <w:szCs w:val="20"/>
        </w:rPr>
        <w:t>Client’s</w:t>
      </w:r>
      <w:r w:rsidRPr="00A92DD6">
        <w:rPr>
          <w:spacing w:val="-2"/>
          <w:sz w:val="20"/>
          <w:szCs w:val="20"/>
        </w:rPr>
        <w:t xml:space="preserve"> Assets evolutions cost is financed </w:t>
      </w:r>
      <w:r w:rsidR="006509EC" w:rsidRPr="00A92DD6">
        <w:rPr>
          <w:spacing w:val="-2"/>
          <w:sz w:val="20"/>
          <w:szCs w:val="20"/>
        </w:rPr>
        <w:t>through</w:t>
      </w:r>
      <w:r w:rsidRPr="00A92DD6">
        <w:rPr>
          <w:spacing w:val="-2"/>
          <w:sz w:val="20"/>
          <w:szCs w:val="20"/>
        </w:rPr>
        <w:t xml:space="preserve"> the Service Request</w:t>
      </w:r>
      <w:r w:rsidR="00D576E5" w:rsidRPr="00A92DD6">
        <w:rPr>
          <w:spacing w:val="-2"/>
          <w:sz w:val="20"/>
          <w:szCs w:val="20"/>
        </w:rPr>
        <w:t xml:space="preserve"> or subject to separate SOWs</w:t>
      </w:r>
      <w:r w:rsidRPr="00A92DD6">
        <w:rPr>
          <w:spacing w:val="-2"/>
          <w:sz w:val="20"/>
          <w:szCs w:val="20"/>
        </w:rPr>
        <w:t>.</w:t>
      </w:r>
    </w:p>
    <w:p w14:paraId="74BB59BA" w14:textId="4DB35B0B" w:rsidR="00832683" w:rsidRPr="00A92DD6" w:rsidRDefault="00832683" w:rsidP="009440AE">
      <w:pPr>
        <w:pStyle w:val="Corpsdetexte"/>
        <w:jc w:val="both"/>
      </w:pPr>
    </w:p>
    <w:p w14:paraId="7F06AC79" w14:textId="77777777" w:rsidR="00A82851" w:rsidRPr="00A92DD6" w:rsidRDefault="00A82851" w:rsidP="009440AE">
      <w:pPr>
        <w:pStyle w:val="Corpsdetexte"/>
        <w:jc w:val="both"/>
      </w:pPr>
    </w:p>
    <w:p w14:paraId="727837B0" w14:textId="77777777" w:rsidR="00701DA4" w:rsidRPr="00A92DD6" w:rsidRDefault="00701DA4">
      <w:pPr>
        <w:rPr>
          <w:bCs/>
          <w:sz w:val="20"/>
          <w:szCs w:val="20"/>
          <w:u w:val="single" w:color="000000"/>
        </w:rPr>
      </w:pPr>
      <w:r w:rsidRPr="00A92DD6">
        <w:rPr>
          <w:b/>
        </w:rPr>
        <w:br w:type="page"/>
      </w:r>
    </w:p>
    <w:p w14:paraId="3184C316" w14:textId="77777777" w:rsidR="006A6872" w:rsidRPr="00A92DD6" w:rsidRDefault="00270EC8">
      <w:pPr>
        <w:pStyle w:val="Titre1"/>
        <w:ind w:left="0" w:right="114" w:firstLine="0"/>
        <w:jc w:val="center"/>
        <w:rPr>
          <w:u w:val="none"/>
        </w:rPr>
      </w:pPr>
      <w:r w:rsidRPr="00A92DD6">
        <w:rPr>
          <w:spacing w:val="-2"/>
          <w:u w:val="none"/>
        </w:rPr>
        <w:lastRenderedPageBreak/>
        <w:t>EXHIBIT</w:t>
      </w:r>
      <w:r w:rsidRPr="00A92DD6">
        <w:rPr>
          <w:spacing w:val="-3"/>
          <w:u w:val="none"/>
        </w:rPr>
        <w:t xml:space="preserve"> </w:t>
      </w:r>
      <w:r w:rsidRPr="00A92DD6">
        <w:rPr>
          <w:spacing w:val="-2"/>
          <w:u w:val="none"/>
        </w:rPr>
        <w:t>B: SUPPORT</w:t>
      </w:r>
      <w:r w:rsidRPr="00A92DD6">
        <w:rPr>
          <w:spacing w:val="-6"/>
          <w:u w:val="none"/>
        </w:rPr>
        <w:t xml:space="preserve"> </w:t>
      </w:r>
      <w:r w:rsidRPr="00A92DD6">
        <w:rPr>
          <w:spacing w:val="-2"/>
          <w:u w:val="none"/>
        </w:rPr>
        <w:t>&amp;</w:t>
      </w:r>
      <w:r w:rsidRPr="00A92DD6">
        <w:rPr>
          <w:spacing w:val="-3"/>
          <w:u w:val="none"/>
        </w:rPr>
        <w:t xml:space="preserve"> </w:t>
      </w:r>
      <w:r w:rsidRPr="00A92DD6">
        <w:rPr>
          <w:spacing w:val="-2"/>
          <w:u w:val="none"/>
        </w:rPr>
        <w:t>HELP</w:t>
      </w:r>
      <w:r w:rsidRPr="00A92DD6">
        <w:rPr>
          <w:spacing w:val="-5"/>
          <w:u w:val="none"/>
        </w:rPr>
        <w:t xml:space="preserve"> </w:t>
      </w:r>
      <w:r w:rsidRPr="00A92DD6">
        <w:rPr>
          <w:spacing w:val="-2"/>
          <w:u w:val="none"/>
        </w:rPr>
        <w:t>DESK</w:t>
      </w:r>
      <w:r w:rsidRPr="00A92DD6">
        <w:rPr>
          <w:spacing w:val="-7"/>
          <w:u w:val="none"/>
        </w:rPr>
        <w:t xml:space="preserve"> </w:t>
      </w:r>
      <w:r w:rsidRPr="00A92DD6">
        <w:rPr>
          <w:spacing w:val="-2"/>
          <w:u w:val="none"/>
        </w:rPr>
        <w:t>SERVICE</w:t>
      </w:r>
      <w:r w:rsidRPr="00A92DD6">
        <w:rPr>
          <w:spacing w:val="-3"/>
          <w:u w:val="none"/>
        </w:rPr>
        <w:t xml:space="preserve"> </w:t>
      </w:r>
      <w:r w:rsidRPr="00A92DD6">
        <w:rPr>
          <w:spacing w:val="-2"/>
          <w:u w:val="none"/>
        </w:rPr>
        <w:t>LEVELS</w:t>
      </w:r>
    </w:p>
    <w:p w14:paraId="3184C317" w14:textId="77777777" w:rsidR="006A6872" w:rsidRPr="009440AE" w:rsidRDefault="006A6872" w:rsidP="009440AE">
      <w:pPr>
        <w:pStyle w:val="Corpsdetexte"/>
        <w:jc w:val="both"/>
      </w:pPr>
    </w:p>
    <w:p w14:paraId="3184C318" w14:textId="77777777" w:rsidR="006A6872" w:rsidRPr="009440AE" w:rsidRDefault="006A6872" w:rsidP="009440AE">
      <w:pPr>
        <w:pStyle w:val="Corpsdetexte"/>
        <w:jc w:val="both"/>
      </w:pPr>
    </w:p>
    <w:p w14:paraId="3184C319" w14:textId="107640D2" w:rsidR="006A6872" w:rsidRPr="00A92DD6" w:rsidRDefault="00270EC8" w:rsidP="001B45B2">
      <w:pPr>
        <w:pStyle w:val="Corpsdetexte"/>
        <w:jc w:val="both"/>
      </w:pPr>
      <w:r w:rsidRPr="00A92DD6">
        <w:t>Supplier</w:t>
      </w:r>
      <w:r w:rsidRPr="001B45B2">
        <w:t xml:space="preserve"> </w:t>
      </w:r>
      <w:r w:rsidRPr="00A92DD6">
        <w:t>shall</w:t>
      </w:r>
      <w:r w:rsidRPr="001B45B2">
        <w:t xml:space="preserve"> </w:t>
      </w:r>
      <w:r w:rsidRPr="00A92DD6">
        <w:t>use</w:t>
      </w:r>
      <w:r w:rsidRPr="001B45B2">
        <w:t xml:space="preserve"> </w:t>
      </w:r>
      <w:r w:rsidRPr="00A92DD6">
        <w:t>commercially</w:t>
      </w:r>
      <w:r w:rsidRPr="001B45B2">
        <w:t xml:space="preserve"> </w:t>
      </w:r>
      <w:r w:rsidRPr="00A92DD6">
        <w:t>reasonable</w:t>
      </w:r>
      <w:r w:rsidRPr="001B45B2">
        <w:t xml:space="preserve"> </w:t>
      </w:r>
      <w:r w:rsidRPr="00A92DD6">
        <w:t>efforts</w:t>
      </w:r>
      <w:r w:rsidRPr="001B45B2">
        <w:t xml:space="preserve"> </w:t>
      </w:r>
      <w:r w:rsidRPr="00A92DD6">
        <w:t>to</w:t>
      </w:r>
      <w:r w:rsidRPr="001B45B2">
        <w:t xml:space="preserve"> </w:t>
      </w:r>
      <w:r w:rsidRPr="00A92DD6">
        <w:t>provide</w:t>
      </w:r>
      <w:r w:rsidRPr="001B45B2">
        <w:t xml:space="preserve"> </w:t>
      </w:r>
      <w:r w:rsidRPr="00A92DD6">
        <w:t>the</w:t>
      </w:r>
      <w:r w:rsidRPr="001B45B2">
        <w:t xml:space="preserve"> </w:t>
      </w:r>
      <w:r w:rsidRPr="00A92DD6">
        <w:t>Services</w:t>
      </w:r>
      <w:r w:rsidRPr="001B45B2">
        <w:t xml:space="preserve"> </w:t>
      </w:r>
      <w:r w:rsidRPr="00A92DD6">
        <w:t>in</w:t>
      </w:r>
      <w:r w:rsidRPr="001B45B2">
        <w:t xml:space="preserve"> </w:t>
      </w:r>
      <w:r w:rsidRPr="00A92DD6">
        <w:t>accordance</w:t>
      </w:r>
      <w:r w:rsidRPr="001B45B2">
        <w:t xml:space="preserve"> </w:t>
      </w:r>
      <w:r w:rsidRPr="00A92DD6">
        <w:t>with</w:t>
      </w:r>
      <w:r w:rsidRPr="001B45B2">
        <w:t xml:space="preserve"> </w:t>
      </w:r>
      <w:r w:rsidRPr="00A92DD6">
        <w:t>the</w:t>
      </w:r>
      <w:r w:rsidRPr="001B45B2">
        <w:t xml:space="preserve"> </w:t>
      </w:r>
      <w:r w:rsidRPr="00A92DD6">
        <w:t>Service</w:t>
      </w:r>
      <w:r w:rsidRPr="001B45B2">
        <w:t xml:space="preserve"> </w:t>
      </w:r>
      <w:r w:rsidRPr="00A92DD6">
        <w:t>Levels</w:t>
      </w:r>
      <w:r w:rsidRPr="001B45B2">
        <w:t xml:space="preserve"> </w:t>
      </w:r>
      <w:r w:rsidRPr="00A92DD6">
        <w:t>(SL</w:t>
      </w:r>
      <w:r w:rsidR="00201054" w:rsidRPr="00A92DD6">
        <w:t>A</w:t>
      </w:r>
      <w:r w:rsidRPr="00A92DD6">
        <w:t xml:space="preserve">s) defined below. Detailed ITSM processes between Supplier and Client will be documented in the Operational </w:t>
      </w:r>
      <w:r w:rsidRPr="001B45B2">
        <w:t>Framework.</w:t>
      </w:r>
    </w:p>
    <w:p w14:paraId="3184C31A" w14:textId="77777777" w:rsidR="006A6872" w:rsidRPr="00A92DD6" w:rsidRDefault="006A6872" w:rsidP="001B45B2">
      <w:pPr>
        <w:pStyle w:val="Corpsdetexte"/>
        <w:jc w:val="both"/>
      </w:pPr>
    </w:p>
    <w:p w14:paraId="3184C31B" w14:textId="377082B7" w:rsidR="006A6872" w:rsidRPr="00A92DD6" w:rsidRDefault="00270EC8" w:rsidP="001B45B2">
      <w:pPr>
        <w:pStyle w:val="Corpsdetexte"/>
        <w:jc w:val="both"/>
      </w:pPr>
      <w:r w:rsidRPr="00A92DD6">
        <w:t xml:space="preserve">Business </w:t>
      </w:r>
      <w:r w:rsidRPr="00A92DD6" w:rsidDel="00CE6F48">
        <w:t xml:space="preserve">Hours </w:t>
      </w:r>
      <w:r w:rsidRPr="00A92DD6">
        <w:t xml:space="preserve">are defined as Monday to Friday between 08:00 to 17:00 </w:t>
      </w:r>
      <w:del w:id="445" w:author="Ateko" w:date="2025-10-14T14:20:00Z" w16du:dateUtc="2025-10-14T18:20:00Z">
        <w:r w:rsidRPr="00A92DD6">
          <w:delText>EST</w:delText>
        </w:r>
      </w:del>
      <w:ins w:id="446" w:author="Ateko" w:date="2025-10-14T14:20:00Z" w16du:dateUtc="2025-10-14T18:20:00Z">
        <w:r w:rsidRPr="00A92DD6">
          <w:t>ET</w:t>
        </w:r>
      </w:ins>
      <w:r w:rsidRPr="00A92DD6">
        <w:t>, excluding public holidays. More details regarding public holidays can be found in the Operational Framework.</w:t>
      </w:r>
    </w:p>
    <w:p w14:paraId="4416ADB6" w14:textId="77777777" w:rsidR="004A1E63" w:rsidRPr="00A92DD6" w:rsidRDefault="004A1E63" w:rsidP="001B45B2">
      <w:pPr>
        <w:pStyle w:val="Corpsdetexte"/>
        <w:jc w:val="both"/>
      </w:pPr>
    </w:p>
    <w:p w14:paraId="62C340B3" w14:textId="061BC39C" w:rsidR="00AE0CDE" w:rsidRPr="00A92DD6" w:rsidRDefault="00AE0CDE" w:rsidP="001B45B2">
      <w:pPr>
        <w:pStyle w:val="Corpsdetexte"/>
        <w:jc w:val="both"/>
      </w:pPr>
      <w:r w:rsidRPr="00A92DD6">
        <w:t>The</w:t>
      </w:r>
      <w:r w:rsidRPr="001B45B2">
        <w:t xml:space="preserve"> </w:t>
      </w:r>
      <w:r w:rsidRPr="00A92DD6">
        <w:t>following</w:t>
      </w:r>
      <w:r w:rsidRPr="001B45B2">
        <w:t xml:space="preserve"> </w:t>
      </w:r>
      <w:r w:rsidRPr="00A92DD6">
        <w:t>limitations</w:t>
      </w:r>
      <w:r w:rsidRPr="001B45B2">
        <w:t xml:space="preserve"> </w:t>
      </w:r>
      <w:r w:rsidRPr="00A92DD6">
        <w:t>are</w:t>
      </w:r>
      <w:r w:rsidRPr="001B45B2">
        <w:t xml:space="preserve"> </w:t>
      </w:r>
      <w:r w:rsidRPr="00A92DD6">
        <w:t>applicable</w:t>
      </w:r>
      <w:r w:rsidRPr="001B45B2">
        <w:t xml:space="preserve"> </w:t>
      </w:r>
      <w:r w:rsidRPr="00A92DD6">
        <w:t>to</w:t>
      </w:r>
      <w:r w:rsidRPr="001B45B2">
        <w:t xml:space="preserve"> </w:t>
      </w:r>
      <w:r w:rsidRPr="00A92DD6">
        <w:t>all</w:t>
      </w:r>
      <w:r w:rsidRPr="001B45B2">
        <w:t xml:space="preserve"> </w:t>
      </w:r>
      <w:r w:rsidRPr="00A92DD6">
        <w:t>SLA</w:t>
      </w:r>
      <w:r w:rsidRPr="001B45B2">
        <w:t xml:space="preserve"> calculations. </w:t>
      </w:r>
      <w:r w:rsidRPr="00A92DD6">
        <w:t xml:space="preserve">The </w:t>
      </w:r>
      <w:del w:id="447" w:author="Vincent Boisclair" w:date="2025-10-15T07:38:00Z" w16du:dateUtc="2025-10-15T11:38:00Z">
        <w:r w:rsidRPr="00A92DD6" w:rsidDel="00595D7D">
          <w:delText>s</w:delText>
        </w:r>
      </w:del>
      <w:ins w:id="448" w:author="Vincent Boisclair" w:date="2025-10-15T07:38:00Z" w16du:dateUtc="2025-10-15T11:38:00Z">
        <w:r w:rsidR="00595D7D">
          <w:t>S</w:t>
        </w:r>
      </w:ins>
      <w:r w:rsidRPr="00A92DD6">
        <w:t>upplier shall not be liable for any failure to meet service levels caused by</w:t>
      </w:r>
      <w:r w:rsidRPr="001B45B2">
        <w:t>:</w:t>
      </w:r>
    </w:p>
    <w:p w14:paraId="7795F242" w14:textId="69168A43" w:rsidR="00AE0CDE" w:rsidRPr="00A92DD6" w:rsidRDefault="00AE0CDE" w:rsidP="00F517CB">
      <w:pPr>
        <w:pStyle w:val="Paragraphedeliste"/>
        <w:numPr>
          <w:ilvl w:val="0"/>
          <w:numId w:val="218"/>
        </w:numPr>
        <w:tabs>
          <w:tab w:val="left" w:pos="1199"/>
        </w:tabs>
        <w:spacing w:before="1" w:line="255" w:lineRule="exact"/>
        <w:jc w:val="both"/>
        <w:rPr>
          <w:sz w:val="20"/>
          <w:szCs w:val="20"/>
        </w:rPr>
      </w:pPr>
      <w:r w:rsidRPr="00A92DD6">
        <w:rPr>
          <w:sz w:val="20"/>
          <w:szCs w:val="20"/>
        </w:rPr>
        <w:t>Client-induced delay: failure or delay directly or indirectly caused by the Client’s actions or inactions</w:t>
      </w:r>
      <w:r w:rsidR="00D17964" w:rsidRPr="00A92DD6">
        <w:rPr>
          <w:sz w:val="20"/>
          <w:szCs w:val="20"/>
        </w:rPr>
        <w:t>,</w:t>
      </w:r>
    </w:p>
    <w:p w14:paraId="7DDB3574" w14:textId="088A4CA4" w:rsidR="00AE0CDE" w:rsidRPr="00A92DD6" w:rsidRDefault="00AE0CDE" w:rsidP="00F517CB">
      <w:pPr>
        <w:pStyle w:val="Paragraphedeliste"/>
        <w:numPr>
          <w:ilvl w:val="0"/>
          <w:numId w:val="218"/>
        </w:numPr>
        <w:tabs>
          <w:tab w:val="left" w:pos="1199"/>
        </w:tabs>
        <w:spacing w:before="1" w:line="255" w:lineRule="exact"/>
        <w:jc w:val="both"/>
        <w:rPr>
          <w:sz w:val="20"/>
          <w:szCs w:val="20"/>
        </w:rPr>
      </w:pPr>
      <w:r w:rsidRPr="00A92DD6">
        <w:rPr>
          <w:sz w:val="20"/>
          <w:szCs w:val="20"/>
        </w:rPr>
        <w:t>Client and</w:t>
      </w:r>
      <w:r w:rsidR="003D0D09" w:rsidRPr="00A92DD6">
        <w:rPr>
          <w:sz w:val="20"/>
          <w:szCs w:val="20"/>
        </w:rPr>
        <w:t>/or</w:t>
      </w:r>
      <w:r w:rsidRPr="00A92DD6">
        <w:rPr>
          <w:sz w:val="20"/>
          <w:szCs w:val="20"/>
        </w:rPr>
        <w:t xml:space="preserve"> third-party</w:t>
      </w:r>
      <w:r w:rsidR="00E06275" w:rsidRPr="002F3D76">
        <w:rPr>
          <w:sz w:val="20"/>
          <w:szCs w:val="20"/>
        </w:rPr>
        <w:t>,</w:t>
      </w:r>
      <w:r w:rsidR="00E06275" w:rsidRPr="002F3D76">
        <w:t xml:space="preserve"> </w:t>
      </w:r>
      <w:r w:rsidR="00E06275" w:rsidRPr="002F3D76">
        <w:rPr>
          <w:sz w:val="20"/>
          <w:szCs w:val="20"/>
        </w:rPr>
        <w:t xml:space="preserve">including </w:t>
      </w:r>
      <w:r w:rsidR="009C119C" w:rsidRPr="002F3D76">
        <w:rPr>
          <w:sz w:val="20"/>
          <w:szCs w:val="20"/>
        </w:rPr>
        <w:t>Google’s</w:t>
      </w:r>
      <w:r w:rsidRPr="002F3D76">
        <w:rPr>
          <w:sz w:val="20"/>
        </w:rPr>
        <w:t xml:space="preserve"> actions</w:t>
      </w:r>
      <w:r w:rsidRPr="00A92DD6">
        <w:rPr>
          <w:sz w:val="20"/>
        </w:rPr>
        <w:t xml:space="preserve">: </w:t>
      </w:r>
      <w:r w:rsidR="004C2E2B" w:rsidRPr="00A92DD6">
        <w:rPr>
          <w:sz w:val="20"/>
        </w:rPr>
        <w:t>A</w:t>
      </w:r>
      <w:r w:rsidRPr="00A92DD6">
        <w:rPr>
          <w:sz w:val="20"/>
        </w:rPr>
        <w:t xml:space="preserve">ctions, including but not limited to </w:t>
      </w:r>
      <w:r w:rsidR="009C119C" w:rsidRPr="002F3D76">
        <w:rPr>
          <w:sz w:val="20"/>
          <w:szCs w:val="20"/>
        </w:rPr>
        <w:t>Google</w:t>
      </w:r>
      <w:r w:rsidR="004E722B" w:rsidRPr="002F3D76">
        <w:rPr>
          <w:sz w:val="20"/>
          <w:szCs w:val="20"/>
        </w:rPr>
        <w:t xml:space="preserve"> </w:t>
      </w:r>
      <w:r w:rsidRPr="00A92DD6">
        <w:rPr>
          <w:sz w:val="20"/>
        </w:rPr>
        <w:t xml:space="preserve">downtime, </w:t>
      </w:r>
      <w:r w:rsidR="005766CB" w:rsidRPr="00A92DD6">
        <w:rPr>
          <w:sz w:val="20"/>
        </w:rPr>
        <w:t xml:space="preserve">to the extent that such failure or delay is directly or indirectly caused by the actions, inactions, or unavailability of any third-party providers or </w:t>
      </w:r>
      <w:r w:rsidR="00644A8F" w:rsidRPr="002F3D76">
        <w:rPr>
          <w:sz w:val="20"/>
          <w:szCs w:val="20"/>
        </w:rPr>
        <w:t>Google</w:t>
      </w:r>
      <w:r w:rsidR="006D3ABF" w:rsidRPr="002F3D76">
        <w:rPr>
          <w:sz w:val="20"/>
          <w:szCs w:val="20"/>
        </w:rPr>
        <w:t xml:space="preserve"> </w:t>
      </w:r>
      <w:r w:rsidR="005766CB" w:rsidRPr="002F3D76">
        <w:rPr>
          <w:sz w:val="20"/>
          <w:szCs w:val="20"/>
        </w:rPr>
        <w:t>or</w:t>
      </w:r>
      <w:r w:rsidR="000F6AB4" w:rsidRPr="002F3D76">
        <w:rPr>
          <w:sz w:val="20"/>
          <w:szCs w:val="20"/>
        </w:rPr>
        <w:t xml:space="preserve"> the Client-Managed</w:t>
      </w:r>
      <w:r w:rsidR="005766CB" w:rsidRPr="002F3D76">
        <w:rPr>
          <w:sz w:val="20"/>
          <w:szCs w:val="20"/>
        </w:rPr>
        <w:t xml:space="preserve"> Services</w:t>
      </w:r>
      <w:r w:rsidR="00D17964" w:rsidRPr="00A92DD6">
        <w:rPr>
          <w:sz w:val="20"/>
          <w:szCs w:val="20"/>
        </w:rPr>
        <w:t>,</w:t>
      </w:r>
    </w:p>
    <w:p w14:paraId="28916871" w14:textId="7F09140B" w:rsidR="00AE0CDE" w:rsidRPr="00A92DD6" w:rsidRDefault="00AE0CDE" w:rsidP="00F517CB">
      <w:pPr>
        <w:pStyle w:val="Paragraphedeliste"/>
        <w:numPr>
          <w:ilvl w:val="0"/>
          <w:numId w:val="218"/>
        </w:numPr>
        <w:tabs>
          <w:tab w:val="left" w:pos="1199"/>
        </w:tabs>
        <w:spacing w:before="1" w:line="255" w:lineRule="exact"/>
        <w:jc w:val="both"/>
        <w:rPr>
          <w:sz w:val="20"/>
          <w:szCs w:val="20"/>
        </w:rPr>
      </w:pPr>
      <w:r w:rsidRPr="00A92DD6">
        <w:rPr>
          <w:sz w:val="20"/>
          <w:szCs w:val="20"/>
        </w:rPr>
        <w:t xml:space="preserve">Change approval: </w:t>
      </w:r>
      <w:r w:rsidR="00D71EB0" w:rsidRPr="00A92DD6">
        <w:rPr>
          <w:sz w:val="20"/>
          <w:szCs w:val="20"/>
        </w:rPr>
        <w:t>failure or delay directly or indirectly caused by the Client’s internal change management process, security approval process, or the Client’s failure to provide timely approvals or change approvals, sign-offs, or decisions required for the implementation of changes, security updates, or other agreed-upon activities</w:t>
      </w:r>
      <w:r w:rsidR="00D17964" w:rsidRPr="00A92DD6">
        <w:rPr>
          <w:sz w:val="20"/>
          <w:szCs w:val="20"/>
        </w:rPr>
        <w:t>,</w:t>
      </w:r>
    </w:p>
    <w:p w14:paraId="28E61791" w14:textId="26F3937F" w:rsidR="00AE0CDE" w:rsidRPr="00A92DD6" w:rsidRDefault="00AE0CDE" w:rsidP="00F517CB">
      <w:pPr>
        <w:pStyle w:val="Paragraphedeliste"/>
        <w:numPr>
          <w:ilvl w:val="0"/>
          <w:numId w:val="218"/>
        </w:numPr>
        <w:tabs>
          <w:tab w:val="left" w:pos="1199"/>
        </w:tabs>
        <w:spacing w:before="1" w:line="255" w:lineRule="exact"/>
        <w:jc w:val="both"/>
        <w:rPr>
          <w:sz w:val="20"/>
          <w:szCs w:val="20"/>
        </w:rPr>
      </w:pPr>
      <w:r w:rsidRPr="00A92DD6">
        <w:rPr>
          <w:sz w:val="20"/>
          <w:szCs w:val="20"/>
        </w:rPr>
        <w:t xml:space="preserve">Low volume: The </w:t>
      </w:r>
      <w:r w:rsidR="00B3191E" w:rsidRPr="00A92DD6">
        <w:rPr>
          <w:sz w:val="20"/>
          <w:szCs w:val="20"/>
        </w:rPr>
        <w:t xml:space="preserve">SLA </w:t>
      </w:r>
      <w:r w:rsidRPr="00A92DD6">
        <w:rPr>
          <w:sz w:val="20"/>
          <w:szCs w:val="20"/>
        </w:rPr>
        <w:t>is considered met if the calculated success rate is equal to or greater than the percentage defined, or if the number of unsuccessful instances is equal to one</w:t>
      </w:r>
      <w:r w:rsidR="00D17964" w:rsidRPr="00A92DD6">
        <w:rPr>
          <w:sz w:val="20"/>
          <w:szCs w:val="20"/>
        </w:rPr>
        <w:t>,</w:t>
      </w:r>
    </w:p>
    <w:p w14:paraId="407A3177" w14:textId="2488971C" w:rsidR="004F2B1F" w:rsidRDefault="004F2B1F" w:rsidP="00F517CB">
      <w:pPr>
        <w:pStyle w:val="Paragraphedeliste"/>
        <w:numPr>
          <w:ilvl w:val="0"/>
          <w:numId w:val="218"/>
        </w:numPr>
        <w:tabs>
          <w:tab w:val="left" w:pos="1199"/>
        </w:tabs>
        <w:spacing w:before="1" w:line="255" w:lineRule="exact"/>
        <w:jc w:val="both"/>
        <w:rPr>
          <w:ins w:id="449" w:author="Vincent Boisclair" w:date="2025-12-12T17:18:00Z" w16du:dateUtc="2025-12-12T22:18:00Z"/>
          <w:sz w:val="20"/>
          <w:szCs w:val="20"/>
        </w:rPr>
      </w:pPr>
      <w:ins w:id="450" w:author="Vincent Boisclair" w:date="2025-12-12T17:18:00Z" w16du:dateUtc="2025-12-12T22:18:00Z">
        <w:r>
          <w:rPr>
            <w:sz w:val="20"/>
            <w:szCs w:val="20"/>
          </w:rPr>
          <w:t>Ass</w:t>
        </w:r>
      </w:ins>
      <w:ins w:id="451" w:author="Vincent Boisclair" w:date="2025-12-12T17:19:00Z" w16du:dateUtc="2025-12-12T22:19:00Z">
        <w:r>
          <w:rPr>
            <w:sz w:val="20"/>
            <w:szCs w:val="20"/>
          </w:rPr>
          <w:t xml:space="preserve">ets which have not yet completed an initial </w:t>
        </w:r>
        <w:r w:rsidR="00682692">
          <w:rPr>
            <w:sz w:val="20"/>
            <w:szCs w:val="20"/>
          </w:rPr>
          <w:t>transition period of ninety (90) days,</w:t>
        </w:r>
      </w:ins>
    </w:p>
    <w:p w14:paraId="1E22E660" w14:textId="31AFCDE2" w:rsidR="00AE0CDE" w:rsidRPr="00A92DD6" w:rsidRDefault="00AE0CDE" w:rsidP="00F517CB">
      <w:pPr>
        <w:pStyle w:val="Paragraphedeliste"/>
        <w:numPr>
          <w:ilvl w:val="0"/>
          <w:numId w:val="218"/>
        </w:numPr>
        <w:tabs>
          <w:tab w:val="left" w:pos="1199"/>
        </w:tabs>
        <w:spacing w:before="1" w:line="255" w:lineRule="exact"/>
        <w:jc w:val="both"/>
        <w:rPr>
          <w:sz w:val="20"/>
          <w:szCs w:val="20"/>
        </w:rPr>
      </w:pPr>
      <w:r w:rsidRPr="00A92DD6">
        <w:rPr>
          <w:sz w:val="20"/>
          <w:szCs w:val="20"/>
        </w:rPr>
        <w:t xml:space="preserve">Scope of Review: </w:t>
      </w:r>
      <w:r w:rsidR="00B3191E" w:rsidRPr="00A92DD6">
        <w:rPr>
          <w:sz w:val="20"/>
          <w:szCs w:val="20"/>
        </w:rPr>
        <w:t>R</w:t>
      </w:r>
      <w:r w:rsidRPr="00A92DD6">
        <w:rPr>
          <w:sz w:val="20"/>
          <w:szCs w:val="20"/>
        </w:rPr>
        <w:t xml:space="preserve">eview limited to </w:t>
      </w:r>
      <w:r w:rsidR="000E6420" w:rsidRPr="00A92DD6">
        <w:rPr>
          <w:sz w:val="20"/>
          <w:szCs w:val="20"/>
        </w:rPr>
        <w:t xml:space="preserve">the </w:t>
      </w:r>
      <w:r w:rsidR="001026FC" w:rsidRPr="00A92DD6">
        <w:rPr>
          <w:sz w:val="20"/>
          <w:szCs w:val="20"/>
        </w:rPr>
        <w:t>A</w:t>
      </w:r>
      <w:r w:rsidR="006209D9" w:rsidRPr="00A92DD6">
        <w:rPr>
          <w:sz w:val="20"/>
          <w:szCs w:val="20"/>
        </w:rPr>
        <w:t>ssets in scope</w:t>
      </w:r>
      <w:r w:rsidRPr="00A92DD6">
        <w:rPr>
          <w:sz w:val="20"/>
          <w:szCs w:val="20"/>
        </w:rPr>
        <w:t>, excluding third-party or Client-managed infrastructure.</w:t>
      </w:r>
    </w:p>
    <w:p w14:paraId="589AA85D" w14:textId="77777777" w:rsidR="00DC358C" w:rsidRPr="00A92DD6" w:rsidRDefault="00DC358C" w:rsidP="001B45B2">
      <w:pPr>
        <w:pStyle w:val="Corpsdetexte"/>
        <w:jc w:val="both"/>
      </w:pPr>
    </w:p>
    <w:p w14:paraId="3184C32B" w14:textId="77777777" w:rsidR="006A6872" w:rsidRPr="00A92DD6" w:rsidRDefault="00270EC8" w:rsidP="00D32B9F">
      <w:pPr>
        <w:pStyle w:val="Titre2"/>
        <w:numPr>
          <w:ilvl w:val="0"/>
          <w:numId w:val="26"/>
        </w:numPr>
      </w:pPr>
      <w:r w:rsidRPr="00A92DD6">
        <w:t>INFRASTRUCTURE</w:t>
      </w:r>
      <w:r w:rsidRPr="00A92DD6">
        <w:rPr>
          <w:spacing w:val="-8"/>
        </w:rPr>
        <w:t xml:space="preserve"> </w:t>
      </w:r>
      <w:r w:rsidRPr="00A92DD6">
        <w:t>&amp;</w:t>
      </w:r>
      <w:r w:rsidRPr="00A92DD6">
        <w:rPr>
          <w:spacing w:val="-8"/>
        </w:rPr>
        <w:t xml:space="preserve"> </w:t>
      </w:r>
      <w:r w:rsidRPr="00A92DD6">
        <w:rPr>
          <w:spacing w:val="-2"/>
        </w:rPr>
        <w:t>OPERATIONS</w:t>
      </w:r>
    </w:p>
    <w:p w14:paraId="383DBAE5" w14:textId="77777777" w:rsidR="00695D7E" w:rsidRPr="00A92DD6" w:rsidRDefault="00695D7E" w:rsidP="001B45B2">
      <w:pPr>
        <w:pStyle w:val="Corpsdetexte"/>
        <w:jc w:val="both"/>
      </w:pPr>
    </w:p>
    <w:p w14:paraId="3184C32C" w14:textId="77777777" w:rsidR="006A6872" w:rsidRPr="00F077C7" w:rsidRDefault="00270EC8" w:rsidP="00787C5F">
      <w:pPr>
        <w:pStyle w:val="Titre3"/>
        <w:keepNext w:val="0"/>
        <w:keepLines w:val="0"/>
        <w:numPr>
          <w:ilvl w:val="0"/>
          <w:numId w:val="33"/>
        </w:numPr>
        <w:spacing w:before="0" w:line="259" w:lineRule="auto"/>
        <w:rPr>
          <w:rFonts w:asciiTheme="minorHAnsi" w:hAnsiTheme="minorHAnsi"/>
          <w:color w:val="auto"/>
        </w:rPr>
      </w:pPr>
      <w:r w:rsidRPr="00A92DD6">
        <w:rPr>
          <w:rFonts w:asciiTheme="minorHAnsi" w:eastAsia="Arial Narrow" w:hAnsiTheme="minorHAnsi" w:cstheme="minorHAnsi"/>
          <w:b/>
          <w:color w:val="auto"/>
          <w:sz w:val="20"/>
          <w:szCs w:val="20"/>
        </w:rPr>
        <w:t>Incident Management</w:t>
      </w:r>
    </w:p>
    <w:p w14:paraId="3184C32D" w14:textId="77777777" w:rsidR="006A6872" w:rsidRPr="001B45B2" w:rsidRDefault="006A6872" w:rsidP="001B45B2">
      <w:pPr>
        <w:pStyle w:val="Corpsdetexte"/>
        <w:ind w:left="1080"/>
        <w:jc w:val="both"/>
      </w:pPr>
    </w:p>
    <w:p w14:paraId="3184C32E" w14:textId="77777777" w:rsidR="006A6872" w:rsidRPr="00F077C7" w:rsidRDefault="00270EC8" w:rsidP="004F4AB9">
      <w:pPr>
        <w:pStyle w:val="Titre4"/>
        <w:numPr>
          <w:ilvl w:val="0"/>
          <w:numId w:val="113"/>
        </w:numPr>
      </w:pPr>
      <w:r w:rsidRPr="00A92DD6">
        <w:t>Incident</w:t>
      </w:r>
      <w:r w:rsidRPr="00A92DD6">
        <w:rPr>
          <w:spacing w:val="-10"/>
        </w:rPr>
        <w:t xml:space="preserve"> </w:t>
      </w:r>
      <w:r w:rsidRPr="00A92DD6">
        <w:t>Classification</w:t>
      </w:r>
    </w:p>
    <w:p w14:paraId="49CFEA2D" w14:textId="77777777" w:rsidR="0052236B" w:rsidRPr="00A92DD6" w:rsidRDefault="0052236B" w:rsidP="001B45B2">
      <w:pPr>
        <w:pStyle w:val="Corpsdetexte"/>
        <w:ind w:left="1080"/>
        <w:jc w:val="both"/>
      </w:pPr>
    </w:p>
    <w:tbl>
      <w:tblPr>
        <w:tblStyle w:val="Grilledutableau"/>
        <w:tblpPr w:leftFromText="141" w:rightFromText="141" w:vertAnchor="text" w:horzAnchor="margin" w:tblpXSpec="center" w:tblpY="1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984"/>
        <w:gridCol w:w="5812"/>
      </w:tblGrid>
      <w:tr w:rsidR="00CD4B8E" w:rsidRPr="00A92DD6" w14:paraId="53A943F0" w14:textId="77777777" w:rsidTr="003469D1">
        <w:tc>
          <w:tcPr>
            <w:tcW w:w="1555" w:type="dxa"/>
            <w:shd w:val="clear" w:color="auto" w:fill="BFBFBF" w:themeFill="background1" w:themeFillShade="BF"/>
            <w:vAlign w:val="center"/>
          </w:tcPr>
          <w:p w14:paraId="196E15A7" w14:textId="77777777" w:rsidR="00DD4201" w:rsidRPr="00A92DD6" w:rsidRDefault="00DD4201" w:rsidP="00DD4201">
            <w:pPr>
              <w:pStyle w:val="Corpsdetexte"/>
              <w:spacing w:before="16" w:after="1"/>
              <w:jc w:val="center"/>
            </w:pPr>
            <w:r w:rsidRPr="00A92DD6">
              <w:rPr>
                <w:b/>
                <w:spacing w:val="-2"/>
                <w:sz w:val="18"/>
              </w:rPr>
              <w:t>Priority</w:t>
            </w:r>
          </w:p>
        </w:tc>
        <w:tc>
          <w:tcPr>
            <w:tcW w:w="1984" w:type="dxa"/>
            <w:shd w:val="clear" w:color="auto" w:fill="BFBFBF" w:themeFill="background1" w:themeFillShade="BF"/>
            <w:vAlign w:val="center"/>
          </w:tcPr>
          <w:p w14:paraId="2F4177EB" w14:textId="77777777" w:rsidR="00DD4201" w:rsidRPr="00A92DD6" w:rsidRDefault="00DD4201" w:rsidP="00DD4201">
            <w:pPr>
              <w:pStyle w:val="Corpsdetexte"/>
              <w:spacing w:before="16" w:after="1"/>
              <w:jc w:val="center"/>
            </w:pPr>
            <w:r w:rsidRPr="00A92DD6">
              <w:rPr>
                <w:b/>
                <w:spacing w:val="-2"/>
                <w:sz w:val="18"/>
              </w:rPr>
              <w:t>Context</w:t>
            </w:r>
          </w:p>
        </w:tc>
        <w:tc>
          <w:tcPr>
            <w:tcW w:w="5812" w:type="dxa"/>
            <w:shd w:val="clear" w:color="auto" w:fill="BFBFBF" w:themeFill="background1" w:themeFillShade="BF"/>
            <w:vAlign w:val="center"/>
          </w:tcPr>
          <w:p w14:paraId="7DA23A73" w14:textId="77777777" w:rsidR="00DD4201" w:rsidRPr="00A92DD6" w:rsidRDefault="00DD4201" w:rsidP="00DD4201">
            <w:pPr>
              <w:pStyle w:val="Corpsdetexte"/>
              <w:spacing w:before="16" w:after="1"/>
              <w:jc w:val="center"/>
            </w:pPr>
            <w:r w:rsidRPr="00A92DD6">
              <w:rPr>
                <w:b/>
                <w:spacing w:val="-2"/>
                <w:sz w:val="18"/>
              </w:rPr>
              <w:t>Conditions</w:t>
            </w:r>
          </w:p>
        </w:tc>
      </w:tr>
      <w:tr w:rsidR="00CD4B8E" w:rsidRPr="00A92DD6" w14:paraId="71EB213D" w14:textId="77777777" w:rsidTr="003469D1">
        <w:tc>
          <w:tcPr>
            <w:tcW w:w="1555" w:type="dxa"/>
            <w:vAlign w:val="center"/>
          </w:tcPr>
          <w:p w14:paraId="1FA03943" w14:textId="77777777" w:rsidR="00DD4201" w:rsidRPr="00A92DD6" w:rsidRDefault="00DD4201" w:rsidP="00DD4201">
            <w:pPr>
              <w:pStyle w:val="Corpsdetexte"/>
              <w:spacing w:before="16" w:after="1"/>
              <w:jc w:val="center"/>
            </w:pPr>
            <w:r w:rsidRPr="00A92DD6">
              <w:rPr>
                <w:spacing w:val="-5"/>
                <w:sz w:val="18"/>
              </w:rPr>
              <w:t>P1</w:t>
            </w:r>
          </w:p>
        </w:tc>
        <w:tc>
          <w:tcPr>
            <w:tcW w:w="1984" w:type="dxa"/>
            <w:vAlign w:val="center"/>
          </w:tcPr>
          <w:p w14:paraId="60C18878" w14:textId="77777777" w:rsidR="00DD4201" w:rsidRPr="00A92DD6" w:rsidRDefault="00DD4201" w:rsidP="00DD4201">
            <w:pPr>
              <w:pStyle w:val="Corpsdetexte"/>
              <w:spacing w:before="16" w:after="1"/>
              <w:jc w:val="center"/>
            </w:pPr>
            <w:r w:rsidRPr="00A92DD6">
              <w:rPr>
                <w:sz w:val="18"/>
              </w:rPr>
              <w:t>Service</w:t>
            </w:r>
            <w:r w:rsidRPr="00A92DD6">
              <w:rPr>
                <w:spacing w:val="-4"/>
                <w:sz w:val="18"/>
              </w:rPr>
              <w:t xml:space="preserve"> </w:t>
            </w:r>
            <w:r w:rsidRPr="00A92DD6">
              <w:rPr>
                <w:sz w:val="18"/>
              </w:rPr>
              <w:t>Not</w:t>
            </w:r>
            <w:r w:rsidRPr="00A92DD6">
              <w:rPr>
                <w:spacing w:val="-2"/>
                <w:sz w:val="18"/>
              </w:rPr>
              <w:t xml:space="preserve"> Available</w:t>
            </w:r>
          </w:p>
        </w:tc>
        <w:tc>
          <w:tcPr>
            <w:tcW w:w="5812" w:type="dxa"/>
          </w:tcPr>
          <w:p w14:paraId="7B9D4838" w14:textId="0891A970" w:rsidR="00DD4201" w:rsidRPr="00A92DD6" w:rsidRDefault="00DD4201" w:rsidP="0065082D">
            <w:pPr>
              <w:pStyle w:val="TableParagraph"/>
              <w:spacing w:before="61"/>
              <w:jc w:val="both"/>
              <w:rPr>
                <w:spacing w:val="-2"/>
                <w:sz w:val="18"/>
              </w:rPr>
            </w:pPr>
            <w:r w:rsidRPr="00A92DD6">
              <w:rPr>
                <w:sz w:val="18"/>
              </w:rPr>
              <w:t xml:space="preserve">System Down </w:t>
            </w:r>
            <w:r w:rsidRPr="00525AFB">
              <w:rPr>
                <w:sz w:val="18"/>
              </w:rPr>
              <w:t xml:space="preserve">or </w:t>
            </w:r>
            <w:r w:rsidR="003A376E" w:rsidRPr="00525AFB">
              <w:rPr>
                <w:sz w:val="18"/>
              </w:rPr>
              <w:t>Google Platform</w:t>
            </w:r>
            <w:r w:rsidRPr="00525AFB">
              <w:rPr>
                <w:sz w:val="18"/>
              </w:rPr>
              <w:t xml:space="preserve"> </w:t>
            </w:r>
            <w:r w:rsidR="004475A2" w:rsidRPr="00525AFB">
              <w:rPr>
                <w:sz w:val="18"/>
              </w:rPr>
              <w:t>Cybers</w:t>
            </w:r>
            <w:r w:rsidRPr="00525AFB">
              <w:rPr>
                <w:sz w:val="18"/>
              </w:rPr>
              <w:t>ecurity</w:t>
            </w:r>
            <w:r w:rsidRPr="00A92DD6">
              <w:rPr>
                <w:sz w:val="18"/>
              </w:rPr>
              <w:t xml:space="preserve"> Incident – Critical functionality becomes unavailable,</w:t>
            </w:r>
            <w:r w:rsidRPr="00A92DD6">
              <w:rPr>
                <w:spacing w:val="-4"/>
                <w:sz w:val="18"/>
              </w:rPr>
              <w:t xml:space="preserve"> </w:t>
            </w:r>
            <w:r w:rsidRPr="00A92DD6">
              <w:rPr>
                <w:sz w:val="18"/>
              </w:rPr>
              <w:t>resulting</w:t>
            </w:r>
            <w:r w:rsidRPr="00A92DD6">
              <w:rPr>
                <w:spacing w:val="-5"/>
                <w:sz w:val="18"/>
              </w:rPr>
              <w:t xml:space="preserve"> </w:t>
            </w:r>
            <w:r w:rsidRPr="00A92DD6">
              <w:rPr>
                <w:sz w:val="18"/>
              </w:rPr>
              <w:t>in</w:t>
            </w:r>
            <w:r w:rsidRPr="00A92DD6">
              <w:rPr>
                <w:spacing w:val="-5"/>
                <w:sz w:val="18"/>
              </w:rPr>
              <w:t xml:space="preserve"> </w:t>
            </w:r>
            <w:r w:rsidRPr="00A92DD6">
              <w:rPr>
                <w:sz w:val="18"/>
              </w:rPr>
              <w:t>a</w:t>
            </w:r>
            <w:r w:rsidRPr="00A92DD6">
              <w:rPr>
                <w:spacing w:val="-5"/>
                <w:sz w:val="18"/>
              </w:rPr>
              <w:t xml:space="preserve"> </w:t>
            </w:r>
            <w:r w:rsidRPr="00A92DD6">
              <w:rPr>
                <w:sz w:val="18"/>
              </w:rPr>
              <w:t>severe</w:t>
            </w:r>
            <w:r w:rsidRPr="00A92DD6">
              <w:rPr>
                <w:spacing w:val="-3"/>
                <w:sz w:val="18"/>
              </w:rPr>
              <w:t xml:space="preserve"> </w:t>
            </w:r>
            <w:r w:rsidRPr="00A92DD6">
              <w:rPr>
                <w:sz w:val="18"/>
              </w:rPr>
              <w:t>impact</w:t>
            </w:r>
            <w:r w:rsidRPr="00A92DD6">
              <w:rPr>
                <w:spacing w:val="-4"/>
                <w:sz w:val="18"/>
              </w:rPr>
              <w:t xml:space="preserve"> </w:t>
            </w:r>
            <w:r w:rsidRPr="00A92DD6">
              <w:rPr>
                <w:sz w:val="18"/>
              </w:rPr>
              <w:t>to</w:t>
            </w:r>
            <w:r w:rsidRPr="00A92DD6">
              <w:rPr>
                <w:spacing w:val="-4"/>
                <w:sz w:val="18"/>
              </w:rPr>
              <w:t xml:space="preserve"> </w:t>
            </w:r>
            <w:r w:rsidRPr="00A92DD6">
              <w:rPr>
                <w:sz w:val="18"/>
              </w:rPr>
              <w:t>service</w:t>
            </w:r>
            <w:r w:rsidRPr="00A92DD6">
              <w:rPr>
                <w:spacing w:val="-5"/>
                <w:sz w:val="18"/>
              </w:rPr>
              <w:t xml:space="preserve"> </w:t>
            </w:r>
            <w:r w:rsidRPr="00A92DD6">
              <w:rPr>
                <w:sz w:val="18"/>
              </w:rPr>
              <w:t>availability</w:t>
            </w:r>
            <w:r w:rsidRPr="00A92DD6">
              <w:rPr>
                <w:spacing w:val="-4"/>
                <w:sz w:val="18"/>
              </w:rPr>
              <w:t xml:space="preserve"> </w:t>
            </w:r>
            <w:r w:rsidRPr="00A92DD6">
              <w:rPr>
                <w:sz w:val="18"/>
              </w:rPr>
              <w:t>or</w:t>
            </w:r>
            <w:r w:rsidRPr="00A92DD6">
              <w:rPr>
                <w:spacing w:val="-4"/>
                <w:sz w:val="18"/>
              </w:rPr>
              <w:t xml:space="preserve"> </w:t>
            </w:r>
            <w:r w:rsidRPr="00A92DD6">
              <w:rPr>
                <w:sz w:val="18"/>
              </w:rPr>
              <w:t xml:space="preserve">business </w:t>
            </w:r>
            <w:r w:rsidRPr="00A92DD6">
              <w:rPr>
                <w:spacing w:val="-2"/>
                <w:sz w:val="18"/>
              </w:rPr>
              <w:t>processes.</w:t>
            </w:r>
          </w:p>
          <w:p w14:paraId="5BE88A5F" w14:textId="77777777" w:rsidR="00DD4201" w:rsidRPr="00A92DD6" w:rsidRDefault="00DD4201" w:rsidP="0065082D">
            <w:pPr>
              <w:pStyle w:val="TableParagraph"/>
              <w:spacing w:before="61"/>
              <w:jc w:val="both"/>
              <w:rPr>
                <w:sz w:val="18"/>
              </w:rPr>
            </w:pPr>
          </w:p>
          <w:p w14:paraId="03114C70" w14:textId="08C203EE" w:rsidR="00DD4201" w:rsidRPr="00A92DD6" w:rsidRDefault="00DD4201" w:rsidP="0065082D">
            <w:pPr>
              <w:pStyle w:val="Corpsdetexte"/>
              <w:spacing w:before="16" w:after="1"/>
              <w:jc w:val="both"/>
            </w:pPr>
            <w:r w:rsidRPr="00A92DD6">
              <w:rPr>
                <w:sz w:val="18"/>
              </w:rPr>
              <w:t>[Business</w:t>
            </w:r>
            <w:r w:rsidR="002B3FE5" w:rsidRPr="00A92DD6">
              <w:rPr>
                <w:spacing w:val="-6"/>
                <w:sz w:val="18"/>
              </w:rPr>
              <w:t>-</w:t>
            </w:r>
            <w:r w:rsidRPr="00A92DD6">
              <w:rPr>
                <w:sz w:val="18"/>
              </w:rPr>
              <w:t>Critical</w:t>
            </w:r>
            <w:r w:rsidRPr="00A92DD6">
              <w:rPr>
                <w:spacing w:val="-4"/>
                <w:sz w:val="18"/>
              </w:rPr>
              <w:t xml:space="preserve"> </w:t>
            </w:r>
            <w:r w:rsidRPr="00A92DD6">
              <w:rPr>
                <w:sz w:val="18"/>
              </w:rPr>
              <w:t>Production</w:t>
            </w:r>
            <w:r w:rsidRPr="00A92DD6">
              <w:rPr>
                <w:spacing w:val="-5"/>
                <w:sz w:val="18"/>
              </w:rPr>
              <w:t xml:space="preserve"> </w:t>
            </w:r>
            <w:r w:rsidRPr="00A92DD6">
              <w:rPr>
                <w:sz w:val="18"/>
              </w:rPr>
              <w:t>Environments</w:t>
            </w:r>
            <w:r w:rsidRPr="00A92DD6">
              <w:rPr>
                <w:spacing w:val="-6"/>
                <w:sz w:val="18"/>
              </w:rPr>
              <w:t xml:space="preserve"> </w:t>
            </w:r>
            <w:r w:rsidRPr="00A92DD6">
              <w:rPr>
                <w:spacing w:val="-4"/>
                <w:sz w:val="18"/>
              </w:rPr>
              <w:t xml:space="preserve">Only] </w:t>
            </w:r>
          </w:p>
        </w:tc>
      </w:tr>
      <w:tr w:rsidR="00CD4B8E" w:rsidRPr="00A92DD6" w14:paraId="64861084" w14:textId="77777777" w:rsidTr="003469D1">
        <w:tc>
          <w:tcPr>
            <w:tcW w:w="1555" w:type="dxa"/>
            <w:vAlign w:val="center"/>
          </w:tcPr>
          <w:p w14:paraId="33D1183D" w14:textId="77777777" w:rsidR="00DD4201" w:rsidRPr="00A92DD6" w:rsidRDefault="00DD4201" w:rsidP="00DD4201">
            <w:pPr>
              <w:pStyle w:val="Corpsdetexte"/>
              <w:spacing w:before="16" w:after="1"/>
              <w:jc w:val="center"/>
            </w:pPr>
            <w:r w:rsidRPr="00A92DD6">
              <w:rPr>
                <w:spacing w:val="-5"/>
                <w:sz w:val="18"/>
              </w:rPr>
              <w:t>P2</w:t>
            </w:r>
          </w:p>
        </w:tc>
        <w:tc>
          <w:tcPr>
            <w:tcW w:w="1984" w:type="dxa"/>
            <w:vAlign w:val="center"/>
          </w:tcPr>
          <w:p w14:paraId="779BB2B3" w14:textId="77777777" w:rsidR="00DD4201" w:rsidRPr="00A92DD6" w:rsidRDefault="00DD4201" w:rsidP="00DD4201">
            <w:pPr>
              <w:pStyle w:val="Corpsdetexte"/>
              <w:spacing w:before="16" w:after="1"/>
              <w:jc w:val="center"/>
            </w:pPr>
            <w:r w:rsidRPr="00A92DD6">
              <w:rPr>
                <w:sz w:val="18"/>
              </w:rPr>
              <w:t>Service</w:t>
            </w:r>
            <w:r w:rsidRPr="00A92DD6">
              <w:rPr>
                <w:spacing w:val="-5"/>
                <w:sz w:val="18"/>
              </w:rPr>
              <w:t xml:space="preserve"> </w:t>
            </w:r>
            <w:r w:rsidRPr="00A92DD6">
              <w:rPr>
                <w:spacing w:val="-2"/>
                <w:sz w:val="18"/>
              </w:rPr>
              <w:t>Degraded</w:t>
            </w:r>
          </w:p>
        </w:tc>
        <w:tc>
          <w:tcPr>
            <w:tcW w:w="5812" w:type="dxa"/>
          </w:tcPr>
          <w:p w14:paraId="2B23755D" w14:textId="77777777" w:rsidR="00DD4201" w:rsidRPr="00A92DD6" w:rsidRDefault="00DD4201" w:rsidP="0065082D">
            <w:pPr>
              <w:pStyle w:val="TableParagraph"/>
              <w:spacing w:before="1"/>
              <w:jc w:val="both"/>
              <w:rPr>
                <w:sz w:val="18"/>
              </w:rPr>
            </w:pPr>
            <w:r w:rsidRPr="00A92DD6">
              <w:rPr>
                <w:sz w:val="18"/>
              </w:rPr>
              <w:t>System</w:t>
            </w:r>
            <w:r w:rsidRPr="00A92DD6">
              <w:rPr>
                <w:spacing w:val="-2"/>
                <w:sz w:val="18"/>
              </w:rPr>
              <w:t xml:space="preserve"> </w:t>
            </w:r>
            <w:r w:rsidRPr="00A92DD6">
              <w:rPr>
                <w:sz w:val="18"/>
              </w:rPr>
              <w:t>Degraded</w:t>
            </w:r>
            <w:r w:rsidRPr="00A92DD6">
              <w:rPr>
                <w:spacing w:val="-3"/>
                <w:sz w:val="18"/>
              </w:rPr>
              <w:t xml:space="preserve"> </w:t>
            </w:r>
            <w:r w:rsidRPr="00A92DD6">
              <w:rPr>
                <w:sz w:val="18"/>
              </w:rPr>
              <w:t>–</w:t>
            </w:r>
            <w:r w:rsidRPr="00A92DD6">
              <w:rPr>
                <w:spacing w:val="-1"/>
                <w:sz w:val="18"/>
              </w:rPr>
              <w:t xml:space="preserve"> </w:t>
            </w:r>
            <w:r w:rsidRPr="00A92DD6">
              <w:rPr>
                <w:sz w:val="18"/>
              </w:rPr>
              <w:t>A</w:t>
            </w:r>
            <w:r w:rsidRPr="00A92DD6">
              <w:rPr>
                <w:spacing w:val="-4"/>
                <w:sz w:val="18"/>
              </w:rPr>
              <w:t xml:space="preserve"> </w:t>
            </w:r>
            <w:r w:rsidRPr="00A92DD6">
              <w:rPr>
                <w:sz w:val="18"/>
              </w:rPr>
              <w:t>supported service</w:t>
            </w:r>
            <w:r w:rsidRPr="00A92DD6">
              <w:rPr>
                <w:spacing w:val="-3"/>
                <w:sz w:val="18"/>
              </w:rPr>
              <w:t xml:space="preserve"> </w:t>
            </w:r>
            <w:r w:rsidRPr="00A92DD6">
              <w:rPr>
                <w:sz w:val="18"/>
              </w:rPr>
              <w:t>is</w:t>
            </w:r>
            <w:r w:rsidRPr="00A92DD6">
              <w:rPr>
                <w:spacing w:val="-1"/>
                <w:sz w:val="18"/>
              </w:rPr>
              <w:t xml:space="preserve"> </w:t>
            </w:r>
            <w:r w:rsidRPr="00A92DD6">
              <w:rPr>
                <w:sz w:val="18"/>
              </w:rPr>
              <w:t>degraded</w:t>
            </w:r>
            <w:r w:rsidRPr="00A92DD6">
              <w:rPr>
                <w:spacing w:val="-3"/>
                <w:sz w:val="18"/>
              </w:rPr>
              <w:t xml:space="preserve"> </w:t>
            </w:r>
            <w:r w:rsidRPr="00A92DD6">
              <w:rPr>
                <w:sz w:val="18"/>
              </w:rPr>
              <w:t>or</w:t>
            </w:r>
            <w:r w:rsidRPr="00A92DD6">
              <w:rPr>
                <w:spacing w:val="-1"/>
                <w:sz w:val="18"/>
              </w:rPr>
              <w:t xml:space="preserve"> </w:t>
            </w:r>
            <w:r w:rsidRPr="00A92DD6">
              <w:rPr>
                <w:spacing w:val="-2"/>
                <w:sz w:val="18"/>
              </w:rPr>
              <w:t xml:space="preserve">unavailable, </w:t>
            </w:r>
            <w:r w:rsidRPr="00A92DD6">
              <w:rPr>
                <w:sz w:val="18"/>
              </w:rPr>
              <w:t>resulting in a serious impact to service availability or business processes. A workaround may be available. Note: An incident that would otherwise be classified</w:t>
            </w:r>
            <w:r w:rsidRPr="00A92DD6">
              <w:rPr>
                <w:spacing w:val="-4"/>
                <w:sz w:val="18"/>
              </w:rPr>
              <w:t xml:space="preserve"> </w:t>
            </w:r>
            <w:r w:rsidRPr="00A92DD6">
              <w:rPr>
                <w:sz w:val="18"/>
              </w:rPr>
              <w:t>as</w:t>
            </w:r>
            <w:r w:rsidRPr="00A92DD6">
              <w:rPr>
                <w:spacing w:val="-4"/>
                <w:sz w:val="18"/>
              </w:rPr>
              <w:t xml:space="preserve"> </w:t>
            </w:r>
            <w:r w:rsidRPr="00A92DD6">
              <w:rPr>
                <w:sz w:val="18"/>
              </w:rPr>
              <w:t>a</w:t>
            </w:r>
            <w:r w:rsidRPr="00A92DD6">
              <w:rPr>
                <w:spacing w:val="-4"/>
                <w:sz w:val="18"/>
              </w:rPr>
              <w:t xml:space="preserve"> </w:t>
            </w:r>
            <w:r w:rsidRPr="00A92DD6">
              <w:rPr>
                <w:sz w:val="18"/>
              </w:rPr>
              <w:t>P1</w:t>
            </w:r>
            <w:r w:rsidRPr="00A92DD6">
              <w:rPr>
                <w:spacing w:val="-3"/>
                <w:sz w:val="18"/>
              </w:rPr>
              <w:t xml:space="preserve"> </w:t>
            </w:r>
            <w:r w:rsidRPr="00A92DD6">
              <w:rPr>
                <w:sz w:val="18"/>
              </w:rPr>
              <w:t>incident</w:t>
            </w:r>
            <w:r w:rsidRPr="00A92DD6">
              <w:rPr>
                <w:spacing w:val="-3"/>
                <w:sz w:val="18"/>
              </w:rPr>
              <w:t xml:space="preserve"> </w:t>
            </w:r>
            <w:r w:rsidRPr="00A92DD6">
              <w:rPr>
                <w:sz w:val="18"/>
              </w:rPr>
              <w:t>and</w:t>
            </w:r>
            <w:r w:rsidRPr="00A92DD6">
              <w:rPr>
                <w:spacing w:val="-4"/>
                <w:sz w:val="18"/>
              </w:rPr>
              <w:t xml:space="preserve"> </w:t>
            </w:r>
            <w:r w:rsidRPr="00A92DD6">
              <w:rPr>
                <w:sz w:val="18"/>
              </w:rPr>
              <w:t>for</w:t>
            </w:r>
            <w:r w:rsidRPr="00A92DD6">
              <w:rPr>
                <w:spacing w:val="-3"/>
                <w:sz w:val="18"/>
              </w:rPr>
              <w:t xml:space="preserve"> </w:t>
            </w:r>
            <w:r w:rsidRPr="00A92DD6">
              <w:rPr>
                <w:sz w:val="18"/>
              </w:rPr>
              <w:t>which</w:t>
            </w:r>
            <w:r w:rsidRPr="00A92DD6">
              <w:rPr>
                <w:spacing w:val="-4"/>
                <w:sz w:val="18"/>
              </w:rPr>
              <w:t xml:space="preserve"> </w:t>
            </w:r>
            <w:r w:rsidRPr="00A92DD6">
              <w:rPr>
                <w:sz w:val="18"/>
              </w:rPr>
              <w:t>a</w:t>
            </w:r>
            <w:r w:rsidRPr="00A92DD6">
              <w:rPr>
                <w:spacing w:val="-4"/>
                <w:sz w:val="18"/>
              </w:rPr>
              <w:t xml:space="preserve"> </w:t>
            </w:r>
            <w:r w:rsidRPr="00A92DD6">
              <w:rPr>
                <w:sz w:val="18"/>
              </w:rPr>
              <w:t>workaround</w:t>
            </w:r>
            <w:r w:rsidRPr="00A92DD6">
              <w:rPr>
                <w:spacing w:val="-4"/>
                <w:sz w:val="18"/>
              </w:rPr>
              <w:t xml:space="preserve"> </w:t>
            </w:r>
            <w:r w:rsidRPr="00A92DD6">
              <w:rPr>
                <w:sz w:val="18"/>
              </w:rPr>
              <w:t>can</w:t>
            </w:r>
            <w:r w:rsidRPr="00A92DD6">
              <w:rPr>
                <w:spacing w:val="-4"/>
                <w:sz w:val="18"/>
              </w:rPr>
              <w:t xml:space="preserve"> </w:t>
            </w:r>
            <w:r w:rsidRPr="00A92DD6">
              <w:rPr>
                <w:sz w:val="18"/>
              </w:rPr>
              <w:t>be</w:t>
            </w:r>
            <w:r w:rsidRPr="00A92DD6">
              <w:rPr>
                <w:spacing w:val="-4"/>
                <w:sz w:val="18"/>
              </w:rPr>
              <w:t xml:space="preserve"> </w:t>
            </w:r>
            <w:r w:rsidRPr="00A92DD6">
              <w:rPr>
                <w:sz w:val="18"/>
              </w:rPr>
              <w:t>implemented will be classified as a P2 incident.</w:t>
            </w:r>
          </w:p>
          <w:p w14:paraId="0A5A3FD7" w14:textId="77777777" w:rsidR="00DD4201" w:rsidRPr="00A92DD6" w:rsidRDefault="00DD4201" w:rsidP="0065082D">
            <w:pPr>
              <w:pStyle w:val="TableParagraph"/>
              <w:spacing w:before="1"/>
              <w:ind w:left="107"/>
              <w:jc w:val="both"/>
              <w:rPr>
                <w:sz w:val="18"/>
              </w:rPr>
            </w:pPr>
          </w:p>
          <w:p w14:paraId="434FC06B" w14:textId="77777777" w:rsidR="00DD4201" w:rsidRPr="00A92DD6" w:rsidRDefault="00DD4201" w:rsidP="0065082D">
            <w:pPr>
              <w:pStyle w:val="Corpsdetexte"/>
              <w:spacing w:before="16" w:after="1"/>
              <w:jc w:val="both"/>
            </w:pPr>
            <w:r w:rsidRPr="00A92DD6">
              <w:rPr>
                <w:sz w:val="18"/>
              </w:rPr>
              <w:t>[Production</w:t>
            </w:r>
            <w:r w:rsidRPr="00A92DD6">
              <w:rPr>
                <w:spacing w:val="-6"/>
                <w:sz w:val="18"/>
              </w:rPr>
              <w:t xml:space="preserve"> </w:t>
            </w:r>
            <w:r w:rsidRPr="00A92DD6">
              <w:rPr>
                <w:sz w:val="18"/>
              </w:rPr>
              <w:t>Environments</w:t>
            </w:r>
            <w:r w:rsidRPr="00A92DD6">
              <w:rPr>
                <w:spacing w:val="-5"/>
                <w:sz w:val="18"/>
              </w:rPr>
              <w:t xml:space="preserve"> </w:t>
            </w:r>
            <w:r w:rsidRPr="00A92DD6">
              <w:rPr>
                <w:spacing w:val="-2"/>
                <w:sz w:val="18"/>
              </w:rPr>
              <w:t>Only]</w:t>
            </w:r>
          </w:p>
        </w:tc>
      </w:tr>
      <w:tr w:rsidR="00CD4B8E" w:rsidRPr="000D4481" w14:paraId="3D29702A" w14:textId="77777777" w:rsidTr="003469D1">
        <w:tc>
          <w:tcPr>
            <w:tcW w:w="1555" w:type="dxa"/>
            <w:vAlign w:val="center"/>
          </w:tcPr>
          <w:p w14:paraId="3B309387" w14:textId="77777777" w:rsidR="00DD4201" w:rsidRPr="00A92DD6" w:rsidRDefault="00DD4201" w:rsidP="00DD4201">
            <w:pPr>
              <w:pStyle w:val="Corpsdetexte"/>
              <w:spacing w:before="16" w:after="1"/>
              <w:jc w:val="center"/>
            </w:pPr>
            <w:r w:rsidRPr="00A92DD6">
              <w:rPr>
                <w:spacing w:val="-5"/>
                <w:sz w:val="18"/>
              </w:rPr>
              <w:t>P3</w:t>
            </w:r>
          </w:p>
        </w:tc>
        <w:tc>
          <w:tcPr>
            <w:tcW w:w="1984" w:type="dxa"/>
            <w:vAlign w:val="center"/>
          </w:tcPr>
          <w:p w14:paraId="51987630" w14:textId="77777777" w:rsidR="00DD4201" w:rsidRPr="00A92DD6" w:rsidRDefault="00DD4201" w:rsidP="00DD4201">
            <w:pPr>
              <w:pStyle w:val="Corpsdetexte"/>
              <w:spacing w:before="16" w:after="1"/>
              <w:jc w:val="center"/>
            </w:pPr>
            <w:r w:rsidRPr="00A92DD6">
              <w:rPr>
                <w:sz w:val="18"/>
              </w:rPr>
              <w:t>Service</w:t>
            </w:r>
            <w:r w:rsidRPr="00A92DD6">
              <w:rPr>
                <w:spacing w:val="-7"/>
                <w:sz w:val="18"/>
              </w:rPr>
              <w:t xml:space="preserve"> </w:t>
            </w:r>
            <w:r w:rsidRPr="00A92DD6">
              <w:rPr>
                <w:spacing w:val="-2"/>
                <w:sz w:val="18"/>
              </w:rPr>
              <w:t>Affected</w:t>
            </w:r>
          </w:p>
        </w:tc>
        <w:tc>
          <w:tcPr>
            <w:tcW w:w="5812" w:type="dxa"/>
          </w:tcPr>
          <w:p w14:paraId="60FAE89A" w14:textId="77777777" w:rsidR="00DD4201" w:rsidRPr="00A92DD6" w:rsidRDefault="00DD4201" w:rsidP="0065082D">
            <w:pPr>
              <w:pStyle w:val="TableParagraph"/>
              <w:spacing w:before="63"/>
              <w:jc w:val="both"/>
              <w:rPr>
                <w:sz w:val="18"/>
              </w:rPr>
            </w:pPr>
            <w:r w:rsidRPr="00A92DD6">
              <w:rPr>
                <w:sz w:val="18"/>
              </w:rPr>
              <w:t xml:space="preserve">All other incidents – Functions not performing as expected.  </w:t>
            </w:r>
          </w:p>
          <w:p w14:paraId="14BA3BA2" w14:textId="77777777" w:rsidR="00DD4201" w:rsidRPr="00A92DD6" w:rsidRDefault="00DD4201" w:rsidP="0065082D">
            <w:pPr>
              <w:pStyle w:val="TableParagraph"/>
              <w:spacing w:before="63"/>
              <w:jc w:val="both"/>
              <w:rPr>
                <w:sz w:val="18"/>
              </w:rPr>
            </w:pPr>
          </w:p>
          <w:p w14:paraId="478E679B" w14:textId="77777777" w:rsidR="00DD4201" w:rsidRPr="003A2F12" w:rsidRDefault="00DD4201" w:rsidP="0065082D">
            <w:pPr>
              <w:pStyle w:val="Corpsdetexte"/>
              <w:spacing w:before="16" w:after="1"/>
              <w:jc w:val="both"/>
              <w:rPr>
                <w:lang w:val="fr-CA"/>
              </w:rPr>
            </w:pPr>
            <w:r w:rsidRPr="003A2F12">
              <w:rPr>
                <w:sz w:val="18"/>
                <w:lang w:val="fr-CA"/>
              </w:rPr>
              <w:t>[Production</w:t>
            </w:r>
            <w:r w:rsidRPr="003A2F12">
              <w:rPr>
                <w:spacing w:val="-4"/>
                <w:sz w:val="18"/>
                <w:lang w:val="fr-CA"/>
              </w:rPr>
              <w:t xml:space="preserve"> </w:t>
            </w:r>
            <w:r w:rsidRPr="003A2F12">
              <w:rPr>
                <w:sz w:val="18"/>
                <w:lang w:val="fr-CA"/>
              </w:rPr>
              <w:t>&amp;</w:t>
            </w:r>
            <w:r w:rsidRPr="003A2F12">
              <w:rPr>
                <w:spacing w:val="-3"/>
                <w:sz w:val="18"/>
                <w:lang w:val="fr-CA"/>
              </w:rPr>
              <w:t xml:space="preserve"> </w:t>
            </w:r>
            <w:r w:rsidRPr="003A2F12">
              <w:rPr>
                <w:sz w:val="18"/>
                <w:lang w:val="fr-CA"/>
              </w:rPr>
              <w:t>All</w:t>
            </w:r>
            <w:r w:rsidRPr="003A2F12">
              <w:rPr>
                <w:spacing w:val="-2"/>
                <w:sz w:val="18"/>
                <w:lang w:val="fr-CA"/>
              </w:rPr>
              <w:t xml:space="preserve"> </w:t>
            </w:r>
            <w:r w:rsidRPr="003A2F12">
              <w:rPr>
                <w:sz w:val="18"/>
                <w:lang w:val="fr-CA"/>
              </w:rPr>
              <w:t>Non-Prod</w:t>
            </w:r>
            <w:r w:rsidRPr="003A2F12">
              <w:rPr>
                <w:spacing w:val="-3"/>
                <w:sz w:val="18"/>
                <w:lang w:val="fr-CA"/>
              </w:rPr>
              <w:t xml:space="preserve"> </w:t>
            </w:r>
            <w:r w:rsidRPr="003A2F12">
              <w:rPr>
                <w:spacing w:val="-2"/>
                <w:sz w:val="18"/>
                <w:lang w:val="fr-CA"/>
              </w:rPr>
              <w:t>Environ</w:t>
            </w:r>
            <w:del w:id="452" w:author="Vincent Boisclair" w:date="2025-10-14T15:07:00Z" w16du:dateUtc="2025-10-14T19:07:00Z">
              <w:r w:rsidRPr="003A2F12" w:rsidDel="005B2FB4">
                <w:rPr>
                  <w:spacing w:val="-2"/>
                  <w:sz w:val="18"/>
                  <w:lang w:val="fr-CA"/>
                </w:rPr>
                <w:delText>ne</w:delText>
              </w:r>
            </w:del>
            <w:r w:rsidRPr="003A2F12">
              <w:rPr>
                <w:spacing w:val="-2"/>
                <w:sz w:val="18"/>
                <w:lang w:val="fr-CA"/>
              </w:rPr>
              <w:t>ments]</w:t>
            </w:r>
          </w:p>
        </w:tc>
      </w:tr>
      <w:tr w:rsidR="00CD4B8E" w:rsidRPr="00A92DD6" w14:paraId="1B7804DF" w14:textId="77777777" w:rsidTr="003469D1">
        <w:tc>
          <w:tcPr>
            <w:tcW w:w="1555" w:type="dxa"/>
            <w:vAlign w:val="center"/>
          </w:tcPr>
          <w:p w14:paraId="79C0C057" w14:textId="77777777" w:rsidR="00DD4201" w:rsidRPr="00A92DD6" w:rsidRDefault="00DD4201" w:rsidP="00DD4201">
            <w:pPr>
              <w:pStyle w:val="Corpsdetexte"/>
              <w:spacing w:before="16" w:after="1"/>
              <w:jc w:val="center"/>
            </w:pPr>
            <w:r w:rsidRPr="00A92DD6">
              <w:rPr>
                <w:spacing w:val="-5"/>
                <w:sz w:val="18"/>
              </w:rPr>
              <w:t>P4</w:t>
            </w:r>
          </w:p>
        </w:tc>
        <w:tc>
          <w:tcPr>
            <w:tcW w:w="1984" w:type="dxa"/>
            <w:vAlign w:val="center"/>
          </w:tcPr>
          <w:p w14:paraId="729FB593" w14:textId="77777777" w:rsidR="00DD4201" w:rsidRPr="00A92DD6" w:rsidRDefault="00DD4201" w:rsidP="00DD4201">
            <w:pPr>
              <w:pStyle w:val="Corpsdetexte"/>
              <w:spacing w:before="16" w:after="1"/>
              <w:jc w:val="center"/>
            </w:pPr>
            <w:r w:rsidRPr="00A92DD6">
              <w:rPr>
                <w:sz w:val="18"/>
              </w:rPr>
              <w:t>Service</w:t>
            </w:r>
            <w:r w:rsidRPr="00A92DD6">
              <w:rPr>
                <w:spacing w:val="-4"/>
                <w:sz w:val="18"/>
              </w:rPr>
              <w:t xml:space="preserve"> </w:t>
            </w:r>
            <w:r w:rsidRPr="00A92DD6">
              <w:rPr>
                <w:sz w:val="18"/>
              </w:rPr>
              <w:t>Not</w:t>
            </w:r>
            <w:r w:rsidRPr="00A92DD6">
              <w:rPr>
                <w:spacing w:val="-2"/>
                <w:sz w:val="18"/>
              </w:rPr>
              <w:t xml:space="preserve"> Affected</w:t>
            </w:r>
          </w:p>
        </w:tc>
        <w:tc>
          <w:tcPr>
            <w:tcW w:w="5812" w:type="dxa"/>
          </w:tcPr>
          <w:p w14:paraId="7405BEDC" w14:textId="77777777" w:rsidR="00DD4201" w:rsidRPr="00A92DD6" w:rsidRDefault="00DD4201" w:rsidP="0065082D">
            <w:pPr>
              <w:pStyle w:val="Corpsdetexte"/>
              <w:spacing w:before="16" w:after="1"/>
              <w:jc w:val="both"/>
            </w:pPr>
            <w:r w:rsidRPr="00A92DD6">
              <w:rPr>
                <w:sz w:val="18"/>
              </w:rPr>
              <w:t>Non-critical</w:t>
            </w:r>
            <w:r w:rsidRPr="00A92DD6">
              <w:rPr>
                <w:spacing w:val="-5"/>
                <w:sz w:val="18"/>
              </w:rPr>
              <w:t xml:space="preserve"> </w:t>
            </w:r>
            <w:r w:rsidRPr="00A92DD6">
              <w:rPr>
                <w:sz w:val="18"/>
              </w:rPr>
              <w:t>Incident</w:t>
            </w:r>
            <w:r w:rsidRPr="00A92DD6">
              <w:rPr>
                <w:spacing w:val="-5"/>
                <w:sz w:val="18"/>
              </w:rPr>
              <w:t xml:space="preserve"> </w:t>
            </w:r>
            <w:r w:rsidRPr="00A92DD6">
              <w:rPr>
                <w:sz w:val="18"/>
              </w:rPr>
              <w:t>-</w:t>
            </w:r>
            <w:r w:rsidRPr="00A92DD6">
              <w:rPr>
                <w:spacing w:val="-5"/>
                <w:sz w:val="18"/>
              </w:rPr>
              <w:t xml:space="preserve"> </w:t>
            </w:r>
            <w:r w:rsidRPr="00A92DD6">
              <w:rPr>
                <w:sz w:val="18"/>
              </w:rPr>
              <w:t>Inquiry</w:t>
            </w:r>
            <w:r w:rsidRPr="00A92DD6">
              <w:rPr>
                <w:spacing w:val="-5"/>
                <w:sz w:val="18"/>
              </w:rPr>
              <w:t xml:space="preserve"> </w:t>
            </w:r>
            <w:r w:rsidRPr="00A92DD6">
              <w:rPr>
                <w:sz w:val="18"/>
              </w:rPr>
              <w:t>or</w:t>
            </w:r>
            <w:r w:rsidRPr="00A92DD6">
              <w:rPr>
                <w:spacing w:val="-5"/>
                <w:sz w:val="18"/>
              </w:rPr>
              <w:t xml:space="preserve"> </w:t>
            </w:r>
            <w:r w:rsidRPr="00A92DD6">
              <w:rPr>
                <w:sz w:val="18"/>
              </w:rPr>
              <w:t>low-impact</w:t>
            </w:r>
            <w:r w:rsidRPr="00A92DD6">
              <w:rPr>
                <w:spacing w:val="-6"/>
                <w:sz w:val="18"/>
              </w:rPr>
              <w:t xml:space="preserve"> </w:t>
            </w:r>
            <w:r w:rsidRPr="00A92DD6">
              <w:rPr>
                <w:sz w:val="18"/>
              </w:rPr>
              <w:t>request</w:t>
            </w:r>
            <w:r w:rsidRPr="00A92DD6">
              <w:rPr>
                <w:spacing w:val="-5"/>
                <w:sz w:val="18"/>
              </w:rPr>
              <w:t xml:space="preserve"> </w:t>
            </w:r>
            <w:r w:rsidRPr="00A92DD6">
              <w:rPr>
                <w:sz w:val="18"/>
              </w:rPr>
              <w:t>(service</w:t>
            </w:r>
            <w:r w:rsidRPr="00A92DD6">
              <w:rPr>
                <w:spacing w:val="-6"/>
                <w:sz w:val="18"/>
              </w:rPr>
              <w:t xml:space="preserve"> </w:t>
            </w:r>
            <w:r w:rsidRPr="00A92DD6">
              <w:rPr>
                <w:sz w:val="18"/>
              </w:rPr>
              <w:t>requests</w:t>
            </w:r>
            <w:r w:rsidRPr="00A92DD6">
              <w:rPr>
                <w:spacing w:val="-6"/>
                <w:sz w:val="18"/>
              </w:rPr>
              <w:t xml:space="preserve"> </w:t>
            </w:r>
            <w:r w:rsidRPr="00A92DD6">
              <w:rPr>
                <w:sz w:val="18"/>
              </w:rPr>
              <w:t>will follow service request processes/SLO)</w:t>
            </w:r>
          </w:p>
        </w:tc>
      </w:tr>
    </w:tbl>
    <w:p w14:paraId="3184C32F" w14:textId="77777777" w:rsidR="006A6872" w:rsidRPr="00A92DD6" w:rsidRDefault="006A6872" w:rsidP="001B45B2">
      <w:pPr>
        <w:pStyle w:val="Corpsdetexte"/>
        <w:ind w:left="1080"/>
        <w:jc w:val="both"/>
      </w:pPr>
    </w:p>
    <w:p w14:paraId="51CFBA0F" w14:textId="77777777" w:rsidR="001C7336" w:rsidRPr="00A92DD6" w:rsidRDefault="001C7336" w:rsidP="001B45B2">
      <w:pPr>
        <w:pStyle w:val="Corpsdetexte"/>
        <w:ind w:left="1080"/>
        <w:jc w:val="both"/>
      </w:pPr>
    </w:p>
    <w:p w14:paraId="3184C352" w14:textId="77777777" w:rsidR="006A6872" w:rsidRPr="005B2FB4" w:rsidRDefault="00270EC8" w:rsidP="004F4AB9">
      <w:pPr>
        <w:pStyle w:val="Titre4"/>
        <w:numPr>
          <w:ilvl w:val="0"/>
          <w:numId w:val="113"/>
        </w:numPr>
      </w:pPr>
      <w:r w:rsidRPr="00A92DD6">
        <w:t>Incident Response</w:t>
      </w:r>
    </w:p>
    <w:p w14:paraId="3184C353" w14:textId="77777777" w:rsidR="006A6872" w:rsidRPr="00A92DD6" w:rsidRDefault="006A6872" w:rsidP="001B45B2">
      <w:pPr>
        <w:pStyle w:val="Corpsdetexte"/>
        <w:ind w:left="1080"/>
        <w:jc w:val="both"/>
      </w:pPr>
    </w:p>
    <w:p w14:paraId="3184C355" w14:textId="59ED7729" w:rsidR="006A6872" w:rsidRPr="001B45B2" w:rsidRDefault="00270EC8" w:rsidP="001B45B2">
      <w:pPr>
        <w:pStyle w:val="Corpsdetexte"/>
        <w:ind w:left="1080"/>
        <w:jc w:val="both"/>
      </w:pPr>
      <w:r w:rsidRPr="00A92DD6">
        <w:t>SL</w:t>
      </w:r>
      <w:r w:rsidR="00ED472E" w:rsidRPr="00A92DD6">
        <w:t>A</w:t>
      </w:r>
      <w:r w:rsidRPr="001B45B2">
        <w:t xml:space="preserve"> </w:t>
      </w:r>
      <w:r w:rsidRPr="00A92DD6">
        <w:t>measures</w:t>
      </w:r>
      <w:r w:rsidRPr="001B45B2">
        <w:t xml:space="preserve"> </w:t>
      </w:r>
      <w:r w:rsidRPr="00A92DD6">
        <w:t>the</w:t>
      </w:r>
      <w:r w:rsidRPr="001B45B2">
        <w:t xml:space="preserve"> </w:t>
      </w:r>
      <w:r w:rsidRPr="00A92DD6">
        <w:t>average</w:t>
      </w:r>
      <w:r w:rsidRPr="001B45B2">
        <w:t xml:space="preserve"> </w:t>
      </w:r>
      <w:r w:rsidRPr="00A92DD6">
        <w:t>response</w:t>
      </w:r>
      <w:r w:rsidRPr="001B45B2">
        <w:t xml:space="preserve"> </w:t>
      </w:r>
      <w:r w:rsidRPr="00A92DD6">
        <w:t>time</w:t>
      </w:r>
      <w:r w:rsidRPr="001B45B2">
        <w:t xml:space="preserve"> </w:t>
      </w:r>
      <w:r w:rsidRPr="00A92DD6">
        <w:t>for</w:t>
      </w:r>
      <w:r w:rsidRPr="001B45B2">
        <w:t xml:space="preserve"> </w:t>
      </w:r>
      <w:r w:rsidRPr="00A92DD6">
        <w:t>an</w:t>
      </w:r>
      <w:r w:rsidRPr="001B45B2">
        <w:t xml:space="preserve"> </w:t>
      </w:r>
      <w:r w:rsidRPr="00A92DD6">
        <w:t>incident</w:t>
      </w:r>
      <w:r w:rsidRPr="001B45B2">
        <w:t xml:space="preserve"> </w:t>
      </w:r>
      <w:r w:rsidRPr="00A92DD6">
        <w:t>by</w:t>
      </w:r>
      <w:r w:rsidRPr="001B45B2">
        <w:t xml:space="preserve"> </w:t>
      </w:r>
      <w:r w:rsidRPr="00A92DD6">
        <w:t>assessing</w:t>
      </w:r>
      <w:r w:rsidRPr="001B45B2">
        <w:t xml:space="preserve"> </w:t>
      </w:r>
      <w:r w:rsidRPr="00A92DD6">
        <w:t>the</w:t>
      </w:r>
      <w:r w:rsidRPr="001B45B2">
        <w:t xml:space="preserve"> </w:t>
      </w:r>
      <w:r w:rsidRPr="00A92DD6">
        <w:t>time</w:t>
      </w:r>
      <w:r w:rsidRPr="001B45B2">
        <w:t xml:space="preserve"> </w:t>
      </w:r>
      <w:r w:rsidRPr="00A92DD6">
        <w:t>taken</w:t>
      </w:r>
      <w:r w:rsidRPr="001B45B2">
        <w:t xml:space="preserve"> </w:t>
      </w:r>
      <w:r w:rsidRPr="00A92DD6">
        <w:t>for</w:t>
      </w:r>
      <w:r w:rsidRPr="001B45B2">
        <w:t xml:space="preserve"> </w:t>
      </w:r>
      <w:r w:rsidRPr="00A92DD6">
        <w:t>a</w:t>
      </w:r>
      <w:r w:rsidRPr="001B45B2">
        <w:t xml:space="preserve"> </w:t>
      </w:r>
      <w:r w:rsidRPr="00A92DD6">
        <w:t>ticket</w:t>
      </w:r>
      <w:r w:rsidRPr="001B45B2">
        <w:t xml:space="preserve"> </w:t>
      </w:r>
      <w:r w:rsidRPr="00A92DD6">
        <w:t>to</w:t>
      </w:r>
      <w:r w:rsidRPr="001B45B2">
        <w:t xml:space="preserve"> </w:t>
      </w:r>
      <w:r w:rsidRPr="00A92DD6">
        <w:t>transition</w:t>
      </w:r>
      <w:r w:rsidRPr="001B45B2">
        <w:t xml:space="preserve"> from</w:t>
      </w:r>
      <w:r w:rsidR="00B15CA8" w:rsidRPr="00A92DD6">
        <w:t xml:space="preserve"> </w:t>
      </w:r>
      <w:r w:rsidRPr="00A92DD6">
        <w:t>the</w:t>
      </w:r>
      <w:r w:rsidRPr="001B45B2">
        <w:t xml:space="preserve"> </w:t>
      </w:r>
      <w:r w:rsidRPr="00A92DD6">
        <w:t>status</w:t>
      </w:r>
      <w:r w:rsidRPr="001B45B2">
        <w:t xml:space="preserve"> </w:t>
      </w:r>
      <w:r w:rsidRPr="00A92DD6">
        <w:t>of</w:t>
      </w:r>
      <w:r w:rsidRPr="001B45B2">
        <w:t xml:space="preserve"> </w:t>
      </w:r>
      <w:r w:rsidRPr="00A92DD6">
        <w:t>“New”</w:t>
      </w:r>
      <w:r w:rsidRPr="001B45B2">
        <w:t xml:space="preserve"> </w:t>
      </w:r>
      <w:r w:rsidRPr="00A92DD6">
        <w:t>to</w:t>
      </w:r>
      <w:r w:rsidRPr="001B45B2">
        <w:t xml:space="preserve"> </w:t>
      </w:r>
      <w:r w:rsidRPr="00A92DD6">
        <w:t>“Work</w:t>
      </w:r>
      <w:r w:rsidRPr="001B45B2">
        <w:t xml:space="preserve"> </w:t>
      </w:r>
      <w:r w:rsidRPr="00A92DD6">
        <w:t>in</w:t>
      </w:r>
      <w:r w:rsidRPr="001B45B2">
        <w:t xml:space="preserve"> </w:t>
      </w:r>
      <w:r w:rsidRPr="00A92DD6">
        <w:t>Progress”.</w:t>
      </w:r>
      <w:r w:rsidRPr="001B45B2">
        <w:t xml:space="preserve"> </w:t>
      </w:r>
      <w:r w:rsidRPr="00A92DD6">
        <w:t>This SL</w:t>
      </w:r>
      <w:r w:rsidR="00975434" w:rsidRPr="00A92DD6">
        <w:t>A</w:t>
      </w:r>
      <w:r w:rsidRPr="001B45B2">
        <w:t xml:space="preserve"> </w:t>
      </w:r>
      <w:r w:rsidRPr="00A92DD6">
        <w:t>is</w:t>
      </w:r>
      <w:r w:rsidRPr="001B45B2">
        <w:t xml:space="preserve"> </w:t>
      </w:r>
      <w:r w:rsidRPr="00A92DD6">
        <w:t>measured</w:t>
      </w:r>
      <w:r w:rsidRPr="001B45B2">
        <w:t xml:space="preserve"> </w:t>
      </w:r>
      <w:r w:rsidR="00775CC1" w:rsidRPr="001B45B2">
        <w:rPr>
          <w:b/>
          <w:bCs/>
        </w:rPr>
        <w:t>quarterly</w:t>
      </w:r>
      <w:r w:rsidRPr="001B45B2">
        <w:t>.</w:t>
      </w:r>
    </w:p>
    <w:p w14:paraId="6578FEA6" w14:textId="77777777" w:rsidR="0058284A" w:rsidRPr="00A92DD6" w:rsidRDefault="0058284A" w:rsidP="001B45B2">
      <w:pPr>
        <w:pStyle w:val="Corpsdetexte"/>
        <w:ind w:left="1080"/>
        <w:jc w:val="both"/>
      </w:pPr>
    </w:p>
    <w:p w14:paraId="0E0BB423" w14:textId="77777777" w:rsidR="008D38EA" w:rsidRPr="00A92DD6" w:rsidRDefault="008D38EA" w:rsidP="001B45B2">
      <w:pPr>
        <w:pStyle w:val="Corpsdetexte"/>
        <w:ind w:left="1080"/>
        <w:jc w:val="both"/>
      </w:pPr>
    </w:p>
    <w:tbl>
      <w:tblPr>
        <w:tblStyle w:val="TableNormal1"/>
        <w:tblW w:w="0" w:type="auto"/>
        <w:tblInd w:w="1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6"/>
        <w:gridCol w:w="2268"/>
        <w:gridCol w:w="1985"/>
        <w:gridCol w:w="1985"/>
      </w:tblGrid>
      <w:tr w:rsidR="00CD4B8E" w:rsidRPr="00A92DD6" w14:paraId="3184C35B" w14:textId="08BB4B83">
        <w:trPr>
          <w:trHeight w:val="299"/>
        </w:trPr>
        <w:tc>
          <w:tcPr>
            <w:tcW w:w="1586" w:type="dxa"/>
            <w:shd w:val="clear" w:color="auto" w:fill="D9D9D9"/>
          </w:tcPr>
          <w:p w14:paraId="3184C357" w14:textId="77777777" w:rsidR="0060307D" w:rsidRPr="00A92DD6" w:rsidRDefault="0060307D" w:rsidP="008B4D5E">
            <w:pPr>
              <w:pStyle w:val="TableParagraph"/>
              <w:spacing w:before="42"/>
              <w:ind w:left="10" w:right="2"/>
              <w:jc w:val="center"/>
              <w:rPr>
                <w:b/>
                <w:sz w:val="18"/>
              </w:rPr>
            </w:pPr>
            <w:r w:rsidRPr="00A92DD6">
              <w:rPr>
                <w:b/>
                <w:sz w:val="18"/>
              </w:rPr>
              <w:t>Incident</w:t>
            </w:r>
            <w:r w:rsidRPr="00A92DD6">
              <w:rPr>
                <w:b/>
                <w:spacing w:val="-7"/>
                <w:sz w:val="18"/>
              </w:rPr>
              <w:t xml:space="preserve"> </w:t>
            </w:r>
            <w:r w:rsidRPr="00A92DD6">
              <w:rPr>
                <w:b/>
                <w:spacing w:val="-2"/>
                <w:sz w:val="18"/>
              </w:rPr>
              <w:t>Priority</w:t>
            </w:r>
          </w:p>
        </w:tc>
        <w:tc>
          <w:tcPr>
            <w:tcW w:w="2268" w:type="dxa"/>
            <w:shd w:val="clear" w:color="auto" w:fill="D9D9D9"/>
          </w:tcPr>
          <w:p w14:paraId="3184C358" w14:textId="77777777" w:rsidR="0060307D" w:rsidRPr="00A92DD6" w:rsidRDefault="0060307D" w:rsidP="008B4D5E">
            <w:pPr>
              <w:pStyle w:val="TableParagraph"/>
              <w:spacing w:before="42"/>
              <w:ind w:left="10" w:right="5"/>
              <w:jc w:val="center"/>
              <w:rPr>
                <w:b/>
                <w:sz w:val="18"/>
              </w:rPr>
            </w:pPr>
            <w:r w:rsidRPr="00A92DD6">
              <w:rPr>
                <w:b/>
                <w:sz w:val="18"/>
              </w:rPr>
              <w:t>Response</w:t>
            </w:r>
            <w:r w:rsidRPr="00A92DD6">
              <w:rPr>
                <w:b/>
                <w:spacing w:val="-7"/>
                <w:sz w:val="18"/>
              </w:rPr>
              <w:t xml:space="preserve"> </w:t>
            </w:r>
            <w:r w:rsidRPr="00A92DD6">
              <w:rPr>
                <w:b/>
                <w:spacing w:val="-4"/>
                <w:sz w:val="18"/>
              </w:rPr>
              <w:t>Time</w:t>
            </w:r>
          </w:p>
        </w:tc>
        <w:tc>
          <w:tcPr>
            <w:tcW w:w="1985" w:type="dxa"/>
            <w:shd w:val="clear" w:color="auto" w:fill="D9D9D9"/>
          </w:tcPr>
          <w:p w14:paraId="3184C359" w14:textId="77777777" w:rsidR="0060307D" w:rsidRPr="00A92DD6" w:rsidRDefault="0060307D" w:rsidP="008B4D5E">
            <w:pPr>
              <w:pStyle w:val="TableParagraph"/>
              <w:spacing w:before="42"/>
              <w:ind w:left="149"/>
              <w:rPr>
                <w:b/>
                <w:sz w:val="18"/>
              </w:rPr>
            </w:pPr>
            <w:del w:id="453" w:author="Vincent Boisclair" w:date="2025-12-12T11:04:00Z" w16du:dateUtc="2025-12-12T16:04:00Z">
              <w:r w:rsidRPr="00A92DD6" w:rsidDel="00EF4BC6">
                <w:rPr>
                  <w:b/>
                  <w:sz w:val="18"/>
                </w:rPr>
                <w:delText>Expected</w:delText>
              </w:r>
              <w:r w:rsidRPr="00A92DD6" w:rsidDel="00EF4BC6">
                <w:rPr>
                  <w:b/>
                  <w:spacing w:val="-5"/>
                  <w:sz w:val="18"/>
                </w:rPr>
                <w:delText xml:space="preserve"> </w:delText>
              </w:r>
            </w:del>
            <w:r w:rsidRPr="00A92DD6">
              <w:rPr>
                <w:b/>
                <w:sz w:val="18"/>
              </w:rPr>
              <w:t>Service</w:t>
            </w:r>
            <w:r w:rsidRPr="00A92DD6">
              <w:rPr>
                <w:b/>
                <w:spacing w:val="-4"/>
                <w:sz w:val="18"/>
              </w:rPr>
              <w:t xml:space="preserve"> </w:t>
            </w:r>
            <w:r w:rsidRPr="00A92DD6">
              <w:rPr>
                <w:b/>
                <w:spacing w:val="-2"/>
                <w:sz w:val="18"/>
              </w:rPr>
              <w:t>Level</w:t>
            </w:r>
          </w:p>
        </w:tc>
        <w:tc>
          <w:tcPr>
            <w:tcW w:w="1985" w:type="dxa"/>
            <w:shd w:val="clear" w:color="auto" w:fill="D9D9D9"/>
          </w:tcPr>
          <w:p w14:paraId="144CA1A1" w14:textId="2CDC2DF1" w:rsidR="0060307D" w:rsidRPr="00A92DD6" w:rsidRDefault="009E361C" w:rsidP="001116E0">
            <w:pPr>
              <w:pStyle w:val="TableParagraph"/>
              <w:spacing w:before="42"/>
              <w:ind w:left="125"/>
              <w:rPr>
                <w:b/>
                <w:sz w:val="18"/>
              </w:rPr>
            </w:pPr>
            <w:del w:id="454" w:author="Vincent Boisclair" w:date="2025-12-12T11:03:00Z" w16du:dateUtc="2025-12-12T16:03:00Z">
              <w:r w:rsidRPr="00A92DD6" w:rsidDel="00017590">
                <w:rPr>
                  <w:b/>
                  <w:sz w:val="18"/>
                </w:rPr>
                <w:delText>Minimu</w:delText>
              </w:r>
              <w:r w:rsidR="009F203C" w:rsidRPr="00A92DD6" w:rsidDel="00017590">
                <w:rPr>
                  <w:b/>
                  <w:sz w:val="18"/>
                </w:rPr>
                <w:delText>m</w:delText>
              </w:r>
              <w:r w:rsidR="002F683E" w:rsidRPr="00A92DD6" w:rsidDel="00017590">
                <w:rPr>
                  <w:b/>
                  <w:sz w:val="18"/>
                </w:rPr>
                <w:delText xml:space="preserve"> Service Leve</w:delText>
              </w:r>
              <w:r w:rsidR="009F203C" w:rsidRPr="00A92DD6" w:rsidDel="00017590">
                <w:rPr>
                  <w:b/>
                  <w:sz w:val="18"/>
                </w:rPr>
                <w:delText>l</w:delText>
              </w:r>
            </w:del>
          </w:p>
        </w:tc>
      </w:tr>
      <w:tr w:rsidR="00CD4B8E" w:rsidRPr="00A92DD6" w14:paraId="3184C364" w14:textId="3A511CA2" w:rsidTr="0065082D">
        <w:trPr>
          <w:trHeight w:val="299"/>
        </w:trPr>
        <w:tc>
          <w:tcPr>
            <w:tcW w:w="1586" w:type="dxa"/>
          </w:tcPr>
          <w:p w14:paraId="3184C35C" w14:textId="77777777" w:rsidR="0060307D" w:rsidRPr="00A92DD6" w:rsidRDefault="0060307D" w:rsidP="008B4D5E">
            <w:pPr>
              <w:pStyle w:val="TableParagraph"/>
              <w:spacing w:before="42"/>
              <w:ind w:left="10"/>
              <w:jc w:val="center"/>
              <w:rPr>
                <w:sz w:val="18"/>
              </w:rPr>
            </w:pPr>
            <w:r w:rsidRPr="00A92DD6">
              <w:rPr>
                <w:spacing w:val="-5"/>
                <w:sz w:val="18"/>
              </w:rPr>
              <w:t>P1</w:t>
            </w:r>
          </w:p>
        </w:tc>
        <w:tc>
          <w:tcPr>
            <w:tcW w:w="2268" w:type="dxa"/>
            <w:vAlign w:val="center"/>
          </w:tcPr>
          <w:p w14:paraId="3184C35D" w14:textId="0D6FEB6E" w:rsidR="0060307D" w:rsidRPr="00A92DD6" w:rsidRDefault="0060307D" w:rsidP="0058284A">
            <w:pPr>
              <w:pStyle w:val="TableParagraph"/>
              <w:spacing w:before="42"/>
              <w:ind w:left="10" w:right="3"/>
              <w:jc w:val="center"/>
              <w:rPr>
                <w:sz w:val="18"/>
              </w:rPr>
            </w:pPr>
            <w:r w:rsidRPr="00A92DD6">
              <w:rPr>
                <w:sz w:val="18"/>
              </w:rPr>
              <w:t>15 min</w:t>
            </w:r>
            <w:r w:rsidR="0060353A" w:rsidRPr="00A92DD6">
              <w:rPr>
                <w:sz w:val="18"/>
              </w:rPr>
              <w:t>utes</w:t>
            </w:r>
          </w:p>
        </w:tc>
        <w:tc>
          <w:tcPr>
            <w:tcW w:w="1985" w:type="dxa"/>
            <w:vAlign w:val="center"/>
          </w:tcPr>
          <w:p w14:paraId="3184C360" w14:textId="5A8FBF3D" w:rsidR="0060307D" w:rsidRPr="00A92DD6" w:rsidRDefault="0060307D" w:rsidP="0065082D">
            <w:pPr>
              <w:jc w:val="center"/>
              <w:rPr>
                <w:sz w:val="18"/>
              </w:rPr>
            </w:pPr>
            <w:del w:id="455" w:author="Vincent Boisclair" w:date="2025-12-12T11:03:00Z" w16du:dateUtc="2025-12-12T16:03:00Z">
              <w:r w:rsidRPr="00A92DD6" w:rsidDel="00EF4BC6">
                <w:rPr>
                  <w:sz w:val="18"/>
                </w:rPr>
                <w:delText>95</w:delText>
              </w:r>
            </w:del>
            <w:ins w:id="456" w:author="Vincent Boisclair" w:date="2025-12-12T11:03:00Z" w16du:dateUtc="2025-12-12T16:03:00Z">
              <w:r w:rsidR="00EF4BC6">
                <w:rPr>
                  <w:sz w:val="18"/>
                </w:rPr>
                <w:t>90</w:t>
              </w:r>
            </w:ins>
            <w:r w:rsidRPr="00A92DD6">
              <w:rPr>
                <w:sz w:val="18"/>
              </w:rPr>
              <w:t>%</w:t>
            </w:r>
          </w:p>
        </w:tc>
        <w:tc>
          <w:tcPr>
            <w:tcW w:w="1985" w:type="dxa"/>
            <w:vAlign w:val="center"/>
          </w:tcPr>
          <w:p w14:paraId="54C44D5D" w14:textId="017C3E41" w:rsidR="0060307D" w:rsidRPr="00A92DD6" w:rsidRDefault="002412E6" w:rsidP="005B6160">
            <w:pPr>
              <w:jc w:val="center"/>
              <w:rPr>
                <w:sz w:val="18"/>
              </w:rPr>
            </w:pPr>
            <w:del w:id="457" w:author="Vincent Boisclair" w:date="2025-12-12T11:03:00Z" w16du:dateUtc="2025-12-12T16:03:00Z">
              <w:r w:rsidRPr="00A92DD6" w:rsidDel="00017590">
                <w:rPr>
                  <w:sz w:val="18"/>
                </w:rPr>
                <w:delText>7</w:delText>
              </w:r>
              <w:r w:rsidR="009F203C" w:rsidRPr="00A92DD6" w:rsidDel="00017590">
                <w:rPr>
                  <w:sz w:val="18"/>
                </w:rPr>
                <w:delText>5%</w:delText>
              </w:r>
            </w:del>
          </w:p>
        </w:tc>
      </w:tr>
      <w:tr w:rsidR="00CD4B8E" w:rsidRPr="00A92DD6" w14:paraId="3184C369" w14:textId="797ED4E1" w:rsidTr="001116E0">
        <w:trPr>
          <w:trHeight w:val="203"/>
        </w:trPr>
        <w:tc>
          <w:tcPr>
            <w:tcW w:w="1586" w:type="dxa"/>
          </w:tcPr>
          <w:p w14:paraId="3184C365" w14:textId="77777777" w:rsidR="0060307D" w:rsidRPr="00A92DD6" w:rsidRDefault="0060307D" w:rsidP="008B4D5E">
            <w:pPr>
              <w:pStyle w:val="TableParagraph"/>
              <w:spacing w:before="42"/>
              <w:ind w:left="10"/>
              <w:jc w:val="center"/>
              <w:rPr>
                <w:sz w:val="18"/>
              </w:rPr>
            </w:pPr>
            <w:r w:rsidRPr="00A92DD6">
              <w:rPr>
                <w:spacing w:val="-5"/>
                <w:sz w:val="18"/>
              </w:rPr>
              <w:t>P2</w:t>
            </w:r>
          </w:p>
        </w:tc>
        <w:tc>
          <w:tcPr>
            <w:tcW w:w="2268" w:type="dxa"/>
            <w:vAlign w:val="center"/>
          </w:tcPr>
          <w:p w14:paraId="3184C366" w14:textId="2EB44CEC" w:rsidR="0060307D" w:rsidRPr="00A92DD6" w:rsidRDefault="0060307D" w:rsidP="0058284A">
            <w:pPr>
              <w:pStyle w:val="TableParagraph"/>
              <w:spacing w:before="42"/>
              <w:ind w:left="10" w:right="3"/>
              <w:jc w:val="center"/>
              <w:rPr>
                <w:sz w:val="18"/>
              </w:rPr>
            </w:pPr>
            <w:r w:rsidRPr="00A92DD6">
              <w:rPr>
                <w:sz w:val="18"/>
              </w:rPr>
              <w:t xml:space="preserve">30 </w:t>
            </w:r>
            <w:r w:rsidRPr="00A92DD6">
              <w:rPr>
                <w:spacing w:val="-5"/>
                <w:sz w:val="18"/>
              </w:rPr>
              <w:t>mi</w:t>
            </w:r>
            <w:r w:rsidR="008150FE" w:rsidRPr="00A92DD6">
              <w:rPr>
                <w:spacing w:val="-5"/>
                <w:sz w:val="18"/>
              </w:rPr>
              <w:t>nutes</w:t>
            </w:r>
          </w:p>
        </w:tc>
        <w:tc>
          <w:tcPr>
            <w:tcW w:w="1985" w:type="dxa"/>
            <w:vAlign w:val="bottom"/>
          </w:tcPr>
          <w:p w14:paraId="4DA437AD" w14:textId="49F1BFE7" w:rsidR="0060307D" w:rsidRPr="00A92DD6" w:rsidRDefault="0060307D" w:rsidP="00B46549">
            <w:pPr>
              <w:pStyle w:val="TableParagraph"/>
              <w:spacing w:before="42"/>
              <w:ind w:left="10" w:right="3"/>
              <w:jc w:val="center"/>
              <w:rPr>
                <w:sz w:val="18"/>
              </w:rPr>
            </w:pPr>
            <w:del w:id="458" w:author="Vincent Boisclair" w:date="2025-12-12T11:03:00Z" w16du:dateUtc="2025-12-12T16:03:00Z">
              <w:r w:rsidRPr="00A92DD6" w:rsidDel="00EF4BC6">
                <w:rPr>
                  <w:sz w:val="18"/>
                </w:rPr>
                <w:delText>95</w:delText>
              </w:r>
            </w:del>
            <w:ins w:id="459" w:author="Vincent Boisclair" w:date="2025-12-12T11:03:00Z" w16du:dateUtc="2025-12-12T16:03:00Z">
              <w:r w:rsidR="00EF4BC6">
                <w:rPr>
                  <w:sz w:val="18"/>
                </w:rPr>
                <w:t>90</w:t>
              </w:r>
            </w:ins>
            <w:r w:rsidRPr="00A92DD6">
              <w:rPr>
                <w:sz w:val="18"/>
              </w:rPr>
              <w:t>%</w:t>
            </w:r>
          </w:p>
          <w:p w14:paraId="3184C367" w14:textId="52C07A34" w:rsidR="0060307D" w:rsidRPr="00A92DD6" w:rsidRDefault="0060307D" w:rsidP="008B4D5E">
            <w:pPr>
              <w:rPr>
                <w:sz w:val="2"/>
                <w:szCs w:val="2"/>
              </w:rPr>
            </w:pPr>
          </w:p>
        </w:tc>
        <w:tc>
          <w:tcPr>
            <w:tcW w:w="1985" w:type="dxa"/>
          </w:tcPr>
          <w:p w14:paraId="11B9B487" w14:textId="166CF658" w:rsidR="0060307D" w:rsidRPr="00A92DD6" w:rsidRDefault="002412E6" w:rsidP="00B46549">
            <w:pPr>
              <w:pStyle w:val="TableParagraph"/>
              <w:spacing w:before="42"/>
              <w:ind w:left="10" w:right="3"/>
              <w:jc w:val="center"/>
              <w:rPr>
                <w:sz w:val="18"/>
              </w:rPr>
            </w:pPr>
            <w:del w:id="460" w:author="Vincent Boisclair" w:date="2025-12-12T11:03:00Z" w16du:dateUtc="2025-12-12T16:03:00Z">
              <w:r w:rsidRPr="00A92DD6" w:rsidDel="00017590">
                <w:rPr>
                  <w:sz w:val="18"/>
                </w:rPr>
                <w:delText>7</w:delText>
              </w:r>
              <w:r w:rsidR="009F203C" w:rsidRPr="00A92DD6" w:rsidDel="00017590">
                <w:rPr>
                  <w:sz w:val="18"/>
                </w:rPr>
                <w:delText>5%</w:delText>
              </w:r>
            </w:del>
          </w:p>
        </w:tc>
      </w:tr>
      <w:tr w:rsidR="00CD4B8E" w:rsidRPr="00A92DD6" w14:paraId="3184C36E" w14:textId="36C22B3C" w:rsidTr="001116E0">
        <w:trPr>
          <w:trHeight w:val="299"/>
        </w:trPr>
        <w:tc>
          <w:tcPr>
            <w:tcW w:w="1586" w:type="dxa"/>
          </w:tcPr>
          <w:p w14:paraId="3184C36A" w14:textId="77777777" w:rsidR="0060307D" w:rsidRPr="00A92DD6" w:rsidRDefault="0060307D" w:rsidP="008B4D5E">
            <w:pPr>
              <w:pStyle w:val="TableParagraph"/>
              <w:spacing w:before="39"/>
              <w:ind w:left="10"/>
              <w:jc w:val="center"/>
              <w:rPr>
                <w:sz w:val="18"/>
              </w:rPr>
            </w:pPr>
            <w:r w:rsidRPr="00A92DD6">
              <w:rPr>
                <w:spacing w:val="-5"/>
                <w:sz w:val="18"/>
              </w:rPr>
              <w:t>P3</w:t>
            </w:r>
          </w:p>
        </w:tc>
        <w:tc>
          <w:tcPr>
            <w:tcW w:w="2268" w:type="dxa"/>
            <w:vAlign w:val="center"/>
          </w:tcPr>
          <w:p w14:paraId="3184C36B" w14:textId="7EE5AE6E" w:rsidR="0060307D" w:rsidRPr="00A92DD6" w:rsidRDefault="0060307D" w:rsidP="0058284A">
            <w:pPr>
              <w:pStyle w:val="TableParagraph"/>
              <w:spacing w:before="39"/>
              <w:ind w:left="10" w:right="2"/>
              <w:jc w:val="center"/>
              <w:rPr>
                <w:sz w:val="18"/>
              </w:rPr>
            </w:pPr>
            <w:r w:rsidRPr="00A92DD6">
              <w:rPr>
                <w:sz w:val="18"/>
              </w:rPr>
              <w:t>4</w:t>
            </w:r>
            <w:r w:rsidRPr="00A92DD6">
              <w:rPr>
                <w:spacing w:val="-4"/>
                <w:sz w:val="18"/>
              </w:rPr>
              <w:t xml:space="preserve"> </w:t>
            </w:r>
            <w:r w:rsidRPr="00A92DD6">
              <w:rPr>
                <w:sz w:val="18"/>
              </w:rPr>
              <w:t>business</w:t>
            </w:r>
            <w:r w:rsidRPr="00A92DD6">
              <w:rPr>
                <w:spacing w:val="-2"/>
                <w:sz w:val="18"/>
              </w:rPr>
              <w:t xml:space="preserve"> </w:t>
            </w:r>
            <w:r w:rsidR="008150FE" w:rsidRPr="00A92DD6">
              <w:rPr>
                <w:spacing w:val="-4"/>
                <w:sz w:val="18"/>
              </w:rPr>
              <w:t>hours</w:t>
            </w:r>
          </w:p>
        </w:tc>
        <w:tc>
          <w:tcPr>
            <w:tcW w:w="1985" w:type="dxa"/>
            <w:vAlign w:val="bottom"/>
          </w:tcPr>
          <w:p w14:paraId="3184C36C" w14:textId="591BB2D6" w:rsidR="0060307D" w:rsidRPr="00A92DD6" w:rsidRDefault="0060307D" w:rsidP="00787C5F">
            <w:pPr>
              <w:pStyle w:val="TableParagraph"/>
              <w:spacing w:before="42"/>
              <w:ind w:left="10" w:right="3"/>
              <w:jc w:val="center"/>
              <w:rPr>
                <w:sz w:val="18"/>
              </w:rPr>
            </w:pPr>
            <w:del w:id="461" w:author="Vincent Boisclair" w:date="2025-12-12T11:04:00Z" w16du:dateUtc="2025-12-12T16:04:00Z">
              <w:r w:rsidRPr="00A92DD6" w:rsidDel="00EF4BC6">
                <w:rPr>
                  <w:sz w:val="18"/>
                </w:rPr>
                <w:delText>95</w:delText>
              </w:r>
            </w:del>
            <w:ins w:id="462" w:author="Vincent Boisclair" w:date="2025-12-12T11:04:00Z" w16du:dateUtc="2025-12-12T16:04:00Z">
              <w:r w:rsidR="00EF4BC6">
                <w:rPr>
                  <w:sz w:val="18"/>
                </w:rPr>
                <w:t>90</w:t>
              </w:r>
            </w:ins>
            <w:r w:rsidRPr="00A92DD6">
              <w:rPr>
                <w:sz w:val="18"/>
              </w:rPr>
              <w:t>%</w:t>
            </w:r>
          </w:p>
        </w:tc>
        <w:tc>
          <w:tcPr>
            <w:tcW w:w="1985" w:type="dxa"/>
          </w:tcPr>
          <w:p w14:paraId="52016BEC" w14:textId="6D334052" w:rsidR="0060307D" w:rsidRPr="00A92DD6" w:rsidRDefault="00F54C58" w:rsidP="00787C5F">
            <w:pPr>
              <w:pStyle w:val="TableParagraph"/>
              <w:spacing w:before="42"/>
              <w:ind w:left="10" w:right="3"/>
              <w:jc w:val="center"/>
              <w:rPr>
                <w:sz w:val="18"/>
              </w:rPr>
            </w:pPr>
            <w:del w:id="463" w:author="Vincent Boisclair" w:date="2025-12-12T11:03:00Z" w16du:dateUtc="2025-12-12T16:03:00Z">
              <w:r w:rsidRPr="00A92DD6" w:rsidDel="00017590">
                <w:rPr>
                  <w:sz w:val="18"/>
                </w:rPr>
                <w:delText>7</w:delText>
              </w:r>
              <w:r w:rsidR="002412E6" w:rsidRPr="00A92DD6" w:rsidDel="00017590">
                <w:rPr>
                  <w:sz w:val="18"/>
                </w:rPr>
                <w:delText>5%</w:delText>
              </w:r>
            </w:del>
          </w:p>
        </w:tc>
      </w:tr>
      <w:tr w:rsidR="0060307D" w:rsidRPr="00A92DD6" w14:paraId="3184C373" w14:textId="299C17CA" w:rsidTr="001116E0">
        <w:trPr>
          <w:trHeight w:val="299"/>
        </w:trPr>
        <w:tc>
          <w:tcPr>
            <w:tcW w:w="1586" w:type="dxa"/>
          </w:tcPr>
          <w:p w14:paraId="3184C36F" w14:textId="77777777" w:rsidR="0060307D" w:rsidRPr="00A92DD6" w:rsidRDefault="0060307D" w:rsidP="008B4D5E">
            <w:pPr>
              <w:pStyle w:val="TableParagraph"/>
              <w:spacing w:before="39"/>
              <w:ind w:left="10"/>
              <w:jc w:val="center"/>
              <w:rPr>
                <w:sz w:val="18"/>
              </w:rPr>
            </w:pPr>
            <w:r w:rsidRPr="00A92DD6">
              <w:rPr>
                <w:spacing w:val="-5"/>
                <w:sz w:val="18"/>
              </w:rPr>
              <w:t>P4</w:t>
            </w:r>
          </w:p>
        </w:tc>
        <w:tc>
          <w:tcPr>
            <w:tcW w:w="2268" w:type="dxa"/>
            <w:vAlign w:val="center"/>
          </w:tcPr>
          <w:p w14:paraId="3184C370" w14:textId="0A3E822C" w:rsidR="0060307D" w:rsidRPr="00A92DD6" w:rsidRDefault="001E1271" w:rsidP="0058284A">
            <w:pPr>
              <w:pStyle w:val="TableParagraph"/>
              <w:spacing w:before="39"/>
              <w:ind w:left="10" w:right="2"/>
              <w:jc w:val="center"/>
              <w:rPr>
                <w:sz w:val="18"/>
              </w:rPr>
            </w:pPr>
            <w:r w:rsidRPr="00A92DD6">
              <w:rPr>
                <w:sz w:val="18"/>
              </w:rPr>
              <w:t>8</w:t>
            </w:r>
            <w:r w:rsidR="0060307D" w:rsidRPr="00A92DD6">
              <w:rPr>
                <w:spacing w:val="-4"/>
                <w:sz w:val="18"/>
              </w:rPr>
              <w:t xml:space="preserve"> </w:t>
            </w:r>
            <w:r w:rsidR="0060307D" w:rsidRPr="00A92DD6">
              <w:rPr>
                <w:sz w:val="18"/>
              </w:rPr>
              <w:t>business</w:t>
            </w:r>
            <w:r w:rsidR="0060307D" w:rsidRPr="00A92DD6">
              <w:rPr>
                <w:spacing w:val="-2"/>
                <w:sz w:val="18"/>
              </w:rPr>
              <w:t xml:space="preserve"> </w:t>
            </w:r>
            <w:r w:rsidR="0060307D" w:rsidRPr="00A92DD6">
              <w:rPr>
                <w:spacing w:val="-4"/>
                <w:sz w:val="18"/>
              </w:rPr>
              <w:t>h</w:t>
            </w:r>
            <w:r w:rsidR="008150FE" w:rsidRPr="00A92DD6">
              <w:rPr>
                <w:spacing w:val="-4"/>
                <w:sz w:val="18"/>
              </w:rPr>
              <w:t>ours</w:t>
            </w:r>
          </w:p>
        </w:tc>
        <w:tc>
          <w:tcPr>
            <w:tcW w:w="1985" w:type="dxa"/>
            <w:vAlign w:val="bottom"/>
          </w:tcPr>
          <w:p w14:paraId="3184C371" w14:textId="4084ECEA" w:rsidR="0060307D" w:rsidRPr="00A92DD6" w:rsidRDefault="0060307D" w:rsidP="00787C5F">
            <w:pPr>
              <w:pStyle w:val="TableParagraph"/>
              <w:spacing w:before="42"/>
              <w:ind w:left="10" w:right="3"/>
              <w:jc w:val="center"/>
              <w:rPr>
                <w:sz w:val="18"/>
              </w:rPr>
            </w:pPr>
            <w:del w:id="464" w:author="Vincent Boisclair" w:date="2025-12-12T11:04:00Z" w16du:dateUtc="2025-12-12T16:04:00Z">
              <w:r w:rsidRPr="00A92DD6" w:rsidDel="00EF4BC6">
                <w:rPr>
                  <w:sz w:val="18"/>
                </w:rPr>
                <w:delText>95</w:delText>
              </w:r>
            </w:del>
            <w:ins w:id="465" w:author="Vincent Boisclair" w:date="2025-12-12T11:04:00Z" w16du:dateUtc="2025-12-12T16:04:00Z">
              <w:r w:rsidR="00EF4BC6">
                <w:rPr>
                  <w:sz w:val="18"/>
                </w:rPr>
                <w:t>90</w:t>
              </w:r>
            </w:ins>
            <w:r w:rsidRPr="00A92DD6">
              <w:rPr>
                <w:sz w:val="18"/>
              </w:rPr>
              <w:t>%</w:t>
            </w:r>
          </w:p>
        </w:tc>
        <w:tc>
          <w:tcPr>
            <w:tcW w:w="1985" w:type="dxa"/>
          </w:tcPr>
          <w:p w14:paraId="64497101" w14:textId="62377187" w:rsidR="0060307D" w:rsidRPr="00A92DD6" w:rsidRDefault="00F54C58" w:rsidP="00787C5F">
            <w:pPr>
              <w:pStyle w:val="TableParagraph"/>
              <w:spacing w:before="42"/>
              <w:ind w:left="10" w:right="3"/>
              <w:jc w:val="center"/>
              <w:rPr>
                <w:sz w:val="18"/>
              </w:rPr>
            </w:pPr>
            <w:del w:id="466" w:author="Vincent Boisclair" w:date="2025-12-12T11:03:00Z" w16du:dateUtc="2025-12-12T16:03:00Z">
              <w:r w:rsidRPr="00A92DD6" w:rsidDel="00017590">
                <w:rPr>
                  <w:sz w:val="18"/>
                </w:rPr>
                <w:delText>7</w:delText>
              </w:r>
              <w:r w:rsidR="002412E6" w:rsidRPr="00A92DD6" w:rsidDel="00017590">
                <w:rPr>
                  <w:sz w:val="18"/>
                </w:rPr>
                <w:delText>5%</w:delText>
              </w:r>
            </w:del>
          </w:p>
        </w:tc>
      </w:tr>
    </w:tbl>
    <w:p w14:paraId="3184C374" w14:textId="77777777" w:rsidR="006A6872" w:rsidRPr="00A92DD6" w:rsidRDefault="006A6872" w:rsidP="001B45B2">
      <w:pPr>
        <w:pStyle w:val="Corpsdetexte"/>
        <w:ind w:left="1080"/>
        <w:jc w:val="both"/>
      </w:pPr>
    </w:p>
    <w:p w14:paraId="6CEECE4B" w14:textId="39321A2B" w:rsidR="001C7336" w:rsidRPr="00A92DD6" w:rsidRDefault="00EF666F" w:rsidP="001B45B2">
      <w:pPr>
        <w:pStyle w:val="Corpsdetexte"/>
        <w:ind w:left="1080"/>
        <w:jc w:val="both"/>
      </w:pPr>
      <w:r w:rsidRPr="00A92DD6">
        <w:t>SLA</w:t>
      </w:r>
      <w:r w:rsidRPr="001B45B2">
        <w:t xml:space="preserve"> </w:t>
      </w:r>
      <w:r w:rsidRPr="00A92DD6">
        <w:t>Calculation: The</w:t>
      </w:r>
      <w:r w:rsidRPr="001B45B2">
        <w:t xml:space="preserve"> </w:t>
      </w:r>
      <w:r w:rsidRPr="00A92DD6">
        <w:t>number of</w:t>
      </w:r>
      <w:r w:rsidRPr="001B45B2">
        <w:t xml:space="preserve"> </w:t>
      </w:r>
      <w:r w:rsidRPr="00A92DD6">
        <w:t>tickets that meet the</w:t>
      </w:r>
      <w:r w:rsidRPr="001B45B2">
        <w:t xml:space="preserve"> </w:t>
      </w:r>
      <w:r w:rsidRPr="00A92DD6">
        <w:t>“Response</w:t>
      </w:r>
      <w:r w:rsidRPr="001B45B2">
        <w:t xml:space="preserve"> </w:t>
      </w:r>
      <w:r w:rsidRPr="00A92DD6">
        <w:t>Time” target divided by the total</w:t>
      </w:r>
      <w:r w:rsidRPr="001B45B2">
        <w:t xml:space="preserve"> </w:t>
      </w:r>
      <w:r w:rsidRPr="00A92DD6">
        <w:t>number</w:t>
      </w:r>
      <w:r w:rsidRPr="001B45B2">
        <w:t xml:space="preserve"> </w:t>
      </w:r>
      <w:r w:rsidRPr="00A92DD6">
        <w:t>of</w:t>
      </w:r>
      <w:r w:rsidRPr="001B45B2">
        <w:t xml:space="preserve"> </w:t>
      </w:r>
      <w:r w:rsidRPr="00A92DD6">
        <w:t xml:space="preserve">tickets received in the </w:t>
      </w:r>
      <w:r w:rsidRPr="001B45B2">
        <w:rPr>
          <w:b/>
          <w:bCs/>
        </w:rPr>
        <w:t>quarter</w:t>
      </w:r>
      <w:r w:rsidRPr="00A92DD6">
        <w:t>.</w:t>
      </w:r>
    </w:p>
    <w:p w14:paraId="6D9658F0" w14:textId="77777777" w:rsidR="00593D68" w:rsidRPr="00A92DD6" w:rsidRDefault="00593D68" w:rsidP="001B45B2">
      <w:pPr>
        <w:pStyle w:val="Corpsdetexte"/>
        <w:ind w:left="1080"/>
        <w:jc w:val="both"/>
      </w:pPr>
    </w:p>
    <w:p w14:paraId="3184C377" w14:textId="77777777" w:rsidR="006A6872" w:rsidRPr="00A20060" w:rsidRDefault="00270EC8" w:rsidP="004F4AB9">
      <w:pPr>
        <w:pStyle w:val="Titre4"/>
        <w:numPr>
          <w:ilvl w:val="0"/>
          <w:numId w:val="113"/>
        </w:numPr>
      </w:pPr>
      <w:r w:rsidRPr="00A92DD6">
        <w:t>Incident Resolution</w:t>
      </w:r>
    </w:p>
    <w:p w14:paraId="3184C378" w14:textId="77777777" w:rsidR="006A6872" w:rsidRPr="00A92DD6" w:rsidRDefault="006A6872" w:rsidP="001B45B2">
      <w:pPr>
        <w:pStyle w:val="Corpsdetexte"/>
        <w:ind w:left="1080"/>
        <w:jc w:val="both"/>
      </w:pPr>
    </w:p>
    <w:p w14:paraId="3184C37A" w14:textId="6520DD03" w:rsidR="006A6872" w:rsidRPr="001B45B2" w:rsidRDefault="005E4C1C" w:rsidP="001B45B2">
      <w:pPr>
        <w:pStyle w:val="Corpsdetexte"/>
        <w:ind w:left="1080"/>
        <w:jc w:val="both"/>
      </w:pPr>
      <w:r w:rsidRPr="00A92DD6">
        <w:t>SL</w:t>
      </w:r>
      <w:r w:rsidR="00BF7C81" w:rsidRPr="00A92DD6">
        <w:t>A</w:t>
      </w:r>
      <w:r w:rsidR="00270EC8" w:rsidRPr="001B45B2">
        <w:t xml:space="preserve"> </w:t>
      </w:r>
      <w:r w:rsidR="00270EC8" w:rsidRPr="00A92DD6">
        <w:t>measures the</w:t>
      </w:r>
      <w:r w:rsidR="00270EC8" w:rsidRPr="001B45B2">
        <w:t xml:space="preserve"> </w:t>
      </w:r>
      <w:r w:rsidR="00270EC8" w:rsidRPr="00A92DD6">
        <w:t>average</w:t>
      </w:r>
      <w:r w:rsidR="00270EC8" w:rsidRPr="001B45B2">
        <w:t xml:space="preserve"> </w:t>
      </w:r>
      <w:r w:rsidR="00270EC8" w:rsidRPr="00A92DD6">
        <w:t>resolution</w:t>
      </w:r>
      <w:r w:rsidR="00270EC8" w:rsidRPr="001B45B2">
        <w:t xml:space="preserve"> </w:t>
      </w:r>
      <w:r w:rsidR="00270EC8" w:rsidRPr="00A92DD6">
        <w:t>time</w:t>
      </w:r>
      <w:r w:rsidR="00270EC8" w:rsidRPr="001B45B2">
        <w:t xml:space="preserve"> </w:t>
      </w:r>
      <w:r w:rsidR="00270EC8" w:rsidRPr="00A92DD6">
        <w:t>for an incident</w:t>
      </w:r>
      <w:r w:rsidR="00270EC8" w:rsidRPr="001B45B2">
        <w:t xml:space="preserve"> </w:t>
      </w:r>
      <w:r w:rsidR="00270EC8" w:rsidRPr="00A92DD6">
        <w:t>by</w:t>
      </w:r>
      <w:r w:rsidR="00270EC8" w:rsidRPr="001B45B2">
        <w:t xml:space="preserve"> </w:t>
      </w:r>
      <w:r w:rsidR="00270EC8" w:rsidRPr="00A92DD6">
        <w:t>assessing</w:t>
      </w:r>
      <w:r w:rsidR="00270EC8" w:rsidRPr="001B45B2">
        <w:t xml:space="preserve"> </w:t>
      </w:r>
      <w:r w:rsidR="00270EC8" w:rsidRPr="00A92DD6">
        <w:t>the</w:t>
      </w:r>
      <w:r w:rsidR="00270EC8" w:rsidRPr="001B45B2">
        <w:t xml:space="preserve"> </w:t>
      </w:r>
      <w:r w:rsidR="00270EC8" w:rsidRPr="00A92DD6">
        <w:t>time</w:t>
      </w:r>
      <w:r w:rsidR="00270EC8" w:rsidRPr="001B45B2">
        <w:t xml:space="preserve"> </w:t>
      </w:r>
      <w:r w:rsidR="00270EC8" w:rsidRPr="00A92DD6">
        <w:t>taken for</w:t>
      </w:r>
      <w:r w:rsidR="00270EC8" w:rsidRPr="001B45B2">
        <w:t xml:space="preserve"> </w:t>
      </w:r>
      <w:r w:rsidR="00270EC8" w:rsidRPr="00A92DD6">
        <w:t>a ticket</w:t>
      </w:r>
      <w:r w:rsidR="00270EC8" w:rsidRPr="001B45B2">
        <w:t xml:space="preserve"> </w:t>
      </w:r>
      <w:r w:rsidR="00270EC8" w:rsidRPr="00A92DD6">
        <w:t xml:space="preserve">to transition </w:t>
      </w:r>
      <w:r w:rsidR="00270EC8" w:rsidRPr="001B45B2">
        <w:t>from</w:t>
      </w:r>
      <w:r w:rsidR="00B15CA8" w:rsidRPr="00A92DD6">
        <w:t xml:space="preserve"> </w:t>
      </w:r>
      <w:r w:rsidR="00270EC8" w:rsidRPr="00A92DD6">
        <w:t>the</w:t>
      </w:r>
      <w:r w:rsidR="00270EC8" w:rsidRPr="001B45B2">
        <w:t xml:space="preserve"> </w:t>
      </w:r>
      <w:r w:rsidR="00270EC8" w:rsidRPr="00A92DD6">
        <w:t>status</w:t>
      </w:r>
      <w:r w:rsidR="00270EC8" w:rsidRPr="001B45B2">
        <w:t xml:space="preserve"> </w:t>
      </w:r>
      <w:r w:rsidR="00270EC8" w:rsidRPr="00A92DD6">
        <w:t>of</w:t>
      </w:r>
      <w:r w:rsidR="00270EC8" w:rsidRPr="001B45B2">
        <w:t xml:space="preserve"> </w:t>
      </w:r>
      <w:r w:rsidR="00270EC8" w:rsidRPr="00A92DD6">
        <w:t>“Work</w:t>
      </w:r>
      <w:r w:rsidR="00270EC8" w:rsidRPr="001B45B2">
        <w:t xml:space="preserve"> </w:t>
      </w:r>
      <w:r w:rsidR="00270EC8" w:rsidRPr="00A92DD6">
        <w:t>in</w:t>
      </w:r>
      <w:r w:rsidR="00270EC8" w:rsidRPr="001B45B2">
        <w:t xml:space="preserve"> </w:t>
      </w:r>
      <w:r w:rsidR="00270EC8" w:rsidRPr="00A92DD6">
        <w:t>Progress”</w:t>
      </w:r>
      <w:r w:rsidR="00270EC8" w:rsidRPr="001B45B2">
        <w:t xml:space="preserve"> </w:t>
      </w:r>
      <w:r w:rsidR="00270EC8" w:rsidRPr="00A92DD6">
        <w:t>to</w:t>
      </w:r>
      <w:r w:rsidR="00270EC8" w:rsidRPr="001B45B2">
        <w:t xml:space="preserve"> </w:t>
      </w:r>
      <w:r w:rsidR="00270EC8" w:rsidRPr="00A92DD6">
        <w:t>“Complete”.</w:t>
      </w:r>
      <w:r w:rsidR="00270EC8" w:rsidRPr="001B45B2">
        <w:t xml:space="preserve"> </w:t>
      </w:r>
      <w:r w:rsidR="00270EC8" w:rsidRPr="00A92DD6">
        <w:t xml:space="preserve">This </w:t>
      </w:r>
      <w:r w:rsidRPr="00A92DD6">
        <w:t>SLA</w:t>
      </w:r>
      <w:r w:rsidR="00270EC8" w:rsidRPr="001B45B2">
        <w:t xml:space="preserve"> </w:t>
      </w:r>
      <w:r w:rsidR="00270EC8" w:rsidRPr="00A92DD6">
        <w:t>is</w:t>
      </w:r>
      <w:r w:rsidR="00270EC8" w:rsidRPr="001B45B2">
        <w:t xml:space="preserve"> </w:t>
      </w:r>
      <w:r w:rsidR="00270EC8" w:rsidRPr="00A92DD6">
        <w:t>measured</w:t>
      </w:r>
      <w:r w:rsidR="00270EC8" w:rsidRPr="001B45B2">
        <w:t xml:space="preserve"> </w:t>
      </w:r>
      <w:r w:rsidR="00D27A6C" w:rsidRPr="001B45B2">
        <w:rPr>
          <w:b/>
          <w:bCs/>
        </w:rPr>
        <w:t>quarterly</w:t>
      </w:r>
      <w:r w:rsidR="00270EC8" w:rsidRPr="001B45B2">
        <w:t>.</w:t>
      </w:r>
    </w:p>
    <w:p w14:paraId="177AE70D" w14:textId="77777777" w:rsidR="004C5C15" w:rsidRPr="001B45B2" w:rsidRDefault="004C5C15" w:rsidP="001B45B2">
      <w:pPr>
        <w:pStyle w:val="Corpsdetexte"/>
        <w:ind w:left="1080"/>
        <w:jc w:val="both"/>
      </w:pPr>
    </w:p>
    <w:p w14:paraId="3184C37B" w14:textId="77777777" w:rsidR="006A6872" w:rsidRPr="00A92DD6" w:rsidRDefault="006A6872" w:rsidP="001B45B2">
      <w:pPr>
        <w:pStyle w:val="Corpsdetexte"/>
        <w:ind w:left="1080"/>
        <w:jc w:val="both"/>
      </w:pPr>
    </w:p>
    <w:tbl>
      <w:tblPr>
        <w:tblStyle w:val="TableNormal1"/>
        <w:tblW w:w="7824" w:type="dxa"/>
        <w:tblInd w:w="1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6"/>
        <w:gridCol w:w="2268"/>
        <w:gridCol w:w="1985"/>
        <w:gridCol w:w="1985"/>
      </w:tblGrid>
      <w:tr w:rsidR="00CD4B8E" w:rsidRPr="00A92DD6" w14:paraId="3184C380" w14:textId="25CAEA5A" w:rsidTr="003B465D">
        <w:trPr>
          <w:trHeight w:val="299"/>
        </w:trPr>
        <w:tc>
          <w:tcPr>
            <w:tcW w:w="1586" w:type="dxa"/>
            <w:shd w:val="clear" w:color="auto" w:fill="D9D9D9"/>
          </w:tcPr>
          <w:p w14:paraId="3184C37C" w14:textId="77777777" w:rsidR="003B465D" w:rsidRPr="00A92DD6" w:rsidRDefault="003B465D" w:rsidP="003B465D">
            <w:pPr>
              <w:pStyle w:val="TableParagraph"/>
              <w:spacing w:before="39"/>
              <w:ind w:left="10" w:right="2"/>
              <w:jc w:val="center"/>
              <w:rPr>
                <w:b/>
                <w:sz w:val="18"/>
              </w:rPr>
            </w:pPr>
            <w:r w:rsidRPr="00A92DD6">
              <w:rPr>
                <w:b/>
                <w:sz w:val="18"/>
              </w:rPr>
              <w:t>Incident</w:t>
            </w:r>
            <w:r w:rsidRPr="00A92DD6">
              <w:rPr>
                <w:b/>
                <w:spacing w:val="-7"/>
                <w:sz w:val="18"/>
              </w:rPr>
              <w:t xml:space="preserve"> </w:t>
            </w:r>
            <w:r w:rsidRPr="00A92DD6">
              <w:rPr>
                <w:b/>
                <w:spacing w:val="-2"/>
                <w:sz w:val="18"/>
              </w:rPr>
              <w:t>Priority</w:t>
            </w:r>
          </w:p>
        </w:tc>
        <w:tc>
          <w:tcPr>
            <w:tcW w:w="2268" w:type="dxa"/>
            <w:shd w:val="clear" w:color="auto" w:fill="D9D9D9"/>
          </w:tcPr>
          <w:p w14:paraId="3184C37D" w14:textId="77777777" w:rsidR="003B465D" w:rsidRPr="00A92DD6" w:rsidRDefault="003B465D" w:rsidP="003B465D">
            <w:pPr>
              <w:pStyle w:val="TableParagraph"/>
              <w:spacing w:before="39"/>
              <w:ind w:left="10" w:right="2"/>
              <w:jc w:val="center"/>
              <w:rPr>
                <w:b/>
                <w:sz w:val="18"/>
              </w:rPr>
            </w:pPr>
            <w:r w:rsidRPr="00A92DD6">
              <w:rPr>
                <w:b/>
                <w:sz w:val="18"/>
              </w:rPr>
              <w:t>Resolution</w:t>
            </w:r>
            <w:r w:rsidRPr="00A92DD6">
              <w:rPr>
                <w:b/>
                <w:spacing w:val="-5"/>
                <w:sz w:val="18"/>
              </w:rPr>
              <w:t xml:space="preserve"> </w:t>
            </w:r>
            <w:r w:rsidRPr="00A92DD6">
              <w:rPr>
                <w:b/>
                <w:spacing w:val="-4"/>
                <w:sz w:val="18"/>
              </w:rPr>
              <w:t>Time</w:t>
            </w:r>
          </w:p>
        </w:tc>
        <w:tc>
          <w:tcPr>
            <w:tcW w:w="1985" w:type="dxa"/>
            <w:shd w:val="clear" w:color="auto" w:fill="D9D9D9"/>
          </w:tcPr>
          <w:p w14:paraId="3184C37E" w14:textId="77777777" w:rsidR="003B465D" w:rsidRPr="00A92DD6" w:rsidRDefault="003B465D" w:rsidP="003B465D">
            <w:pPr>
              <w:pStyle w:val="TableParagraph"/>
              <w:spacing w:before="39"/>
              <w:ind w:left="149"/>
              <w:rPr>
                <w:b/>
                <w:sz w:val="18"/>
              </w:rPr>
            </w:pPr>
            <w:del w:id="467" w:author="Vincent Boisclair" w:date="2025-12-12T11:04:00Z" w16du:dateUtc="2025-12-12T16:04:00Z">
              <w:r w:rsidRPr="00A92DD6" w:rsidDel="0038432B">
                <w:rPr>
                  <w:b/>
                  <w:sz w:val="18"/>
                </w:rPr>
                <w:delText>Expected</w:delText>
              </w:r>
              <w:r w:rsidRPr="00A92DD6" w:rsidDel="0038432B">
                <w:rPr>
                  <w:b/>
                  <w:spacing w:val="-5"/>
                  <w:sz w:val="18"/>
                </w:rPr>
                <w:delText xml:space="preserve"> </w:delText>
              </w:r>
            </w:del>
            <w:r w:rsidRPr="00A92DD6">
              <w:rPr>
                <w:b/>
                <w:sz w:val="18"/>
              </w:rPr>
              <w:t>Service</w:t>
            </w:r>
            <w:r w:rsidRPr="00A92DD6">
              <w:rPr>
                <w:b/>
                <w:spacing w:val="-4"/>
                <w:sz w:val="18"/>
              </w:rPr>
              <w:t xml:space="preserve"> </w:t>
            </w:r>
            <w:r w:rsidRPr="00A92DD6">
              <w:rPr>
                <w:b/>
                <w:spacing w:val="-2"/>
                <w:sz w:val="18"/>
              </w:rPr>
              <w:t>Level</w:t>
            </w:r>
          </w:p>
        </w:tc>
        <w:tc>
          <w:tcPr>
            <w:tcW w:w="1985" w:type="dxa"/>
            <w:shd w:val="clear" w:color="auto" w:fill="D9D9D9"/>
          </w:tcPr>
          <w:p w14:paraId="7C2DB83B" w14:textId="6D5431CB" w:rsidR="003B465D" w:rsidRPr="00A92DD6" w:rsidRDefault="003B465D" w:rsidP="001116E0">
            <w:pPr>
              <w:pStyle w:val="TableParagraph"/>
              <w:spacing w:before="39"/>
              <w:ind w:left="149"/>
              <w:rPr>
                <w:b/>
                <w:sz w:val="18"/>
              </w:rPr>
            </w:pPr>
            <w:del w:id="468" w:author="Vincent Boisclair" w:date="2025-12-12T11:04:00Z" w16du:dateUtc="2025-12-12T16:04:00Z">
              <w:r w:rsidRPr="00A92DD6" w:rsidDel="0038432B">
                <w:rPr>
                  <w:b/>
                  <w:sz w:val="18"/>
                </w:rPr>
                <w:delText>Minimum Service Level</w:delText>
              </w:r>
            </w:del>
          </w:p>
        </w:tc>
      </w:tr>
      <w:tr w:rsidR="00CD4B8E" w:rsidRPr="00A92DD6" w14:paraId="3184C389" w14:textId="59898DDE" w:rsidTr="001116E0">
        <w:trPr>
          <w:trHeight w:val="299"/>
        </w:trPr>
        <w:tc>
          <w:tcPr>
            <w:tcW w:w="1586" w:type="dxa"/>
          </w:tcPr>
          <w:p w14:paraId="3184C381" w14:textId="77777777" w:rsidR="003B465D" w:rsidRPr="00A92DD6" w:rsidRDefault="003B465D" w:rsidP="003B465D">
            <w:pPr>
              <w:pStyle w:val="TableParagraph"/>
              <w:spacing w:before="42"/>
              <w:ind w:left="10" w:right="3"/>
              <w:jc w:val="center"/>
              <w:rPr>
                <w:sz w:val="18"/>
              </w:rPr>
            </w:pPr>
            <w:r w:rsidRPr="00A92DD6">
              <w:rPr>
                <w:sz w:val="18"/>
              </w:rPr>
              <w:t>P1</w:t>
            </w:r>
          </w:p>
        </w:tc>
        <w:tc>
          <w:tcPr>
            <w:tcW w:w="2268" w:type="dxa"/>
          </w:tcPr>
          <w:p w14:paraId="3184C382" w14:textId="77777777" w:rsidR="003B465D" w:rsidRPr="00A92DD6" w:rsidRDefault="003B465D" w:rsidP="003B465D">
            <w:pPr>
              <w:pStyle w:val="TableParagraph"/>
              <w:spacing w:before="42"/>
              <w:ind w:left="10" w:right="3"/>
              <w:jc w:val="center"/>
              <w:rPr>
                <w:sz w:val="18"/>
              </w:rPr>
            </w:pPr>
            <w:r w:rsidRPr="00A92DD6">
              <w:rPr>
                <w:sz w:val="18"/>
              </w:rPr>
              <w:t>4 hours</w:t>
            </w:r>
          </w:p>
        </w:tc>
        <w:tc>
          <w:tcPr>
            <w:tcW w:w="1985" w:type="dxa"/>
          </w:tcPr>
          <w:p w14:paraId="3184C385" w14:textId="38111980" w:rsidR="003B465D" w:rsidRPr="00A92DD6" w:rsidRDefault="003B465D" w:rsidP="003B465D">
            <w:pPr>
              <w:pStyle w:val="TableParagraph"/>
              <w:spacing w:before="42"/>
              <w:ind w:left="10" w:right="3"/>
              <w:jc w:val="center"/>
              <w:rPr>
                <w:sz w:val="18"/>
              </w:rPr>
            </w:pPr>
            <w:del w:id="469" w:author="Vincent Boisclair" w:date="2025-12-12T11:04:00Z" w16du:dateUtc="2025-12-12T16:04:00Z">
              <w:r w:rsidRPr="00A92DD6" w:rsidDel="0038432B">
                <w:rPr>
                  <w:sz w:val="18"/>
                </w:rPr>
                <w:delText>95</w:delText>
              </w:r>
            </w:del>
            <w:ins w:id="470" w:author="Vincent Boisclair" w:date="2025-12-12T11:04:00Z" w16du:dateUtc="2025-12-12T16:04:00Z">
              <w:r w:rsidR="0038432B">
                <w:rPr>
                  <w:sz w:val="18"/>
                </w:rPr>
                <w:t>90</w:t>
              </w:r>
            </w:ins>
            <w:r w:rsidRPr="00A92DD6">
              <w:rPr>
                <w:sz w:val="18"/>
              </w:rPr>
              <w:t>%</w:t>
            </w:r>
          </w:p>
        </w:tc>
        <w:tc>
          <w:tcPr>
            <w:tcW w:w="1985" w:type="dxa"/>
          </w:tcPr>
          <w:p w14:paraId="11BE9796" w14:textId="2D17D5D1" w:rsidR="003B465D" w:rsidRPr="00A92DD6" w:rsidRDefault="003B465D" w:rsidP="003B465D">
            <w:pPr>
              <w:pStyle w:val="TableParagraph"/>
              <w:spacing w:before="42"/>
              <w:ind w:left="10" w:right="3"/>
              <w:jc w:val="center"/>
              <w:rPr>
                <w:sz w:val="18"/>
              </w:rPr>
            </w:pPr>
            <w:del w:id="471" w:author="Vincent Boisclair" w:date="2025-12-12T11:04:00Z" w16du:dateUtc="2025-12-12T16:04:00Z">
              <w:r w:rsidRPr="00A92DD6" w:rsidDel="0038432B">
                <w:rPr>
                  <w:sz w:val="18"/>
                </w:rPr>
                <w:delText>75%</w:delText>
              </w:r>
            </w:del>
          </w:p>
        </w:tc>
      </w:tr>
      <w:tr w:rsidR="00CD4B8E" w:rsidRPr="00A92DD6" w14:paraId="3184C38E" w14:textId="1357D9EE" w:rsidTr="001116E0">
        <w:trPr>
          <w:trHeight w:val="299"/>
        </w:trPr>
        <w:tc>
          <w:tcPr>
            <w:tcW w:w="1586" w:type="dxa"/>
          </w:tcPr>
          <w:p w14:paraId="3184C38A" w14:textId="77777777" w:rsidR="003B465D" w:rsidRPr="00A92DD6" w:rsidRDefault="003B465D" w:rsidP="003B465D">
            <w:pPr>
              <w:pStyle w:val="TableParagraph"/>
              <w:spacing w:before="42"/>
              <w:ind w:left="10" w:right="3"/>
              <w:jc w:val="center"/>
              <w:rPr>
                <w:sz w:val="18"/>
              </w:rPr>
            </w:pPr>
            <w:r w:rsidRPr="00A92DD6">
              <w:rPr>
                <w:sz w:val="18"/>
              </w:rPr>
              <w:t>P2</w:t>
            </w:r>
          </w:p>
        </w:tc>
        <w:tc>
          <w:tcPr>
            <w:tcW w:w="2268" w:type="dxa"/>
          </w:tcPr>
          <w:p w14:paraId="3184C38B" w14:textId="77777777" w:rsidR="003B465D" w:rsidRPr="00A92DD6" w:rsidRDefault="003B465D" w:rsidP="003B465D">
            <w:pPr>
              <w:pStyle w:val="TableParagraph"/>
              <w:spacing w:before="42"/>
              <w:ind w:left="10" w:right="3"/>
              <w:jc w:val="center"/>
              <w:rPr>
                <w:sz w:val="18"/>
              </w:rPr>
            </w:pPr>
            <w:r w:rsidRPr="00A92DD6">
              <w:rPr>
                <w:sz w:val="18"/>
              </w:rPr>
              <w:t>8 hours</w:t>
            </w:r>
          </w:p>
        </w:tc>
        <w:tc>
          <w:tcPr>
            <w:tcW w:w="1985" w:type="dxa"/>
            <w:tcBorders>
              <w:top w:val="nil"/>
            </w:tcBorders>
          </w:tcPr>
          <w:p w14:paraId="3184C38C" w14:textId="7EC6BE40" w:rsidR="003B465D" w:rsidRPr="00A92DD6" w:rsidRDefault="003B465D" w:rsidP="003B465D">
            <w:pPr>
              <w:pStyle w:val="TableParagraph"/>
              <w:spacing w:before="42"/>
              <w:ind w:left="10" w:right="3"/>
              <w:jc w:val="center"/>
              <w:rPr>
                <w:sz w:val="18"/>
              </w:rPr>
            </w:pPr>
            <w:del w:id="472" w:author="Vincent Boisclair" w:date="2025-12-12T11:04:00Z" w16du:dateUtc="2025-12-12T16:04:00Z">
              <w:r w:rsidRPr="00A92DD6" w:rsidDel="0038432B">
                <w:rPr>
                  <w:sz w:val="18"/>
                </w:rPr>
                <w:delText>95</w:delText>
              </w:r>
            </w:del>
            <w:ins w:id="473" w:author="Vincent Boisclair" w:date="2025-12-12T11:04:00Z" w16du:dateUtc="2025-12-12T16:04:00Z">
              <w:r w:rsidR="0038432B">
                <w:rPr>
                  <w:sz w:val="18"/>
                </w:rPr>
                <w:t>90</w:t>
              </w:r>
            </w:ins>
            <w:r w:rsidRPr="00A92DD6">
              <w:rPr>
                <w:sz w:val="18"/>
              </w:rPr>
              <w:t>%</w:t>
            </w:r>
          </w:p>
        </w:tc>
        <w:tc>
          <w:tcPr>
            <w:tcW w:w="1985" w:type="dxa"/>
            <w:tcBorders>
              <w:top w:val="nil"/>
            </w:tcBorders>
          </w:tcPr>
          <w:p w14:paraId="3BC86E29" w14:textId="06727C49" w:rsidR="003B465D" w:rsidRPr="00A92DD6" w:rsidRDefault="003B465D" w:rsidP="003B465D">
            <w:pPr>
              <w:pStyle w:val="TableParagraph"/>
              <w:spacing w:before="42"/>
              <w:ind w:left="10" w:right="3"/>
              <w:jc w:val="center"/>
              <w:rPr>
                <w:sz w:val="18"/>
              </w:rPr>
            </w:pPr>
            <w:del w:id="474" w:author="Vincent Boisclair" w:date="2025-12-12T11:04:00Z" w16du:dateUtc="2025-12-12T16:04:00Z">
              <w:r w:rsidRPr="00A92DD6" w:rsidDel="0038432B">
                <w:rPr>
                  <w:sz w:val="18"/>
                </w:rPr>
                <w:delText>75%</w:delText>
              </w:r>
            </w:del>
          </w:p>
        </w:tc>
      </w:tr>
      <w:tr w:rsidR="00CD4B8E" w:rsidRPr="00A92DD6" w14:paraId="3184C393" w14:textId="4AB3150D" w:rsidTr="001116E0">
        <w:trPr>
          <w:trHeight w:val="299"/>
        </w:trPr>
        <w:tc>
          <w:tcPr>
            <w:tcW w:w="1586" w:type="dxa"/>
          </w:tcPr>
          <w:p w14:paraId="3184C38F" w14:textId="77777777" w:rsidR="003B465D" w:rsidRPr="00A92DD6" w:rsidRDefault="003B465D" w:rsidP="003B465D">
            <w:pPr>
              <w:pStyle w:val="TableParagraph"/>
              <w:spacing w:before="42"/>
              <w:ind w:left="10" w:right="3"/>
              <w:jc w:val="center"/>
              <w:rPr>
                <w:sz w:val="18"/>
              </w:rPr>
            </w:pPr>
            <w:r w:rsidRPr="00A92DD6">
              <w:rPr>
                <w:sz w:val="18"/>
              </w:rPr>
              <w:t>P3</w:t>
            </w:r>
          </w:p>
        </w:tc>
        <w:tc>
          <w:tcPr>
            <w:tcW w:w="2268" w:type="dxa"/>
          </w:tcPr>
          <w:p w14:paraId="3184C390" w14:textId="5D63C917" w:rsidR="003B465D" w:rsidRPr="00A92DD6" w:rsidRDefault="003B465D" w:rsidP="003B465D">
            <w:pPr>
              <w:pStyle w:val="TableParagraph"/>
              <w:spacing w:before="42"/>
              <w:ind w:left="10" w:right="3"/>
              <w:jc w:val="center"/>
              <w:rPr>
                <w:bCs/>
                <w:sz w:val="18"/>
              </w:rPr>
            </w:pPr>
            <w:r w:rsidRPr="00A92DD6">
              <w:rPr>
                <w:bCs/>
                <w:sz w:val="18"/>
              </w:rPr>
              <w:t>2 business days</w:t>
            </w:r>
          </w:p>
        </w:tc>
        <w:tc>
          <w:tcPr>
            <w:tcW w:w="1985" w:type="dxa"/>
            <w:tcBorders>
              <w:top w:val="nil"/>
            </w:tcBorders>
          </w:tcPr>
          <w:p w14:paraId="3184C391" w14:textId="79814241" w:rsidR="003B465D" w:rsidRPr="00A92DD6" w:rsidRDefault="003B465D" w:rsidP="003B465D">
            <w:pPr>
              <w:pStyle w:val="TableParagraph"/>
              <w:spacing w:before="42"/>
              <w:ind w:left="10" w:right="3"/>
              <w:jc w:val="center"/>
              <w:rPr>
                <w:sz w:val="18"/>
              </w:rPr>
            </w:pPr>
            <w:del w:id="475" w:author="Vincent Boisclair" w:date="2025-12-12T11:04:00Z" w16du:dateUtc="2025-12-12T16:04:00Z">
              <w:r w:rsidRPr="00A92DD6" w:rsidDel="0038432B">
                <w:rPr>
                  <w:sz w:val="18"/>
                </w:rPr>
                <w:delText>95</w:delText>
              </w:r>
            </w:del>
            <w:ins w:id="476" w:author="Vincent Boisclair" w:date="2025-12-12T11:04:00Z" w16du:dateUtc="2025-12-12T16:04:00Z">
              <w:r w:rsidR="0038432B">
                <w:rPr>
                  <w:sz w:val="18"/>
                </w:rPr>
                <w:t>90</w:t>
              </w:r>
            </w:ins>
            <w:r w:rsidRPr="00A92DD6">
              <w:rPr>
                <w:sz w:val="18"/>
              </w:rPr>
              <w:t>%</w:t>
            </w:r>
          </w:p>
        </w:tc>
        <w:tc>
          <w:tcPr>
            <w:tcW w:w="1985" w:type="dxa"/>
            <w:tcBorders>
              <w:top w:val="nil"/>
            </w:tcBorders>
          </w:tcPr>
          <w:p w14:paraId="063EC952" w14:textId="7116A953" w:rsidR="003B465D" w:rsidRPr="00A92DD6" w:rsidRDefault="003B465D" w:rsidP="003B465D">
            <w:pPr>
              <w:pStyle w:val="TableParagraph"/>
              <w:spacing w:before="42"/>
              <w:ind w:left="10" w:right="3"/>
              <w:jc w:val="center"/>
              <w:rPr>
                <w:sz w:val="18"/>
              </w:rPr>
            </w:pPr>
            <w:del w:id="477" w:author="Vincent Boisclair" w:date="2025-12-12T11:04:00Z" w16du:dateUtc="2025-12-12T16:04:00Z">
              <w:r w:rsidRPr="00A92DD6" w:rsidDel="0038432B">
                <w:rPr>
                  <w:sz w:val="18"/>
                </w:rPr>
                <w:delText>75%</w:delText>
              </w:r>
            </w:del>
          </w:p>
        </w:tc>
      </w:tr>
      <w:tr w:rsidR="003B465D" w:rsidRPr="00A92DD6" w14:paraId="3184C398" w14:textId="585194F1" w:rsidTr="001116E0">
        <w:trPr>
          <w:trHeight w:val="302"/>
        </w:trPr>
        <w:tc>
          <w:tcPr>
            <w:tcW w:w="1586" w:type="dxa"/>
          </w:tcPr>
          <w:p w14:paraId="3184C394" w14:textId="77777777" w:rsidR="003B465D" w:rsidRPr="00A92DD6" w:rsidRDefault="003B465D" w:rsidP="003B465D">
            <w:pPr>
              <w:pStyle w:val="TableParagraph"/>
              <w:spacing w:before="42"/>
              <w:ind w:left="10" w:right="3"/>
              <w:jc w:val="center"/>
              <w:rPr>
                <w:sz w:val="18"/>
              </w:rPr>
            </w:pPr>
            <w:r w:rsidRPr="00A92DD6">
              <w:rPr>
                <w:sz w:val="18"/>
              </w:rPr>
              <w:t>P4</w:t>
            </w:r>
          </w:p>
        </w:tc>
        <w:tc>
          <w:tcPr>
            <w:tcW w:w="2268" w:type="dxa"/>
          </w:tcPr>
          <w:p w14:paraId="3184C395" w14:textId="0E802D7B" w:rsidR="003B465D" w:rsidRPr="00A92DD6" w:rsidRDefault="003B465D" w:rsidP="003B465D">
            <w:pPr>
              <w:pStyle w:val="TableParagraph"/>
              <w:spacing w:before="42"/>
              <w:ind w:left="10" w:right="3"/>
              <w:jc w:val="center"/>
              <w:rPr>
                <w:bCs/>
                <w:sz w:val="18"/>
              </w:rPr>
            </w:pPr>
            <w:r w:rsidRPr="00A92DD6">
              <w:rPr>
                <w:bCs/>
                <w:sz w:val="18"/>
              </w:rPr>
              <w:t>5 business days</w:t>
            </w:r>
          </w:p>
        </w:tc>
        <w:tc>
          <w:tcPr>
            <w:tcW w:w="1985" w:type="dxa"/>
            <w:tcBorders>
              <w:top w:val="nil"/>
            </w:tcBorders>
          </w:tcPr>
          <w:p w14:paraId="3184C396" w14:textId="5B81F7A8" w:rsidR="003B465D" w:rsidRPr="00A92DD6" w:rsidRDefault="003B465D" w:rsidP="003B465D">
            <w:pPr>
              <w:pStyle w:val="TableParagraph"/>
              <w:spacing w:before="42"/>
              <w:ind w:left="10" w:right="3"/>
              <w:jc w:val="center"/>
              <w:rPr>
                <w:sz w:val="18"/>
              </w:rPr>
            </w:pPr>
            <w:del w:id="478" w:author="Vincent Boisclair" w:date="2025-12-12T11:04:00Z" w16du:dateUtc="2025-12-12T16:04:00Z">
              <w:r w:rsidRPr="00A92DD6" w:rsidDel="0038432B">
                <w:rPr>
                  <w:sz w:val="18"/>
                </w:rPr>
                <w:delText>95</w:delText>
              </w:r>
            </w:del>
            <w:ins w:id="479" w:author="Vincent Boisclair" w:date="2025-12-12T11:04:00Z" w16du:dateUtc="2025-12-12T16:04:00Z">
              <w:r w:rsidR="0038432B">
                <w:rPr>
                  <w:sz w:val="18"/>
                </w:rPr>
                <w:t>90</w:t>
              </w:r>
            </w:ins>
            <w:r w:rsidRPr="00A92DD6">
              <w:rPr>
                <w:sz w:val="18"/>
              </w:rPr>
              <w:t>%</w:t>
            </w:r>
          </w:p>
        </w:tc>
        <w:tc>
          <w:tcPr>
            <w:tcW w:w="1985" w:type="dxa"/>
            <w:tcBorders>
              <w:top w:val="nil"/>
            </w:tcBorders>
          </w:tcPr>
          <w:p w14:paraId="5521CEAB" w14:textId="0D6AC6D2" w:rsidR="003B465D" w:rsidRPr="00A92DD6" w:rsidRDefault="003B465D" w:rsidP="003B465D">
            <w:pPr>
              <w:pStyle w:val="TableParagraph"/>
              <w:spacing w:before="42"/>
              <w:ind w:left="10" w:right="3"/>
              <w:jc w:val="center"/>
              <w:rPr>
                <w:sz w:val="18"/>
              </w:rPr>
            </w:pPr>
            <w:del w:id="480" w:author="Vincent Boisclair" w:date="2025-12-12T11:04:00Z" w16du:dateUtc="2025-12-12T16:04:00Z">
              <w:r w:rsidRPr="00A92DD6" w:rsidDel="0038432B">
                <w:rPr>
                  <w:sz w:val="18"/>
                </w:rPr>
                <w:delText>75%</w:delText>
              </w:r>
            </w:del>
          </w:p>
        </w:tc>
      </w:tr>
    </w:tbl>
    <w:p w14:paraId="20C81E8D" w14:textId="77777777" w:rsidR="004F6081" w:rsidRPr="00A92DD6" w:rsidRDefault="004F6081" w:rsidP="001B45B2">
      <w:pPr>
        <w:pStyle w:val="Corpsdetexte"/>
        <w:ind w:left="1080"/>
        <w:jc w:val="both"/>
      </w:pPr>
    </w:p>
    <w:p w14:paraId="34622EB5" w14:textId="127800EC" w:rsidR="00EF666F" w:rsidRPr="00A92DD6" w:rsidRDefault="00EF666F" w:rsidP="001B45B2">
      <w:pPr>
        <w:pStyle w:val="Corpsdetexte"/>
        <w:ind w:left="1080"/>
        <w:jc w:val="both"/>
      </w:pPr>
      <w:r w:rsidRPr="00A92DD6">
        <w:t>SL</w:t>
      </w:r>
      <w:r w:rsidR="00DB5829" w:rsidRPr="00A92DD6">
        <w:t>A</w:t>
      </w:r>
      <w:r w:rsidRPr="00A92DD6">
        <w:t xml:space="preserve"> Calculation: The number of tickets that meet the “Resolution Time” target is divided by the total number of tickets received quarterly.</w:t>
      </w:r>
    </w:p>
    <w:p w14:paraId="348B830F" w14:textId="77777777" w:rsidR="00880C34" w:rsidRPr="001B45B2" w:rsidRDefault="00880C34" w:rsidP="001B45B2">
      <w:pPr>
        <w:pStyle w:val="Corpsdetexte"/>
        <w:ind w:left="1080"/>
        <w:jc w:val="both"/>
      </w:pPr>
    </w:p>
    <w:p w14:paraId="7D2084FF" w14:textId="5BDFC9C3" w:rsidR="00EF666F" w:rsidRPr="00A92DD6" w:rsidRDefault="00880C34" w:rsidP="001B45B2">
      <w:pPr>
        <w:pStyle w:val="Corpsdetexte"/>
        <w:ind w:left="1080"/>
        <w:jc w:val="both"/>
      </w:pPr>
      <w:r w:rsidRPr="00A92DD6">
        <w:t>SLA will be kept on hold during code development</w:t>
      </w:r>
      <w:r w:rsidR="00DB5829" w:rsidRPr="00A92DD6">
        <w:t xml:space="preserve"> and deployment.</w:t>
      </w:r>
    </w:p>
    <w:p w14:paraId="4F40B476" w14:textId="77777777" w:rsidR="00EF666F" w:rsidRPr="00A92DD6" w:rsidRDefault="00EF666F" w:rsidP="001B45B2">
      <w:pPr>
        <w:pStyle w:val="Corpsdetexte"/>
        <w:ind w:left="1080"/>
        <w:jc w:val="both"/>
      </w:pPr>
    </w:p>
    <w:p w14:paraId="3184C39B" w14:textId="77777777" w:rsidR="006A6872" w:rsidRPr="00A92DD6" w:rsidRDefault="006A6872" w:rsidP="001B45B2">
      <w:pPr>
        <w:pStyle w:val="Corpsdetexte"/>
        <w:ind w:left="1080"/>
        <w:jc w:val="both"/>
      </w:pPr>
    </w:p>
    <w:p w14:paraId="3184C39C" w14:textId="429DA309" w:rsidR="006A6872" w:rsidRPr="00A20060" w:rsidRDefault="00270EC8" w:rsidP="00787C5F">
      <w:pPr>
        <w:pStyle w:val="Titre3"/>
        <w:keepNext w:val="0"/>
        <w:keepLines w:val="0"/>
        <w:numPr>
          <w:ilvl w:val="0"/>
          <w:numId w:val="33"/>
        </w:numPr>
        <w:spacing w:before="0" w:line="259" w:lineRule="auto"/>
        <w:rPr>
          <w:rFonts w:asciiTheme="minorHAnsi" w:hAnsiTheme="minorHAnsi"/>
          <w:color w:val="auto"/>
        </w:rPr>
      </w:pPr>
      <w:r w:rsidRPr="00A92DD6">
        <w:rPr>
          <w:rFonts w:asciiTheme="minorHAnsi" w:eastAsia="Arial Narrow" w:hAnsiTheme="minorHAnsi" w:cstheme="minorHAnsi"/>
          <w:b/>
          <w:color w:val="auto"/>
          <w:sz w:val="20"/>
          <w:szCs w:val="20"/>
        </w:rPr>
        <w:t>Service Request Management</w:t>
      </w:r>
      <w:r w:rsidR="001D36D3" w:rsidRPr="00A92DD6">
        <w:rPr>
          <w:rFonts w:asciiTheme="minorHAnsi" w:eastAsia="Arial Narrow" w:hAnsiTheme="minorHAnsi" w:cstheme="minorHAnsi"/>
          <w:b/>
          <w:color w:val="auto"/>
          <w:sz w:val="20"/>
          <w:szCs w:val="20"/>
        </w:rPr>
        <w:t xml:space="preserve"> </w:t>
      </w:r>
    </w:p>
    <w:p w14:paraId="3184C39D" w14:textId="77777777" w:rsidR="006A6872" w:rsidRPr="00583F86" w:rsidRDefault="006A6872" w:rsidP="00583F86">
      <w:pPr>
        <w:pStyle w:val="Corpsdetexte"/>
        <w:ind w:left="1080"/>
        <w:jc w:val="both"/>
      </w:pPr>
    </w:p>
    <w:p w14:paraId="3184C39E" w14:textId="618874AF" w:rsidR="006A6872" w:rsidRPr="00A92DD6" w:rsidRDefault="00270EC8" w:rsidP="00583F86">
      <w:pPr>
        <w:pStyle w:val="Corpsdetexte"/>
        <w:ind w:left="1080"/>
        <w:jc w:val="both"/>
      </w:pPr>
      <w:r w:rsidRPr="00A92DD6">
        <w:t>A</w:t>
      </w:r>
      <w:r w:rsidRPr="00583F86">
        <w:t xml:space="preserve"> </w:t>
      </w:r>
      <w:r w:rsidRPr="00A92DD6">
        <w:t>service</w:t>
      </w:r>
      <w:r w:rsidRPr="00583F86">
        <w:t xml:space="preserve"> </w:t>
      </w:r>
      <w:r w:rsidRPr="00A92DD6">
        <w:t>request</w:t>
      </w:r>
      <w:r w:rsidRPr="00583F86">
        <w:t xml:space="preserve"> </w:t>
      </w:r>
      <w:r w:rsidR="00B702C8" w:rsidRPr="00A92DD6">
        <w:t xml:space="preserve">applies </w:t>
      </w:r>
      <w:r w:rsidR="00BB4453" w:rsidRPr="00A92DD6">
        <w:t>t</w:t>
      </w:r>
      <w:r w:rsidR="00E90589" w:rsidRPr="00A92DD6">
        <w:t xml:space="preserve">o </w:t>
      </w:r>
      <w:r w:rsidR="00874E12" w:rsidRPr="00A92DD6">
        <w:t xml:space="preserve">the </w:t>
      </w:r>
      <w:r w:rsidR="00EA15B8" w:rsidRPr="00A92DD6">
        <w:t>A</w:t>
      </w:r>
      <w:r w:rsidR="00874E12" w:rsidRPr="00A92DD6">
        <w:t>ssets in scope</w:t>
      </w:r>
      <w:r w:rsidR="000D5D49" w:rsidRPr="00A92DD6">
        <w:t xml:space="preserve"> </w:t>
      </w:r>
      <w:r w:rsidRPr="00A92DD6">
        <w:t>(“</w:t>
      </w:r>
      <w:r w:rsidRPr="00583F86">
        <w:rPr>
          <w:b/>
          <w:bCs/>
        </w:rPr>
        <w:t>Service Request(s)</w:t>
      </w:r>
      <w:r w:rsidRPr="00583F86">
        <w:t>”</w:t>
      </w:r>
      <w:r w:rsidRPr="00A92DD6">
        <w:t>).</w:t>
      </w:r>
    </w:p>
    <w:p w14:paraId="3184C39F" w14:textId="77777777" w:rsidR="006A6872" w:rsidRPr="00A92DD6" w:rsidRDefault="006A6872" w:rsidP="00583F86">
      <w:pPr>
        <w:pStyle w:val="Corpsdetexte"/>
        <w:ind w:left="1080"/>
        <w:jc w:val="both"/>
      </w:pPr>
    </w:p>
    <w:p w14:paraId="3184C3A0" w14:textId="77777777" w:rsidR="006A6872" w:rsidRPr="00A20060" w:rsidRDefault="00270EC8" w:rsidP="004F4AB9">
      <w:pPr>
        <w:pStyle w:val="Titre4"/>
        <w:numPr>
          <w:ilvl w:val="0"/>
          <w:numId w:val="35"/>
        </w:numPr>
      </w:pPr>
      <w:r w:rsidRPr="00A92DD6">
        <w:t>Service Request Response</w:t>
      </w:r>
    </w:p>
    <w:p w14:paraId="54AE0EED" w14:textId="77777777" w:rsidR="00583F86" w:rsidRDefault="00583F86" w:rsidP="00583F86">
      <w:pPr>
        <w:pStyle w:val="Corpsdetexte"/>
        <w:ind w:left="1080"/>
        <w:jc w:val="both"/>
      </w:pPr>
    </w:p>
    <w:p w14:paraId="3184C3A1" w14:textId="7947DB1E" w:rsidR="006A6872" w:rsidRDefault="00270EC8" w:rsidP="00583F86">
      <w:pPr>
        <w:pStyle w:val="Corpsdetexte"/>
        <w:ind w:left="1080"/>
        <w:jc w:val="both"/>
      </w:pPr>
      <w:r w:rsidRPr="00A92DD6">
        <w:t>Service</w:t>
      </w:r>
      <w:r w:rsidRPr="00583F86">
        <w:t xml:space="preserve"> </w:t>
      </w:r>
      <w:r w:rsidRPr="00A92DD6">
        <w:t>Request</w:t>
      </w:r>
      <w:r w:rsidRPr="00583F86">
        <w:t xml:space="preserve"> </w:t>
      </w:r>
      <w:r w:rsidRPr="00A92DD6">
        <w:t>response</w:t>
      </w:r>
      <w:r w:rsidRPr="00583F86">
        <w:t xml:space="preserve"> </w:t>
      </w:r>
      <w:r w:rsidRPr="00A92DD6">
        <w:t>times,</w:t>
      </w:r>
      <w:r w:rsidRPr="00583F86">
        <w:t xml:space="preserve"> </w:t>
      </w:r>
      <w:r w:rsidRPr="00A92DD6">
        <w:t>as</w:t>
      </w:r>
      <w:r w:rsidRPr="00583F86">
        <w:t xml:space="preserve"> </w:t>
      </w:r>
      <w:r w:rsidRPr="00A92DD6">
        <w:t>outlined</w:t>
      </w:r>
      <w:r w:rsidRPr="00583F86">
        <w:t xml:space="preserve"> </w:t>
      </w:r>
      <w:r w:rsidRPr="00A92DD6">
        <w:t>in</w:t>
      </w:r>
      <w:r w:rsidRPr="00583F86">
        <w:t xml:space="preserve"> </w:t>
      </w:r>
      <w:r w:rsidRPr="00A92DD6">
        <w:t>the</w:t>
      </w:r>
      <w:r w:rsidRPr="00583F86">
        <w:t xml:space="preserve"> </w:t>
      </w:r>
      <w:r w:rsidRPr="00A92DD6">
        <w:t>Operational</w:t>
      </w:r>
      <w:r w:rsidRPr="00583F86">
        <w:t xml:space="preserve"> </w:t>
      </w:r>
      <w:r w:rsidRPr="00A92DD6">
        <w:t>Framework,</w:t>
      </w:r>
      <w:r w:rsidRPr="00583F86">
        <w:t xml:space="preserve"> </w:t>
      </w:r>
      <w:r w:rsidRPr="00A92DD6">
        <w:t>will</w:t>
      </w:r>
      <w:r w:rsidRPr="00583F86">
        <w:t xml:space="preserve"> </w:t>
      </w:r>
      <w:r w:rsidRPr="00A92DD6">
        <w:t>be</w:t>
      </w:r>
      <w:r w:rsidRPr="00583F86">
        <w:t xml:space="preserve"> </w:t>
      </w:r>
      <w:r w:rsidRPr="00A92DD6">
        <w:t>evaluated</w:t>
      </w:r>
      <w:r w:rsidRPr="00583F86">
        <w:t xml:space="preserve"> </w:t>
      </w:r>
      <w:r w:rsidRPr="00A92DD6">
        <w:t>on</w:t>
      </w:r>
      <w:r w:rsidRPr="00583F86">
        <w:t xml:space="preserve"> </w:t>
      </w:r>
      <w:r w:rsidRPr="00A92DD6">
        <w:t>a</w:t>
      </w:r>
      <w:r w:rsidRPr="00583F86">
        <w:t xml:space="preserve"> </w:t>
      </w:r>
      <w:r w:rsidRPr="00A92DD6">
        <w:t>case-by-case</w:t>
      </w:r>
      <w:r w:rsidRPr="00583F86">
        <w:t xml:space="preserve"> basis.</w:t>
      </w:r>
    </w:p>
    <w:p w14:paraId="128451EE" w14:textId="77777777" w:rsidR="00583F86" w:rsidRPr="00A92DD6" w:rsidRDefault="00583F86" w:rsidP="00583F86">
      <w:pPr>
        <w:pStyle w:val="Corpsdetexte"/>
        <w:ind w:left="1080"/>
        <w:jc w:val="both"/>
      </w:pPr>
    </w:p>
    <w:p w14:paraId="3184C3A3" w14:textId="24988630" w:rsidR="006A6872" w:rsidRPr="00A92DD6" w:rsidRDefault="00E80175" w:rsidP="00583F86">
      <w:pPr>
        <w:pStyle w:val="Corpsdetexte"/>
        <w:ind w:left="1080"/>
        <w:jc w:val="both"/>
      </w:pPr>
      <w:r w:rsidRPr="00A92DD6">
        <w:t>T</w:t>
      </w:r>
      <w:r w:rsidR="00270EC8" w:rsidRPr="00A92DD6">
        <w:t xml:space="preserve">hese response times will be established in the future through mutual agreement between the </w:t>
      </w:r>
      <w:r w:rsidR="00D47074" w:rsidRPr="00A92DD6">
        <w:t>P</w:t>
      </w:r>
      <w:r w:rsidR="00270EC8" w:rsidRPr="00A92DD6">
        <w:t>arties, ensuring that all specific needs and circumstances are adequately addressed.</w:t>
      </w:r>
    </w:p>
    <w:p w14:paraId="17591DD4" w14:textId="77777777" w:rsidR="00583F86" w:rsidRDefault="00583F86" w:rsidP="00583F86">
      <w:pPr>
        <w:pStyle w:val="Corpsdetexte"/>
        <w:ind w:left="1080"/>
        <w:jc w:val="both"/>
      </w:pPr>
    </w:p>
    <w:p w14:paraId="0AEB5EB6" w14:textId="347F6BD8" w:rsidR="003F3423" w:rsidRPr="00A92DD6" w:rsidRDefault="003F3423" w:rsidP="00583F86">
      <w:pPr>
        <w:pStyle w:val="Corpsdetexte"/>
        <w:ind w:left="1080"/>
        <w:jc w:val="both"/>
      </w:pPr>
      <w:r w:rsidRPr="00A92DD6">
        <w:t>SLA measures the response time for a service request by assessing the time taken for a request to transition from the status “</w:t>
      </w:r>
      <w:r w:rsidR="001925D9" w:rsidRPr="00A92DD6">
        <w:t>Approved</w:t>
      </w:r>
      <w:r w:rsidRPr="00A92DD6">
        <w:t>” to “</w:t>
      </w:r>
      <w:r w:rsidR="004E4B01" w:rsidRPr="00A92DD6">
        <w:t>A</w:t>
      </w:r>
      <w:r w:rsidR="00827EBF" w:rsidRPr="00A92DD6">
        <w:t>cknowledged</w:t>
      </w:r>
      <w:r w:rsidRPr="00A92DD6">
        <w:t xml:space="preserve">”. This SLA is measured </w:t>
      </w:r>
      <w:r w:rsidR="00D8677E" w:rsidRPr="001C3CC3">
        <w:rPr>
          <w:b/>
          <w:bCs/>
        </w:rPr>
        <w:t>annual</w:t>
      </w:r>
      <w:r w:rsidR="006E22D3" w:rsidRPr="001C3CC3">
        <w:rPr>
          <w:b/>
          <w:bCs/>
        </w:rPr>
        <w:t>l</w:t>
      </w:r>
      <w:r w:rsidR="00D8677E" w:rsidRPr="001C3CC3">
        <w:rPr>
          <w:b/>
          <w:bCs/>
        </w:rPr>
        <w:t>y</w:t>
      </w:r>
      <w:r w:rsidRPr="00A92DD6">
        <w:t>.</w:t>
      </w:r>
    </w:p>
    <w:p w14:paraId="10353D7C" w14:textId="50DA181E" w:rsidR="00D8677E" w:rsidRPr="00A92DD6" w:rsidRDefault="00D8677E" w:rsidP="00583F86">
      <w:pPr>
        <w:pStyle w:val="Corpsdetexte"/>
        <w:ind w:left="1080"/>
        <w:jc w:val="both"/>
      </w:pPr>
    </w:p>
    <w:tbl>
      <w:tblPr>
        <w:tblStyle w:val="TableNormal1"/>
        <w:tblW w:w="0" w:type="auto"/>
        <w:tblInd w:w="1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6"/>
        <w:gridCol w:w="2268"/>
        <w:gridCol w:w="1985"/>
        <w:gridCol w:w="1985"/>
      </w:tblGrid>
      <w:tr w:rsidR="00CD4B8E" w:rsidRPr="00A92DD6" w14:paraId="7AEAF061" w14:textId="77777777">
        <w:trPr>
          <w:trHeight w:val="299"/>
        </w:trPr>
        <w:tc>
          <w:tcPr>
            <w:tcW w:w="1586" w:type="dxa"/>
            <w:shd w:val="clear" w:color="auto" w:fill="D9D9D9"/>
          </w:tcPr>
          <w:p w14:paraId="65848647" w14:textId="0D226AE0" w:rsidR="00D8677E" w:rsidRPr="00A92DD6" w:rsidRDefault="003E6234">
            <w:pPr>
              <w:pStyle w:val="TableParagraph"/>
              <w:spacing w:before="42"/>
              <w:ind w:left="10" w:right="2"/>
              <w:jc w:val="center"/>
              <w:rPr>
                <w:b/>
                <w:sz w:val="18"/>
              </w:rPr>
            </w:pPr>
            <w:r w:rsidRPr="00A92DD6">
              <w:rPr>
                <w:b/>
                <w:sz w:val="18"/>
              </w:rPr>
              <w:t>Service Request</w:t>
            </w:r>
            <w:r w:rsidR="00D8677E" w:rsidRPr="00A92DD6">
              <w:rPr>
                <w:b/>
                <w:spacing w:val="-7"/>
                <w:sz w:val="18"/>
              </w:rPr>
              <w:t xml:space="preserve"> </w:t>
            </w:r>
          </w:p>
        </w:tc>
        <w:tc>
          <w:tcPr>
            <w:tcW w:w="2268" w:type="dxa"/>
            <w:shd w:val="clear" w:color="auto" w:fill="D9D9D9"/>
          </w:tcPr>
          <w:p w14:paraId="28202F88" w14:textId="77777777" w:rsidR="00D8677E" w:rsidRPr="00A92DD6" w:rsidRDefault="00D8677E">
            <w:pPr>
              <w:pStyle w:val="TableParagraph"/>
              <w:spacing w:before="42"/>
              <w:ind w:left="10" w:right="5"/>
              <w:jc w:val="center"/>
              <w:rPr>
                <w:b/>
                <w:sz w:val="18"/>
              </w:rPr>
            </w:pPr>
            <w:r w:rsidRPr="00A92DD6">
              <w:rPr>
                <w:b/>
                <w:sz w:val="18"/>
              </w:rPr>
              <w:t>Response</w:t>
            </w:r>
            <w:r w:rsidRPr="00A92DD6">
              <w:rPr>
                <w:b/>
                <w:spacing w:val="-7"/>
                <w:sz w:val="18"/>
              </w:rPr>
              <w:t xml:space="preserve"> </w:t>
            </w:r>
            <w:r w:rsidRPr="00A92DD6">
              <w:rPr>
                <w:b/>
                <w:spacing w:val="-4"/>
                <w:sz w:val="18"/>
              </w:rPr>
              <w:t>Time</w:t>
            </w:r>
          </w:p>
        </w:tc>
        <w:tc>
          <w:tcPr>
            <w:tcW w:w="1985" w:type="dxa"/>
            <w:shd w:val="clear" w:color="auto" w:fill="D9D9D9"/>
          </w:tcPr>
          <w:p w14:paraId="75CC30CC" w14:textId="77777777" w:rsidR="00D8677E" w:rsidRPr="00A92DD6" w:rsidRDefault="00D8677E">
            <w:pPr>
              <w:pStyle w:val="TableParagraph"/>
              <w:spacing w:before="42"/>
              <w:ind w:left="149"/>
              <w:rPr>
                <w:b/>
                <w:sz w:val="18"/>
              </w:rPr>
            </w:pPr>
            <w:del w:id="481" w:author="Vincent Boisclair" w:date="2025-12-12T11:04:00Z" w16du:dateUtc="2025-12-12T16:04:00Z">
              <w:r w:rsidRPr="00A92DD6" w:rsidDel="0038432B">
                <w:rPr>
                  <w:b/>
                  <w:sz w:val="18"/>
                </w:rPr>
                <w:delText>Expected</w:delText>
              </w:r>
              <w:r w:rsidRPr="00A92DD6" w:rsidDel="0038432B">
                <w:rPr>
                  <w:b/>
                  <w:spacing w:val="-5"/>
                  <w:sz w:val="18"/>
                </w:rPr>
                <w:delText xml:space="preserve"> </w:delText>
              </w:r>
            </w:del>
            <w:r w:rsidRPr="00A92DD6">
              <w:rPr>
                <w:b/>
                <w:sz w:val="18"/>
              </w:rPr>
              <w:t>Service</w:t>
            </w:r>
            <w:r w:rsidRPr="00A92DD6">
              <w:rPr>
                <w:b/>
                <w:spacing w:val="-4"/>
                <w:sz w:val="18"/>
              </w:rPr>
              <w:t xml:space="preserve"> </w:t>
            </w:r>
            <w:r w:rsidRPr="00A92DD6">
              <w:rPr>
                <w:b/>
                <w:spacing w:val="-2"/>
                <w:sz w:val="18"/>
              </w:rPr>
              <w:t>Level</w:t>
            </w:r>
          </w:p>
        </w:tc>
        <w:tc>
          <w:tcPr>
            <w:tcW w:w="1985" w:type="dxa"/>
            <w:shd w:val="clear" w:color="auto" w:fill="D9D9D9"/>
          </w:tcPr>
          <w:p w14:paraId="3578EB62" w14:textId="77777777" w:rsidR="00D8677E" w:rsidRPr="00A92DD6" w:rsidRDefault="00D8677E">
            <w:pPr>
              <w:pStyle w:val="TableParagraph"/>
              <w:spacing w:before="42"/>
              <w:ind w:left="149"/>
              <w:rPr>
                <w:b/>
                <w:sz w:val="18"/>
              </w:rPr>
            </w:pPr>
            <w:del w:id="482" w:author="Vincent Boisclair" w:date="2025-12-12T11:04:00Z" w16du:dateUtc="2025-12-12T16:04:00Z">
              <w:r w:rsidRPr="00A92DD6" w:rsidDel="0038432B">
                <w:rPr>
                  <w:b/>
                  <w:sz w:val="18"/>
                </w:rPr>
                <w:delText>Minimum Service Level</w:delText>
              </w:r>
            </w:del>
          </w:p>
        </w:tc>
      </w:tr>
      <w:tr w:rsidR="00CD4B8E" w:rsidRPr="00A92DD6" w14:paraId="53ADD5B3" w14:textId="77777777" w:rsidTr="00197C12">
        <w:trPr>
          <w:trHeight w:val="299"/>
        </w:trPr>
        <w:tc>
          <w:tcPr>
            <w:tcW w:w="1586" w:type="dxa"/>
            <w:vAlign w:val="center"/>
          </w:tcPr>
          <w:p w14:paraId="2214BB04" w14:textId="1C323401" w:rsidR="00D8677E" w:rsidRPr="00A92DD6" w:rsidRDefault="00B039C4" w:rsidP="00197C12">
            <w:pPr>
              <w:pStyle w:val="TableParagraph"/>
              <w:spacing w:before="42"/>
              <w:ind w:left="10"/>
              <w:jc w:val="center"/>
              <w:rPr>
                <w:sz w:val="18"/>
              </w:rPr>
            </w:pPr>
            <w:r w:rsidRPr="00A92DD6">
              <w:rPr>
                <w:sz w:val="18"/>
              </w:rPr>
              <w:t>Service Catalog</w:t>
            </w:r>
          </w:p>
        </w:tc>
        <w:tc>
          <w:tcPr>
            <w:tcW w:w="2268" w:type="dxa"/>
            <w:vAlign w:val="center"/>
          </w:tcPr>
          <w:p w14:paraId="10575303" w14:textId="4D79A0A3" w:rsidR="00D8677E" w:rsidRPr="00A92DD6" w:rsidRDefault="00074641" w:rsidP="00197C12">
            <w:pPr>
              <w:pStyle w:val="TableParagraph"/>
              <w:spacing w:before="42"/>
              <w:ind w:left="10" w:right="3"/>
              <w:jc w:val="center"/>
              <w:rPr>
                <w:sz w:val="18"/>
              </w:rPr>
            </w:pPr>
            <w:r w:rsidRPr="00A92DD6">
              <w:rPr>
                <w:sz w:val="18"/>
              </w:rPr>
              <w:t>1 business day</w:t>
            </w:r>
          </w:p>
        </w:tc>
        <w:tc>
          <w:tcPr>
            <w:tcW w:w="1985" w:type="dxa"/>
            <w:vAlign w:val="center"/>
          </w:tcPr>
          <w:p w14:paraId="0118434E" w14:textId="5DE1CFBA" w:rsidR="00D8677E" w:rsidRPr="00A92DD6" w:rsidRDefault="00AD0220" w:rsidP="00197C12">
            <w:pPr>
              <w:jc w:val="center"/>
              <w:rPr>
                <w:sz w:val="18"/>
              </w:rPr>
            </w:pPr>
            <w:del w:id="483" w:author="Vincent Boisclair" w:date="2025-12-12T11:04:00Z" w16du:dateUtc="2025-12-12T16:04:00Z">
              <w:r w:rsidRPr="00A92DD6" w:rsidDel="0038432B">
                <w:rPr>
                  <w:sz w:val="18"/>
                </w:rPr>
                <w:delText>95</w:delText>
              </w:r>
            </w:del>
            <w:ins w:id="484" w:author="Vincent Boisclair" w:date="2025-12-12T11:04:00Z" w16du:dateUtc="2025-12-12T16:04:00Z">
              <w:r w:rsidR="0038432B">
                <w:rPr>
                  <w:sz w:val="18"/>
                </w:rPr>
                <w:t>90</w:t>
              </w:r>
            </w:ins>
            <w:r w:rsidRPr="00A92DD6">
              <w:rPr>
                <w:sz w:val="18"/>
              </w:rPr>
              <w:t>%</w:t>
            </w:r>
          </w:p>
        </w:tc>
        <w:tc>
          <w:tcPr>
            <w:tcW w:w="1985" w:type="dxa"/>
            <w:vAlign w:val="center"/>
          </w:tcPr>
          <w:p w14:paraId="1ADAB711" w14:textId="2567C6D1" w:rsidR="00D8677E" w:rsidRPr="00A92DD6" w:rsidRDefault="00197C12" w:rsidP="00197C12">
            <w:pPr>
              <w:jc w:val="center"/>
              <w:rPr>
                <w:sz w:val="18"/>
              </w:rPr>
            </w:pPr>
            <w:del w:id="485" w:author="Vincent Boisclair" w:date="2025-12-12T11:04:00Z" w16du:dateUtc="2025-12-12T16:04:00Z">
              <w:r w:rsidRPr="00A92DD6" w:rsidDel="0038432B">
                <w:rPr>
                  <w:sz w:val="18"/>
                </w:rPr>
                <w:delText>75%</w:delText>
              </w:r>
            </w:del>
          </w:p>
        </w:tc>
      </w:tr>
      <w:tr w:rsidR="00D8677E" w:rsidRPr="00A92DD6" w14:paraId="09197437" w14:textId="77777777" w:rsidTr="00197C12">
        <w:trPr>
          <w:trHeight w:val="203"/>
        </w:trPr>
        <w:tc>
          <w:tcPr>
            <w:tcW w:w="1586" w:type="dxa"/>
            <w:vAlign w:val="center"/>
          </w:tcPr>
          <w:p w14:paraId="4EEC2727" w14:textId="3FD95AA8" w:rsidR="00D8677E" w:rsidRPr="00A92DD6" w:rsidRDefault="000B0FC9" w:rsidP="00197C12">
            <w:pPr>
              <w:pStyle w:val="TableParagraph"/>
              <w:spacing w:before="42"/>
              <w:ind w:left="10"/>
              <w:jc w:val="center"/>
              <w:rPr>
                <w:sz w:val="18"/>
              </w:rPr>
            </w:pPr>
            <w:r w:rsidRPr="00A92DD6">
              <w:rPr>
                <w:sz w:val="18"/>
              </w:rPr>
              <w:t>Bank of Hours</w:t>
            </w:r>
          </w:p>
        </w:tc>
        <w:tc>
          <w:tcPr>
            <w:tcW w:w="2268" w:type="dxa"/>
            <w:vAlign w:val="center"/>
          </w:tcPr>
          <w:p w14:paraId="54A6F3B6" w14:textId="05547E7A" w:rsidR="00D8677E" w:rsidRPr="00A92DD6" w:rsidRDefault="00074641" w:rsidP="00197C12">
            <w:pPr>
              <w:jc w:val="center"/>
              <w:rPr>
                <w:sz w:val="18"/>
              </w:rPr>
            </w:pPr>
            <w:r w:rsidRPr="00A92DD6">
              <w:rPr>
                <w:sz w:val="18"/>
              </w:rPr>
              <w:t>2 business day</w:t>
            </w:r>
            <w:r w:rsidR="004E3BCF" w:rsidRPr="00A92DD6">
              <w:rPr>
                <w:sz w:val="18"/>
              </w:rPr>
              <w:t>s</w:t>
            </w:r>
          </w:p>
        </w:tc>
        <w:tc>
          <w:tcPr>
            <w:tcW w:w="1985" w:type="dxa"/>
            <w:vAlign w:val="center"/>
          </w:tcPr>
          <w:p w14:paraId="71D7E250" w14:textId="502E3C56" w:rsidR="00D8677E" w:rsidRPr="00A92DD6" w:rsidRDefault="00AD0220" w:rsidP="00197C12">
            <w:pPr>
              <w:jc w:val="center"/>
              <w:rPr>
                <w:sz w:val="18"/>
              </w:rPr>
            </w:pPr>
            <w:del w:id="486" w:author="Vincent Boisclair" w:date="2025-12-12T11:04:00Z" w16du:dateUtc="2025-12-12T16:04:00Z">
              <w:r w:rsidRPr="00A92DD6" w:rsidDel="0038432B">
                <w:rPr>
                  <w:sz w:val="18"/>
                </w:rPr>
                <w:delText>95</w:delText>
              </w:r>
            </w:del>
            <w:ins w:id="487" w:author="Vincent Boisclair" w:date="2025-12-12T11:04:00Z" w16du:dateUtc="2025-12-12T16:04:00Z">
              <w:r w:rsidR="0038432B">
                <w:rPr>
                  <w:sz w:val="18"/>
                </w:rPr>
                <w:t>90</w:t>
              </w:r>
            </w:ins>
            <w:r w:rsidRPr="00A92DD6">
              <w:rPr>
                <w:sz w:val="18"/>
              </w:rPr>
              <w:t>%</w:t>
            </w:r>
          </w:p>
        </w:tc>
        <w:tc>
          <w:tcPr>
            <w:tcW w:w="1985" w:type="dxa"/>
            <w:vAlign w:val="center"/>
          </w:tcPr>
          <w:p w14:paraId="02120A15" w14:textId="1942FB7F" w:rsidR="00D8677E" w:rsidRPr="00A92DD6" w:rsidRDefault="00197C12" w:rsidP="00197C12">
            <w:pPr>
              <w:pStyle w:val="TableParagraph"/>
              <w:spacing w:before="42"/>
              <w:ind w:left="10" w:right="3"/>
              <w:jc w:val="center"/>
              <w:rPr>
                <w:sz w:val="18"/>
              </w:rPr>
            </w:pPr>
            <w:del w:id="488" w:author="Vincent Boisclair" w:date="2025-12-12T11:04:00Z" w16du:dateUtc="2025-12-12T16:04:00Z">
              <w:r w:rsidRPr="00A92DD6" w:rsidDel="0038432B">
                <w:rPr>
                  <w:sz w:val="18"/>
                </w:rPr>
                <w:delText>75%</w:delText>
              </w:r>
            </w:del>
          </w:p>
        </w:tc>
      </w:tr>
    </w:tbl>
    <w:p w14:paraId="029D1C3A" w14:textId="420D384A" w:rsidR="003F3423" w:rsidRPr="00A92DD6" w:rsidRDefault="003F3423" w:rsidP="00583F86">
      <w:pPr>
        <w:pStyle w:val="Corpsdetexte"/>
        <w:ind w:left="1080"/>
        <w:jc w:val="both"/>
      </w:pPr>
    </w:p>
    <w:p w14:paraId="605081B5" w14:textId="169F6900" w:rsidR="003F3423" w:rsidRDefault="003F3423" w:rsidP="00583F86">
      <w:pPr>
        <w:pStyle w:val="Corpsdetexte"/>
        <w:ind w:left="1080"/>
        <w:jc w:val="both"/>
      </w:pPr>
      <w:r w:rsidRPr="00A92DD6">
        <w:t>SLA Calculation: The number of service requests that meet the “Response Time” target divided by total number of service requests received in the 12-month period.</w:t>
      </w:r>
    </w:p>
    <w:p w14:paraId="1DCE3D0B" w14:textId="77777777" w:rsidR="00583F86" w:rsidRPr="00A92DD6" w:rsidRDefault="00583F86" w:rsidP="00583F86">
      <w:pPr>
        <w:pStyle w:val="Corpsdetexte"/>
        <w:ind w:left="1080"/>
        <w:jc w:val="both"/>
      </w:pPr>
    </w:p>
    <w:p w14:paraId="0A6FC714" w14:textId="0C0898F4" w:rsidR="003538C0" w:rsidRPr="00A92DD6" w:rsidRDefault="003538C0" w:rsidP="00583F86">
      <w:pPr>
        <w:pStyle w:val="Corpsdetexte"/>
        <w:ind w:left="1080"/>
        <w:jc w:val="both"/>
      </w:pPr>
      <w:r w:rsidRPr="00A92DD6">
        <w:t xml:space="preserve">Excusable Time can be deducted from the </w:t>
      </w:r>
      <w:r w:rsidR="0067799F" w:rsidRPr="00A92DD6">
        <w:t xml:space="preserve">response </w:t>
      </w:r>
      <w:r w:rsidRPr="00A92DD6">
        <w:t>time, this includes:</w:t>
      </w:r>
    </w:p>
    <w:p w14:paraId="7D34EDA1" w14:textId="0D45F6B9" w:rsidR="003538C0" w:rsidRPr="00A92DD6" w:rsidRDefault="003538C0" w:rsidP="000A66C3">
      <w:pPr>
        <w:pStyle w:val="Corpsdetexte"/>
        <w:numPr>
          <w:ilvl w:val="0"/>
          <w:numId w:val="212"/>
        </w:numPr>
      </w:pPr>
      <w:r w:rsidRPr="00A92DD6">
        <w:t>Non-business hours</w:t>
      </w:r>
    </w:p>
    <w:p w14:paraId="728D2F7F" w14:textId="0C1F13C8" w:rsidR="003538C0" w:rsidRPr="00A92DD6" w:rsidRDefault="003538C0" w:rsidP="000A66C3">
      <w:pPr>
        <w:pStyle w:val="Corpsdetexte"/>
        <w:numPr>
          <w:ilvl w:val="0"/>
          <w:numId w:val="212"/>
        </w:numPr>
      </w:pPr>
      <w:r w:rsidRPr="00A92DD6">
        <w:t>Time waiting for c</w:t>
      </w:r>
      <w:r w:rsidR="00A54F3A" w:rsidRPr="00A92DD6">
        <w:t>lient</w:t>
      </w:r>
      <w:r w:rsidRPr="00A92DD6">
        <w:t xml:space="preserve"> to provide missing information.</w:t>
      </w:r>
    </w:p>
    <w:p w14:paraId="2D641EA3" w14:textId="5892E0F6" w:rsidR="003538C0" w:rsidRPr="00A92DD6" w:rsidRDefault="003538C0" w:rsidP="000A66C3">
      <w:pPr>
        <w:pStyle w:val="Corpsdetexte"/>
        <w:numPr>
          <w:ilvl w:val="0"/>
          <w:numId w:val="212"/>
        </w:numPr>
      </w:pPr>
      <w:r w:rsidRPr="00A92DD6">
        <w:t xml:space="preserve">Time waiting for </w:t>
      </w:r>
      <w:r w:rsidR="00A54F3A" w:rsidRPr="00A92DD6">
        <w:t>client</w:t>
      </w:r>
      <w:r w:rsidRPr="00A92DD6">
        <w:t xml:space="preserve"> to provide approval if applicable.</w:t>
      </w:r>
    </w:p>
    <w:p w14:paraId="6EA3523D" w14:textId="008FD42A" w:rsidR="003538C0" w:rsidRPr="00A92DD6" w:rsidRDefault="003538C0" w:rsidP="000A66C3">
      <w:pPr>
        <w:pStyle w:val="Corpsdetexte"/>
        <w:numPr>
          <w:ilvl w:val="0"/>
          <w:numId w:val="212"/>
        </w:numPr>
      </w:pPr>
      <w:r w:rsidRPr="00A92DD6">
        <w:t>Time when request is in “On-Hold” state</w:t>
      </w:r>
      <w:r w:rsidR="001D36D3" w:rsidRPr="00A92DD6">
        <w:t>.</w:t>
      </w:r>
    </w:p>
    <w:p w14:paraId="3F0792D9" w14:textId="0A96EF44" w:rsidR="003F3423" w:rsidRPr="00A92DD6" w:rsidRDefault="003F3423" w:rsidP="00583F86">
      <w:pPr>
        <w:pStyle w:val="Corpsdetexte"/>
        <w:ind w:left="1080"/>
        <w:jc w:val="both"/>
      </w:pPr>
    </w:p>
    <w:p w14:paraId="3184C3A4" w14:textId="77777777" w:rsidR="006A6872" w:rsidRPr="00A92DD6" w:rsidRDefault="006A6872" w:rsidP="00583F86">
      <w:pPr>
        <w:pStyle w:val="Corpsdetexte"/>
        <w:ind w:left="1080"/>
        <w:jc w:val="both"/>
      </w:pPr>
    </w:p>
    <w:p w14:paraId="3184C3A5" w14:textId="77777777" w:rsidR="006A6872" w:rsidRPr="00A20060" w:rsidRDefault="00270EC8" w:rsidP="004F4AB9">
      <w:pPr>
        <w:pStyle w:val="Titre4"/>
        <w:numPr>
          <w:ilvl w:val="0"/>
          <w:numId w:val="35"/>
        </w:numPr>
      </w:pPr>
      <w:r w:rsidRPr="00A92DD6">
        <w:t>Service Request Fulfillment</w:t>
      </w:r>
    </w:p>
    <w:p w14:paraId="3184C3A6" w14:textId="77777777" w:rsidR="006A6872" w:rsidRPr="00A92DD6" w:rsidRDefault="006A6872" w:rsidP="004E2EB3">
      <w:pPr>
        <w:pStyle w:val="Corpsdetexte"/>
        <w:ind w:left="1080"/>
        <w:jc w:val="both"/>
      </w:pPr>
    </w:p>
    <w:p w14:paraId="3184C3A7" w14:textId="11567231" w:rsidR="006A6872" w:rsidRPr="00A92DD6" w:rsidRDefault="00270EC8" w:rsidP="004E2EB3">
      <w:pPr>
        <w:pStyle w:val="Corpsdetexte"/>
        <w:ind w:left="1080"/>
        <w:jc w:val="both"/>
      </w:pPr>
      <w:r w:rsidRPr="00A92DD6">
        <w:t>Service</w:t>
      </w:r>
      <w:r w:rsidRPr="004E2EB3">
        <w:t xml:space="preserve"> </w:t>
      </w:r>
      <w:r w:rsidRPr="00A92DD6">
        <w:t>Request</w:t>
      </w:r>
      <w:r w:rsidRPr="004E2EB3">
        <w:t xml:space="preserve"> </w:t>
      </w:r>
      <w:r w:rsidRPr="00A92DD6">
        <w:t>fulfillment</w:t>
      </w:r>
      <w:r w:rsidRPr="004E2EB3">
        <w:t xml:space="preserve"> </w:t>
      </w:r>
      <w:r w:rsidRPr="00A92DD6">
        <w:t>times,</w:t>
      </w:r>
      <w:r w:rsidRPr="004E2EB3">
        <w:t xml:space="preserve"> </w:t>
      </w:r>
      <w:r w:rsidRPr="00A92DD6">
        <w:t>as</w:t>
      </w:r>
      <w:r w:rsidRPr="004E2EB3">
        <w:t xml:space="preserve"> </w:t>
      </w:r>
      <w:r w:rsidRPr="00A92DD6">
        <w:t>outlined</w:t>
      </w:r>
      <w:r w:rsidRPr="004E2EB3">
        <w:t xml:space="preserve"> </w:t>
      </w:r>
      <w:r w:rsidRPr="00A92DD6">
        <w:t>in</w:t>
      </w:r>
      <w:r w:rsidRPr="004E2EB3">
        <w:t xml:space="preserve"> </w:t>
      </w:r>
      <w:r w:rsidRPr="00A92DD6">
        <w:t>the</w:t>
      </w:r>
      <w:r w:rsidRPr="004E2EB3">
        <w:t xml:space="preserve"> </w:t>
      </w:r>
      <w:r w:rsidRPr="00A92DD6">
        <w:t>Operational</w:t>
      </w:r>
      <w:r w:rsidRPr="004E2EB3">
        <w:t xml:space="preserve"> </w:t>
      </w:r>
      <w:r w:rsidRPr="00A92DD6">
        <w:t>Framework,</w:t>
      </w:r>
      <w:r w:rsidRPr="004E2EB3">
        <w:t xml:space="preserve"> </w:t>
      </w:r>
      <w:r w:rsidRPr="00A92DD6">
        <w:t>will</w:t>
      </w:r>
      <w:r w:rsidRPr="004E2EB3">
        <w:t xml:space="preserve"> </w:t>
      </w:r>
      <w:r w:rsidRPr="00A92DD6">
        <w:t>be</w:t>
      </w:r>
      <w:r w:rsidRPr="004E2EB3">
        <w:t xml:space="preserve"> </w:t>
      </w:r>
      <w:r w:rsidRPr="00A92DD6">
        <w:t>evaluated</w:t>
      </w:r>
      <w:r w:rsidRPr="004E2EB3">
        <w:t xml:space="preserve"> </w:t>
      </w:r>
      <w:r w:rsidRPr="00A92DD6">
        <w:t>on</w:t>
      </w:r>
      <w:r w:rsidRPr="004E2EB3">
        <w:t xml:space="preserve"> </w:t>
      </w:r>
      <w:r w:rsidRPr="00A92DD6">
        <w:t>a</w:t>
      </w:r>
      <w:r w:rsidRPr="004E2EB3">
        <w:t xml:space="preserve"> </w:t>
      </w:r>
      <w:r w:rsidRPr="00A92DD6">
        <w:t>case-by-case</w:t>
      </w:r>
      <w:r w:rsidRPr="004E2EB3">
        <w:t xml:space="preserve"> </w:t>
      </w:r>
      <w:r w:rsidRPr="00A92DD6">
        <w:t>basis. These response times will be established in the future through mutual agreement between the</w:t>
      </w:r>
      <w:r w:rsidR="00A32397" w:rsidRPr="00A92DD6">
        <w:t xml:space="preserve"> </w:t>
      </w:r>
      <w:r w:rsidR="000312CD" w:rsidRPr="00A92DD6">
        <w:t>P</w:t>
      </w:r>
      <w:r w:rsidRPr="00A92DD6">
        <w:t>arties, ensuring that all specific needs and circumstances are adequately addressed.</w:t>
      </w:r>
    </w:p>
    <w:p w14:paraId="05B069AC" w14:textId="77777777" w:rsidR="00762609" w:rsidRPr="00A92DD6" w:rsidRDefault="00762609" w:rsidP="004E2EB3">
      <w:pPr>
        <w:pStyle w:val="Corpsdetexte"/>
        <w:ind w:left="1080"/>
        <w:jc w:val="both"/>
      </w:pPr>
    </w:p>
    <w:p w14:paraId="3184C3A8" w14:textId="77777777" w:rsidR="006A6872" w:rsidRPr="00A92DD6" w:rsidRDefault="006A6872" w:rsidP="004E2EB3">
      <w:pPr>
        <w:pStyle w:val="Corpsdetexte"/>
        <w:ind w:left="1080"/>
        <w:jc w:val="both"/>
      </w:pPr>
    </w:p>
    <w:p w14:paraId="3184C3A9" w14:textId="77777777" w:rsidR="006A6872" w:rsidRPr="00A92DD6" w:rsidRDefault="00270EC8" w:rsidP="006D1355">
      <w:pPr>
        <w:pStyle w:val="Titre3"/>
        <w:keepNext w:val="0"/>
        <w:keepLines w:val="0"/>
        <w:numPr>
          <w:ilvl w:val="0"/>
          <w:numId w:val="33"/>
        </w:numPr>
        <w:spacing w:before="0" w:line="259" w:lineRule="auto"/>
        <w:rPr>
          <w:rFonts w:asciiTheme="minorHAnsi" w:eastAsia="Arial Narrow" w:hAnsiTheme="minorHAnsi" w:cstheme="minorHAnsi"/>
          <w:b/>
          <w:color w:val="auto"/>
          <w:sz w:val="20"/>
          <w:szCs w:val="20"/>
        </w:rPr>
      </w:pPr>
      <w:r w:rsidRPr="00A92DD6">
        <w:rPr>
          <w:rFonts w:asciiTheme="minorHAnsi" w:eastAsia="Arial Narrow" w:hAnsiTheme="minorHAnsi" w:cstheme="minorHAnsi"/>
          <w:b/>
          <w:color w:val="auto"/>
          <w:sz w:val="20"/>
          <w:szCs w:val="20"/>
        </w:rPr>
        <w:t>Change Management</w:t>
      </w:r>
    </w:p>
    <w:p w14:paraId="3184C3AA" w14:textId="77777777" w:rsidR="006A6872" w:rsidRPr="004E2EB3" w:rsidRDefault="006A6872" w:rsidP="004E2EB3">
      <w:pPr>
        <w:pStyle w:val="Corpsdetexte"/>
        <w:ind w:left="1080"/>
        <w:jc w:val="both"/>
      </w:pPr>
    </w:p>
    <w:p w14:paraId="3184C3AB" w14:textId="77777777" w:rsidR="006A6872" w:rsidRPr="00A92DD6" w:rsidRDefault="00270EC8" w:rsidP="004F4AB9">
      <w:pPr>
        <w:pStyle w:val="Titre4"/>
        <w:numPr>
          <w:ilvl w:val="0"/>
          <w:numId w:val="213"/>
        </w:numPr>
      </w:pPr>
      <w:r w:rsidRPr="00A92DD6">
        <w:t>Change Success Rate</w:t>
      </w:r>
    </w:p>
    <w:p w14:paraId="3184C3AC" w14:textId="77777777" w:rsidR="006A6872" w:rsidRPr="00A92DD6" w:rsidRDefault="006A6872" w:rsidP="004E2EB3">
      <w:pPr>
        <w:pStyle w:val="Corpsdetexte"/>
        <w:ind w:left="1080"/>
        <w:jc w:val="both"/>
      </w:pPr>
    </w:p>
    <w:p w14:paraId="3184C3AE" w14:textId="426CDDA7" w:rsidR="006A6872" w:rsidRPr="00A92DD6" w:rsidRDefault="005E4C1C" w:rsidP="004E2EB3">
      <w:pPr>
        <w:pStyle w:val="Corpsdetexte"/>
        <w:ind w:left="1080"/>
        <w:jc w:val="both"/>
      </w:pPr>
      <w:r w:rsidRPr="00A92DD6">
        <w:t>SLA</w:t>
      </w:r>
      <w:r w:rsidR="00270EC8" w:rsidRPr="004E2EB3">
        <w:t xml:space="preserve"> </w:t>
      </w:r>
      <w:r w:rsidR="00270EC8" w:rsidRPr="00A92DD6">
        <w:t>measures</w:t>
      </w:r>
      <w:r w:rsidR="00270EC8" w:rsidRPr="004E2EB3">
        <w:t xml:space="preserve"> </w:t>
      </w:r>
      <w:r w:rsidR="00270EC8" w:rsidRPr="00A92DD6">
        <w:t>the</w:t>
      </w:r>
      <w:r w:rsidR="00270EC8" w:rsidRPr="004E2EB3">
        <w:t xml:space="preserve"> </w:t>
      </w:r>
      <w:r w:rsidR="00270EC8" w:rsidRPr="00A92DD6">
        <w:t>percentage</w:t>
      </w:r>
      <w:r w:rsidR="00270EC8" w:rsidRPr="004E2EB3">
        <w:t xml:space="preserve"> </w:t>
      </w:r>
      <w:r w:rsidR="00270EC8" w:rsidRPr="00A92DD6">
        <w:t>of</w:t>
      </w:r>
      <w:r w:rsidR="00270EC8" w:rsidRPr="004E2EB3">
        <w:t xml:space="preserve"> </w:t>
      </w:r>
      <w:r w:rsidR="00270EC8" w:rsidRPr="00A92DD6">
        <w:t>change</w:t>
      </w:r>
      <w:r w:rsidR="00270EC8" w:rsidRPr="004E2EB3">
        <w:t xml:space="preserve"> </w:t>
      </w:r>
      <w:r w:rsidR="00270EC8" w:rsidRPr="00A92DD6">
        <w:t>requests</w:t>
      </w:r>
      <w:r w:rsidR="00F07C21" w:rsidRPr="00A92DD6">
        <w:t xml:space="preserve"> </w:t>
      </w:r>
      <w:r w:rsidR="00270EC8" w:rsidRPr="00A92DD6">
        <w:t>that</w:t>
      </w:r>
      <w:r w:rsidR="00270EC8" w:rsidRPr="004E2EB3">
        <w:t xml:space="preserve"> </w:t>
      </w:r>
      <w:r w:rsidR="00270EC8" w:rsidRPr="00A92DD6">
        <w:t>have</w:t>
      </w:r>
      <w:r w:rsidR="00270EC8" w:rsidRPr="004E2EB3">
        <w:t xml:space="preserve"> </w:t>
      </w:r>
      <w:r w:rsidR="00270EC8" w:rsidRPr="00A92DD6">
        <w:t>been</w:t>
      </w:r>
      <w:r w:rsidR="00270EC8" w:rsidRPr="004E2EB3">
        <w:t xml:space="preserve"> </w:t>
      </w:r>
      <w:r w:rsidR="00270EC8" w:rsidRPr="00A92DD6">
        <w:t>completed</w:t>
      </w:r>
      <w:r w:rsidR="00270EC8" w:rsidRPr="004E2EB3">
        <w:t xml:space="preserve"> </w:t>
      </w:r>
      <w:r w:rsidR="00270EC8" w:rsidRPr="00A92DD6">
        <w:t>successfully, indicated</w:t>
      </w:r>
      <w:r w:rsidR="00270EC8" w:rsidRPr="004E2EB3">
        <w:t xml:space="preserve"> </w:t>
      </w:r>
      <w:r w:rsidR="00270EC8" w:rsidRPr="00A92DD6">
        <w:t>by</w:t>
      </w:r>
      <w:r w:rsidR="00270EC8" w:rsidRPr="004E2EB3">
        <w:t xml:space="preserve"> </w:t>
      </w:r>
      <w:r w:rsidR="00270EC8" w:rsidRPr="00A92DD6">
        <w:t>the</w:t>
      </w:r>
      <w:r w:rsidR="00270EC8" w:rsidRPr="004E2EB3">
        <w:t xml:space="preserve"> </w:t>
      </w:r>
      <w:r w:rsidR="00270EC8" w:rsidRPr="00A92DD6">
        <w:t xml:space="preserve">status </w:t>
      </w:r>
      <w:r w:rsidR="00270EC8" w:rsidRPr="004E2EB3">
        <w:t>of</w:t>
      </w:r>
      <w:r w:rsidR="00F07C21" w:rsidRPr="004E2EB3">
        <w:t xml:space="preserve"> </w:t>
      </w:r>
      <w:r w:rsidR="00270EC8" w:rsidRPr="004E2EB3">
        <w:t>“Successful”.</w:t>
      </w:r>
    </w:p>
    <w:p w14:paraId="3184C3AF" w14:textId="6C662300" w:rsidR="006A6872" w:rsidRPr="004E2EB3" w:rsidDel="00EF22F7" w:rsidRDefault="006A6872" w:rsidP="004E2EB3">
      <w:pPr>
        <w:pStyle w:val="Corpsdetexte"/>
        <w:ind w:left="1080"/>
        <w:jc w:val="both"/>
        <w:rPr>
          <w:del w:id="489" w:author="Vincent Boisclair" w:date="2025-12-12T17:03:00Z" w16du:dateUtc="2025-12-12T22:03:00Z"/>
        </w:rPr>
      </w:pPr>
    </w:p>
    <w:tbl>
      <w:tblPr>
        <w:tblStyle w:val="TableNormal1"/>
        <w:tblW w:w="0" w:type="auto"/>
        <w:tblInd w:w="2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3"/>
        <w:gridCol w:w="2415"/>
      </w:tblGrid>
      <w:tr w:rsidR="00CD4B8E" w:rsidRPr="00A92DD6" w:rsidDel="00EF22F7" w14:paraId="3184C3B2" w14:textId="004E6CF7">
        <w:trPr>
          <w:trHeight w:val="299"/>
          <w:del w:id="490" w:author="Vincent Boisclair" w:date="2025-12-12T17:03:00Z"/>
        </w:trPr>
        <w:tc>
          <w:tcPr>
            <w:tcW w:w="2413" w:type="dxa"/>
            <w:shd w:val="clear" w:color="auto" w:fill="D9D9D9"/>
          </w:tcPr>
          <w:p w14:paraId="3184C3B0" w14:textId="008B0EAD" w:rsidR="006A6872" w:rsidRPr="00A92DD6" w:rsidDel="00EF22F7" w:rsidRDefault="00270EC8" w:rsidP="008B4D5E">
            <w:pPr>
              <w:pStyle w:val="TableParagraph"/>
              <w:spacing w:before="42"/>
              <w:ind w:left="6" w:right="3"/>
              <w:jc w:val="center"/>
              <w:rPr>
                <w:del w:id="491" w:author="Vincent Boisclair" w:date="2025-12-12T17:03:00Z" w16du:dateUtc="2025-12-12T22:03:00Z"/>
                <w:b/>
                <w:sz w:val="18"/>
              </w:rPr>
            </w:pPr>
            <w:del w:id="492" w:author="Vincent Boisclair" w:date="2025-12-12T17:03:00Z" w16du:dateUtc="2025-12-12T22:03:00Z">
              <w:r w:rsidRPr="00A92DD6" w:rsidDel="00EF22F7">
                <w:rPr>
                  <w:b/>
                  <w:sz w:val="18"/>
                </w:rPr>
                <w:delText>Change</w:delText>
              </w:r>
              <w:r w:rsidRPr="00A92DD6" w:rsidDel="00EF22F7">
                <w:rPr>
                  <w:b/>
                  <w:spacing w:val="-4"/>
                  <w:sz w:val="18"/>
                </w:rPr>
                <w:delText xml:space="preserve"> </w:delText>
              </w:r>
              <w:r w:rsidRPr="00A92DD6" w:rsidDel="00EF22F7">
                <w:rPr>
                  <w:b/>
                  <w:sz w:val="18"/>
                </w:rPr>
                <w:delText>Success</w:delText>
              </w:r>
              <w:r w:rsidRPr="00A92DD6" w:rsidDel="00EF22F7">
                <w:rPr>
                  <w:b/>
                  <w:spacing w:val="-3"/>
                  <w:sz w:val="18"/>
                </w:rPr>
                <w:delText xml:space="preserve"> </w:delText>
              </w:r>
              <w:r w:rsidRPr="00A92DD6" w:rsidDel="00EF22F7">
                <w:rPr>
                  <w:b/>
                  <w:spacing w:val="-4"/>
                  <w:sz w:val="18"/>
                </w:rPr>
                <w:delText>Rate</w:delText>
              </w:r>
            </w:del>
          </w:p>
        </w:tc>
        <w:tc>
          <w:tcPr>
            <w:tcW w:w="2415" w:type="dxa"/>
            <w:shd w:val="clear" w:color="auto" w:fill="D9D9D9"/>
          </w:tcPr>
          <w:p w14:paraId="3184C3B1" w14:textId="3D625472" w:rsidR="006A6872" w:rsidRPr="00A92DD6" w:rsidDel="00EF22F7" w:rsidRDefault="00270EC8" w:rsidP="008B4D5E">
            <w:pPr>
              <w:pStyle w:val="TableParagraph"/>
              <w:spacing w:before="42"/>
              <w:ind w:left="6"/>
              <w:jc w:val="center"/>
              <w:rPr>
                <w:del w:id="493" w:author="Vincent Boisclair" w:date="2025-12-12T17:03:00Z" w16du:dateUtc="2025-12-12T22:03:00Z"/>
                <w:b/>
                <w:sz w:val="18"/>
              </w:rPr>
            </w:pPr>
            <w:del w:id="494" w:author="Vincent Boisclair" w:date="2025-12-12T17:03:00Z" w16du:dateUtc="2025-12-12T22:03:00Z">
              <w:r w:rsidRPr="00A92DD6" w:rsidDel="00EF22F7">
                <w:rPr>
                  <w:b/>
                  <w:spacing w:val="-2"/>
                  <w:sz w:val="18"/>
                </w:rPr>
                <w:delText>Period</w:delText>
              </w:r>
            </w:del>
          </w:p>
        </w:tc>
      </w:tr>
      <w:tr w:rsidR="006A6872" w:rsidRPr="00A92DD6" w:rsidDel="00EF22F7" w14:paraId="3184C3B5" w14:textId="3453338D">
        <w:trPr>
          <w:trHeight w:val="301"/>
          <w:del w:id="495" w:author="Vincent Boisclair" w:date="2025-12-12T17:03:00Z"/>
        </w:trPr>
        <w:tc>
          <w:tcPr>
            <w:tcW w:w="2413" w:type="dxa"/>
          </w:tcPr>
          <w:p w14:paraId="3184C3B3" w14:textId="66C0C9F0" w:rsidR="006A6872" w:rsidRPr="00A92DD6" w:rsidDel="00EF22F7" w:rsidRDefault="00270EC8" w:rsidP="008B4D5E">
            <w:pPr>
              <w:pStyle w:val="TableParagraph"/>
              <w:spacing w:before="42"/>
              <w:ind w:left="6"/>
              <w:jc w:val="center"/>
              <w:rPr>
                <w:del w:id="496" w:author="Vincent Boisclair" w:date="2025-12-12T17:03:00Z" w16du:dateUtc="2025-12-12T22:03:00Z"/>
                <w:sz w:val="18"/>
              </w:rPr>
            </w:pPr>
            <w:del w:id="497" w:author="Vincent Boisclair" w:date="2025-12-12T16:57:00Z" w16du:dateUtc="2025-12-12T21:57:00Z">
              <w:r w:rsidRPr="00A92DD6" w:rsidDel="00F9109B">
                <w:rPr>
                  <w:spacing w:val="-5"/>
                  <w:sz w:val="18"/>
                </w:rPr>
                <w:delText>99</w:delText>
              </w:r>
            </w:del>
            <w:del w:id="498" w:author="Vincent Boisclair" w:date="2025-12-12T17:03:00Z" w16du:dateUtc="2025-12-12T22:03:00Z">
              <w:r w:rsidRPr="00A92DD6" w:rsidDel="00EF22F7">
                <w:rPr>
                  <w:spacing w:val="-5"/>
                  <w:sz w:val="18"/>
                </w:rPr>
                <w:delText>%</w:delText>
              </w:r>
            </w:del>
          </w:p>
        </w:tc>
        <w:tc>
          <w:tcPr>
            <w:tcW w:w="2415" w:type="dxa"/>
          </w:tcPr>
          <w:p w14:paraId="3184C3B4" w14:textId="0D0FDB0D" w:rsidR="006A6872" w:rsidRPr="00A92DD6" w:rsidDel="00EF22F7" w:rsidRDefault="00EF5457" w:rsidP="008B4D5E">
            <w:pPr>
              <w:pStyle w:val="TableParagraph"/>
              <w:spacing w:before="42"/>
              <w:ind w:left="6" w:right="5"/>
              <w:jc w:val="center"/>
              <w:rPr>
                <w:del w:id="499" w:author="Vincent Boisclair" w:date="2025-12-12T17:03:00Z" w16du:dateUtc="2025-12-12T22:03:00Z"/>
                <w:bCs/>
                <w:sz w:val="18"/>
              </w:rPr>
            </w:pPr>
            <w:del w:id="500" w:author="Vincent Boisclair" w:date="2025-12-12T17:03:00Z" w16du:dateUtc="2025-12-12T22:03:00Z">
              <w:r w:rsidRPr="00A92DD6" w:rsidDel="00EF22F7">
                <w:rPr>
                  <w:bCs/>
                  <w:spacing w:val="-2"/>
                  <w:sz w:val="18"/>
                </w:rPr>
                <w:delText>Annually</w:delText>
              </w:r>
            </w:del>
          </w:p>
        </w:tc>
      </w:tr>
    </w:tbl>
    <w:p w14:paraId="3184C3B6" w14:textId="77777777" w:rsidR="006A6872" w:rsidRPr="00A92DD6" w:rsidRDefault="006A6872" w:rsidP="004E2EB3">
      <w:pPr>
        <w:pStyle w:val="Corpsdetexte"/>
        <w:ind w:left="1080"/>
        <w:jc w:val="both"/>
      </w:pPr>
    </w:p>
    <w:p w14:paraId="3184C3B8" w14:textId="7787E9AE" w:rsidR="006A6872" w:rsidRPr="00A92DD6" w:rsidRDefault="005E4C1C" w:rsidP="004E2EB3">
      <w:pPr>
        <w:pStyle w:val="Corpsdetexte"/>
        <w:ind w:left="1080"/>
        <w:jc w:val="both"/>
      </w:pPr>
      <w:r w:rsidRPr="00A92DD6">
        <w:t>SLA</w:t>
      </w:r>
      <w:r w:rsidR="00270EC8" w:rsidRPr="004E2EB3">
        <w:t xml:space="preserve"> </w:t>
      </w:r>
      <w:r w:rsidR="00270EC8" w:rsidRPr="00A92DD6">
        <w:t>Calculation:</w:t>
      </w:r>
      <w:r w:rsidR="00270EC8" w:rsidRPr="004E2EB3">
        <w:t xml:space="preserve"> </w:t>
      </w:r>
      <w:r w:rsidR="00270EC8" w:rsidRPr="00A92DD6">
        <w:t>The</w:t>
      </w:r>
      <w:r w:rsidR="00270EC8" w:rsidRPr="004E2EB3">
        <w:t xml:space="preserve"> </w:t>
      </w:r>
      <w:r w:rsidR="00270EC8" w:rsidRPr="00A92DD6">
        <w:t>Success</w:t>
      </w:r>
      <w:r w:rsidR="00270EC8" w:rsidRPr="004E2EB3">
        <w:t xml:space="preserve"> </w:t>
      </w:r>
      <w:r w:rsidR="00270EC8" w:rsidRPr="00A92DD6">
        <w:t>rate</w:t>
      </w:r>
      <w:r w:rsidR="00270EC8" w:rsidRPr="004E2EB3">
        <w:t xml:space="preserve"> </w:t>
      </w:r>
      <w:r w:rsidR="00270EC8" w:rsidRPr="00A92DD6">
        <w:t>is</w:t>
      </w:r>
      <w:r w:rsidR="00270EC8" w:rsidRPr="004E2EB3">
        <w:t xml:space="preserve"> </w:t>
      </w:r>
      <w:r w:rsidR="00270EC8" w:rsidRPr="00A92DD6">
        <w:t>calculated</w:t>
      </w:r>
      <w:r w:rsidR="00270EC8" w:rsidRPr="004E2EB3">
        <w:t xml:space="preserve"> </w:t>
      </w:r>
      <w:r w:rsidR="00270EC8" w:rsidRPr="00A92DD6">
        <w:t>by</w:t>
      </w:r>
      <w:r w:rsidR="00270EC8" w:rsidRPr="004E2EB3">
        <w:t xml:space="preserve"> </w:t>
      </w:r>
      <w:r w:rsidR="00270EC8" w:rsidRPr="00A92DD6">
        <w:t>the</w:t>
      </w:r>
      <w:r w:rsidR="00270EC8" w:rsidRPr="004E2EB3">
        <w:t xml:space="preserve"> </w:t>
      </w:r>
      <w:r w:rsidR="00270EC8" w:rsidRPr="00A92DD6">
        <w:t>number</w:t>
      </w:r>
      <w:r w:rsidR="00270EC8" w:rsidRPr="004E2EB3">
        <w:t xml:space="preserve"> </w:t>
      </w:r>
      <w:r w:rsidR="00270EC8" w:rsidRPr="00A92DD6">
        <w:t>of</w:t>
      </w:r>
      <w:r w:rsidR="00270EC8" w:rsidRPr="004E2EB3">
        <w:t xml:space="preserve"> </w:t>
      </w:r>
      <w:r w:rsidR="00270EC8" w:rsidRPr="00A92DD6">
        <w:t>changes</w:t>
      </w:r>
      <w:r w:rsidR="00270EC8" w:rsidRPr="004E2EB3">
        <w:t xml:space="preserve"> </w:t>
      </w:r>
      <w:r w:rsidR="00270EC8" w:rsidRPr="00A92DD6">
        <w:t>with</w:t>
      </w:r>
      <w:r w:rsidR="00270EC8" w:rsidRPr="004E2EB3">
        <w:t xml:space="preserve"> </w:t>
      </w:r>
      <w:r w:rsidR="00270EC8" w:rsidRPr="00A92DD6">
        <w:t>“Successful”</w:t>
      </w:r>
      <w:r w:rsidR="00270EC8" w:rsidRPr="004E2EB3">
        <w:t xml:space="preserve"> </w:t>
      </w:r>
      <w:r w:rsidR="00270EC8" w:rsidRPr="00A92DD6">
        <w:t>status</w:t>
      </w:r>
      <w:r w:rsidR="00270EC8" w:rsidRPr="004E2EB3">
        <w:t xml:space="preserve"> </w:t>
      </w:r>
      <w:r w:rsidR="00270EC8" w:rsidRPr="00A92DD6">
        <w:t>divided</w:t>
      </w:r>
      <w:r w:rsidR="00270EC8" w:rsidRPr="004E2EB3">
        <w:t xml:space="preserve"> </w:t>
      </w:r>
      <w:r w:rsidR="00270EC8" w:rsidRPr="00A92DD6">
        <w:t>by</w:t>
      </w:r>
      <w:r w:rsidR="00270EC8" w:rsidRPr="004E2EB3">
        <w:t xml:space="preserve"> total</w:t>
      </w:r>
      <w:r w:rsidR="009D6448" w:rsidRPr="00A92DD6">
        <w:t xml:space="preserve"> </w:t>
      </w:r>
      <w:r w:rsidR="00270EC8" w:rsidRPr="00A92DD6">
        <w:t>number</w:t>
      </w:r>
      <w:r w:rsidR="00270EC8" w:rsidRPr="004E2EB3">
        <w:t xml:space="preserve"> </w:t>
      </w:r>
      <w:r w:rsidR="00270EC8" w:rsidRPr="00A92DD6">
        <w:t>of</w:t>
      </w:r>
      <w:r w:rsidR="00270EC8" w:rsidRPr="004E2EB3">
        <w:t xml:space="preserve"> </w:t>
      </w:r>
      <w:r w:rsidR="00270EC8" w:rsidRPr="00A92DD6">
        <w:t>changes,</w:t>
      </w:r>
      <w:r w:rsidR="00270EC8" w:rsidRPr="004E2EB3">
        <w:t xml:space="preserve"> </w:t>
      </w:r>
      <w:r w:rsidR="00270EC8" w:rsidRPr="00A92DD6">
        <w:t>excluding</w:t>
      </w:r>
      <w:r w:rsidR="00270EC8" w:rsidRPr="004E2EB3">
        <w:t xml:space="preserve"> </w:t>
      </w:r>
      <w:r w:rsidR="00270EC8" w:rsidRPr="00A92DD6">
        <w:t>“Cancelled”</w:t>
      </w:r>
      <w:r w:rsidR="00270EC8" w:rsidRPr="004E2EB3">
        <w:t xml:space="preserve"> status.</w:t>
      </w:r>
      <w:ins w:id="501" w:author="Vincent Boisclair" w:date="2025-12-12T17:03:00Z" w16du:dateUtc="2025-12-12T22:03:00Z">
        <w:r w:rsidR="00EF22F7">
          <w:t xml:space="preserve">  This is measured </w:t>
        </w:r>
        <w:r w:rsidR="00EF22F7" w:rsidRPr="00EF22F7">
          <w:rPr>
            <w:b/>
            <w:spacing w:val="-2"/>
            <w:sz w:val="18"/>
          </w:rPr>
          <w:t>annually</w:t>
        </w:r>
        <w:r w:rsidR="00EF22F7">
          <w:t>.</w:t>
        </w:r>
      </w:ins>
    </w:p>
    <w:p w14:paraId="3184C3B9" w14:textId="77777777" w:rsidR="006A6872" w:rsidRPr="00A92DD6" w:rsidRDefault="006A6872" w:rsidP="004E2EB3">
      <w:pPr>
        <w:pStyle w:val="Corpsdetexte"/>
        <w:ind w:left="1080"/>
        <w:jc w:val="both"/>
      </w:pPr>
    </w:p>
    <w:p w14:paraId="3184C3BD" w14:textId="77777777" w:rsidR="006A6872" w:rsidRPr="004E2EB3" w:rsidRDefault="006A6872" w:rsidP="004E2EB3">
      <w:pPr>
        <w:pStyle w:val="Corpsdetexte"/>
        <w:ind w:left="1080"/>
        <w:jc w:val="both"/>
      </w:pPr>
    </w:p>
    <w:tbl>
      <w:tblPr>
        <w:tblStyle w:val="TableNormal1"/>
        <w:tblW w:w="86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65"/>
        <w:gridCol w:w="1584"/>
        <w:gridCol w:w="2160"/>
        <w:gridCol w:w="1584"/>
      </w:tblGrid>
      <w:tr w:rsidR="00EF22F7" w:rsidRPr="00A92DD6" w14:paraId="3184C3C1" w14:textId="778A9C74" w:rsidTr="006B4C2B">
        <w:trPr>
          <w:trHeight w:val="299"/>
          <w:jc w:val="center"/>
        </w:trPr>
        <w:tc>
          <w:tcPr>
            <w:tcW w:w="3365" w:type="dxa"/>
            <w:shd w:val="clear" w:color="auto" w:fill="D9D9D9"/>
          </w:tcPr>
          <w:p w14:paraId="3184C3BE" w14:textId="77777777" w:rsidR="00EF22F7" w:rsidRPr="00A92DD6" w:rsidRDefault="00EF22F7" w:rsidP="00EF22F7">
            <w:pPr>
              <w:pStyle w:val="TableParagraph"/>
              <w:spacing w:before="42"/>
              <w:ind w:left="9" w:right="2"/>
              <w:rPr>
                <w:b/>
                <w:sz w:val="18"/>
              </w:rPr>
            </w:pPr>
            <w:r w:rsidRPr="00A92DD6">
              <w:rPr>
                <w:b/>
                <w:sz w:val="18"/>
              </w:rPr>
              <w:t>Change</w:t>
            </w:r>
            <w:r w:rsidRPr="00A92DD6">
              <w:rPr>
                <w:b/>
                <w:spacing w:val="-2"/>
                <w:sz w:val="18"/>
              </w:rPr>
              <w:t xml:space="preserve"> </w:t>
            </w:r>
            <w:r w:rsidRPr="00A92DD6">
              <w:rPr>
                <w:b/>
                <w:spacing w:val="-4"/>
                <w:sz w:val="18"/>
              </w:rPr>
              <w:t>Type</w:t>
            </w:r>
          </w:p>
        </w:tc>
        <w:tc>
          <w:tcPr>
            <w:tcW w:w="1584" w:type="dxa"/>
            <w:shd w:val="clear" w:color="auto" w:fill="D9D9D9"/>
          </w:tcPr>
          <w:p w14:paraId="3184C3BF" w14:textId="77777777" w:rsidR="00EF22F7" w:rsidRPr="00A92DD6" w:rsidRDefault="00EF22F7" w:rsidP="00EF22F7">
            <w:pPr>
              <w:pStyle w:val="TableParagraph"/>
              <w:spacing w:before="42"/>
              <w:ind w:left="4" w:right="1"/>
              <w:jc w:val="center"/>
              <w:rPr>
                <w:b/>
                <w:sz w:val="18"/>
              </w:rPr>
            </w:pPr>
            <w:r w:rsidRPr="00A92DD6">
              <w:rPr>
                <w:b/>
                <w:spacing w:val="-2"/>
                <w:sz w:val="18"/>
              </w:rPr>
              <w:t>Preparation</w:t>
            </w:r>
          </w:p>
        </w:tc>
        <w:tc>
          <w:tcPr>
            <w:tcW w:w="2160" w:type="dxa"/>
            <w:shd w:val="clear" w:color="auto" w:fill="D9D9D9"/>
          </w:tcPr>
          <w:p w14:paraId="3184C3C0" w14:textId="77777777" w:rsidR="00EF22F7" w:rsidRPr="00A92DD6" w:rsidRDefault="00EF22F7" w:rsidP="00EF22F7">
            <w:pPr>
              <w:pStyle w:val="TableParagraph"/>
              <w:spacing w:before="1"/>
              <w:jc w:val="center"/>
              <w:rPr>
                <w:b/>
                <w:sz w:val="18"/>
              </w:rPr>
            </w:pPr>
            <w:r w:rsidRPr="00A92DD6">
              <w:rPr>
                <w:b/>
                <w:spacing w:val="-2"/>
                <w:sz w:val="18"/>
              </w:rPr>
              <w:t>Execution</w:t>
            </w:r>
          </w:p>
        </w:tc>
        <w:tc>
          <w:tcPr>
            <w:tcW w:w="1584" w:type="dxa"/>
            <w:shd w:val="clear" w:color="auto" w:fill="D9D9D9" w:themeFill="background1" w:themeFillShade="D9"/>
          </w:tcPr>
          <w:p w14:paraId="1BA0FD30" w14:textId="2EB2D040" w:rsidR="00EF22F7" w:rsidRPr="00A92DD6" w:rsidRDefault="00000B04" w:rsidP="00EF22F7">
            <w:pPr>
              <w:pStyle w:val="TableParagraph"/>
              <w:spacing w:before="1"/>
              <w:jc w:val="center"/>
              <w:rPr>
                <w:b/>
                <w:spacing w:val="-2"/>
                <w:sz w:val="18"/>
              </w:rPr>
            </w:pPr>
            <w:ins w:id="502" w:author="Vincent Boisclair" w:date="2025-12-12T17:05:00Z" w16du:dateUtc="2025-12-12T22:05:00Z">
              <w:r>
                <w:rPr>
                  <w:b/>
                  <w:spacing w:val="-2"/>
                  <w:sz w:val="18"/>
                </w:rPr>
                <w:t>Service Level</w:t>
              </w:r>
            </w:ins>
          </w:p>
        </w:tc>
      </w:tr>
      <w:tr w:rsidR="00EF22F7" w:rsidRPr="00A92DD6" w14:paraId="3184C3C5" w14:textId="0F5858AC" w:rsidTr="006B4C2B">
        <w:trPr>
          <w:trHeight w:val="302"/>
          <w:jc w:val="center"/>
        </w:trPr>
        <w:tc>
          <w:tcPr>
            <w:tcW w:w="3365" w:type="dxa"/>
          </w:tcPr>
          <w:p w14:paraId="3184C3C2" w14:textId="77777777" w:rsidR="00EF22F7" w:rsidRPr="00A92DD6" w:rsidRDefault="00EF22F7" w:rsidP="00EF22F7">
            <w:pPr>
              <w:pStyle w:val="TableParagraph"/>
              <w:spacing w:before="42"/>
              <w:ind w:left="9" w:right="4"/>
              <w:rPr>
                <w:sz w:val="18"/>
              </w:rPr>
            </w:pPr>
            <w:r w:rsidRPr="00A92DD6">
              <w:rPr>
                <w:sz w:val="18"/>
              </w:rPr>
              <w:t>Resulting</w:t>
            </w:r>
            <w:r w:rsidRPr="00A92DD6">
              <w:rPr>
                <w:spacing w:val="-4"/>
                <w:sz w:val="18"/>
              </w:rPr>
              <w:t xml:space="preserve"> </w:t>
            </w:r>
            <w:r w:rsidRPr="00A92DD6">
              <w:rPr>
                <w:sz w:val="18"/>
              </w:rPr>
              <w:t>from</w:t>
            </w:r>
            <w:r w:rsidRPr="00A92DD6">
              <w:rPr>
                <w:spacing w:val="-2"/>
                <w:sz w:val="18"/>
              </w:rPr>
              <w:t xml:space="preserve"> </w:t>
            </w:r>
            <w:r w:rsidRPr="00A92DD6">
              <w:rPr>
                <w:sz w:val="18"/>
              </w:rPr>
              <w:t>P1</w:t>
            </w:r>
            <w:r w:rsidRPr="00A92DD6">
              <w:rPr>
                <w:spacing w:val="-3"/>
                <w:sz w:val="18"/>
              </w:rPr>
              <w:t xml:space="preserve"> </w:t>
            </w:r>
            <w:r w:rsidRPr="00A92DD6">
              <w:rPr>
                <w:sz w:val="18"/>
              </w:rPr>
              <w:t>or</w:t>
            </w:r>
            <w:r w:rsidRPr="00A92DD6">
              <w:rPr>
                <w:spacing w:val="-2"/>
                <w:sz w:val="18"/>
              </w:rPr>
              <w:t xml:space="preserve"> </w:t>
            </w:r>
            <w:r w:rsidRPr="00A92DD6">
              <w:rPr>
                <w:sz w:val="18"/>
              </w:rPr>
              <w:t>P2</w:t>
            </w:r>
            <w:r w:rsidRPr="00A92DD6">
              <w:rPr>
                <w:spacing w:val="-3"/>
                <w:sz w:val="18"/>
              </w:rPr>
              <w:t xml:space="preserve"> </w:t>
            </w:r>
            <w:r w:rsidRPr="00A92DD6">
              <w:rPr>
                <w:spacing w:val="-2"/>
                <w:sz w:val="18"/>
              </w:rPr>
              <w:t>incident</w:t>
            </w:r>
          </w:p>
        </w:tc>
        <w:tc>
          <w:tcPr>
            <w:tcW w:w="1584" w:type="dxa"/>
          </w:tcPr>
          <w:p w14:paraId="3184C3C3" w14:textId="77777777" w:rsidR="00EF22F7" w:rsidRPr="00A92DD6" w:rsidRDefault="00EF22F7" w:rsidP="00EF22F7">
            <w:pPr>
              <w:pStyle w:val="TableParagraph"/>
              <w:spacing w:before="42"/>
              <w:ind w:left="4" w:right="1"/>
              <w:jc w:val="center"/>
              <w:rPr>
                <w:sz w:val="18"/>
              </w:rPr>
            </w:pPr>
            <w:r w:rsidRPr="00A92DD6">
              <w:rPr>
                <w:spacing w:val="-2"/>
                <w:sz w:val="18"/>
              </w:rPr>
              <w:t>24/7/365</w:t>
            </w:r>
          </w:p>
        </w:tc>
        <w:tc>
          <w:tcPr>
            <w:tcW w:w="2160" w:type="dxa"/>
          </w:tcPr>
          <w:p w14:paraId="3184C3C4" w14:textId="77777777" w:rsidR="00EF22F7" w:rsidRPr="00A92DD6" w:rsidRDefault="00EF22F7" w:rsidP="00EF22F7">
            <w:pPr>
              <w:pStyle w:val="TableParagraph"/>
              <w:spacing w:before="42"/>
              <w:jc w:val="center"/>
              <w:rPr>
                <w:sz w:val="18"/>
              </w:rPr>
            </w:pPr>
            <w:r w:rsidRPr="00A92DD6">
              <w:rPr>
                <w:spacing w:val="-2"/>
                <w:sz w:val="18"/>
              </w:rPr>
              <w:t>24/7/365</w:t>
            </w:r>
          </w:p>
        </w:tc>
        <w:tc>
          <w:tcPr>
            <w:tcW w:w="1584" w:type="dxa"/>
          </w:tcPr>
          <w:p w14:paraId="4B4E6572" w14:textId="54155DFC" w:rsidR="00EF22F7" w:rsidRPr="00A92DD6" w:rsidRDefault="00000B04" w:rsidP="00EF22F7">
            <w:pPr>
              <w:pStyle w:val="TableParagraph"/>
              <w:spacing w:before="42"/>
              <w:jc w:val="center"/>
              <w:rPr>
                <w:spacing w:val="-2"/>
                <w:sz w:val="18"/>
              </w:rPr>
            </w:pPr>
            <w:ins w:id="503" w:author="Vincent Boisclair" w:date="2025-12-12T17:05:00Z" w16du:dateUtc="2025-12-12T22:05:00Z">
              <w:r>
                <w:rPr>
                  <w:spacing w:val="-2"/>
                  <w:sz w:val="18"/>
                </w:rPr>
                <w:t>90%</w:t>
              </w:r>
            </w:ins>
          </w:p>
        </w:tc>
      </w:tr>
      <w:tr w:rsidR="00000B04" w:rsidRPr="00A92DD6" w14:paraId="3184C3C9" w14:textId="66B7538A" w:rsidTr="006B4C2B">
        <w:trPr>
          <w:trHeight w:val="299"/>
          <w:jc w:val="center"/>
        </w:trPr>
        <w:tc>
          <w:tcPr>
            <w:tcW w:w="3365" w:type="dxa"/>
          </w:tcPr>
          <w:p w14:paraId="3184C3C6" w14:textId="3F7567A3" w:rsidR="00000B04" w:rsidRPr="00A92DD6" w:rsidRDefault="00000B04" w:rsidP="00000B04">
            <w:pPr>
              <w:pStyle w:val="TableParagraph"/>
              <w:spacing w:before="39"/>
              <w:ind w:left="9" w:right="3"/>
              <w:rPr>
                <w:sz w:val="18"/>
              </w:rPr>
            </w:pPr>
            <w:r w:rsidRPr="00A92DD6">
              <w:rPr>
                <w:sz w:val="18"/>
              </w:rPr>
              <w:t>Production</w:t>
            </w:r>
            <w:r w:rsidRPr="00A92DD6">
              <w:rPr>
                <w:spacing w:val="-5"/>
                <w:sz w:val="18"/>
              </w:rPr>
              <w:t xml:space="preserve"> </w:t>
            </w:r>
            <w:r w:rsidRPr="00A92DD6">
              <w:rPr>
                <w:sz w:val="18"/>
              </w:rPr>
              <w:t>Systems</w:t>
            </w:r>
          </w:p>
        </w:tc>
        <w:tc>
          <w:tcPr>
            <w:tcW w:w="1584" w:type="dxa"/>
          </w:tcPr>
          <w:p w14:paraId="3184C3C7" w14:textId="5657ACEB" w:rsidR="00000B04" w:rsidRPr="00A92DD6" w:rsidRDefault="00000B04" w:rsidP="00000B04">
            <w:pPr>
              <w:pStyle w:val="TableParagraph"/>
              <w:spacing w:before="39"/>
              <w:ind w:left="4"/>
              <w:jc w:val="center"/>
              <w:rPr>
                <w:sz w:val="18"/>
              </w:rPr>
            </w:pPr>
            <w:r w:rsidRPr="00A92DD6">
              <w:rPr>
                <w:sz w:val="18"/>
              </w:rPr>
              <w:t>Business</w:t>
            </w:r>
            <w:r w:rsidRPr="00A92DD6">
              <w:rPr>
                <w:spacing w:val="-7"/>
                <w:sz w:val="18"/>
              </w:rPr>
              <w:t xml:space="preserve"> h</w:t>
            </w:r>
            <w:r w:rsidRPr="00A92DD6">
              <w:rPr>
                <w:spacing w:val="-2"/>
                <w:sz w:val="18"/>
              </w:rPr>
              <w:t>ours</w:t>
            </w:r>
          </w:p>
        </w:tc>
        <w:tc>
          <w:tcPr>
            <w:tcW w:w="2160" w:type="dxa"/>
          </w:tcPr>
          <w:p w14:paraId="3184C3C8" w14:textId="7EBF5192" w:rsidR="00000B04" w:rsidRPr="00A92DD6" w:rsidRDefault="00000B04" w:rsidP="00000B04">
            <w:pPr>
              <w:pStyle w:val="TableParagraph"/>
              <w:spacing w:before="39"/>
              <w:jc w:val="center"/>
              <w:rPr>
                <w:sz w:val="18"/>
              </w:rPr>
            </w:pPr>
            <w:r w:rsidRPr="00A92DD6">
              <w:rPr>
                <w:sz w:val="18"/>
              </w:rPr>
              <w:t>24/7/365</w:t>
            </w:r>
          </w:p>
        </w:tc>
        <w:tc>
          <w:tcPr>
            <w:tcW w:w="1584" w:type="dxa"/>
          </w:tcPr>
          <w:p w14:paraId="220CD3EA" w14:textId="31989BF7" w:rsidR="00000B04" w:rsidRPr="00A92DD6" w:rsidRDefault="00000B04" w:rsidP="00000B04">
            <w:pPr>
              <w:pStyle w:val="TableParagraph"/>
              <w:spacing w:before="39"/>
              <w:jc w:val="center"/>
              <w:rPr>
                <w:sz w:val="18"/>
              </w:rPr>
            </w:pPr>
            <w:ins w:id="504" w:author="Vincent Boisclair" w:date="2025-12-12T17:06:00Z" w16du:dateUtc="2025-12-12T22:06:00Z">
              <w:r>
                <w:rPr>
                  <w:spacing w:val="-2"/>
                  <w:sz w:val="18"/>
                </w:rPr>
                <w:t>90%</w:t>
              </w:r>
            </w:ins>
          </w:p>
        </w:tc>
      </w:tr>
      <w:tr w:rsidR="00000B04" w:rsidRPr="00A92DD6" w14:paraId="3184C3CD" w14:textId="2650A26E" w:rsidTr="006B4C2B">
        <w:trPr>
          <w:trHeight w:val="299"/>
          <w:jc w:val="center"/>
        </w:trPr>
        <w:tc>
          <w:tcPr>
            <w:tcW w:w="3365" w:type="dxa"/>
          </w:tcPr>
          <w:p w14:paraId="3184C3CA" w14:textId="77777777" w:rsidR="00000B04" w:rsidRPr="00A92DD6" w:rsidRDefault="00000B04" w:rsidP="00000B04">
            <w:pPr>
              <w:pStyle w:val="TableParagraph"/>
              <w:spacing w:before="39"/>
              <w:ind w:left="9"/>
              <w:rPr>
                <w:sz w:val="18"/>
              </w:rPr>
            </w:pPr>
            <w:r w:rsidRPr="00A92DD6">
              <w:rPr>
                <w:sz w:val="18"/>
              </w:rPr>
              <w:t>Non-Production</w:t>
            </w:r>
            <w:r w:rsidRPr="00A92DD6">
              <w:rPr>
                <w:spacing w:val="-9"/>
                <w:sz w:val="18"/>
              </w:rPr>
              <w:t xml:space="preserve"> </w:t>
            </w:r>
            <w:r w:rsidRPr="00A92DD6">
              <w:rPr>
                <w:sz w:val="18"/>
              </w:rPr>
              <w:t>Systems</w:t>
            </w:r>
            <w:r w:rsidRPr="00A92DD6">
              <w:rPr>
                <w:spacing w:val="-9"/>
                <w:sz w:val="18"/>
              </w:rPr>
              <w:t xml:space="preserve"> </w:t>
            </w:r>
            <w:r w:rsidRPr="00A92DD6">
              <w:rPr>
                <w:sz w:val="18"/>
              </w:rPr>
              <w:t>with</w:t>
            </w:r>
            <w:r w:rsidRPr="00A92DD6">
              <w:rPr>
                <w:spacing w:val="-9"/>
                <w:sz w:val="18"/>
              </w:rPr>
              <w:t xml:space="preserve"> </w:t>
            </w:r>
            <w:r w:rsidRPr="00A92DD6">
              <w:rPr>
                <w:spacing w:val="-2"/>
                <w:sz w:val="18"/>
              </w:rPr>
              <w:t>Downtime</w:t>
            </w:r>
          </w:p>
        </w:tc>
        <w:tc>
          <w:tcPr>
            <w:tcW w:w="1584" w:type="dxa"/>
          </w:tcPr>
          <w:p w14:paraId="3184C3CB" w14:textId="4E1D309F" w:rsidR="00000B04" w:rsidRPr="00A92DD6" w:rsidRDefault="00000B04" w:rsidP="00000B04">
            <w:pPr>
              <w:pStyle w:val="TableParagraph"/>
              <w:spacing w:before="0" w:line="219" w:lineRule="exact"/>
              <w:ind w:left="4"/>
              <w:jc w:val="center"/>
              <w:rPr>
                <w:sz w:val="18"/>
              </w:rPr>
            </w:pPr>
            <w:r w:rsidRPr="00A92DD6">
              <w:rPr>
                <w:sz w:val="18"/>
              </w:rPr>
              <w:t>Business</w:t>
            </w:r>
            <w:r w:rsidRPr="00A92DD6">
              <w:rPr>
                <w:spacing w:val="-7"/>
                <w:sz w:val="18"/>
              </w:rPr>
              <w:t xml:space="preserve"> </w:t>
            </w:r>
            <w:r w:rsidRPr="00A92DD6">
              <w:rPr>
                <w:spacing w:val="-2"/>
                <w:sz w:val="18"/>
              </w:rPr>
              <w:t>hours</w:t>
            </w:r>
          </w:p>
        </w:tc>
        <w:tc>
          <w:tcPr>
            <w:tcW w:w="2160" w:type="dxa"/>
          </w:tcPr>
          <w:p w14:paraId="3184C3CC" w14:textId="12821F95" w:rsidR="00000B04" w:rsidRPr="00A92DD6" w:rsidRDefault="00000B04" w:rsidP="00000B04">
            <w:pPr>
              <w:pStyle w:val="TableParagraph"/>
              <w:spacing w:before="39"/>
              <w:jc w:val="center"/>
              <w:rPr>
                <w:sz w:val="18"/>
              </w:rPr>
            </w:pPr>
            <w:r w:rsidRPr="00A92DD6">
              <w:rPr>
                <w:spacing w:val="-2"/>
                <w:sz w:val="18"/>
              </w:rPr>
              <w:t>Monday to Friday, 24 hours</w:t>
            </w:r>
          </w:p>
        </w:tc>
        <w:tc>
          <w:tcPr>
            <w:tcW w:w="1584" w:type="dxa"/>
          </w:tcPr>
          <w:p w14:paraId="7E7417E5" w14:textId="775BC0A4" w:rsidR="00000B04" w:rsidRPr="00A92DD6" w:rsidRDefault="00000B04" w:rsidP="00000B04">
            <w:pPr>
              <w:pStyle w:val="TableParagraph"/>
              <w:spacing w:before="39"/>
              <w:jc w:val="center"/>
              <w:rPr>
                <w:spacing w:val="-2"/>
                <w:sz w:val="18"/>
              </w:rPr>
            </w:pPr>
            <w:ins w:id="505" w:author="Vincent Boisclair" w:date="2025-12-12T17:06:00Z" w16du:dateUtc="2025-12-12T22:06:00Z">
              <w:r>
                <w:rPr>
                  <w:spacing w:val="-2"/>
                  <w:sz w:val="18"/>
                </w:rPr>
                <w:t>N/A</w:t>
              </w:r>
            </w:ins>
          </w:p>
        </w:tc>
      </w:tr>
      <w:tr w:rsidR="00000B04" w:rsidRPr="00A92DD6" w14:paraId="3184C3D1" w14:textId="79AC41CA" w:rsidTr="006B4C2B">
        <w:trPr>
          <w:trHeight w:val="299"/>
          <w:jc w:val="center"/>
        </w:trPr>
        <w:tc>
          <w:tcPr>
            <w:tcW w:w="3365" w:type="dxa"/>
          </w:tcPr>
          <w:p w14:paraId="3184C3CE" w14:textId="77777777" w:rsidR="00000B04" w:rsidRPr="00A92DD6" w:rsidRDefault="00000B04" w:rsidP="00000B04">
            <w:pPr>
              <w:pStyle w:val="TableParagraph"/>
              <w:spacing w:before="39"/>
              <w:ind w:left="9" w:right="5"/>
              <w:rPr>
                <w:sz w:val="18"/>
              </w:rPr>
            </w:pPr>
            <w:r w:rsidRPr="00A92DD6">
              <w:rPr>
                <w:sz w:val="18"/>
              </w:rPr>
              <w:t>Non-Production</w:t>
            </w:r>
            <w:r w:rsidRPr="00A92DD6">
              <w:rPr>
                <w:spacing w:val="-10"/>
                <w:sz w:val="18"/>
              </w:rPr>
              <w:t xml:space="preserve"> </w:t>
            </w:r>
            <w:r w:rsidRPr="00A92DD6">
              <w:rPr>
                <w:sz w:val="18"/>
              </w:rPr>
              <w:t>Systems</w:t>
            </w:r>
            <w:r w:rsidRPr="00A92DD6">
              <w:rPr>
                <w:spacing w:val="-10"/>
                <w:sz w:val="18"/>
              </w:rPr>
              <w:t xml:space="preserve"> </w:t>
            </w:r>
            <w:r w:rsidRPr="00A92DD6">
              <w:rPr>
                <w:sz w:val="18"/>
              </w:rPr>
              <w:t>without</w:t>
            </w:r>
            <w:r w:rsidRPr="00A92DD6">
              <w:rPr>
                <w:spacing w:val="-9"/>
                <w:sz w:val="18"/>
              </w:rPr>
              <w:t xml:space="preserve"> </w:t>
            </w:r>
            <w:r w:rsidRPr="00A92DD6">
              <w:rPr>
                <w:spacing w:val="-2"/>
                <w:sz w:val="18"/>
              </w:rPr>
              <w:t>Downtime</w:t>
            </w:r>
          </w:p>
        </w:tc>
        <w:tc>
          <w:tcPr>
            <w:tcW w:w="1584" w:type="dxa"/>
          </w:tcPr>
          <w:p w14:paraId="3184C3CF" w14:textId="77CFF6F3" w:rsidR="00000B04" w:rsidRPr="00A92DD6" w:rsidRDefault="00000B04" w:rsidP="00000B04">
            <w:pPr>
              <w:pStyle w:val="TableParagraph"/>
              <w:spacing w:before="39"/>
              <w:ind w:left="4"/>
              <w:jc w:val="center"/>
              <w:rPr>
                <w:sz w:val="18"/>
              </w:rPr>
            </w:pPr>
            <w:r w:rsidRPr="00A92DD6">
              <w:rPr>
                <w:sz w:val="18"/>
              </w:rPr>
              <w:t>Business</w:t>
            </w:r>
            <w:r w:rsidRPr="00A92DD6">
              <w:rPr>
                <w:spacing w:val="-7"/>
                <w:sz w:val="18"/>
              </w:rPr>
              <w:t xml:space="preserve"> </w:t>
            </w:r>
            <w:r w:rsidRPr="00A92DD6">
              <w:rPr>
                <w:spacing w:val="-2"/>
                <w:sz w:val="18"/>
              </w:rPr>
              <w:t>hours</w:t>
            </w:r>
          </w:p>
        </w:tc>
        <w:tc>
          <w:tcPr>
            <w:tcW w:w="2160" w:type="dxa"/>
          </w:tcPr>
          <w:p w14:paraId="3184C3D0" w14:textId="48350234" w:rsidR="00000B04" w:rsidRPr="00A92DD6" w:rsidRDefault="00000B04" w:rsidP="00000B04">
            <w:pPr>
              <w:pStyle w:val="TableParagraph"/>
              <w:spacing w:before="39"/>
              <w:jc w:val="center"/>
              <w:rPr>
                <w:sz w:val="18"/>
              </w:rPr>
            </w:pPr>
            <w:r w:rsidRPr="00A92DD6">
              <w:rPr>
                <w:sz w:val="18"/>
              </w:rPr>
              <w:t>Business</w:t>
            </w:r>
            <w:r w:rsidRPr="00A92DD6">
              <w:rPr>
                <w:spacing w:val="-7"/>
                <w:sz w:val="18"/>
              </w:rPr>
              <w:t xml:space="preserve"> </w:t>
            </w:r>
            <w:r w:rsidRPr="00A92DD6" w:rsidDel="00AB6249">
              <w:rPr>
                <w:spacing w:val="-2"/>
                <w:sz w:val="18"/>
              </w:rPr>
              <w:t>hours</w:t>
            </w:r>
          </w:p>
        </w:tc>
        <w:tc>
          <w:tcPr>
            <w:tcW w:w="1584" w:type="dxa"/>
          </w:tcPr>
          <w:p w14:paraId="6064DB3E" w14:textId="5BC2D115" w:rsidR="00000B04" w:rsidRPr="00A92DD6" w:rsidRDefault="00000B04" w:rsidP="00000B04">
            <w:pPr>
              <w:pStyle w:val="TableParagraph"/>
              <w:spacing w:before="39"/>
              <w:jc w:val="center"/>
              <w:rPr>
                <w:sz w:val="18"/>
              </w:rPr>
            </w:pPr>
            <w:ins w:id="506" w:author="Vincent Boisclair" w:date="2025-12-12T17:06:00Z" w16du:dateUtc="2025-12-12T22:06:00Z">
              <w:r>
                <w:rPr>
                  <w:sz w:val="18"/>
                </w:rPr>
                <w:t>N/A</w:t>
              </w:r>
            </w:ins>
          </w:p>
        </w:tc>
      </w:tr>
    </w:tbl>
    <w:p w14:paraId="2CB1FD0E" w14:textId="77777777" w:rsidR="00D45795" w:rsidRPr="00A92DD6" w:rsidRDefault="00D45795" w:rsidP="004E2EB3">
      <w:pPr>
        <w:pStyle w:val="Corpsdetexte"/>
        <w:ind w:left="1080"/>
        <w:jc w:val="both"/>
      </w:pPr>
    </w:p>
    <w:p w14:paraId="66AECBD3" w14:textId="77777777" w:rsidR="00D45795" w:rsidRPr="00A92DD6" w:rsidRDefault="00D45795" w:rsidP="004E2EB3">
      <w:pPr>
        <w:pStyle w:val="Corpsdetexte"/>
        <w:ind w:left="1080"/>
        <w:jc w:val="both"/>
      </w:pPr>
    </w:p>
    <w:p w14:paraId="3184C3D3" w14:textId="77777777" w:rsidR="006A6872" w:rsidRPr="00A92DD6" w:rsidRDefault="00270EC8" w:rsidP="006D1355">
      <w:pPr>
        <w:pStyle w:val="Titre3"/>
        <w:keepNext w:val="0"/>
        <w:keepLines w:val="0"/>
        <w:numPr>
          <w:ilvl w:val="0"/>
          <w:numId w:val="33"/>
        </w:numPr>
        <w:spacing w:before="0" w:line="259" w:lineRule="auto"/>
        <w:rPr>
          <w:rFonts w:asciiTheme="minorHAnsi" w:eastAsia="Arial Narrow" w:hAnsiTheme="minorHAnsi" w:cstheme="minorHAnsi"/>
          <w:b/>
          <w:color w:val="auto"/>
          <w:sz w:val="20"/>
          <w:szCs w:val="20"/>
        </w:rPr>
      </w:pPr>
      <w:r w:rsidRPr="00A92DD6">
        <w:rPr>
          <w:rFonts w:asciiTheme="minorHAnsi" w:eastAsia="Arial Narrow" w:hAnsiTheme="minorHAnsi" w:cstheme="minorHAnsi"/>
          <w:b/>
          <w:color w:val="auto"/>
          <w:sz w:val="20"/>
          <w:szCs w:val="20"/>
        </w:rPr>
        <w:t>Patching</w:t>
      </w:r>
    </w:p>
    <w:p w14:paraId="3184C3D4" w14:textId="77777777" w:rsidR="006A6872" w:rsidRPr="004E2EB3" w:rsidRDefault="006A6872" w:rsidP="004E2EB3">
      <w:pPr>
        <w:pStyle w:val="Corpsdetexte"/>
        <w:ind w:left="1080"/>
        <w:jc w:val="both"/>
      </w:pPr>
    </w:p>
    <w:p w14:paraId="3184C3D5" w14:textId="7AACFAD3" w:rsidR="006A6872" w:rsidRPr="00A92DD6" w:rsidRDefault="00270EC8" w:rsidP="004F4AB9">
      <w:pPr>
        <w:pStyle w:val="Titre4"/>
        <w:numPr>
          <w:ilvl w:val="0"/>
          <w:numId w:val="205"/>
        </w:numPr>
      </w:pPr>
      <w:commentRangeStart w:id="507"/>
      <w:commentRangeStart w:id="508"/>
      <w:r w:rsidRPr="00A92DD6">
        <w:t>Patching Compliance</w:t>
      </w:r>
      <w:commentRangeEnd w:id="507"/>
      <w:r w:rsidR="00CF29A6" w:rsidRPr="00A92DD6">
        <w:rPr>
          <w:rStyle w:val="Marquedecommentaire"/>
          <w:sz w:val="20"/>
          <w:szCs w:val="22"/>
        </w:rPr>
        <w:commentReference w:id="507"/>
      </w:r>
      <w:commentRangeEnd w:id="508"/>
      <w:r w:rsidRPr="00A92DD6">
        <w:rPr>
          <w:rStyle w:val="Marquedecommentaire"/>
          <w:sz w:val="20"/>
          <w:szCs w:val="22"/>
        </w:rPr>
        <w:commentReference w:id="508"/>
      </w:r>
    </w:p>
    <w:p w14:paraId="3184C3D6" w14:textId="77777777" w:rsidR="006A6872" w:rsidRPr="00A92DD6" w:rsidRDefault="006A6872" w:rsidP="004E2EB3">
      <w:pPr>
        <w:pStyle w:val="Corpsdetexte"/>
        <w:ind w:left="1080"/>
        <w:jc w:val="both"/>
      </w:pPr>
    </w:p>
    <w:p w14:paraId="3184C3D7" w14:textId="642E790D" w:rsidR="006A6872" w:rsidRPr="00A92DD6" w:rsidRDefault="005E4C1C" w:rsidP="004E2EB3">
      <w:pPr>
        <w:pStyle w:val="Corpsdetexte"/>
        <w:ind w:left="1080"/>
        <w:jc w:val="both"/>
      </w:pPr>
      <w:r w:rsidRPr="00A92DD6">
        <w:t>SLA</w:t>
      </w:r>
      <w:r w:rsidR="00270EC8" w:rsidRPr="004E2EB3">
        <w:t xml:space="preserve"> </w:t>
      </w:r>
      <w:r w:rsidR="00270EC8" w:rsidRPr="00A92DD6">
        <w:t>measures</w:t>
      </w:r>
      <w:r w:rsidR="00270EC8" w:rsidRPr="004E2EB3">
        <w:t xml:space="preserve"> </w:t>
      </w:r>
      <w:r w:rsidR="00270EC8" w:rsidRPr="00A92DD6">
        <w:t>the</w:t>
      </w:r>
      <w:r w:rsidR="00270EC8" w:rsidRPr="004E2EB3">
        <w:t xml:space="preserve"> </w:t>
      </w:r>
      <w:r w:rsidR="00270EC8" w:rsidRPr="00A92DD6">
        <w:t>percentage</w:t>
      </w:r>
      <w:r w:rsidR="00270EC8" w:rsidRPr="004E2EB3">
        <w:t xml:space="preserve"> </w:t>
      </w:r>
      <w:r w:rsidR="00EC10FA" w:rsidRPr="004E2EB3">
        <w:t xml:space="preserve">the </w:t>
      </w:r>
      <w:r w:rsidR="00DF36F3" w:rsidRPr="004E2EB3">
        <w:t>A</w:t>
      </w:r>
      <w:r w:rsidR="00EC10FA" w:rsidRPr="004E2EB3">
        <w:t xml:space="preserve">ssets </w:t>
      </w:r>
      <w:r w:rsidR="008E7BC4" w:rsidRPr="004E2EB3">
        <w:t xml:space="preserve">successfully </w:t>
      </w:r>
      <w:r w:rsidR="00270EC8" w:rsidRPr="00A92DD6">
        <w:t>patche</w:t>
      </w:r>
      <w:r w:rsidR="00EC10FA" w:rsidRPr="00A92DD6">
        <w:t>d</w:t>
      </w:r>
      <w:r w:rsidR="00DF36F3" w:rsidRPr="00A92DD6">
        <w:t>.</w:t>
      </w:r>
      <w:r w:rsidR="00270EC8" w:rsidRPr="004E2EB3">
        <w:t xml:space="preserve"> </w:t>
      </w:r>
      <w:r w:rsidR="008E6EA0" w:rsidRPr="004E2EB3">
        <w:t>M</w:t>
      </w:r>
      <w:r w:rsidR="00805619" w:rsidRPr="004E2EB3">
        <w:t xml:space="preserve">easured </w:t>
      </w:r>
      <w:r w:rsidR="00221FF6" w:rsidRPr="004E2EB3">
        <w:rPr>
          <w:b/>
          <w:bCs/>
        </w:rPr>
        <w:t>quarterly</w:t>
      </w:r>
      <w:r w:rsidR="00270EC8" w:rsidRPr="004E2EB3">
        <w:t>.</w:t>
      </w:r>
    </w:p>
    <w:p w14:paraId="3184C3D8" w14:textId="77777777" w:rsidR="006A6872" w:rsidRPr="00A92DD6" w:rsidRDefault="006A6872" w:rsidP="004E2EB3">
      <w:pPr>
        <w:pStyle w:val="Corpsdetexte"/>
        <w:ind w:left="1080"/>
        <w:jc w:val="both"/>
      </w:pPr>
    </w:p>
    <w:tbl>
      <w:tblPr>
        <w:tblStyle w:val="TableNormal1"/>
        <w:tblW w:w="0" w:type="auto"/>
        <w:tblInd w:w="1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1982"/>
        <w:gridCol w:w="1985"/>
        <w:gridCol w:w="1985"/>
      </w:tblGrid>
      <w:tr w:rsidR="00CD4B8E" w:rsidRPr="00A92DD6" w14:paraId="3184C3DD" w14:textId="77777777">
        <w:trPr>
          <w:trHeight w:val="285"/>
        </w:trPr>
        <w:tc>
          <w:tcPr>
            <w:tcW w:w="1985" w:type="dxa"/>
            <w:shd w:val="clear" w:color="auto" w:fill="D9D9D9"/>
          </w:tcPr>
          <w:p w14:paraId="3184C3D9" w14:textId="77777777" w:rsidR="006A6872" w:rsidRPr="00A92DD6" w:rsidRDefault="00270EC8">
            <w:pPr>
              <w:pStyle w:val="TableParagraph"/>
              <w:spacing w:before="32"/>
              <w:ind w:left="45" w:right="38"/>
              <w:jc w:val="center"/>
              <w:rPr>
                <w:b/>
                <w:sz w:val="18"/>
              </w:rPr>
            </w:pPr>
            <w:r w:rsidRPr="00A92DD6">
              <w:rPr>
                <w:b/>
                <w:spacing w:val="-2"/>
                <w:sz w:val="18"/>
              </w:rPr>
              <w:t>Criticality</w:t>
            </w:r>
          </w:p>
        </w:tc>
        <w:tc>
          <w:tcPr>
            <w:tcW w:w="1982" w:type="dxa"/>
            <w:shd w:val="clear" w:color="auto" w:fill="D9D9D9"/>
          </w:tcPr>
          <w:p w14:paraId="3184C3DA" w14:textId="54161060" w:rsidR="006A6872" w:rsidRPr="00A92DD6" w:rsidRDefault="00270EC8">
            <w:pPr>
              <w:pStyle w:val="TableParagraph"/>
              <w:spacing w:before="32"/>
              <w:ind w:left="7"/>
              <w:jc w:val="center"/>
              <w:rPr>
                <w:b/>
                <w:sz w:val="18"/>
              </w:rPr>
            </w:pPr>
            <w:r w:rsidRPr="00A92DD6">
              <w:rPr>
                <w:b/>
                <w:sz w:val="18"/>
              </w:rPr>
              <w:t>Deployment</w:t>
            </w:r>
            <w:r w:rsidRPr="00A92DD6">
              <w:rPr>
                <w:b/>
                <w:spacing w:val="-6"/>
                <w:sz w:val="18"/>
              </w:rPr>
              <w:t xml:space="preserve"> </w:t>
            </w:r>
            <w:r w:rsidR="00EB41D4" w:rsidRPr="00A92DD6">
              <w:rPr>
                <w:b/>
                <w:spacing w:val="-6"/>
                <w:sz w:val="18"/>
              </w:rPr>
              <w:t>T</w:t>
            </w:r>
            <w:r w:rsidR="003A1F10" w:rsidRPr="00A92DD6">
              <w:rPr>
                <w:b/>
                <w:spacing w:val="-2"/>
                <w:sz w:val="18"/>
              </w:rPr>
              <w:t>arget</w:t>
            </w:r>
          </w:p>
        </w:tc>
        <w:tc>
          <w:tcPr>
            <w:tcW w:w="1985" w:type="dxa"/>
            <w:shd w:val="clear" w:color="auto" w:fill="D9D9D9"/>
          </w:tcPr>
          <w:p w14:paraId="3184C3DB" w14:textId="3AC7275B" w:rsidR="006A6872" w:rsidRPr="00A92DD6" w:rsidRDefault="00270EC8">
            <w:pPr>
              <w:pStyle w:val="TableParagraph"/>
              <w:spacing w:before="32"/>
              <w:ind w:left="151"/>
              <w:rPr>
                <w:b/>
                <w:sz w:val="18"/>
              </w:rPr>
            </w:pPr>
            <w:del w:id="511" w:author="Vincent Boisclair" w:date="2025-12-12T11:14:00Z" w16du:dateUtc="2025-12-12T16:14:00Z">
              <w:r w:rsidRPr="00A92DD6" w:rsidDel="00115F1E">
                <w:rPr>
                  <w:b/>
                  <w:sz w:val="18"/>
                </w:rPr>
                <w:delText>Expected</w:delText>
              </w:r>
              <w:r w:rsidRPr="00A92DD6" w:rsidDel="00115F1E">
                <w:rPr>
                  <w:b/>
                  <w:spacing w:val="-7"/>
                  <w:sz w:val="18"/>
                </w:rPr>
                <w:delText xml:space="preserve"> </w:delText>
              </w:r>
            </w:del>
            <w:r w:rsidRPr="00A92DD6">
              <w:rPr>
                <w:b/>
                <w:sz w:val="18"/>
              </w:rPr>
              <w:t>Service</w:t>
            </w:r>
            <w:r w:rsidRPr="00A92DD6">
              <w:rPr>
                <w:b/>
                <w:spacing w:val="-5"/>
                <w:sz w:val="18"/>
              </w:rPr>
              <w:t xml:space="preserve"> </w:t>
            </w:r>
            <w:r w:rsidRPr="00A92DD6">
              <w:rPr>
                <w:b/>
                <w:spacing w:val="-2"/>
                <w:sz w:val="18"/>
              </w:rPr>
              <w:t>Level</w:t>
            </w:r>
          </w:p>
        </w:tc>
        <w:tc>
          <w:tcPr>
            <w:tcW w:w="1985" w:type="dxa"/>
            <w:shd w:val="clear" w:color="auto" w:fill="D9D9D9"/>
          </w:tcPr>
          <w:p w14:paraId="3184C3DC" w14:textId="40ED9C35" w:rsidR="006A6872" w:rsidRPr="00A92DD6" w:rsidRDefault="00270EC8">
            <w:pPr>
              <w:pStyle w:val="TableParagraph"/>
              <w:spacing w:before="32"/>
              <w:ind w:left="125"/>
              <w:rPr>
                <w:b/>
                <w:sz w:val="18"/>
              </w:rPr>
            </w:pPr>
            <w:del w:id="512" w:author="Vincent Boisclair" w:date="2025-12-12T11:14:00Z" w16du:dateUtc="2025-12-12T16:14:00Z">
              <w:r w:rsidRPr="00A92DD6" w:rsidDel="00115F1E">
                <w:rPr>
                  <w:b/>
                  <w:sz w:val="18"/>
                </w:rPr>
                <w:delText>Minimum</w:delText>
              </w:r>
              <w:r w:rsidRPr="00A92DD6" w:rsidDel="00115F1E">
                <w:rPr>
                  <w:b/>
                  <w:spacing w:val="-4"/>
                  <w:sz w:val="18"/>
                </w:rPr>
                <w:delText xml:space="preserve"> </w:delText>
              </w:r>
              <w:r w:rsidRPr="00A92DD6" w:rsidDel="00115F1E">
                <w:rPr>
                  <w:b/>
                  <w:sz w:val="18"/>
                </w:rPr>
                <w:delText>Service</w:delText>
              </w:r>
              <w:r w:rsidRPr="00A92DD6" w:rsidDel="00115F1E">
                <w:rPr>
                  <w:b/>
                  <w:spacing w:val="-2"/>
                  <w:sz w:val="18"/>
                </w:rPr>
                <w:delText xml:space="preserve"> Level</w:delText>
              </w:r>
            </w:del>
          </w:p>
        </w:tc>
      </w:tr>
      <w:tr w:rsidR="00CD4B8E" w:rsidRPr="00A92DD6" w14:paraId="70693985" w14:textId="77777777" w:rsidTr="001116E0">
        <w:trPr>
          <w:trHeight w:val="285"/>
        </w:trPr>
        <w:tc>
          <w:tcPr>
            <w:tcW w:w="1985" w:type="dxa"/>
            <w:vAlign w:val="center"/>
          </w:tcPr>
          <w:p w14:paraId="398DDEE8" w14:textId="6D7F0658" w:rsidR="00A82632" w:rsidRPr="00E121E4" w:rsidRDefault="00475AE4" w:rsidP="00A82632">
            <w:pPr>
              <w:pStyle w:val="TableParagraph"/>
              <w:spacing w:before="0"/>
              <w:ind w:left="45" w:right="36"/>
              <w:jc w:val="center"/>
              <w:rPr>
                <w:spacing w:val="-2"/>
                <w:sz w:val="18"/>
              </w:rPr>
            </w:pPr>
            <w:r w:rsidRPr="00E121E4">
              <w:rPr>
                <w:spacing w:val="-2"/>
                <w:sz w:val="18"/>
              </w:rPr>
              <w:t>Urgent</w:t>
            </w:r>
            <w:r w:rsidR="00A82632" w:rsidRPr="00E121E4">
              <w:rPr>
                <w:spacing w:val="-2"/>
                <w:sz w:val="18"/>
              </w:rPr>
              <w:t xml:space="preserve"> </w:t>
            </w:r>
          </w:p>
          <w:p w14:paraId="1B9943BD" w14:textId="2759C2AB" w:rsidR="00475AE4" w:rsidRPr="00E121E4" w:rsidRDefault="00A82632" w:rsidP="001116E0">
            <w:pPr>
              <w:pStyle w:val="TableParagraph"/>
              <w:spacing w:before="0"/>
              <w:ind w:left="45" w:right="36"/>
              <w:jc w:val="center"/>
              <w:rPr>
                <w:spacing w:val="-2"/>
                <w:sz w:val="18"/>
              </w:rPr>
            </w:pPr>
            <w:r w:rsidRPr="00E121E4">
              <w:rPr>
                <w:spacing w:val="-2"/>
                <w:sz w:val="18"/>
              </w:rPr>
              <w:t>(Major Incident Process)</w:t>
            </w:r>
          </w:p>
        </w:tc>
        <w:tc>
          <w:tcPr>
            <w:tcW w:w="1982" w:type="dxa"/>
            <w:vAlign w:val="center"/>
          </w:tcPr>
          <w:p w14:paraId="61C858CA" w14:textId="1100499B" w:rsidR="00475AE4" w:rsidRPr="00E121E4" w:rsidRDefault="00C05616" w:rsidP="00100CBD">
            <w:pPr>
              <w:pStyle w:val="TableParagraph"/>
              <w:spacing w:before="32"/>
              <w:ind w:left="7"/>
              <w:jc w:val="center"/>
              <w:rPr>
                <w:b/>
                <w:sz w:val="18"/>
              </w:rPr>
            </w:pPr>
            <w:r w:rsidRPr="00E121E4">
              <w:rPr>
                <w:spacing w:val="-2"/>
                <w:sz w:val="18"/>
              </w:rPr>
              <w:t>3</w:t>
            </w:r>
            <w:r w:rsidR="00AE2B82" w:rsidRPr="00E121E4">
              <w:rPr>
                <w:spacing w:val="-2"/>
                <w:sz w:val="18"/>
              </w:rPr>
              <w:t xml:space="preserve"> </w:t>
            </w:r>
            <w:r w:rsidRPr="00E121E4">
              <w:rPr>
                <w:spacing w:val="-2"/>
                <w:sz w:val="18"/>
              </w:rPr>
              <w:t>days</w:t>
            </w:r>
          </w:p>
        </w:tc>
        <w:tc>
          <w:tcPr>
            <w:tcW w:w="1985" w:type="dxa"/>
            <w:tcBorders>
              <w:bottom w:val="single" w:sz="4" w:space="0" w:color="000000"/>
            </w:tcBorders>
            <w:vAlign w:val="center"/>
          </w:tcPr>
          <w:p w14:paraId="5E0320E3" w14:textId="59157390" w:rsidR="00475AE4" w:rsidRPr="00E121E4" w:rsidRDefault="00475AE4" w:rsidP="004F59D7">
            <w:pPr>
              <w:pStyle w:val="TableParagraph"/>
              <w:spacing w:before="32"/>
              <w:jc w:val="center"/>
              <w:rPr>
                <w:sz w:val="20"/>
              </w:rPr>
            </w:pPr>
            <w:r w:rsidRPr="00E121E4">
              <w:rPr>
                <w:sz w:val="20"/>
              </w:rPr>
              <w:t>100%</w:t>
            </w:r>
          </w:p>
        </w:tc>
        <w:tc>
          <w:tcPr>
            <w:tcW w:w="1985" w:type="dxa"/>
            <w:tcBorders>
              <w:bottom w:val="single" w:sz="4" w:space="0" w:color="000000"/>
            </w:tcBorders>
            <w:vAlign w:val="center"/>
          </w:tcPr>
          <w:p w14:paraId="391186B2" w14:textId="768E82EE" w:rsidR="00475AE4" w:rsidRPr="00E121E4" w:rsidRDefault="007F725E" w:rsidP="001116E0">
            <w:pPr>
              <w:pStyle w:val="TableParagraph"/>
              <w:spacing w:before="32"/>
              <w:ind w:left="125"/>
              <w:jc w:val="center"/>
              <w:rPr>
                <w:sz w:val="18"/>
              </w:rPr>
            </w:pPr>
            <w:del w:id="513" w:author="Vincent Boisclair" w:date="2025-12-12T11:14:00Z" w16du:dateUtc="2025-12-12T16:14:00Z">
              <w:r w:rsidRPr="00E121E4" w:rsidDel="00115F1E">
                <w:rPr>
                  <w:sz w:val="18"/>
                </w:rPr>
                <w:delText>100%</w:delText>
              </w:r>
            </w:del>
          </w:p>
        </w:tc>
      </w:tr>
      <w:tr w:rsidR="00CD4B8E" w:rsidRPr="00A92DD6" w14:paraId="3184C3E2" w14:textId="77777777" w:rsidTr="001116E0">
        <w:trPr>
          <w:trHeight w:val="301"/>
        </w:trPr>
        <w:tc>
          <w:tcPr>
            <w:tcW w:w="1985" w:type="dxa"/>
            <w:vAlign w:val="center"/>
          </w:tcPr>
          <w:p w14:paraId="3184C3DE" w14:textId="77777777" w:rsidR="006A6872" w:rsidRPr="00A92DD6" w:rsidRDefault="00270EC8" w:rsidP="00286381">
            <w:pPr>
              <w:pStyle w:val="TableParagraph"/>
              <w:spacing w:before="35"/>
              <w:ind w:left="45" w:right="36"/>
              <w:jc w:val="center"/>
              <w:rPr>
                <w:sz w:val="18"/>
              </w:rPr>
            </w:pPr>
            <w:r w:rsidRPr="00A92DD6">
              <w:rPr>
                <w:spacing w:val="-2"/>
                <w:sz w:val="18"/>
              </w:rPr>
              <w:t>Critical</w:t>
            </w:r>
          </w:p>
        </w:tc>
        <w:tc>
          <w:tcPr>
            <w:tcW w:w="1982" w:type="dxa"/>
            <w:vAlign w:val="center"/>
          </w:tcPr>
          <w:p w14:paraId="3184C3DF" w14:textId="77777777" w:rsidR="006A6872" w:rsidRPr="00A92DD6" w:rsidRDefault="00270EC8" w:rsidP="0000084C">
            <w:pPr>
              <w:pStyle w:val="TableParagraph"/>
              <w:spacing w:before="35"/>
              <w:ind w:left="7" w:right="3"/>
              <w:jc w:val="center"/>
              <w:rPr>
                <w:sz w:val="18"/>
              </w:rPr>
            </w:pPr>
            <w:r w:rsidRPr="00A92DD6">
              <w:rPr>
                <w:sz w:val="18"/>
              </w:rPr>
              <w:t xml:space="preserve">7 </w:t>
            </w:r>
            <w:r w:rsidRPr="00A92DD6">
              <w:rPr>
                <w:spacing w:val="-4"/>
                <w:sz w:val="18"/>
              </w:rPr>
              <w:t>days</w:t>
            </w:r>
          </w:p>
        </w:tc>
        <w:tc>
          <w:tcPr>
            <w:tcW w:w="1985" w:type="dxa"/>
            <w:vAlign w:val="center"/>
          </w:tcPr>
          <w:p w14:paraId="3184C3E0" w14:textId="7F3576BF" w:rsidR="006A6872" w:rsidRPr="00A92DD6" w:rsidRDefault="00270EC8" w:rsidP="001116E0">
            <w:pPr>
              <w:pStyle w:val="TableParagraph"/>
              <w:spacing w:before="0"/>
              <w:ind w:right="37"/>
              <w:jc w:val="center"/>
              <w:rPr>
                <w:sz w:val="20"/>
                <w:szCs w:val="20"/>
              </w:rPr>
            </w:pPr>
            <w:r w:rsidRPr="00A92DD6">
              <w:rPr>
                <w:spacing w:val="-5"/>
                <w:sz w:val="20"/>
                <w:szCs w:val="20"/>
              </w:rPr>
              <w:t>90%</w:t>
            </w:r>
          </w:p>
        </w:tc>
        <w:tc>
          <w:tcPr>
            <w:tcW w:w="1985" w:type="dxa"/>
            <w:vMerge w:val="restart"/>
          </w:tcPr>
          <w:p w14:paraId="3184C3E1" w14:textId="5441D0F5" w:rsidR="006A6872" w:rsidRPr="00A92DD6" w:rsidRDefault="00270EC8">
            <w:pPr>
              <w:pStyle w:val="TableParagraph"/>
              <w:spacing w:before="191"/>
              <w:ind w:left="45" w:right="37"/>
              <w:jc w:val="center"/>
              <w:rPr>
                <w:sz w:val="18"/>
              </w:rPr>
            </w:pPr>
            <w:del w:id="514" w:author="Vincent Boisclair" w:date="2025-12-12T11:14:00Z" w16du:dateUtc="2025-12-12T16:14:00Z">
              <w:r w:rsidRPr="00A92DD6" w:rsidDel="00115F1E">
                <w:rPr>
                  <w:spacing w:val="-5"/>
                  <w:sz w:val="18"/>
                </w:rPr>
                <w:delText>85%</w:delText>
              </w:r>
            </w:del>
          </w:p>
        </w:tc>
      </w:tr>
      <w:tr w:rsidR="00C60A3B" w:rsidRPr="00A92DD6" w14:paraId="3184C3E7" w14:textId="77777777" w:rsidTr="001116E0">
        <w:trPr>
          <w:trHeight w:val="301"/>
        </w:trPr>
        <w:tc>
          <w:tcPr>
            <w:tcW w:w="1985" w:type="dxa"/>
          </w:tcPr>
          <w:p w14:paraId="3184C3E3" w14:textId="28019760" w:rsidR="006A6872" w:rsidRPr="00A92DD6" w:rsidRDefault="00B4302B">
            <w:pPr>
              <w:pStyle w:val="TableParagraph"/>
              <w:spacing w:before="32"/>
              <w:ind w:left="45"/>
              <w:jc w:val="center"/>
              <w:rPr>
                <w:sz w:val="18"/>
              </w:rPr>
            </w:pPr>
            <w:r w:rsidRPr="00A92DD6">
              <w:rPr>
                <w:spacing w:val="-4"/>
                <w:sz w:val="18"/>
              </w:rPr>
              <w:t xml:space="preserve">Low / Medium / </w:t>
            </w:r>
            <w:r w:rsidR="00270EC8" w:rsidRPr="00A92DD6">
              <w:rPr>
                <w:spacing w:val="-4"/>
                <w:sz w:val="18"/>
              </w:rPr>
              <w:t>High</w:t>
            </w:r>
          </w:p>
        </w:tc>
        <w:tc>
          <w:tcPr>
            <w:tcW w:w="1982" w:type="dxa"/>
            <w:vAlign w:val="center"/>
          </w:tcPr>
          <w:p w14:paraId="3184C3E4" w14:textId="77777777" w:rsidR="006A6872" w:rsidRPr="00A92DD6" w:rsidRDefault="00270EC8" w:rsidP="0000084C">
            <w:pPr>
              <w:pStyle w:val="TableParagraph"/>
              <w:spacing w:before="32"/>
              <w:ind w:left="7" w:right="3"/>
              <w:jc w:val="center"/>
              <w:rPr>
                <w:sz w:val="18"/>
              </w:rPr>
            </w:pPr>
            <w:r w:rsidRPr="00A92DD6">
              <w:rPr>
                <w:sz w:val="18"/>
              </w:rPr>
              <w:t xml:space="preserve">30 </w:t>
            </w:r>
            <w:r w:rsidRPr="00A92DD6">
              <w:rPr>
                <w:spacing w:val="-4"/>
                <w:sz w:val="18"/>
              </w:rPr>
              <w:t>days</w:t>
            </w:r>
          </w:p>
        </w:tc>
        <w:tc>
          <w:tcPr>
            <w:tcW w:w="1985" w:type="dxa"/>
            <w:tcBorders>
              <w:top w:val="single" w:sz="4" w:space="0" w:color="000000"/>
              <w:bottom w:val="single" w:sz="4" w:space="0" w:color="auto"/>
            </w:tcBorders>
            <w:vAlign w:val="center"/>
          </w:tcPr>
          <w:p w14:paraId="3184C3E5" w14:textId="58D8BE60" w:rsidR="006A6872" w:rsidRPr="00A92DD6" w:rsidRDefault="00F81790" w:rsidP="0000084C">
            <w:pPr>
              <w:jc w:val="center"/>
              <w:rPr>
                <w:sz w:val="20"/>
                <w:szCs w:val="20"/>
              </w:rPr>
            </w:pPr>
            <w:r w:rsidRPr="00A92DD6">
              <w:rPr>
                <w:sz w:val="20"/>
                <w:szCs w:val="20"/>
              </w:rPr>
              <w:t>9</w:t>
            </w:r>
            <w:r w:rsidR="00B71748" w:rsidRPr="00A92DD6">
              <w:rPr>
                <w:sz w:val="20"/>
                <w:szCs w:val="20"/>
              </w:rPr>
              <w:t>0%</w:t>
            </w:r>
          </w:p>
        </w:tc>
        <w:tc>
          <w:tcPr>
            <w:tcW w:w="1985" w:type="dxa"/>
            <w:vMerge/>
            <w:tcBorders>
              <w:top w:val="single" w:sz="4" w:space="0" w:color="000000"/>
              <w:bottom w:val="single" w:sz="4" w:space="0" w:color="auto"/>
            </w:tcBorders>
          </w:tcPr>
          <w:p w14:paraId="3184C3E6" w14:textId="77777777" w:rsidR="006A6872" w:rsidRPr="00A92DD6" w:rsidRDefault="006A6872">
            <w:pPr>
              <w:rPr>
                <w:sz w:val="2"/>
                <w:szCs w:val="2"/>
              </w:rPr>
            </w:pPr>
          </w:p>
        </w:tc>
      </w:tr>
    </w:tbl>
    <w:p w14:paraId="3184C3E8" w14:textId="77777777" w:rsidR="006A6872" w:rsidRPr="00A92DD6" w:rsidRDefault="006A6872" w:rsidP="001C3CC3">
      <w:pPr>
        <w:pStyle w:val="Corpsdetexte"/>
        <w:ind w:left="1080"/>
        <w:jc w:val="both"/>
      </w:pPr>
    </w:p>
    <w:p w14:paraId="3184C3E9" w14:textId="469D0AA3" w:rsidR="006A6872" w:rsidRPr="00A92DD6" w:rsidRDefault="005E4C1C" w:rsidP="000A66C3">
      <w:pPr>
        <w:pStyle w:val="Corpsdetexte"/>
        <w:ind w:left="1080"/>
        <w:jc w:val="both"/>
      </w:pPr>
      <w:r w:rsidRPr="00A92DD6">
        <w:t>SLA</w:t>
      </w:r>
      <w:r w:rsidR="00270EC8" w:rsidRPr="00A92DD6">
        <w:t xml:space="preserve"> Calculation: The number of patches installed within the deployment </w:t>
      </w:r>
      <w:r w:rsidR="00C22E4E" w:rsidRPr="00A92DD6">
        <w:t>target</w:t>
      </w:r>
      <w:r w:rsidR="00270EC8" w:rsidRPr="00A92DD6">
        <w:t>, divided by the total number of patches released.</w:t>
      </w:r>
    </w:p>
    <w:p w14:paraId="73D0C029" w14:textId="77777777" w:rsidR="00FA74AB" w:rsidRPr="00A92DD6" w:rsidRDefault="00FA74AB" w:rsidP="001C3CC3">
      <w:pPr>
        <w:pStyle w:val="Corpsdetexte"/>
        <w:ind w:left="1080"/>
        <w:jc w:val="both"/>
      </w:pPr>
    </w:p>
    <w:p w14:paraId="7FDBE62D" w14:textId="77777777" w:rsidR="00D428F5" w:rsidRPr="00A92DD6" w:rsidRDefault="00D428F5" w:rsidP="001C3CC3">
      <w:pPr>
        <w:pStyle w:val="Corpsdetexte"/>
        <w:ind w:left="1080"/>
        <w:jc w:val="both"/>
      </w:pPr>
    </w:p>
    <w:p w14:paraId="3A846B96" w14:textId="2241EAF8" w:rsidR="00C00CC1" w:rsidRPr="00A92DD6" w:rsidRDefault="00C00CC1" w:rsidP="00C00CC1">
      <w:pPr>
        <w:pStyle w:val="Titre2"/>
        <w:numPr>
          <w:ilvl w:val="0"/>
          <w:numId w:val="26"/>
        </w:numPr>
      </w:pPr>
      <w:r w:rsidRPr="00A92DD6">
        <w:t>SERVICE CREDITS</w:t>
      </w:r>
    </w:p>
    <w:p w14:paraId="0520385B" w14:textId="77777777" w:rsidR="00C00CC1" w:rsidRPr="00A92DD6" w:rsidRDefault="00C00CC1" w:rsidP="00414AB7">
      <w:pPr>
        <w:pStyle w:val="Corpsdetexte"/>
        <w:ind w:left="360"/>
        <w:jc w:val="both"/>
      </w:pPr>
    </w:p>
    <w:p w14:paraId="401EACE3" w14:textId="77777777" w:rsidR="00C00CC1" w:rsidRPr="00A92DD6" w:rsidRDefault="00C00CC1" w:rsidP="00414AB7">
      <w:pPr>
        <w:pStyle w:val="Corpsdetexte"/>
        <w:ind w:left="360"/>
        <w:jc w:val="both"/>
      </w:pPr>
      <w:r w:rsidRPr="00A92DD6">
        <w:t>The Client will be eligible for service credits to be applied to Client’s next monthly invoice of Run Fees (“Service Credit”) in accordance with the following calculation methodology:</w:t>
      </w:r>
    </w:p>
    <w:p w14:paraId="73DB5249" w14:textId="77777777" w:rsidR="00C00CC1" w:rsidRPr="00A92DD6" w:rsidRDefault="00C00CC1" w:rsidP="00414AB7">
      <w:pPr>
        <w:pStyle w:val="Corpsdetexte"/>
        <w:ind w:left="360"/>
        <w:jc w:val="both"/>
      </w:pPr>
    </w:p>
    <w:p w14:paraId="3FF0A1D9" w14:textId="518389BB" w:rsidR="00C00CC1" w:rsidRPr="00A92DD6" w:rsidRDefault="00C00CC1" w:rsidP="00414AB7">
      <w:pPr>
        <w:pStyle w:val="Corpsdetexte"/>
        <w:ind w:left="360"/>
        <w:jc w:val="both"/>
      </w:pPr>
      <w:r w:rsidRPr="00A92DD6">
        <w:t xml:space="preserve">The Service Credit for missing the </w:t>
      </w:r>
      <w:del w:id="515" w:author="Vincent Boisclair" w:date="2025-12-12T17:12:00Z" w16du:dateUtc="2025-12-12T22:12:00Z">
        <w:r w:rsidRPr="00A92DD6" w:rsidDel="00DC4C97">
          <w:delText xml:space="preserve">Minimum </w:delText>
        </w:r>
      </w:del>
      <w:r w:rsidRPr="00A92DD6">
        <w:t>Service Level will be calculated using a weighting system. The Client will be given 100 points to distribute between all SLA which will be used for calculating the Service Credit. The weight table will be kept in the operational framework for reference. The Client may modify the point allocations by providing written notice 90 days prior.</w:t>
      </w:r>
    </w:p>
    <w:p w14:paraId="69D285B2" w14:textId="77777777" w:rsidR="00775CE9" w:rsidRPr="00A92DD6" w:rsidRDefault="00775CE9" w:rsidP="00414AB7">
      <w:pPr>
        <w:pStyle w:val="Corpsdetexte"/>
        <w:ind w:left="360"/>
        <w:jc w:val="both"/>
      </w:pPr>
    </w:p>
    <w:p w14:paraId="2D6A494D" w14:textId="77777777" w:rsidR="00C00CC1" w:rsidRPr="00A92DD6" w:rsidRDefault="00C00CC1" w:rsidP="00414AB7">
      <w:pPr>
        <w:pStyle w:val="Corpsdetexte"/>
        <w:ind w:left="360"/>
        <w:jc w:val="both"/>
      </w:pPr>
      <w:r w:rsidRPr="00A92DD6">
        <w:t>Calculation of Total Points Deducted: At the end of each measurement period (quarterly), the total points deducted across all SLAs are based on the performance against each SLA and the corresponding point deduction.</w:t>
      </w:r>
    </w:p>
    <w:p w14:paraId="618ACFC9" w14:textId="77777777" w:rsidR="00C00CC1" w:rsidRPr="00A92DD6" w:rsidRDefault="00C00CC1" w:rsidP="00414AB7">
      <w:pPr>
        <w:pStyle w:val="Corpsdetexte"/>
        <w:ind w:left="360"/>
        <w:jc w:val="both"/>
      </w:pPr>
    </w:p>
    <w:p w14:paraId="2552306E" w14:textId="4E939D80" w:rsidR="00C00CC1" w:rsidRPr="00A92DD6" w:rsidRDefault="00C00CC1" w:rsidP="00414AB7">
      <w:pPr>
        <w:pStyle w:val="Corpsdetexte"/>
        <w:ind w:left="360"/>
        <w:jc w:val="both"/>
      </w:pPr>
      <w:r w:rsidRPr="00A92DD6">
        <w:t xml:space="preserve">The maximum Service Credit will represent </w:t>
      </w:r>
      <w:del w:id="516" w:author="Vincent Boisclair" w:date="2025-12-12T11:05:00Z" w16du:dateUtc="2025-12-12T16:05:00Z">
        <w:r w:rsidRPr="00A92DD6" w:rsidDel="0038432B">
          <w:delText>5</w:delText>
        </w:r>
      </w:del>
      <w:ins w:id="517" w:author="Vincent Boisclair" w:date="2025-12-12T11:05:00Z" w16du:dateUtc="2025-12-12T16:05:00Z">
        <w:r w:rsidR="0038432B">
          <w:t>10</w:t>
        </w:r>
      </w:ins>
      <w:r w:rsidRPr="00A92DD6">
        <w:t>% of the monthly R</w:t>
      </w:r>
      <w:r w:rsidR="006733FD" w:rsidRPr="00A92DD6">
        <w:t>un</w:t>
      </w:r>
      <w:r w:rsidRPr="00A92DD6">
        <w:t xml:space="preserve"> Fee</w:t>
      </w:r>
      <w:r w:rsidR="003E52A2" w:rsidRPr="00A92DD6">
        <w:t>s</w:t>
      </w:r>
      <w:r w:rsidRPr="00A92DD6">
        <w:t xml:space="preserve"> as defined in</w:t>
      </w:r>
      <w:r w:rsidR="00956FD7" w:rsidRPr="00A92DD6">
        <w:t xml:space="preserve"> E</w:t>
      </w:r>
      <w:r w:rsidRPr="00A92DD6">
        <w:t>xhibit A</w:t>
      </w:r>
      <w:r w:rsidR="00FC69FD" w:rsidRPr="00A92DD6">
        <w:t>,</w:t>
      </w:r>
      <w:r w:rsidR="00956FD7" w:rsidRPr="00A92DD6">
        <w:t xml:space="preserve"> </w:t>
      </w:r>
      <w:r w:rsidRPr="00A92DD6">
        <w:t>excluding fees defined in the Other Run Fees section.</w:t>
      </w:r>
    </w:p>
    <w:p w14:paraId="5D18C0B4" w14:textId="77777777" w:rsidR="00C00CC1" w:rsidRPr="00A92DD6" w:rsidRDefault="00C00CC1" w:rsidP="00414AB7">
      <w:pPr>
        <w:pStyle w:val="Corpsdetexte"/>
        <w:ind w:left="360"/>
        <w:jc w:val="both"/>
      </w:pPr>
    </w:p>
    <w:p w14:paraId="0798C749" w14:textId="77777777" w:rsidR="001C3CC3" w:rsidRDefault="00C00CC1" w:rsidP="00414AB7">
      <w:pPr>
        <w:pStyle w:val="Corpsdetexte"/>
        <w:ind w:left="360"/>
        <w:jc w:val="both"/>
      </w:pPr>
      <w:r w:rsidRPr="001C3CC3">
        <w:rPr>
          <w:u w:val="single"/>
        </w:rPr>
        <w:t>Service Credit Calculation Formula</w:t>
      </w:r>
      <w:r w:rsidRPr="001C3CC3">
        <w:t>:</w:t>
      </w:r>
    </w:p>
    <w:p w14:paraId="7FB9C1FD" w14:textId="0B21E841" w:rsidR="001260A4" w:rsidRPr="00A92DD6" w:rsidRDefault="001260A4" w:rsidP="00414AB7">
      <w:pPr>
        <w:pStyle w:val="Corpsdetexte"/>
        <w:ind w:left="360"/>
        <w:jc w:val="both"/>
      </w:pPr>
    </w:p>
    <w:p w14:paraId="19A5A3F1" w14:textId="24D85440" w:rsidR="00C00CC1" w:rsidRPr="00A92DD6" w:rsidRDefault="00C00CC1" w:rsidP="00414AB7">
      <w:pPr>
        <w:pStyle w:val="Corpsdetexte"/>
        <w:ind w:left="360"/>
      </w:pPr>
      <w:r w:rsidRPr="00A92DD6">
        <w:t>Service Credit Percentage = (Total Points Deducted / 100) x Maximum Service Credit Percentage</w:t>
      </w:r>
      <w:r w:rsidRPr="00A92DD6">
        <w:br/>
        <w:t>Service Credit Amount = Monthly R</w:t>
      </w:r>
      <w:r w:rsidR="001260A4" w:rsidRPr="00A92DD6">
        <w:t>un</w:t>
      </w:r>
      <w:r w:rsidRPr="00A92DD6">
        <w:t xml:space="preserve"> Fee</w:t>
      </w:r>
      <w:r w:rsidR="001260A4" w:rsidRPr="00A92DD6">
        <w:t>s</w:t>
      </w:r>
      <w:r w:rsidRPr="00A92DD6">
        <w:t xml:space="preserve"> X Service Credit Percentage</w:t>
      </w:r>
    </w:p>
    <w:p w14:paraId="028F1345" w14:textId="40985C73" w:rsidR="008B2A22" w:rsidRPr="00A92DD6" w:rsidRDefault="008B2A22">
      <w:pPr>
        <w:rPr>
          <w:sz w:val="20"/>
        </w:rPr>
      </w:pPr>
      <w:r w:rsidRPr="00A92DD6">
        <w:rPr>
          <w:sz w:val="20"/>
        </w:rPr>
        <w:br w:type="page"/>
      </w:r>
    </w:p>
    <w:p w14:paraId="249E687D" w14:textId="4D076D31" w:rsidR="002F48DD" w:rsidRPr="00E121E4" w:rsidRDefault="002F48DD" w:rsidP="006408EC">
      <w:pPr>
        <w:pStyle w:val="Titre1"/>
        <w:ind w:left="0" w:right="114" w:firstLine="0"/>
        <w:jc w:val="center"/>
        <w:rPr>
          <w:spacing w:val="-2"/>
          <w:u w:val="none"/>
        </w:rPr>
      </w:pPr>
      <w:r w:rsidRPr="00A92DD6">
        <w:rPr>
          <w:spacing w:val="-2"/>
          <w:u w:val="none"/>
        </w:rPr>
        <w:lastRenderedPageBreak/>
        <w:t>EXHIBIT C: DESCRIPTION OF SERVICES</w:t>
      </w:r>
    </w:p>
    <w:p w14:paraId="5B4362A2" w14:textId="13268F15" w:rsidR="00DC5852" w:rsidRPr="00A92DD6" w:rsidRDefault="00350185" w:rsidP="00532D81">
      <w:pPr>
        <w:pStyle w:val="Titre2"/>
        <w:numPr>
          <w:ilvl w:val="0"/>
          <w:numId w:val="201"/>
        </w:numPr>
      </w:pPr>
      <w:r w:rsidRPr="00A92DD6">
        <w:t xml:space="preserve">RUN </w:t>
      </w:r>
      <w:r w:rsidR="005D057C" w:rsidRPr="00A92DD6">
        <w:t>SERVICES</w:t>
      </w:r>
    </w:p>
    <w:p w14:paraId="1A63388D" w14:textId="77777777" w:rsidR="00716CB4" w:rsidRPr="00A92DD6" w:rsidRDefault="00716CB4" w:rsidP="00EA3E7A"/>
    <w:p w14:paraId="2D5B89B7" w14:textId="77777777" w:rsidR="0029509D" w:rsidRPr="00A92DD6" w:rsidRDefault="0029509D" w:rsidP="00EA3E7A">
      <w:pPr>
        <w:pStyle w:val="Titre3"/>
        <w:keepNext w:val="0"/>
        <w:keepLines w:val="0"/>
        <w:numPr>
          <w:ilvl w:val="0"/>
          <w:numId w:val="150"/>
        </w:numPr>
        <w:spacing w:before="0"/>
        <w:rPr>
          <w:rFonts w:ascii="Calibri" w:hAnsi="Calibri" w:cs="Calibri"/>
          <w:color w:val="auto"/>
          <w:sz w:val="20"/>
        </w:rPr>
      </w:pPr>
      <w:r w:rsidRPr="00A92DD6">
        <w:rPr>
          <w:rFonts w:ascii="Calibri" w:eastAsia="Calibri" w:hAnsi="Calibri" w:cs="Calibri"/>
          <w:b/>
          <w:color w:val="auto"/>
          <w:sz w:val="20"/>
          <w:szCs w:val="20"/>
        </w:rPr>
        <w:t>Run Support</w:t>
      </w:r>
    </w:p>
    <w:p w14:paraId="2BBF0853" w14:textId="77777777" w:rsidR="0029509D" w:rsidRPr="00A92DD6" w:rsidRDefault="0029509D" w:rsidP="008667C8">
      <w:pPr>
        <w:pStyle w:val="Corpsdetexte"/>
        <w:ind w:left="720" w:right="244"/>
        <w:jc w:val="both"/>
      </w:pPr>
    </w:p>
    <w:p w14:paraId="4EB3564A" w14:textId="0F28D6F5" w:rsidR="00965099" w:rsidRPr="00A92DD6" w:rsidRDefault="00965099" w:rsidP="008667C8">
      <w:pPr>
        <w:pStyle w:val="Corpsdetexte"/>
        <w:ind w:left="720" w:right="244"/>
        <w:jc w:val="both"/>
      </w:pPr>
      <w:r w:rsidRPr="00A92DD6">
        <w:t>The Supplier will support the operation of the infrastructure in scope</w:t>
      </w:r>
      <w:r w:rsidR="001D30E9" w:rsidRPr="00A92DD6">
        <w:t>.</w:t>
      </w:r>
    </w:p>
    <w:p w14:paraId="5AAF1FA2" w14:textId="5EA42F15" w:rsidR="0029509D" w:rsidRPr="00A92DD6" w:rsidRDefault="0029509D" w:rsidP="008667C8">
      <w:pPr>
        <w:pStyle w:val="Corpsdetexte"/>
        <w:ind w:left="720" w:right="244"/>
        <w:jc w:val="both"/>
      </w:pPr>
    </w:p>
    <w:p w14:paraId="0B5D6EA2" w14:textId="77777777" w:rsidR="0029509D" w:rsidRPr="00A92DD6" w:rsidRDefault="0029509D" w:rsidP="00EA3E7A">
      <w:pPr>
        <w:pStyle w:val="Corpsdetexte"/>
        <w:numPr>
          <w:ilvl w:val="1"/>
          <w:numId w:val="31"/>
        </w:numPr>
      </w:pPr>
      <w:r w:rsidRPr="00A92DD6">
        <w:t xml:space="preserve">Operational Support: </w:t>
      </w:r>
    </w:p>
    <w:p w14:paraId="1A69FC18" w14:textId="0422C278" w:rsidR="0029509D" w:rsidRPr="00A92DD6" w:rsidRDefault="0029509D" w:rsidP="00EA3E7A">
      <w:pPr>
        <w:pStyle w:val="Corpsdetexte"/>
        <w:numPr>
          <w:ilvl w:val="2"/>
          <w:numId w:val="31"/>
        </w:numPr>
      </w:pPr>
      <w:r w:rsidRPr="00A92DD6">
        <w:t>ITSM,</w:t>
      </w:r>
    </w:p>
    <w:p w14:paraId="6EF8E3E1" w14:textId="77777777" w:rsidR="0029509D" w:rsidRPr="00A92DD6" w:rsidRDefault="0029509D" w:rsidP="00EA3E7A">
      <w:pPr>
        <w:pStyle w:val="Corpsdetexte"/>
        <w:numPr>
          <w:ilvl w:val="2"/>
          <w:numId w:val="31"/>
        </w:numPr>
      </w:pPr>
      <w:r w:rsidRPr="00A92DD6">
        <w:t xml:space="preserve">Incident management, </w:t>
      </w:r>
    </w:p>
    <w:p w14:paraId="5D4B33A9" w14:textId="6B8BBB9C" w:rsidR="0029509D" w:rsidRPr="00A92DD6" w:rsidRDefault="0029509D" w:rsidP="00EA3E7A">
      <w:pPr>
        <w:pStyle w:val="Corpsdetexte"/>
        <w:numPr>
          <w:ilvl w:val="2"/>
          <w:numId w:val="31"/>
        </w:numPr>
      </w:pPr>
      <w:r w:rsidRPr="00A92DD6">
        <w:t>Fulfill</w:t>
      </w:r>
      <w:r w:rsidR="00602EF0" w:rsidRPr="00A92DD6">
        <w:t>ment of</w:t>
      </w:r>
      <w:r w:rsidRPr="00A92DD6">
        <w:t xml:space="preserve"> service catalog item and scheduled tasks</w:t>
      </w:r>
      <w:ins w:id="518" w:author="Catherine Lemieux" w:date="2025-11-06T13:56:00Z" w16du:dateUtc="2025-11-06T18:56:00Z">
        <w:r w:rsidR="007A3620">
          <w:t>,</w:t>
        </w:r>
      </w:ins>
      <w:del w:id="519" w:author="Catherine Lemieux" w:date="2025-11-06T13:55:00Z" w16du:dateUtc="2025-11-06T18:55:00Z">
        <w:r w:rsidRPr="00A92DD6">
          <w:delText xml:space="preserve">. </w:delText>
        </w:r>
      </w:del>
    </w:p>
    <w:p w14:paraId="2909BD3A" w14:textId="04E2159E" w:rsidR="0029509D" w:rsidRPr="00A92DD6" w:rsidRDefault="0029509D" w:rsidP="003061FF">
      <w:pPr>
        <w:pStyle w:val="Corpsdetexte"/>
        <w:numPr>
          <w:ilvl w:val="2"/>
          <w:numId w:val="31"/>
        </w:numPr>
      </w:pPr>
      <w:r w:rsidRPr="00A92DD6">
        <w:t>Support Governance</w:t>
      </w:r>
      <w:ins w:id="520" w:author="Catherine Lemieux" w:date="2025-11-06T13:56:00Z" w16du:dateUtc="2025-11-06T18:56:00Z">
        <w:r w:rsidR="007A3620">
          <w:t>,</w:t>
        </w:r>
      </w:ins>
    </w:p>
    <w:p w14:paraId="75AD23F2" w14:textId="68FD9E38" w:rsidR="0029509D" w:rsidRPr="00A92DD6" w:rsidRDefault="00DB6D4B" w:rsidP="00EA3E7A">
      <w:pPr>
        <w:pStyle w:val="Paragraphedeliste"/>
        <w:numPr>
          <w:ilvl w:val="2"/>
          <w:numId w:val="31"/>
        </w:numPr>
        <w:rPr>
          <w:bCs/>
          <w:sz w:val="20"/>
          <w:szCs w:val="20"/>
        </w:rPr>
      </w:pPr>
      <w:r w:rsidRPr="00A92DD6">
        <w:rPr>
          <w:rFonts w:asciiTheme="minorHAnsi" w:hAnsiTheme="minorHAnsi" w:cstheme="minorHAnsi"/>
          <w:bCs/>
          <w:sz w:val="20"/>
          <w:szCs w:val="20"/>
        </w:rPr>
        <w:t>Management of</w:t>
      </w:r>
      <w:r w:rsidR="006530A8" w:rsidRPr="00A92DD6">
        <w:rPr>
          <w:rFonts w:asciiTheme="minorHAnsi" w:hAnsiTheme="minorHAnsi" w:cstheme="minorHAnsi"/>
          <w:bCs/>
          <w:sz w:val="20"/>
          <w:szCs w:val="20"/>
        </w:rPr>
        <w:t xml:space="preserve"> </w:t>
      </w:r>
      <w:r w:rsidR="0029509D" w:rsidRPr="00A92DD6">
        <w:rPr>
          <w:bCs/>
          <w:sz w:val="20"/>
          <w:szCs w:val="20"/>
        </w:rPr>
        <w:t xml:space="preserve">operational </w:t>
      </w:r>
      <w:r w:rsidRPr="00A92DD6">
        <w:rPr>
          <w:bCs/>
          <w:sz w:val="20"/>
          <w:szCs w:val="20"/>
        </w:rPr>
        <w:t>support</w:t>
      </w:r>
      <w:r w:rsidR="002D64C0" w:rsidRPr="00A92DD6">
        <w:rPr>
          <w:bCs/>
          <w:sz w:val="20"/>
          <w:szCs w:val="20"/>
        </w:rPr>
        <w:t>.</w:t>
      </w:r>
    </w:p>
    <w:p w14:paraId="0E48FEDE" w14:textId="77777777" w:rsidR="0029509D" w:rsidRPr="00A92DD6" w:rsidRDefault="0029509D" w:rsidP="00EA3E7A">
      <w:pPr>
        <w:pStyle w:val="Corpsdetexte"/>
        <w:numPr>
          <w:ilvl w:val="1"/>
          <w:numId w:val="31"/>
        </w:numPr>
      </w:pPr>
      <w:r w:rsidRPr="00A92DD6">
        <w:t>Support Reporting</w:t>
      </w:r>
    </w:p>
    <w:p w14:paraId="2166392E" w14:textId="3FF18E55" w:rsidR="0029509D" w:rsidRPr="00A92DD6" w:rsidRDefault="00513865" w:rsidP="00F21AF1">
      <w:pPr>
        <w:pStyle w:val="Corpsdetexte"/>
        <w:numPr>
          <w:ilvl w:val="2"/>
          <w:numId w:val="31"/>
        </w:numPr>
      </w:pPr>
      <w:r w:rsidRPr="00A92DD6">
        <w:t>M</w:t>
      </w:r>
      <w:r w:rsidR="0029509D" w:rsidRPr="00A92DD6">
        <w:t>onthly service delivery reports</w:t>
      </w:r>
      <w:r w:rsidR="00DD0264" w:rsidRPr="00A92DD6">
        <w:t>:</w:t>
      </w:r>
    </w:p>
    <w:p w14:paraId="69AC6BD5" w14:textId="40E322EF" w:rsidR="0029509D" w:rsidRPr="00A92DD6" w:rsidRDefault="0029509D" w:rsidP="00F21AF1">
      <w:pPr>
        <w:pStyle w:val="Paragraphedeliste"/>
        <w:numPr>
          <w:ilvl w:val="3"/>
          <w:numId w:val="101"/>
        </w:numPr>
        <w:rPr>
          <w:rFonts w:asciiTheme="minorHAnsi" w:hAnsiTheme="minorHAnsi" w:cstheme="minorHAnsi"/>
          <w:sz w:val="20"/>
          <w:szCs w:val="20"/>
        </w:rPr>
      </w:pPr>
      <w:r w:rsidRPr="00A92DD6">
        <w:rPr>
          <w:rFonts w:asciiTheme="minorHAnsi" w:hAnsiTheme="minorHAnsi" w:cstheme="minorHAnsi"/>
          <w:sz w:val="20"/>
          <w:szCs w:val="20"/>
        </w:rPr>
        <w:t>Incident ticket history</w:t>
      </w:r>
      <w:r w:rsidR="001C77B6" w:rsidRPr="00A92DD6">
        <w:rPr>
          <w:rFonts w:asciiTheme="minorHAnsi" w:hAnsiTheme="minorHAnsi" w:cstheme="minorHAnsi"/>
          <w:sz w:val="20"/>
          <w:szCs w:val="20"/>
        </w:rPr>
        <w:t>,</w:t>
      </w:r>
    </w:p>
    <w:p w14:paraId="16B1A738" w14:textId="11B2503A" w:rsidR="0029509D" w:rsidRPr="00A92DD6" w:rsidRDefault="0029509D" w:rsidP="00F21AF1">
      <w:pPr>
        <w:pStyle w:val="Paragraphedeliste"/>
        <w:numPr>
          <w:ilvl w:val="3"/>
          <w:numId w:val="101"/>
        </w:numPr>
        <w:rPr>
          <w:rFonts w:asciiTheme="minorHAnsi" w:hAnsiTheme="minorHAnsi" w:cstheme="minorHAnsi"/>
          <w:sz w:val="20"/>
          <w:szCs w:val="20"/>
        </w:rPr>
      </w:pPr>
      <w:r w:rsidRPr="00A92DD6">
        <w:rPr>
          <w:rFonts w:asciiTheme="minorHAnsi" w:hAnsiTheme="minorHAnsi" w:cstheme="minorHAnsi"/>
          <w:sz w:val="20"/>
          <w:szCs w:val="20"/>
        </w:rPr>
        <w:t>Service Level metrics</w:t>
      </w:r>
      <w:r w:rsidR="001C77B6" w:rsidRPr="00A92DD6">
        <w:rPr>
          <w:rFonts w:asciiTheme="minorHAnsi" w:hAnsiTheme="minorHAnsi" w:cstheme="minorHAnsi"/>
          <w:sz w:val="20"/>
          <w:szCs w:val="20"/>
        </w:rPr>
        <w:t>,</w:t>
      </w:r>
    </w:p>
    <w:p w14:paraId="3868C4D8" w14:textId="5C98FAFE" w:rsidR="0029509D" w:rsidRPr="00A92DD6" w:rsidRDefault="0029509D" w:rsidP="00F21AF1">
      <w:pPr>
        <w:pStyle w:val="Paragraphedeliste"/>
        <w:numPr>
          <w:ilvl w:val="3"/>
          <w:numId w:val="101"/>
        </w:numPr>
        <w:rPr>
          <w:rFonts w:asciiTheme="minorHAnsi" w:hAnsiTheme="minorHAnsi" w:cstheme="minorHAnsi"/>
          <w:sz w:val="20"/>
          <w:szCs w:val="20"/>
        </w:rPr>
      </w:pPr>
      <w:r w:rsidRPr="00A92DD6">
        <w:rPr>
          <w:rFonts w:asciiTheme="minorHAnsi" w:hAnsiTheme="minorHAnsi" w:cstheme="minorHAnsi"/>
          <w:sz w:val="20"/>
          <w:szCs w:val="20"/>
        </w:rPr>
        <w:t>Project status updates (as applicable)</w:t>
      </w:r>
      <w:r w:rsidR="001C77B6" w:rsidRPr="00A92DD6">
        <w:rPr>
          <w:rFonts w:asciiTheme="minorHAnsi" w:hAnsiTheme="minorHAnsi" w:cstheme="minorHAnsi"/>
          <w:sz w:val="20"/>
          <w:szCs w:val="20"/>
        </w:rPr>
        <w:t>,</w:t>
      </w:r>
    </w:p>
    <w:p w14:paraId="26546079" w14:textId="312FBBE0" w:rsidR="0029509D" w:rsidRPr="00A92DD6" w:rsidRDefault="0029509D" w:rsidP="00EA3E7A">
      <w:pPr>
        <w:pStyle w:val="Paragraphedeliste"/>
        <w:numPr>
          <w:ilvl w:val="3"/>
          <w:numId w:val="101"/>
        </w:numPr>
      </w:pPr>
      <w:r w:rsidRPr="00A92DD6">
        <w:rPr>
          <w:rFonts w:asciiTheme="minorHAnsi" w:hAnsiTheme="minorHAnsi" w:cstheme="minorHAnsi"/>
          <w:sz w:val="20"/>
          <w:szCs w:val="20"/>
        </w:rPr>
        <w:t>Operational Framework &amp; Processes Overviews</w:t>
      </w:r>
      <w:r w:rsidR="005F2F22" w:rsidRPr="00A92DD6">
        <w:rPr>
          <w:rFonts w:asciiTheme="minorHAnsi" w:hAnsiTheme="minorHAnsi" w:cstheme="minorHAnsi"/>
          <w:sz w:val="20"/>
          <w:szCs w:val="20"/>
        </w:rPr>
        <w:t>.</w:t>
      </w:r>
    </w:p>
    <w:p w14:paraId="0E05B8CF" w14:textId="38EB613E" w:rsidR="0029509D" w:rsidRPr="00A92DD6" w:rsidRDefault="00F10D8D" w:rsidP="00EA3E7A">
      <w:pPr>
        <w:pStyle w:val="Corpsdetexte"/>
        <w:numPr>
          <w:ilvl w:val="1"/>
          <w:numId w:val="31"/>
        </w:numPr>
      </w:pPr>
      <w:r w:rsidRPr="00A92DD6">
        <w:t xml:space="preserve">Security </w:t>
      </w:r>
      <w:r w:rsidR="0029509D" w:rsidRPr="00A92DD6">
        <w:t xml:space="preserve">Monitor </w:t>
      </w:r>
      <w:r w:rsidRPr="00A92DD6">
        <w:t>T</w:t>
      </w:r>
      <w:r w:rsidR="0029509D" w:rsidRPr="00A92DD6">
        <w:t>ooling</w:t>
      </w:r>
    </w:p>
    <w:p w14:paraId="0C8F8F2E" w14:textId="5291ABBA" w:rsidR="0029509D" w:rsidRPr="00A92DD6" w:rsidRDefault="00F10D8D" w:rsidP="00EA3E7A">
      <w:pPr>
        <w:pStyle w:val="Corpsdetexte"/>
        <w:numPr>
          <w:ilvl w:val="2"/>
          <w:numId w:val="31"/>
        </w:numPr>
      </w:pPr>
      <w:r w:rsidRPr="00A92DD6">
        <w:t>S</w:t>
      </w:r>
      <w:r w:rsidR="0029509D" w:rsidRPr="00A92DD6">
        <w:t>ecurity tooling deploy</w:t>
      </w:r>
      <w:r w:rsidRPr="00A92DD6">
        <w:t>ment</w:t>
      </w:r>
      <w:r w:rsidR="0029509D" w:rsidRPr="00A92DD6">
        <w:t xml:space="preserve"> and functional</w:t>
      </w:r>
      <w:r w:rsidRPr="00A92DD6">
        <w:t>ity</w:t>
      </w:r>
      <w:r w:rsidR="007D19AC" w:rsidRPr="00A92DD6">
        <w:t>,</w:t>
      </w:r>
    </w:p>
    <w:p w14:paraId="7A74911A" w14:textId="078A2714" w:rsidR="0029509D" w:rsidRPr="00A92DD6" w:rsidRDefault="0029509D" w:rsidP="00EA3E7A">
      <w:pPr>
        <w:pStyle w:val="Corpsdetexte"/>
        <w:numPr>
          <w:ilvl w:val="2"/>
          <w:numId w:val="31"/>
        </w:numPr>
      </w:pPr>
      <w:r w:rsidRPr="00A92DD6">
        <w:t>Monitor</w:t>
      </w:r>
      <w:r w:rsidR="00336376" w:rsidRPr="00A92DD6">
        <w:t>ing of</w:t>
      </w:r>
      <w:r w:rsidRPr="00A92DD6">
        <w:t xml:space="preserve"> security tools</w:t>
      </w:r>
      <w:r w:rsidR="007D19AC" w:rsidRPr="00A92DD6">
        <w:t>,</w:t>
      </w:r>
    </w:p>
    <w:p w14:paraId="64EF97E4" w14:textId="70416BFA" w:rsidR="0029509D" w:rsidRPr="00525AFB" w:rsidRDefault="00BA4081" w:rsidP="0065082D">
      <w:pPr>
        <w:pStyle w:val="Corpsdetexte"/>
        <w:numPr>
          <w:ilvl w:val="2"/>
          <w:numId w:val="31"/>
        </w:numPr>
      </w:pPr>
      <w:r w:rsidRPr="00525AFB">
        <w:t xml:space="preserve">Google Platform </w:t>
      </w:r>
      <w:r w:rsidR="009E196D" w:rsidRPr="00525AFB">
        <w:t>Cybersecurity I</w:t>
      </w:r>
      <w:r w:rsidR="0029509D" w:rsidRPr="00525AFB">
        <w:t>ncident when an observation is flagged</w:t>
      </w:r>
    </w:p>
    <w:p w14:paraId="56A2F2FF" w14:textId="77777777" w:rsidR="0029509D" w:rsidRPr="00525AFB" w:rsidRDefault="0029509D" w:rsidP="008667C8">
      <w:pPr>
        <w:pStyle w:val="Corpsdetexte"/>
        <w:ind w:left="720" w:right="244"/>
        <w:jc w:val="both"/>
      </w:pPr>
    </w:p>
    <w:p w14:paraId="3363C2C5" w14:textId="59F5DE17" w:rsidR="00C35CF1" w:rsidRPr="00315F49" w:rsidRDefault="005B60A0" w:rsidP="007C14FC">
      <w:pPr>
        <w:pStyle w:val="Titre3"/>
        <w:keepNext w:val="0"/>
        <w:keepLines w:val="0"/>
        <w:numPr>
          <w:ilvl w:val="0"/>
          <w:numId w:val="150"/>
        </w:numPr>
        <w:spacing w:before="0"/>
        <w:rPr>
          <w:rFonts w:ascii="Calibri" w:eastAsia="Calibri" w:hAnsi="Calibri" w:cs="Calibri"/>
          <w:b/>
          <w:color w:val="auto"/>
          <w:sz w:val="20"/>
          <w:szCs w:val="20"/>
        </w:rPr>
      </w:pPr>
      <w:commentRangeStart w:id="521"/>
      <w:commentRangeStart w:id="522"/>
      <w:commentRangeStart w:id="523"/>
      <w:commentRangeStart w:id="524"/>
      <w:r w:rsidRPr="5308E2B0">
        <w:rPr>
          <w:rFonts w:ascii="Calibri" w:eastAsia="Calibri" w:hAnsi="Calibri" w:cs="Calibri"/>
          <w:b/>
          <w:bCs/>
          <w:color w:val="auto"/>
          <w:sz w:val="20"/>
          <w:szCs w:val="20"/>
        </w:rPr>
        <w:t xml:space="preserve">Run </w:t>
      </w:r>
      <w:r w:rsidR="00C35CF1" w:rsidRPr="5308E2B0">
        <w:rPr>
          <w:rFonts w:ascii="Calibri" w:eastAsia="Calibri" w:hAnsi="Calibri" w:cs="Calibri"/>
          <w:b/>
          <w:bCs/>
          <w:color w:val="auto"/>
          <w:sz w:val="20"/>
          <w:szCs w:val="20"/>
        </w:rPr>
        <w:t>Security</w:t>
      </w:r>
      <w:commentRangeEnd w:id="521"/>
      <w:r w:rsidRPr="00315F49">
        <w:rPr>
          <w:rStyle w:val="Marquedecommentaire"/>
          <w:rFonts w:ascii="Calibri" w:eastAsia="Calibri" w:hAnsi="Calibri" w:cs="Calibri"/>
          <w:b/>
          <w:color w:val="auto"/>
          <w:sz w:val="20"/>
          <w:szCs w:val="20"/>
        </w:rPr>
        <w:commentReference w:id="521"/>
      </w:r>
      <w:commentRangeEnd w:id="522"/>
      <w:r w:rsidRPr="00315F49">
        <w:rPr>
          <w:rStyle w:val="Marquedecommentaire"/>
          <w:rFonts w:ascii="Calibri" w:eastAsia="Calibri" w:hAnsi="Calibri" w:cs="Calibri"/>
          <w:b/>
          <w:color w:val="auto"/>
          <w:sz w:val="20"/>
          <w:szCs w:val="20"/>
        </w:rPr>
        <w:commentReference w:id="522"/>
      </w:r>
      <w:commentRangeEnd w:id="523"/>
      <w:r w:rsidRPr="00315F49">
        <w:rPr>
          <w:rStyle w:val="Marquedecommentaire"/>
          <w:rFonts w:ascii="Calibri" w:eastAsia="Calibri" w:hAnsi="Calibri" w:cs="Calibri"/>
          <w:b/>
          <w:color w:val="auto"/>
          <w:sz w:val="20"/>
          <w:szCs w:val="20"/>
        </w:rPr>
        <w:commentReference w:id="523"/>
      </w:r>
      <w:commentRangeEnd w:id="524"/>
      <w:r w:rsidR="001566F9" w:rsidRPr="00315F49">
        <w:rPr>
          <w:rStyle w:val="Marquedecommentaire"/>
          <w:rFonts w:ascii="Calibri" w:eastAsia="Calibri" w:hAnsi="Calibri" w:cs="Calibri"/>
          <w:b/>
          <w:color w:val="auto"/>
          <w:sz w:val="20"/>
          <w:szCs w:val="20"/>
        </w:rPr>
        <w:commentReference w:id="524"/>
      </w:r>
    </w:p>
    <w:p w14:paraId="1533D789" w14:textId="77777777" w:rsidR="00C35CF1" w:rsidRPr="00D559C8" w:rsidRDefault="00C35CF1" w:rsidP="00C35CF1">
      <w:pPr>
        <w:pStyle w:val="Corpsdetexte"/>
        <w:ind w:left="720" w:right="244"/>
        <w:jc w:val="both"/>
      </w:pPr>
    </w:p>
    <w:p w14:paraId="173512DB" w14:textId="623D7C8E" w:rsidR="00DC1313" w:rsidRPr="007E323B" w:rsidRDefault="00B80C62" w:rsidP="0063650C">
      <w:pPr>
        <w:pStyle w:val="Corpsdetexte"/>
        <w:ind w:left="720" w:right="244"/>
        <w:jc w:val="both"/>
        <w:rPr>
          <w:ins w:id="527" w:author="Bigras, Louis-Philippe" w:date="2026-01-22T09:12:00Z" w16du:dateUtc="2026-01-22T14:12:00Z"/>
        </w:rPr>
      </w:pPr>
      <w:commentRangeStart w:id="528"/>
      <w:ins w:id="529" w:author="Bigras, Louis-Philippe" w:date="2025-12-17T08:38:00Z" w16du:dateUtc="2025-12-17T13:38:00Z">
        <w:r w:rsidRPr="007E323B">
          <w:t xml:space="preserve">The Supplier will provide </w:t>
        </w:r>
      </w:ins>
      <w:ins w:id="530" w:author="Bigras, Louis-Philippe" w:date="2025-12-17T08:39:00Z" w16du:dateUtc="2025-12-17T13:39:00Z">
        <w:r w:rsidRPr="007E323B">
          <w:t xml:space="preserve">security </w:t>
        </w:r>
      </w:ins>
      <w:ins w:id="531" w:author="Bigras, Louis-Philippe" w:date="2026-01-22T13:32:00Z" w16du:dateUtc="2026-01-22T18:32:00Z">
        <w:r w:rsidR="00AD1D5D" w:rsidRPr="007E323B">
          <w:t>services</w:t>
        </w:r>
      </w:ins>
      <w:ins w:id="532" w:author="Bigras, Louis-Philippe" w:date="2026-01-22T13:33:00Z" w16du:dateUtc="2026-01-22T18:33:00Z">
        <w:r w:rsidR="005D6D09" w:rsidRPr="007E323B">
          <w:t xml:space="preserve"> </w:t>
        </w:r>
      </w:ins>
      <w:ins w:id="533" w:author="Bigras, Louis-Philippe" w:date="2026-02-13T06:28:00Z" w16du:dateUtc="2026-02-13T11:28:00Z">
        <w:r w:rsidR="00993078">
          <w:t xml:space="preserve">or capabilities </w:t>
        </w:r>
      </w:ins>
      <w:ins w:id="534" w:author="Bigras, Louis-Philippe" w:date="2026-01-22T13:33:00Z" w16du:dateUtc="2026-01-22T18:33:00Z">
        <w:r w:rsidR="005D6D09" w:rsidRPr="007E323B">
          <w:t>related to the Google Platform</w:t>
        </w:r>
      </w:ins>
      <w:ins w:id="535" w:author="Bigras, Louis-Philippe" w:date="2026-01-22T13:32:00Z" w16du:dateUtc="2026-01-22T18:32:00Z">
        <w:r w:rsidR="005D6D09" w:rsidRPr="007E323B">
          <w:t xml:space="preserve"> in compliance with the following requirements</w:t>
        </w:r>
      </w:ins>
      <w:ins w:id="536" w:author="Bigras, Louis-Philippe" w:date="2025-12-17T08:43:00Z" w16du:dateUtc="2025-12-17T13:43:00Z">
        <w:r w:rsidR="00DC1313" w:rsidRPr="007E323B">
          <w:t xml:space="preserve">: </w:t>
        </w:r>
      </w:ins>
      <w:commentRangeEnd w:id="528"/>
      <w:ins w:id="537" w:author="Bigras, Louis-Philippe" w:date="2026-01-15T14:54:00Z" w16du:dateUtc="2026-01-15T19:54:00Z">
        <w:r w:rsidR="00935B21" w:rsidRPr="007E323B">
          <w:rPr>
            <w:rStyle w:val="Marquedecommentaire"/>
            <w:sz w:val="20"/>
            <w:szCs w:val="20"/>
          </w:rPr>
          <w:commentReference w:id="528"/>
        </w:r>
      </w:ins>
    </w:p>
    <w:p w14:paraId="5C295AA3" w14:textId="69004452" w:rsidR="0063650C" w:rsidRDefault="0027662E" w:rsidP="00575076">
      <w:pPr>
        <w:pStyle w:val="Corpsdetexte"/>
        <w:numPr>
          <w:ilvl w:val="0"/>
          <w:numId w:val="268"/>
        </w:numPr>
        <w:spacing w:before="120"/>
        <w:ind w:left="1565" w:hanging="357"/>
        <w:rPr>
          <w:ins w:id="538" w:author="Bigras, Louis-Philippe" w:date="2026-01-22T14:27:00Z" w16du:dateUtc="2026-01-22T19:27:00Z"/>
        </w:rPr>
      </w:pPr>
      <w:ins w:id="539" w:author="Bigras, Louis-Philippe" w:date="2026-01-22T09:13:00Z" w16du:dateUtc="2026-01-22T14:13:00Z">
        <w:r w:rsidRPr="007E323B">
          <w:t>Security Governance &amp; Shared Responsibility</w:t>
        </w:r>
      </w:ins>
    </w:p>
    <w:p w14:paraId="117293DE" w14:textId="5F5DF64B" w:rsidR="005445BF" w:rsidRPr="007E323B" w:rsidRDefault="005E6B13" w:rsidP="00575076">
      <w:pPr>
        <w:pStyle w:val="Corpsdetexte"/>
        <w:numPr>
          <w:ilvl w:val="2"/>
          <w:numId w:val="31"/>
        </w:numPr>
        <w:spacing w:before="120"/>
        <w:ind w:hanging="357"/>
        <w:rPr>
          <w:ins w:id="540" w:author="Bigras, Louis-Philippe" w:date="2026-01-22T13:37:00Z" w16du:dateUtc="2026-01-22T18:37:00Z"/>
        </w:rPr>
      </w:pPr>
      <w:ins w:id="541" w:author="Bigras, Louis-Philippe" w:date="2026-01-22T13:28:00Z" w16du:dateUtc="2026-01-22T18:28:00Z">
        <w:r w:rsidRPr="007E323B">
          <w:t>Shared Responsibility Model (RACI)</w:t>
        </w:r>
      </w:ins>
      <w:ins w:id="542" w:author="Bigras, Louis-Philippe" w:date="2026-01-22T13:35:00Z" w16du:dateUtc="2026-01-22T18:35:00Z">
        <w:r w:rsidR="00466E58" w:rsidRPr="00575076">
          <w:t xml:space="preserve">: </w:t>
        </w:r>
      </w:ins>
      <w:ins w:id="543" w:author="Bigras, Louis-Philippe" w:date="2026-01-22T13:33:00Z">
        <w:r w:rsidR="00A61874" w:rsidRPr="007E323B">
          <w:t xml:space="preserve">For each </w:t>
        </w:r>
      </w:ins>
      <w:ins w:id="544" w:author="Bigras, Louis-Philippe" w:date="2026-02-13T06:29:00Z" w16du:dateUtc="2026-02-13T11:29:00Z">
        <w:r w:rsidR="00374C00">
          <w:t>s</w:t>
        </w:r>
      </w:ins>
      <w:ins w:id="545" w:author="Bigras, Louis-Philippe" w:date="2026-01-22T13:33:00Z">
        <w:r w:rsidR="00A61874" w:rsidRPr="007E323B">
          <w:t xml:space="preserve">ecurity </w:t>
        </w:r>
      </w:ins>
      <w:ins w:id="546" w:author="Bigras, Louis-Philippe" w:date="2026-02-13T06:28:00Z" w16du:dateUtc="2026-02-13T11:28:00Z">
        <w:r w:rsidR="00993078">
          <w:t>s</w:t>
        </w:r>
      </w:ins>
      <w:ins w:id="547" w:author="Bigras, Louis-Philippe" w:date="2026-01-22T13:33:00Z">
        <w:r w:rsidR="00A61874" w:rsidRPr="007E323B">
          <w:t>ervice</w:t>
        </w:r>
      </w:ins>
      <w:ins w:id="548" w:author="Bigras, Louis-Philippe" w:date="2026-02-13T06:29:00Z" w16du:dateUtc="2026-02-13T11:29:00Z">
        <w:r w:rsidR="00374C00">
          <w:t xml:space="preserve"> or capability</w:t>
        </w:r>
      </w:ins>
      <w:ins w:id="549" w:author="Bigras, Louis-Philippe" w:date="2026-01-22T13:33:00Z">
        <w:r w:rsidR="00A61874" w:rsidRPr="007E323B">
          <w:t xml:space="preserve"> defined in this Schedule, Provider shall operate in accordance with the </w:t>
        </w:r>
      </w:ins>
      <w:ins w:id="550" w:author="Bigras, Louis-Philippe" w:date="2026-01-22T13:34:00Z" w16du:dateUtc="2026-01-22T18:34:00Z">
        <w:r w:rsidR="00466E58" w:rsidRPr="007E323B">
          <w:t>roles and responsibilities matrix for infrastructure services</w:t>
        </w:r>
      </w:ins>
      <w:ins w:id="551" w:author="Bigras, Louis-Philippe" w:date="2026-01-22T13:33:00Z">
        <w:r w:rsidR="00466E58" w:rsidRPr="007E323B">
          <w:t xml:space="preserve"> </w:t>
        </w:r>
        <w:r w:rsidR="00A61874" w:rsidRPr="007E323B">
          <w:t xml:space="preserve">attached as </w:t>
        </w:r>
      </w:ins>
      <w:ins w:id="552" w:author="Bigras, Louis-Philippe" w:date="2026-01-22T13:35:00Z" w16du:dateUtc="2026-01-22T18:35:00Z">
        <w:r w:rsidR="00466E58" w:rsidRPr="007E323B">
          <w:t>Schedule D.</w:t>
        </w:r>
      </w:ins>
    </w:p>
    <w:p w14:paraId="389F63E4" w14:textId="4CB041B1" w:rsidR="00826303" w:rsidRPr="007E323B" w:rsidRDefault="00A85E5F" w:rsidP="00575076">
      <w:pPr>
        <w:pStyle w:val="Corpsdetexte"/>
        <w:numPr>
          <w:ilvl w:val="2"/>
          <w:numId w:val="31"/>
        </w:numPr>
        <w:spacing w:before="120"/>
        <w:ind w:hanging="357"/>
        <w:rPr>
          <w:ins w:id="553" w:author="Bigras, Louis-Philippe" w:date="2026-01-22T14:10:00Z" w16du:dateUtc="2026-01-22T19:10:00Z"/>
        </w:rPr>
      </w:pPr>
      <w:ins w:id="554" w:author="Bigras, Louis-Philippe" w:date="2026-01-22T13:37:00Z" w16du:dateUtc="2026-01-22T18:37:00Z">
        <w:r w:rsidRPr="00575076">
          <w:t>Technology Stack &amp; Tooling Mandate</w:t>
        </w:r>
      </w:ins>
      <w:ins w:id="555" w:author="Bigras, Louis-Philippe" w:date="2026-01-22T13:38:00Z" w16du:dateUtc="2026-01-22T18:38:00Z">
        <w:r w:rsidRPr="00575076">
          <w:t>:</w:t>
        </w:r>
      </w:ins>
      <w:ins w:id="556" w:author="Bigras, Louis-Philippe" w:date="2026-01-22T13:37:00Z" w16du:dateUtc="2026-01-22T18:37:00Z">
        <w:r w:rsidRPr="00575076">
          <w:t xml:space="preserve"> </w:t>
        </w:r>
      </w:ins>
    </w:p>
    <w:p w14:paraId="639094B3" w14:textId="3CE963F0" w:rsidR="00F823BB" w:rsidRPr="00F823BB" w:rsidRDefault="00F823BB" w:rsidP="00F823BB">
      <w:pPr>
        <w:pStyle w:val="Paragraphedeliste"/>
        <w:numPr>
          <w:ilvl w:val="3"/>
          <w:numId w:val="101"/>
        </w:numPr>
        <w:spacing w:before="120"/>
        <w:ind w:hanging="357"/>
        <w:rPr>
          <w:ins w:id="557" w:author="Bigras, Louis-Philippe" w:date="2026-02-13T06:18:00Z" w16du:dateUtc="2026-02-13T11:18:00Z"/>
          <w:rFonts w:asciiTheme="minorHAnsi" w:hAnsiTheme="minorHAnsi" w:cstheme="minorHAnsi"/>
          <w:sz w:val="20"/>
          <w:szCs w:val="20"/>
          <w:rPrChange w:id="558" w:author="Bigras, Louis-Philippe" w:date="2026-02-13T06:18:00Z" w16du:dateUtc="2026-02-13T11:18:00Z">
            <w:rPr>
              <w:ins w:id="559" w:author="Bigras, Louis-Philippe" w:date="2026-02-13T06:18:00Z" w16du:dateUtc="2026-02-13T11:18:00Z"/>
            </w:rPr>
          </w:rPrChange>
        </w:rPr>
      </w:pPr>
      <w:ins w:id="560" w:author="Bigras, Louis-Philippe" w:date="2026-02-13T06:18:00Z" w16du:dateUtc="2026-02-13T11:18:00Z">
        <w:r>
          <w:rPr>
            <w:rFonts w:asciiTheme="minorHAnsi" w:hAnsiTheme="minorHAnsi" w:cstheme="minorHAnsi"/>
            <w:sz w:val="20"/>
            <w:szCs w:val="20"/>
          </w:rPr>
          <w:t>Provider</w:t>
        </w:r>
        <w:r w:rsidRPr="00A554B8">
          <w:rPr>
            <w:rFonts w:asciiTheme="minorHAnsi" w:hAnsiTheme="minorHAnsi" w:cstheme="minorHAnsi"/>
            <w:sz w:val="20"/>
            <w:szCs w:val="20"/>
          </w:rPr>
          <w:t xml:space="preserve"> Tooling: Where </w:t>
        </w:r>
        <w:r>
          <w:rPr>
            <w:rFonts w:asciiTheme="minorHAnsi" w:hAnsiTheme="minorHAnsi" w:cstheme="minorHAnsi"/>
            <w:sz w:val="20"/>
            <w:szCs w:val="20"/>
          </w:rPr>
          <w:t>a</w:t>
        </w:r>
        <w:r w:rsidRPr="00575076">
          <w:rPr>
            <w:rFonts w:asciiTheme="minorHAnsi" w:hAnsiTheme="minorHAnsi" w:cstheme="minorHAnsi"/>
            <w:sz w:val="20"/>
            <w:szCs w:val="20"/>
          </w:rPr>
          <w:t xml:space="preserve"> </w:t>
        </w:r>
        <w:r>
          <w:rPr>
            <w:rFonts w:asciiTheme="minorHAnsi" w:hAnsiTheme="minorHAnsi" w:cstheme="minorHAnsi"/>
            <w:sz w:val="20"/>
            <w:szCs w:val="20"/>
          </w:rPr>
          <w:t xml:space="preserve">security service </w:t>
        </w:r>
      </w:ins>
      <w:ins w:id="561" w:author="Bigras, Louis-Philippe" w:date="2026-02-13T06:29:00Z" w16du:dateUtc="2026-02-13T11:29:00Z">
        <w:r w:rsidR="00374C00">
          <w:rPr>
            <w:rFonts w:asciiTheme="minorHAnsi" w:hAnsiTheme="minorHAnsi" w:cstheme="minorHAnsi"/>
            <w:sz w:val="20"/>
            <w:szCs w:val="20"/>
          </w:rPr>
          <w:t xml:space="preserve">or </w:t>
        </w:r>
        <w:r w:rsidR="00374C00" w:rsidRPr="00575076">
          <w:rPr>
            <w:rFonts w:asciiTheme="minorHAnsi" w:hAnsiTheme="minorHAnsi" w:cstheme="minorHAnsi"/>
            <w:sz w:val="20"/>
            <w:szCs w:val="20"/>
          </w:rPr>
          <w:t>capability</w:t>
        </w:r>
        <w:r w:rsidR="00374C00">
          <w:rPr>
            <w:rFonts w:asciiTheme="minorHAnsi" w:hAnsiTheme="minorHAnsi" w:cstheme="minorHAnsi"/>
            <w:sz w:val="20"/>
            <w:szCs w:val="20"/>
          </w:rPr>
          <w:t xml:space="preserve"> </w:t>
        </w:r>
      </w:ins>
      <w:ins w:id="562" w:author="Bigras, Louis-Philippe" w:date="2026-02-13T06:18:00Z" w16du:dateUtc="2026-02-13T11:18:00Z">
        <w:r>
          <w:rPr>
            <w:rFonts w:asciiTheme="minorHAnsi" w:hAnsiTheme="minorHAnsi" w:cstheme="minorHAnsi"/>
            <w:sz w:val="20"/>
            <w:szCs w:val="20"/>
          </w:rPr>
          <w:t xml:space="preserve">does not </w:t>
        </w:r>
      </w:ins>
      <w:ins w:id="563" w:author="Bigras, Louis-Philippe" w:date="2026-02-13T06:19:00Z" w16du:dateUtc="2026-02-13T11:19:00Z">
        <w:r w:rsidR="00A7053F">
          <w:rPr>
            <w:rFonts w:asciiTheme="minorHAnsi" w:hAnsiTheme="minorHAnsi" w:cstheme="minorHAnsi"/>
            <w:sz w:val="20"/>
            <w:szCs w:val="20"/>
          </w:rPr>
          <w:t xml:space="preserve">mandate specific </w:t>
        </w:r>
      </w:ins>
      <w:ins w:id="564" w:author="Bigras, Louis-Philippe" w:date="2026-02-26T07:41:00Z" w16du:dateUtc="2026-02-26T12:41:00Z">
        <w:r w:rsidR="000B71EE">
          <w:rPr>
            <w:rFonts w:asciiTheme="minorHAnsi" w:hAnsiTheme="minorHAnsi" w:cstheme="minorHAnsi"/>
            <w:sz w:val="20"/>
            <w:szCs w:val="20"/>
          </w:rPr>
          <w:t>tooling</w:t>
        </w:r>
      </w:ins>
      <w:ins w:id="565" w:author="Bigras, Louis-Philippe" w:date="2026-02-13T06:18:00Z" w16du:dateUtc="2026-02-13T11:18:00Z">
        <w:r w:rsidRPr="00307CE0">
          <w:rPr>
            <w:rFonts w:asciiTheme="minorHAnsi" w:hAnsiTheme="minorHAnsi" w:cstheme="minorHAnsi"/>
            <w:sz w:val="20"/>
            <w:szCs w:val="20"/>
          </w:rPr>
          <w:t xml:space="preserve">, Provider shall configure and manage native Google Cloud Platform security </w:t>
        </w:r>
        <w:r>
          <w:rPr>
            <w:rFonts w:asciiTheme="minorHAnsi" w:hAnsiTheme="minorHAnsi" w:cstheme="minorHAnsi"/>
            <w:sz w:val="20"/>
            <w:szCs w:val="20"/>
          </w:rPr>
          <w:t>tooling</w:t>
        </w:r>
        <w:r w:rsidRPr="00307CE0">
          <w:rPr>
            <w:rFonts w:asciiTheme="minorHAnsi" w:hAnsiTheme="minorHAnsi" w:cstheme="minorHAnsi"/>
            <w:sz w:val="20"/>
            <w:szCs w:val="20"/>
          </w:rPr>
          <w:t xml:space="preserve"> or</w:t>
        </w:r>
        <w:r>
          <w:rPr>
            <w:rFonts w:asciiTheme="minorHAnsi" w:hAnsiTheme="minorHAnsi" w:cstheme="minorHAnsi"/>
            <w:sz w:val="20"/>
            <w:szCs w:val="20"/>
          </w:rPr>
          <w:t xml:space="preserve"> </w:t>
        </w:r>
        <w:r w:rsidRPr="00A554B8">
          <w:rPr>
            <w:rFonts w:asciiTheme="minorHAnsi" w:hAnsiTheme="minorHAnsi" w:cstheme="minorHAnsi"/>
            <w:sz w:val="20"/>
            <w:szCs w:val="20"/>
          </w:rPr>
          <w:t>equivalent</w:t>
        </w:r>
      </w:ins>
      <w:ins w:id="566" w:author="Bigras, Louis-Philippe" w:date="2026-02-13T06:19:00Z" w16du:dateUtc="2026-02-13T11:19:00Z">
        <w:r w:rsidR="00C02A4C">
          <w:rPr>
            <w:rFonts w:asciiTheme="minorHAnsi" w:hAnsiTheme="minorHAnsi" w:cstheme="minorHAnsi"/>
            <w:sz w:val="20"/>
            <w:szCs w:val="20"/>
          </w:rPr>
          <w:t xml:space="preserve"> </w:t>
        </w:r>
        <w:r w:rsidR="00C02A4C" w:rsidRPr="002B0F00">
          <w:rPr>
            <w:rFonts w:asciiTheme="minorHAnsi" w:hAnsiTheme="minorHAnsi" w:cstheme="minorHAnsi"/>
            <w:sz w:val="20"/>
            <w:szCs w:val="20"/>
          </w:rPr>
          <w:t>Third-Party Applications</w:t>
        </w:r>
      </w:ins>
      <w:ins w:id="567" w:author="Bigras, Louis-Philippe" w:date="2026-02-13T06:18:00Z" w16du:dateUtc="2026-02-13T11:18:00Z">
        <w:r w:rsidRPr="00A554B8">
          <w:rPr>
            <w:rFonts w:asciiTheme="minorHAnsi" w:hAnsiTheme="minorHAnsi" w:cstheme="minorHAnsi"/>
            <w:sz w:val="20"/>
            <w:szCs w:val="20"/>
          </w:rPr>
          <w:t>.</w:t>
        </w:r>
      </w:ins>
    </w:p>
    <w:p w14:paraId="212FA3D4" w14:textId="5DDB464F" w:rsidR="00B554E1" w:rsidRPr="00575076" w:rsidRDefault="00B554E1" w:rsidP="00B554E1">
      <w:pPr>
        <w:pStyle w:val="Paragraphedeliste"/>
        <w:numPr>
          <w:ilvl w:val="3"/>
          <w:numId w:val="101"/>
        </w:numPr>
        <w:spacing w:before="120"/>
        <w:ind w:hanging="357"/>
        <w:rPr>
          <w:ins w:id="568" w:author="Bigras, Louis-Philippe" w:date="2026-01-23T05:47:00Z" w16du:dateUtc="2026-01-23T10:47:00Z"/>
          <w:rFonts w:asciiTheme="minorHAnsi" w:hAnsiTheme="minorHAnsi" w:cstheme="minorHAnsi"/>
          <w:sz w:val="20"/>
          <w:szCs w:val="20"/>
        </w:rPr>
      </w:pPr>
      <w:commentRangeStart w:id="569"/>
      <w:commentRangeStart w:id="570"/>
      <w:ins w:id="571" w:author="Bigras, Louis-Philippe" w:date="2026-01-23T05:47:00Z" w16du:dateUtc="2026-01-23T10:47:00Z">
        <w:r w:rsidRPr="002B0F00">
          <w:rPr>
            <w:rFonts w:asciiTheme="minorHAnsi" w:hAnsiTheme="minorHAnsi" w:cstheme="minorHAnsi"/>
            <w:sz w:val="20"/>
            <w:szCs w:val="20"/>
          </w:rPr>
          <w:t xml:space="preserve">Per Client request, integration to or substitution of Google Platform </w:t>
        </w:r>
      </w:ins>
      <w:ins w:id="572" w:author="Bigras, Louis-Philippe" w:date="2026-02-13T06:29:00Z" w16du:dateUtc="2026-02-13T11:29:00Z">
        <w:r w:rsidR="00CA5265">
          <w:rPr>
            <w:rFonts w:asciiTheme="minorHAnsi" w:hAnsiTheme="minorHAnsi" w:cstheme="minorHAnsi"/>
            <w:sz w:val="20"/>
            <w:szCs w:val="20"/>
          </w:rPr>
          <w:t>s</w:t>
        </w:r>
      </w:ins>
      <w:ins w:id="573" w:author="Bigras, Louis-Philippe" w:date="2026-02-13T06:27:00Z" w16du:dateUtc="2026-02-13T11:27:00Z">
        <w:r w:rsidR="00105CD6">
          <w:rPr>
            <w:rFonts w:asciiTheme="minorHAnsi" w:hAnsiTheme="minorHAnsi" w:cstheme="minorHAnsi"/>
            <w:sz w:val="20"/>
            <w:szCs w:val="20"/>
          </w:rPr>
          <w:t>ervice</w:t>
        </w:r>
      </w:ins>
      <w:ins w:id="574" w:author="Bigras, Louis-Philippe" w:date="2026-02-13T06:30:00Z" w16du:dateUtc="2026-02-13T11:30:00Z">
        <w:r w:rsidR="005774F8">
          <w:rPr>
            <w:rFonts w:asciiTheme="minorHAnsi" w:hAnsiTheme="minorHAnsi" w:cstheme="minorHAnsi"/>
            <w:sz w:val="20"/>
            <w:szCs w:val="20"/>
          </w:rPr>
          <w:t xml:space="preserve">, </w:t>
        </w:r>
      </w:ins>
      <w:ins w:id="575" w:author="Bigras, Louis-Philippe" w:date="2026-02-13T06:29:00Z" w16du:dateUtc="2026-02-13T11:29:00Z">
        <w:r w:rsidR="00CA5265">
          <w:rPr>
            <w:rFonts w:asciiTheme="minorHAnsi" w:hAnsiTheme="minorHAnsi" w:cstheme="minorHAnsi"/>
            <w:sz w:val="20"/>
            <w:szCs w:val="20"/>
          </w:rPr>
          <w:t>capabilit</w:t>
        </w:r>
      </w:ins>
      <w:ins w:id="576" w:author="Bigras, Louis-Philippe" w:date="2026-02-13T06:30:00Z" w16du:dateUtc="2026-02-13T11:30:00Z">
        <w:r w:rsidR="00CA5265">
          <w:rPr>
            <w:rFonts w:asciiTheme="minorHAnsi" w:hAnsiTheme="minorHAnsi" w:cstheme="minorHAnsi"/>
            <w:sz w:val="20"/>
            <w:szCs w:val="20"/>
          </w:rPr>
          <w:t>y</w:t>
        </w:r>
        <w:r w:rsidR="005774F8">
          <w:rPr>
            <w:rFonts w:asciiTheme="minorHAnsi" w:hAnsiTheme="minorHAnsi" w:cstheme="minorHAnsi"/>
            <w:sz w:val="20"/>
            <w:szCs w:val="20"/>
          </w:rPr>
          <w:t>,</w:t>
        </w:r>
      </w:ins>
      <w:ins w:id="577" w:author="Bigras, Louis-Philippe" w:date="2026-01-23T05:47:00Z" w16du:dateUtc="2026-01-23T10:47:00Z">
        <w:r w:rsidRPr="002B0F00">
          <w:rPr>
            <w:rFonts w:asciiTheme="minorHAnsi" w:hAnsiTheme="minorHAnsi" w:cstheme="minorHAnsi"/>
            <w:sz w:val="20"/>
            <w:szCs w:val="20"/>
          </w:rPr>
          <w:t xml:space="preserve"> or Third-Party Applications in favor of Client-Managed Services will be governed by separate statement of work or service schedule. Once these separate integration statement of work or service schedule are completed, the scope and responsibilities in this Service Schedule related Google Platform </w:t>
        </w:r>
      </w:ins>
      <w:ins w:id="578" w:author="Bigras, Louis-Philippe" w:date="2026-02-13T06:30:00Z" w16du:dateUtc="2026-02-13T11:30:00Z">
        <w:r w:rsidR="005774F8">
          <w:rPr>
            <w:rFonts w:asciiTheme="minorHAnsi" w:hAnsiTheme="minorHAnsi" w:cstheme="minorHAnsi"/>
            <w:sz w:val="20"/>
            <w:szCs w:val="20"/>
          </w:rPr>
          <w:t>services</w:t>
        </w:r>
      </w:ins>
      <w:ins w:id="579" w:author="Bigras, Louis-Philippe" w:date="2026-01-23T05:47:00Z" w16du:dateUtc="2026-01-23T10:47:00Z">
        <w:r w:rsidRPr="002B0F00">
          <w:rPr>
            <w:rFonts w:asciiTheme="minorHAnsi" w:hAnsiTheme="minorHAnsi" w:cstheme="minorHAnsi"/>
            <w:sz w:val="20"/>
            <w:szCs w:val="20"/>
          </w:rPr>
          <w:t>, Third-Party Applications and Client-Managed Services will be updated to include the newly integrated capabilities.</w:t>
        </w:r>
      </w:ins>
      <w:commentRangeEnd w:id="569"/>
      <w:ins w:id="580" w:author="Bigras, Louis-Philippe" w:date="2026-02-26T07:54:00Z" w16du:dateUtc="2026-02-26T12:54:00Z">
        <w:r w:rsidR="00731678" w:rsidRPr="00575076">
          <w:rPr>
            <w:rStyle w:val="Marquedecommentaire"/>
            <w:rFonts w:asciiTheme="minorHAnsi" w:hAnsiTheme="minorHAnsi" w:cstheme="minorHAnsi"/>
            <w:sz w:val="20"/>
            <w:szCs w:val="20"/>
          </w:rPr>
          <w:commentReference w:id="569"/>
        </w:r>
      </w:ins>
      <w:commentRangeEnd w:id="570"/>
      <w:r w:rsidR="0033064D" w:rsidRPr="00575076">
        <w:rPr>
          <w:rStyle w:val="Marquedecommentaire"/>
          <w:rFonts w:asciiTheme="minorHAnsi" w:hAnsiTheme="minorHAnsi" w:cstheme="minorHAnsi"/>
          <w:sz w:val="20"/>
          <w:szCs w:val="20"/>
        </w:rPr>
        <w:commentReference w:id="570"/>
      </w:r>
    </w:p>
    <w:p w14:paraId="786949CD" w14:textId="6FBE9BC2" w:rsidR="00C60B21" w:rsidRPr="005C26AF" w:rsidRDefault="00C60B21" w:rsidP="00C60B21">
      <w:pPr>
        <w:pStyle w:val="Corpsdetexte"/>
        <w:numPr>
          <w:ilvl w:val="0"/>
          <w:numId w:val="268"/>
        </w:numPr>
        <w:spacing w:before="120"/>
        <w:ind w:hanging="357"/>
        <w:rPr>
          <w:ins w:id="582" w:author="Bigras, Louis-Philippe" w:date="2026-02-13T06:13:00Z" w16du:dateUtc="2026-02-13T11:13:00Z"/>
        </w:rPr>
      </w:pPr>
      <w:ins w:id="583" w:author="Bigras, Louis-Philippe" w:date="2026-02-13T06:13:00Z" w16du:dateUtc="2026-02-13T11:13:00Z">
        <w:r w:rsidRPr="005C26AF">
          <w:t>Security Telemetry</w:t>
        </w:r>
      </w:ins>
    </w:p>
    <w:p w14:paraId="4B50B6CA" w14:textId="4ED7121B" w:rsidR="00A663EB" w:rsidRPr="00DA2986" w:rsidRDefault="00A663EB">
      <w:pPr>
        <w:pStyle w:val="Corpsdetexte"/>
        <w:numPr>
          <w:ilvl w:val="2"/>
          <w:numId w:val="31"/>
        </w:numPr>
        <w:spacing w:before="120"/>
        <w:ind w:hanging="357"/>
        <w:rPr>
          <w:ins w:id="584" w:author="Bigras, Louis-Philippe" w:date="2026-02-26T07:43:00Z" w16du:dateUtc="2026-02-26T12:43:00Z"/>
          <w:rPrChange w:id="585" w:author="Bigras, Louis-Philippe" w:date="2026-02-26T14:33:00Z" w16du:dateUtc="2026-02-26T19:33:00Z">
            <w:rPr>
              <w:ins w:id="586" w:author="Bigras, Louis-Philippe" w:date="2026-02-26T07:43:00Z" w16du:dateUtc="2026-02-26T12:43:00Z"/>
              <w:rFonts w:asciiTheme="minorHAnsi" w:hAnsiTheme="minorHAnsi" w:cstheme="minorHAnsi"/>
              <w:sz w:val="20"/>
              <w:szCs w:val="20"/>
            </w:rPr>
          </w:rPrChange>
        </w:rPr>
        <w:pPrChange w:id="587" w:author="Bigras, Louis-Philippe" w:date="2026-02-26T10:32:00Z" w16du:dateUtc="2026-02-26T15:32:00Z">
          <w:pPr>
            <w:pStyle w:val="Paragraphedeliste"/>
            <w:numPr>
              <w:ilvl w:val="2"/>
              <w:numId w:val="101"/>
            </w:numPr>
            <w:spacing w:before="120"/>
            <w:ind w:left="2340"/>
          </w:pPr>
        </w:pPrChange>
      </w:pPr>
      <w:ins w:id="588" w:author="Bigras, Louis-Philippe" w:date="2026-02-26T07:43:00Z" w16du:dateUtc="2026-02-26T12:43:00Z">
        <w:r w:rsidRPr="00DA2986">
          <w:rPr>
            <w:rPrChange w:id="589" w:author="Bigras, Louis-Philippe" w:date="2026-02-26T10:32:00Z" w16du:dateUtc="2026-02-26T15:32:00Z">
              <w:rPr>
                <w:rFonts w:asciiTheme="minorHAnsi" w:hAnsiTheme="minorHAnsi" w:cstheme="minorHAnsi"/>
              </w:rPr>
            </w:rPrChange>
          </w:rPr>
          <w:t>Provider will monitor, detect and respond to any alert</w:t>
        </w:r>
        <w:r w:rsidRPr="00DA2986">
          <w:rPr>
            <w:rPrChange w:id="590" w:author="Bigras, Louis-Philippe" w:date="2026-02-26T14:33:00Z" w16du:dateUtc="2026-02-26T19:33:00Z">
              <w:rPr>
                <w:rFonts w:asciiTheme="minorHAnsi" w:hAnsiTheme="minorHAnsi" w:cstheme="minorHAnsi"/>
              </w:rPr>
            </w:rPrChange>
          </w:rPr>
          <w:t xml:space="preserve"> or threat within </w:t>
        </w:r>
      </w:ins>
      <w:ins w:id="591" w:author="Bigras, Louis-Philippe" w:date="2026-02-26T07:47:00Z" w16du:dateUtc="2026-02-26T12:47:00Z">
        <w:r w:rsidR="00700143" w:rsidRPr="00DA2986">
          <w:rPr>
            <w:rPrChange w:id="592" w:author="Bigras, Louis-Philippe" w:date="2026-02-26T14:33:00Z" w16du:dateUtc="2026-02-26T19:33:00Z">
              <w:rPr>
                <w:rFonts w:asciiTheme="minorHAnsi" w:hAnsiTheme="minorHAnsi" w:cstheme="minorHAnsi"/>
              </w:rPr>
            </w:rPrChange>
          </w:rPr>
          <w:t>Google Cloud Platform</w:t>
        </w:r>
      </w:ins>
      <w:ins w:id="593" w:author="Bigras, Louis-Philippe" w:date="2026-02-26T07:43:00Z" w16du:dateUtc="2026-02-26T12:43:00Z">
        <w:r w:rsidRPr="00DA2986">
          <w:rPr>
            <w:rPrChange w:id="594" w:author="Bigras, Louis-Philippe" w:date="2026-02-26T14:33:00Z" w16du:dateUtc="2026-02-26T19:33:00Z">
              <w:rPr>
                <w:rFonts w:asciiTheme="minorHAnsi" w:hAnsiTheme="minorHAnsi" w:cstheme="minorHAnsi"/>
              </w:rPr>
            </w:rPrChange>
          </w:rPr>
          <w:t xml:space="preserve">.  </w:t>
        </w:r>
      </w:ins>
    </w:p>
    <w:p w14:paraId="3882619D" w14:textId="122B4FDB" w:rsidR="00B6394A" w:rsidRDefault="00B6394A" w:rsidP="00B6394A">
      <w:pPr>
        <w:pStyle w:val="Paragraphedeliste"/>
        <w:numPr>
          <w:ilvl w:val="2"/>
          <w:numId w:val="101"/>
        </w:numPr>
        <w:spacing w:before="120"/>
        <w:rPr>
          <w:ins w:id="595" w:author="Bigras, Louis-Philippe" w:date="2026-02-26T09:03:00Z" w16du:dateUtc="2026-02-26T14:03:00Z"/>
          <w:rFonts w:asciiTheme="minorHAnsi" w:hAnsiTheme="minorHAnsi" w:cstheme="minorHAnsi"/>
          <w:sz w:val="20"/>
          <w:szCs w:val="20"/>
        </w:rPr>
      </w:pPr>
      <w:ins w:id="596" w:author="Bigras, Louis-Philippe" w:date="2026-02-26T09:03:00Z" w16du:dateUtc="2026-02-26T14:03:00Z">
        <w:r w:rsidRPr="00B6394A">
          <w:rPr>
            <w:rFonts w:asciiTheme="minorHAnsi" w:hAnsiTheme="minorHAnsi" w:cstheme="minorHAnsi"/>
            <w:sz w:val="20"/>
            <w:szCs w:val="20"/>
          </w:rPr>
          <w:t xml:space="preserve">Required Data Sources: Provider must ensure the following log sources are enabled and treated: </w:t>
        </w:r>
      </w:ins>
    </w:p>
    <w:p w14:paraId="51BD8D5D" w14:textId="235D1FC3" w:rsidR="005A0207" w:rsidRPr="005A0207" w:rsidRDefault="005A0207" w:rsidP="005A0207">
      <w:pPr>
        <w:pStyle w:val="Paragraphedeliste"/>
        <w:numPr>
          <w:ilvl w:val="3"/>
          <w:numId w:val="101"/>
        </w:numPr>
        <w:spacing w:before="120"/>
        <w:rPr>
          <w:ins w:id="597" w:author="Bigras, Louis-Philippe" w:date="2026-02-26T08:51:00Z" w16du:dateUtc="2026-02-26T13:51:00Z"/>
          <w:rFonts w:asciiTheme="minorHAnsi" w:hAnsiTheme="minorHAnsi" w:cstheme="minorHAnsi"/>
          <w:sz w:val="20"/>
          <w:szCs w:val="20"/>
        </w:rPr>
      </w:pPr>
      <w:ins w:id="598" w:author="Bigras, Louis-Philippe" w:date="2026-02-26T08:51:00Z" w16du:dateUtc="2026-02-26T13:51:00Z">
        <w:r w:rsidRPr="005A0207">
          <w:rPr>
            <w:rFonts w:asciiTheme="minorHAnsi" w:hAnsiTheme="minorHAnsi" w:cstheme="minorHAnsi"/>
            <w:sz w:val="20"/>
            <w:szCs w:val="20"/>
          </w:rPr>
          <w:t>GCP Admin Activity &amp; Data Access Logs.</w:t>
        </w:r>
      </w:ins>
    </w:p>
    <w:p w14:paraId="3EF60D8F" w14:textId="042270C9" w:rsidR="005A0207" w:rsidRPr="005A0207" w:rsidRDefault="005A0207">
      <w:pPr>
        <w:pStyle w:val="Paragraphedeliste"/>
        <w:numPr>
          <w:ilvl w:val="3"/>
          <w:numId w:val="101"/>
        </w:numPr>
        <w:spacing w:before="120"/>
        <w:ind w:hanging="357"/>
        <w:rPr>
          <w:ins w:id="599" w:author="Bigras, Louis-Philippe" w:date="2026-02-26T08:51:00Z" w16du:dateUtc="2026-02-26T13:51:00Z"/>
          <w:rFonts w:asciiTheme="minorHAnsi" w:hAnsiTheme="minorHAnsi" w:cstheme="minorHAnsi"/>
          <w:sz w:val="20"/>
          <w:szCs w:val="20"/>
          <w:rPrChange w:id="600" w:author="Bigras, Louis-Philippe" w:date="2026-02-26T08:51:00Z" w16du:dateUtc="2026-02-26T13:51:00Z">
            <w:rPr>
              <w:ins w:id="601" w:author="Bigras, Louis-Philippe" w:date="2026-02-26T08:51:00Z" w16du:dateUtc="2026-02-26T13:51:00Z"/>
            </w:rPr>
          </w:rPrChange>
        </w:rPr>
        <w:pPrChange w:id="602" w:author="Bigras, Louis-Philippe" w:date="2026-02-26T10:32:00Z" w16du:dateUtc="2026-02-26T15:32:00Z">
          <w:pPr>
            <w:pStyle w:val="Paragraphedeliste"/>
            <w:numPr>
              <w:ilvl w:val="3"/>
              <w:numId w:val="101"/>
            </w:numPr>
            <w:spacing w:before="120"/>
            <w:ind w:left="2880"/>
          </w:pPr>
        </w:pPrChange>
      </w:pPr>
      <w:ins w:id="603" w:author="Bigras, Louis-Philippe" w:date="2026-02-26T08:51:00Z" w16du:dateUtc="2026-02-26T13:51:00Z">
        <w:r w:rsidRPr="005A0207">
          <w:rPr>
            <w:rFonts w:asciiTheme="minorHAnsi" w:hAnsiTheme="minorHAnsi" w:cstheme="minorHAnsi"/>
            <w:sz w:val="20"/>
            <w:szCs w:val="20"/>
          </w:rPr>
          <w:t>VPC Flow Logs (for all production subnets).</w:t>
        </w:r>
      </w:ins>
    </w:p>
    <w:p w14:paraId="0072EB37" w14:textId="4B1C6432" w:rsidR="005A0207" w:rsidRPr="005A0207" w:rsidRDefault="005A0207">
      <w:pPr>
        <w:pStyle w:val="Paragraphedeliste"/>
        <w:numPr>
          <w:ilvl w:val="3"/>
          <w:numId w:val="101"/>
        </w:numPr>
        <w:spacing w:before="120"/>
        <w:ind w:hanging="357"/>
        <w:rPr>
          <w:ins w:id="604" w:author="Bigras, Louis-Philippe" w:date="2026-02-26T08:51:00Z" w16du:dateUtc="2026-02-26T13:51:00Z"/>
          <w:rFonts w:asciiTheme="minorHAnsi" w:hAnsiTheme="minorHAnsi" w:cstheme="minorHAnsi"/>
          <w:sz w:val="20"/>
          <w:szCs w:val="20"/>
        </w:rPr>
        <w:pPrChange w:id="605" w:author="Bigras, Louis-Philippe" w:date="2026-02-26T10:32:00Z" w16du:dateUtc="2026-02-26T15:32:00Z">
          <w:pPr>
            <w:pStyle w:val="Paragraphedeliste"/>
            <w:numPr>
              <w:ilvl w:val="3"/>
              <w:numId w:val="101"/>
            </w:numPr>
            <w:spacing w:before="120"/>
            <w:ind w:left="2880"/>
          </w:pPr>
        </w:pPrChange>
      </w:pPr>
      <w:ins w:id="606" w:author="Bigras, Louis-Philippe" w:date="2026-02-26T08:51:00Z" w16du:dateUtc="2026-02-26T13:51:00Z">
        <w:r>
          <w:rPr>
            <w:rFonts w:asciiTheme="minorHAnsi" w:hAnsiTheme="minorHAnsi" w:cstheme="minorHAnsi"/>
            <w:sz w:val="20"/>
            <w:szCs w:val="20"/>
          </w:rPr>
          <w:lastRenderedPageBreak/>
          <w:t>C</w:t>
        </w:r>
        <w:r w:rsidRPr="005A0207">
          <w:rPr>
            <w:rFonts w:asciiTheme="minorHAnsi" w:hAnsiTheme="minorHAnsi" w:cstheme="minorHAnsi"/>
            <w:sz w:val="20"/>
            <w:szCs w:val="20"/>
          </w:rPr>
          <w:t>loud DNS Queries.</w:t>
        </w:r>
      </w:ins>
    </w:p>
    <w:p w14:paraId="53B63C4D" w14:textId="600CED3B" w:rsidR="005A0207" w:rsidRPr="005A0207" w:rsidRDefault="005A0207">
      <w:pPr>
        <w:pStyle w:val="Paragraphedeliste"/>
        <w:numPr>
          <w:ilvl w:val="3"/>
          <w:numId w:val="101"/>
        </w:numPr>
        <w:spacing w:before="120"/>
        <w:ind w:hanging="357"/>
        <w:rPr>
          <w:ins w:id="607" w:author="Bigras, Louis-Philippe" w:date="2026-02-26T08:51:00Z" w16du:dateUtc="2026-02-26T13:51:00Z"/>
          <w:rFonts w:asciiTheme="minorHAnsi" w:hAnsiTheme="minorHAnsi" w:cstheme="minorHAnsi"/>
          <w:sz w:val="20"/>
          <w:szCs w:val="20"/>
        </w:rPr>
        <w:pPrChange w:id="608" w:author="Bigras, Louis-Philippe" w:date="2026-02-26T10:32:00Z" w16du:dateUtc="2026-02-26T15:32:00Z">
          <w:pPr>
            <w:pStyle w:val="Paragraphedeliste"/>
            <w:numPr>
              <w:ilvl w:val="3"/>
              <w:numId w:val="101"/>
            </w:numPr>
            <w:spacing w:before="120"/>
            <w:ind w:left="2880"/>
          </w:pPr>
        </w:pPrChange>
      </w:pPr>
      <w:ins w:id="609" w:author="Bigras, Louis-Philippe" w:date="2026-02-26T08:51:00Z" w16du:dateUtc="2026-02-26T13:51:00Z">
        <w:r w:rsidRPr="005A0207">
          <w:rPr>
            <w:rFonts w:asciiTheme="minorHAnsi" w:hAnsiTheme="minorHAnsi" w:cstheme="minorHAnsi"/>
            <w:sz w:val="20"/>
            <w:szCs w:val="20"/>
          </w:rPr>
          <w:t>Cloud Load Balancing Logs.</w:t>
        </w:r>
      </w:ins>
    </w:p>
    <w:p w14:paraId="11342CF8" w14:textId="64BFA2A1" w:rsidR="005A0207" w:rsidRPr="005A0207" w:rsidRDefault="005A0207">
      <w:pPr>
        <w:pStyle w:val="Paragraphedeliste"/>
        <w:numPr>
          <w:ilvl w:val="3"/>
          <w:numId w:val="101"/>
        </w:numPr>
        <w:spacing w:before="120"/>
        <w:ind w:hanging="357"/>
        <w:rPr>
          <w:ins w:id="610" w:author="Bigras, Louis-Philippe" w:date="2026-02-26T08:51:00Z" w16du:dateUtc="2026-02-26T13:51:00Z"/>
          <w:rFonts w:asciiTheme="minorHAnsi" w:hAnsiTheme="minorHAnsi" w:cstheme="minorHAnsi"/>
          <w:sz w:val="20"/>
          <w:szCs w:val="20"/>
        </w:rPr>
        <w:pPrChange w:id="611" w:author="Bigras, Louis-Philippe" w:date="2026-02-26T10:32:00Z" w16du:dateUtc="2026-02-26T15:32:00Z">
          <w:pPr>
            <w:pStyle w:val="Paragraphedeliste"/>
            <w:numPr>
              <w:ilvl w:val="3"/>
              <w:numId w:val="101"/>
            </w:numPr>
            <w:spacing w:before="120"/>
            <w:ind w:left="2880"/>
          </w:pPr>
        </w:pPrChange>
      </w:pPr>
      <w:ins w:id="612" w:author="Bigras, Louis-Philippe" w:date="2026-02-26T08:51:00Z" w16du:dateUtc="2026-02-26T13:51:00Z">
        <w:r w:rsidRPr="005A0207">
          <w:rPr>
            <w:rFonts w:asciiTheme="minorHAnsi" w:hAnsiTheme="minorHAnsi" w:cstheme="minorHAnsi"/>
            <w:sz w:val="20"/>
            <w:szCs w:val="20"/>
          </w:rPr>
          <w:t>Security Command Center Findings.</w:t>
        </w:r>
      </w:ins>
    </w:p>
    <w:p w14:paraId="6401E9EB" w14:textId="77777777" w:rsidR="00BF0E5B" w:rsidRDefault="005A0207" w:rsidP="00DC2C7E">
      <w:pPr>
        <w:pStyle w:val="Paragraphedeliste"/>
        <w:numPr>
          <w:ilvl w:val="3"/>
          <w:numId w:val="101"/>
        </w:numPr>
        <w:spacing w:before="120"/>
        <w:ind w:hanging="357"/>
        <w:rPr>
          <w:ins w:id="613" w:author="Bigras, Louis-Philippe" w:date="2026-02-26T09:27:00Z" w16du:dateUtc="2026-02-26T14:27:00Z"/>
          <w:rFonts w:asciiTheme="minorHAnsi" w:hAnsiTheme="minorHAnsi" w:cstheme="minorHAnsi"/>
          <w:sz w:val="20"/>
          <w:szCs w:val="20"/>
        </w:rPr>
      </w:pPr>
      <w:ins w:id="614" w:author="Bigras, Louis-Philippe" w:date="2026-02-26T08:51:00Z" w16du:dateUtc="2026-02-26T13:51:00Z">
        <w:r w:rsidRPr="005A0207">
          <w:rPr>
            <w:rFonts w:asciiTheme="minorHAnsi" w:hAnsiTheme="minorHAnsi" w:cstheme="minorHAnsi"/>
            <w:sz w:val="20"/>
            <w:szCs w:val="20"/>
          </w:rPr>
          <w:t>EPP/EDR telemetry (alerts, detections, and device health status)</w:t>
        </w:r>
      </w:ins>
      <w:ins w:id="615" w:author="Bigras, Louis-Philippe" w:date="2026-02-13T06:37:00Z" w16du:dateUtc="2026-02-13T11:37:00Z">
        <w:r w:rsidR="00DC7239" w:rsidRPr="00DC2C7E">
          <w:rPr>
            <w:rFonts w:asciiTheme="minorHAnsi" w:hAnsiTheme="minorHAnsi" w:cstheme="minorHAnsi"/>
            <w:sz w:val="20"/>
            <w:szCs w:val="20"/>
            <w:rPrChange w:id="616" w:author="Bigras, Louis-Philippe" w:date="2026-02-26T09:04:00Z" w16du:dateUtc="2026-02-26T14:04:00Z">
              <w:rPr/>
            </w:rPrChange>
          </w:rPr>
          <w:t>.</w:t>
        </w:r>
      </w:ins>
    </w:p>
    <w:p w14:paraId="0451A0EF" w14:textId="440588C0" w:rsidR="00C60B21" w:rsidRPr="00BF0E5B" w:rsidRDefault="00BF0E5B">
      <w:pPr>
        <w:pStyle w:val="Corpsdetexte"/>
        <w:numPr>
          <w:ilvl w:val="2"/>
          <w:numId w:val="101"/>
        </w:numPr>
        <w:spacing w:before="120"/>
        <w:rPr>
          <w:ins w:id="617" w:author="Bigras, Louis-Philippe" w:date="2026-02-13T06:13:00Z" w16du:dateUtc="2026-02-13T11:13:00Z"/>
          <w:rFonts w:asciiTheme="minorHAnsi" w:hAnsiTheme="minorHAnsi" w:cstheme="minorHAnsi"/>
          <w:rPrChange w:id="618" w:author="Bigras, Louis-Philippe" w:date="2026-02-13T06:34:00Z" w16du:dateUtc="2026-02-13T11:34:00Z">
            <w:rPr>
              <w:ins w:id="619" w:author="Bigras, Louis-Philippe" w:date="2026-02-13T06:13:00Z" w16du:dateUtc="2026-02-13T11:13:00Z"/>
              <w:rFonts w:asciiTheme="minorHAnsi" w:hAnsiTheme="minorHAnsi" w:cstheme="minorHAnsi"/>
              <w:sz w:val="20"/>
              <w:szCs w:val="20"/>
              <w:highlight w:val="yellow"/>
            </w:rPr>
          </w:rPrChange>
        </w:rPr>
        <w:pPrChange w:id="620" w:author="Bigras, Louis-Philippe" w:date="2026-02-13T06:46:00Z" w16du:dateUtc="2026-02-13T11:46:00Z">
          <w:pPr>
            <w:pStyle w:val="Paragraphedeliste"/>
            <w:numPr>
              <w:ilvl w:val="3"/>
              <w:numId w:val="101"/>
            </w:numPr>
            <w:spacing w:before="120"/>
            <w:ind w:left="2880"/>
          </w:pPr>
        </w:pPrChange>
      </w:pPr>
      <w:ins w:id="621" w:author="Bigras, Louis-Philippe" w:date="2026-02-26T09:27:00Z" w16du:dateUtc="2026-02-26T14:27:00Z">
        <w:r w:rsidRPr="00BF0E5B">
          <w:t xml:space="preserve">Once per month, Provider must </w:t>
        </w:r>
        <w:r>
          <w:t xml:space="preserve">share </w:t>
        </w:r>
        <w:r w:rsidRPr="00BF0E5B">
          <w:t>a report for Client to review the period’s activities, alert/log ingestion stats, metrics/KPIs and incidents. Metrics</w:t>
        </w:r>
        <w:r>
          <w:t xml:space="preserve"> must</w:t>
        </w:r>
        <w:r w:rsidRPr="00BF0E5B">
          <w:t xml:space="preserve"> include</w:t>
        </w:r>
        <w:r>
          <w:t xml:space="preserve"> </w:t>
        </w:r>
      </w:ins>
      <w:commentRangeStart w:id="622"/>
      <w:ins w:id="623" w:author="Bigras, Louis-Philippe" w:date="2026-02-26T13:57:00Z" w16du:dateUtc="2026-02-26T18:57:00Z">
        <w:r w:rsidR="0043695E" w:rsidRPr="008C2AF1">
          <w:rPr>
            <w:highlight w:val="yellow"/>
            <w:rPrChange w:id="624" w:author="Bigras, Louis-Philippe" w:date="2026-02-26T14:56:00Z" w16du:dateUtc="2026-02-26T19:56:00Z">
              <w:rPr/>
            </w:rPrChange>
          </w:rPr>
          <w:t>security</w:t>
        </w:r>
      </w:ins>
      <w:ins w:id="625" w:author="Bigras, Louis-Philippe" w:date="2026-02-26T09:27:00Z" w16du:dateUtc="2026-02-26T14:27:00Z">
        <w:r w:rsidRPr="008C2AF1">
          <w:rPr>
            <w:highlight w:val="yellow"/>
            <w:rPrChange w:id="626" w:author="Bigras, Louis-Philippe" w:date="2026-02-26T14:56:00Z" w16du:dateUtc="2026-02-26T19:56:00Z">
              <w:rPr/>
            </w:rPrChange>
          </w:rPr>
          <w:t xml:space="preserve"> </w:t>
        </w:r>
        <w:r w:rsidRPr="008C2AF1">
          <w:rPr>
            <w:rFonts w:asciiTheme="minorHAnsi" w:hAnsiTheme="minorHAnsi" w:cstheme="minorHAnsi"/>
            <w:highlight w:val="yellow"/>
            <w:rPrChange w:id="627" w:author="Bigras, Louis-Philippe" w:date="2026-02-26T14:56:00Z" w16du:dateUtc="2026-02-26T19:56:00Z">
              <w:rPr>
                <w:rFonts w:asciiTheme="minorHAnsi" w:hAnsiTheme="minorHAnsi" w:cstheme="minorHAnsi"/>
              </w:rPr>
            </w:rPrChange>
          </w:rPr>
          <w:t>events</w:t>
        </w:r>
        <w:r w:rsidRPr="00BF0E5B">
          <w:rPr>
            <w:rFonts w:asciiTheme="minorHAnsi" w:hAnsiTheme="minorHAnsi" w:cstheme="minorHAnsi"/>
          </w:rPr>
          <w:t xml:space="preserve"> </w:t>
        </w:r>
      </w:ins>
      <w:commentRangeEnd w:id="622"/>
      <w:ins w:id="628" w:author="Bigras, Louis-Philippe" w:date="2026-02-26T14:58:00Z" w16du:dateUtc="2026-02-26T19:58:00Z">
        <w:r w:rsidR="00B60DEF" w:rsidRPr="00BF0E5B">
          <w:rPr>
            <w:rStyle w:val="Marquedecommentaire"/>
            <w:rFonts w:asciiTheme="minorHAnsi" w:hAnsiTheme="minorHAnsi" w:cstheme="minorHAnsi"/>
            <w:sz w:val="20"/>
            <w:szCs w:val="20"/>
          </w:rPr>
          <w:commentReference w:id="622"/>
        </w:r>
      </w:ins>
      <w:ins w:id="631" w:author="Bigras, Louis-Philippe" w:date="2026-02-26T09:27:00Z" w16du:dateUtc="2026-02-26T14:27:00Z">
        <w:r w:rsidRPr="00BF0E5B">
          <w:rPr>
            <w:rFonts w:asciiTheme="minorHAnsi" w:hAnsiTheme="minorHAnsi" w:cstheme="minorHAnsi"/>
          </w:rPr>
          <w:t>MTTRespond and MTTResolve.</w:t>
        </w:r>
      </w:ins>
      <w:ins w:id="632" w:author="Bigras, Louis-Philippe" w:date="2026-02-13T06:37:00Z" w16du:dateUtc="2026-02-13T11:37:00Z">
        <w:r w:rsidR="00DC7239" w:rsidRPr="00BF0E5B">
          <w:rPr>
            <w:rFonts w:asciiTheme="minorHAnsi" w:hAnsiTheme="minorHAnsi" w:cstheme="minorHAnsi"/>
            <w:rPrChange w:id="633" w:author="Bigras, Louis-Philippe" w:date="2026-02-26T09:27:00Z" w16du:dateUtc="2026-02-26T14:27:00Z">
              <w:rPr/>
            </w:rPrChange>
          </w:rPr>
          <w:t xml:space="preserve"> </w:t>
        </w:r>
      </w:ins>
      <w:commentRangeStart w:id="634"/>
      <w:commentRangeStart w:id="635"/>
      <w:commentRangeStart w:id="636"/>
    </w:p>
    <w:commentRangeEnd w:id="634"/>
    <w:p w14:paraId="37D281FA" w14:textId="5BB0A6C1" w:rsidR="0063650C" w:rsidRDefault="007C2ECD" w:rsidP="00575076">
      <w:pPr>
        <w:pStyle w:val="Corpsdetexte"/>
        <w:numPr>
          <w:ilvl w:val="0"/>
          <w:numId w:val="268"/>
        </w:numPr>
        <w:spacing w:before="120"/>
        <w:rPr>
          <w:ins w:id="637" w:author="Bigras, Louis-Philippe" w:date="2026-01-22T14:27:00Z" w16du:dateUtc="2026-01-22T19:27:00Z"/>
        </w:rPr>
      </w:pPr>
      <w:r w:rsidRPr="00575076">
        <w:rPr>
          <w:rStyle w:val="Marquedecommentaire"/>
          <w:sz w:val="20"/>
          <w:szCs w:val="20"/>
        </w:rPr>
        <w:commentReference w:id="634"/>
      </w:r>
      <w:commentRangeEnd w:id="635"/>
      <w:r w:rsidR="00AA66BD" w:rsidRPr="00575076">
        <w:rPr>
          <w:rStyle w:val="Marquedecommentaire"/>
          <w:sz w:val="20"/>
          <w:szCs w:val="20"/>
        </w:rPr>
        <w:commentReference w:id="635"/>
      </w:r>
      <w:commentRangeEnd w:id="636"/>
      <w:r w:rsidR="00AD3382" w:rsidRPr="00575076">
        <w:rPr>
          <w:rStyle w:val="Marquedecommentaire"/>
          <w:sz w:val="20"/>
          <w:szCs w:val="20"/>
        </w:rPr>
        <w:commentReference w:id="636"/>
      </w:r>
      <w:ins w:id="641" w:author="Bigras, Louis-Philippe" w:date="2026-01-22T09:13:00Z" w16du:dateUtc="2026-01-22T14:13:00Z">
        <w:r w:rsidR="005C3E2A" w:rsidRPr="00575076">
          <w:t>Cloud Security Posture Management (CSPM) &amp; Compliance</w:t>
        </w:r>
      </w:ins>
    </w:p>
    <w:p w14:paraId="3510A7B9" w14:textId="40AF5610" w:rsidR="00F22A79" w:rsidRPr="007E323B" w:rsidRDefault="00DE7BEA" w:rsidP="00575076">
      <w:pPr>
        <w:pStyle w:val="Corpsdetexte"/>
        <w:numPr>
          <w:ilvl w:val="2"/>
          <w:numId w:val="31"/>
        </w:numPr>
        <w:spacing w:before="120"/>
        <w:rPr>
          <w:ins w:id="642" w:author="Bigras, Louis-Philippe" w:date="2026-01-22T14:07:00Z" w16du:dateUtc="2026-01-22T19:07:00Z"/>
        </w:rPr>
      </w:pPr>
      <w:commentRangeStart w:id="643"/>
      <w:ins w:id="644" w:author="Bigras, Louis-Philippe" w:date="2026-01-22T14:04:00Z" w16du:dateUtc="2026-01-22T19:04:00Z">
        <w:r w:rsidRPr="007E323B">
          <w:t xml:space="preserve">Service Definition: Provider shall </w:t>
        </w:r>
      </w:ins>
      <w:ins w:id="645" w:author="Bigras, Louis-Philippe" w:date="2026-02-12T09:28:00Z" w16du:dateUtc="2026-02-12T14:28:00Z">
        <w:r w:rsidR="00E45FC5">
          <w:t xml:space="preserve">ensure </w:t>
        </w:r>
      </w:ins>
      <w:ins w:id="646" w:author="Bigras, Louis-Philippe" w:date="2026-02-26T09:28:00Z" w16du:dateUtc="2026-02-26T14:28:00Z">
        <w:r w:rsidR="00A269AE" w:rsidRPr="006174DE">
          <w:t>a</w:t>
        </w:r>
      </w:ins>
      <w:ins w:id="647" w:author="Bigras, Louis-Philippe" w:date="2026-02-12T09:29:00Z" w16du:dateUtc="2026-02-12T14:29:00Z">
        <w:r w:rsidR="00901EFC" w:rsidRPr="006174DE">
          <w:t xml:space="preserve"> standard</w:t>
        </w:r>
      </w:ins>
      <w:ins w:id="648" w:author="Bigras, Louis-Philippe" w:date="2026-01-22T14:04:00Z" w16du:dateUtc="2026-01-22T19:04:00Z">
        <w:r w:rsidRPr="006174DE">
          <w:t xml:space="preserve"> CSPM</w:t>
        </w:r>
        <w:r w:rsidRPr="007E323B">
          <w:t xml:space="preserve"> </w:t>
        </w:r>
      </w:ins>
      <w:ins w:id="649" w:author="Bigras, Louis-Philippe" w:date="2026-02-12T09:34:00Z" w16du:dateUtc="2026-02-12T14:34:00Z">
        <w:r w:rsidR="00883010">
          <w:t>tool</w:t>
        </w:r>
      </w:ins>
      <w:ins w:id="650" w:author="Bigras, Louis-Philippe" w:date="2026-01-22T14:04:00Z" w16du:dateUtc="2026-01-22T19:04:00Z">
        <w:r w:rsidRPr="007E323B">
          <w:t xml:space="preserve"> </w:t>
        </w:r>
      </w:ins>
      <w:ins w:id="651" w:author="Bigras, Louis-Philippe" w:date="2026-02-26T09:28:00Z" w16du:dateUtc="2026-02-26T14:28:00Z">
        <w:r w:rsidR="00A269AE">
          <w:t>is deployed</w:t>
        </w:r>
      </w:ins>
      <w:ins w:id="652" w:author="Bigras, Louis-Philippe" w:date="2026-01-22T14:04:00Z" w16du:dateUtc="2026-01-22T19:04:00Z">
        <w:r w:rsidRPr="007E323B">
          <w:t xml:space="preserve"> to detect, report, and remediate misconfigurations within</w:t>
        </w:r>
      </w:ins>
      <w:ins w:id="653" w:author="Bigras, Louis-Philippe" w:date="2026-01-22T14:07:00Z" w16du:dateUtc="2026-01-22T19:07:00Z">
        <w:r w:rsidR="00923468" w:rsidRPr="007E323B">
          <w:t xml:space="preserve"> the G</w:t>
        </w:r>
        <w:r w:rsidR="008D0AAD" w:rsidRPr="007E323B">
          <w:t>CP</w:t>
        </w:r>
        <w:r w:rsidR="00923468" w:rsidRPr="007E323B">
          <w:t xml:space="preserve"> Platform. </w:t>
        </w:r>
      </w:ins>
      <w:commentRangeEnd w:id="643"/>
      <w:ins w:id="654" w:author="Bigras, Louis-Philippe" w:date="2026-02-12T09:41:00Z" w16du:dateUtc="2026-02-12T14:41:00Z">
        <w:r w:rsidR="00111D83" w:rsidRPr="007E323B">
          <w:rPr>
            <w:rStyle w:val="Marquedecommentaire"/>
            <w:sz w:val="20"/>
            <w:szCs w:val="20"/>
          </w:rPr>
          <w:commentReference w:id="643"/>
        </w:r>
      </w:ins>
    </w:p>
    <w:p w14:paraId="5453312F" w14:textId="1DC50F08" w:rsidR="00505027" w:rsidRPr="00FC1C58" w:rsidRDefault="00505027">
      <w:pPr>
        <w:pStyle w:val="Paragraphedeliste"/>
        <w:numPr>
          <w:ilvl w:val="2"/>
          <w:numId w:val="101"/>
        </w:numPr>
        <w:spacing w:before="120"/>
        <w:rPr>
          <w:ins w:id="656" w:author="Bigras, Louis-Philippe" w:date="2026-01-22T14:17:00Z" w16du:dateUtc="2026-01-22T19:17:00Z"/>
          <w:rFonts w:asciiTheme="minorHAnsi" w:hAnsiTheme="minorHAnsi" w:cstheme="minorHAnsi"/>
          <w:rPrChange w:id="657" w:author="Bigras, Louis-Philippe" w:date="2026-02-26T10:32:00Z" w16du:dateUtc="2026-02-26T15:32:00Z">
            <w:rPr>
              <w:ins w:id="658" w:author="Bigras, Louis-Philippe" w:date="2026-01-22T14:17:00Z" w16du:dateUtc="2026-01-22T19:17:00Z"/>
              <w:rFonts w:asciiTheme="minorHAnsi" w:hAnsiTheme="minorHAnsi" w:cstheme="minorBidi"/>
              <w:sz w:val="20"/>
              <w:szCs w:val="20"/>
              <w:highlight w:val="yellow"/>
            </w:rPr>
          </w:rPrChange>
        </w:rPr>
        <w:pPrChange w:id="659" w:author="Bigras, Louis-Philippe" w:date="2026-02-26T10:32:00Z" w16du:dateUtc="2026-02-26T15:32:00Z">
          <w:pPr>
            <w:pStyle w:val="Paragraphedeliste"/>
            <w:numPr>
              <w:ilvl w:val="3"/>
              <w:numId w:val="101"/>
            </w:numPr>
            <w:spacing w:before="120"/>
            <w:ind w:left="2880"/>
          </w:pPr>
        </w:pPrChange>
      </w:pPr>
      <w:ins w:id="660" w:author="Bigras, Louis-Philippe" w:date="2026-01-22T14:09:00Z" w16du:dateUtc="2026-01-22T19:09:00Z">
        <w:r w:rsidRPr="00575076">
          <w:rPr>
            <w:rFonts w:asciiTheme="minorHAnsi" w:hAnsiTheme="minorHAnsi" w:cstheme="minorHAnsi"/>
            <w:sz w:val="20"/>
            <w:szCs w:val="20"/>
          </w:rPr>
          <w:t xml:space="preserve">Rule Sets: Provider shall enable and maintain compliance packs within the CSPM </w:t>
        </w:r>
      </w:ins>
      <w:ins w:id="661" w:author="Bigras, Louis-Philippe" w:date="2026-01-22T14:12:00Z" w16du:dateUtc="2026-01-22T19:12:00Z">
        <w:r w:rsidR="00884DAD" w:rsidRPr="007E323B">
          <w:rPr>
            <w:rFonts w:asciiTheme="minorHAnsi" w:hAnsiTheme="minorHAnsi" w:cstheme="minorHAnsi"/>
            <w:sz w:val="20"/>
            <w:szCs w:val="20"/>
          </w:rPr>
          <w:t>t</w:t>
        </w:r>
      </w:ins>
      <w:ins w:id="662" w:author="Bigras, Louis-Philippe" w:date="2026-01-22T14:09:00Z" w16du:dateUtc="2026-01-22T19:09:00Z">
        <w:r w:rsidRPr="00575076">
          <w:rPr>
            <w:rFonts w:asciiTheme="minorHAnsi" w:hAnsiTheme="minorHAnsi" w:cstheme="minorHAnsi"/>
            <w:sz w:val="20"/>
            <w:szCs w:val="20"/>
          </w:rPr>
          <w:t>ool corresponding to</w:t>
        </w:r>
      </w:ins>
      <w:ins w:id="663" w:author="Bigras, Louis-Philippe" w:date="2026-02-26T09:34:00Z" w16du:dateUtc="2026-02-26T14:34:00Z">
        <w:r w:rsidR="00FC1C58">
          <w:rPr>
            <w:rFonts w:asciiTheme="minorHAnsi" w:hAnsiTheme="minorHAnsi" w:cstheme="minorHAnsi"/>
            <w:sz w:val="20"/>
            <w:szCs w:val="20"/>
          </w:rPr>
          <w:t xml:space="preserve"> </w:t>
        </w:r>
        <w:r w:rsidR="00852603">
          <w:rPr>
            <w:rFonts w:asciiTheme="minorHAnsi" w:hAnsiTheme="minorHAnsi" w:cstheme="minorHAnsi"/>
            <w:sz w:val="20"/>
            <w:szCs w:val="20"/>
          </w:rPr>
          <w:t xml:space="preserve">provided </w:t>
        </w:r>
        <w:r w:rsidR="00FC1C58">
          <w:rPr>
            <w:rFonts w:asciiTheme="minorHAnsi" w:hAnsiTheme="minorHAnsi" w:cstheme="minorHAnsi"/>
            <w:sz w:val="20"/>
            <w:szCs w:val="20"/>
          </w:rPr>
          <w:t>C</w:t>
        </w:r>
      </w:ins>
      <w:ins w:id="664" w:author="Bigras, Louis-Philippe" w:date="2026-02-26T09:33:00Z" w16du:dateUtc="2026-02-26T14:33:00Z">
        <w:r w:rsidR="00FC1C58" w:rsidRPr="00FC1C58">
          <w:rPr>
            <w:rFonts w:asciiTheme="minorHAnsi" w:hAnsiTheme="minorHAnsi" w:cstheme="minorBidi"/>
            <w:sz w:val="20"/>
            <w:szCs w:val="20"/>
            <w:rPrChange w:id="665" w:author="Bigras, Louis-Philippe" w:date="2026-02-26T09:34:00Z" w16du:dateUtc="2026-02-26T14:34:00Z">
              <w:rPr/>
            </w:rPrChange>
          </w:rPr>
          <w:t xml:space="preserve">lient-managed </w:t>
        </w:r>
      </w:ins>
      <w:ins w:id="666" w:author="Bigras, Louis-Philippe" w:date="2026-02-26T09:34:00Z" w16du:dateUtc="2026-02-26T14:34:00Z">
        <w:r w:rsidR="00FC1C58">
          <w:rPr>
            <w:rFonts w:asciiTheme="minorHAnsi" w:hAnsiTheme="minorHAnsi" w:cstheme="minorBidi"/>
            <w:sz w:val="20"/>
            <w:szCs w:val="20"/>
          </w:rPr>
          <w:t xml:space="preserve">internal </w:t>
        </w:r>
      </w:ins>
      <w:ins w:id="667" w:author="Bigras, Louis-Philippe" w:date="2026-02-26T09:33:00Z" w16du:dateUtc="2026-02-26T14:33:00Z">
        <w:r w:rsidR="00FC1C58" w:rsidRPr="00FC1C58">
          <w:rPr>
            <w:rFonts w:asciiTheme="minorHAnsi" w:hAnsiTheme="minorHAnsi" w:cstheme="minorBidi"/>
            <w:sz w:val="20"/>
            <w:szCs w:val="20"/>
            <w:rPrChange w:id="668" w:author="Bigras, Louis-Philippe" w:date="2026-02-26T09:34:00Z" w16du:dateUtc="2026-02-26T14:34:00Z">
              <w:rPr/>
            </w:rPrChange>
          </w:rPr>
          <w:t>CSPM policies.</w:t>
        </w:r>
      </w:ins>
    </w:p>
    <w:p w14:paraId="5EB36E8B" w14:textId="6FDEF04B" w:rsidR="00A409F8" w:rsidRPr="007E323B" w:rsidRDefault="00C63A24" w:rsidP="00575076">
      <w:pPr>
        <w:pStyle w:val="Paragraphedeliste"/>
        <w:numPr>
          <w:ilvl w:val="2"/>
          <w:numId w:val="101"/>
        </w:numPr>
        <w:spacing w:before="120"/>
        <w:rPr>
          <w:ins w:id="669" w:author="Bigras, Louis-Philippe" w:date="2026-01-22T14:23:00Z" w16du:dateUtc="2026-01-22T19:23:00Z"/>
          <w:rFonts w:asciiTheme="minorHAnsi" w:hAnsiTheme="minorHAnsi" w:cstheme="minorHAnsi"/>
          <w:sz w:val="20"/>
          <w:szCs w:val="20"/>
        </w:rPr>
      </w:pPr>
      <w:ins w:id="670" w:author="Bigras, Louis-Philippe" w:date="2026-01-22T14:23:00Z" w16du:dateUtc="2026-01-22T19:23:00Z">
        <w:r w:rsidRPr="007E323B">
          <w:rPr>
            <w:rFonts w:asciiTheme="minorHAnsi" w:hAnsiTheme="minorHAnsi" w:cstheme="minorHAnsi"/>
            <w:sz w:val="20"/>
            <w:szCs w:val="20"/>
          </w:rPr>
          <w:t>Operational Requirements</w:t>
        </w:r>
      </w:ins>
    </w:p>
    <w:p w14:paraId="5C8A834F" w14:textId="195EA382" w:rsidR="00C21DF4" w:rsidRPr="007E323B" w:rsidRDefault="00C21DF4" w:rsidP="00575076">
      <w:pPr>
        <w:pStyle w:val="Paragraphedeliste"/>
        <w:numPr>
          <w:ilvl w:val="3"/>
          <w:numId w:val="101"/>
        </w:numPr>
        <w:spacing w:before="120"/>
        <w:rPr>
          <w:ins w:id="671" w:author="Bigras, Louis-Philippe" w:date="2026-01-22T14:17:00Z" w16du:dateUtc="2026-01-22T19:17:00Z"/>
          <w:rFonts w:asciiTheme="minorHAnsi" w:hAnsiTheme="minorHAnsi" w:cstheme="minorHAnsi"/>
          <w:sz w:val="20"/>
          <w:szCs w:val="20"/>
        </w:rPr>
      </w:pPr>
      <w:ins w:id="672" w:author="Bigras, Louis-Philippe" w:date="2026-01-22T14:17:00Z" w16du:dateUtc="2026-01-22T19:17:00Z">
        <w:r w:rsidRPr="007E323B">
          <w:rPr>
            <w:rFonts w:asciiTheme="minorHAnsi" w:hAnsiTheme="minorHAnsi" w:cstheme="minorHAnsi"/>
            <w:sz w:val="20"/>
            <w:szCs w:val="20"/>
          </w:rPr>
          <w:t xml:space="preserve">Continuous Monitoring: Provider shall ensure the CSPM tool scans the GCP Platform on a continuous basis (not less than every </w:t>
        </w:r>
        <w:r w:rsidRPr="00F71989">
          <w:rPr>
            <w:rFonts w:asciiTheme="minorHAnsi" w:hAnsiTheme="minorHAnsi" w:cstheme="minorHAnsi"/>
            <w:sz w:val="20"/>
            <w:szCs w:val="20"/>
            <w:rPrChange w:id="673" w:author="Bigras, Louis-Philippe" w:date="2026-02-26T10:32:00Z" w16du:dateUtc="2026-02-26T15:32:00Z">
              <w:rPr>
                <w:rFonts w:asciiTheme="minorHAnsi" w:hAnsiTheme="minorHAnsi" w:cstheme="minorHAnsi"/>
                <w:sz w:val="20"/>
                <w:szCs w:val="20"/>
                <w:highlight w:val="yellow"/>
              </w:rPr>
            </w:rPrChange>
          </w:rPr>
          <w:t>6 hours</w:t>
        </w:r>
        <w:r w:rsidRPr="007E323B">
          <w:rPr>
            <w:rFonts w:asciiTheme="minorHAnsi" w:hAnsiTheme="minorHAnsi" w:cstheme="minorHAnsi"/>
            <w:sz w:val="20"/>
            <w:szCs w:val="20"/>
          </w:rPr>
          <w:t>) for configuration drift.</w:t>
        </w:r>
      </w:ins>
    </w:p>
    <w:p w14:paraId="48DC425F" w14:textId="77777777" w:rsidR="00C21DF4" w:rsidRPr="007E323B" w:rsidRDefault="00C21DF4" w:rsidP="00575076">
      <w:pPr>
        <w:pStyle w:val="Paragraphedeliste"/>
        <w:numPr>
          <w:ilvl w:val="3"/>
          <w:numId w:val="101"/>
        </w:numPr>
        <w:spacing w:before="120"/>
        <w:rPr>
          <w:ins w:id="674" w:author="Bigras, Louis-Philippe" w:date="2026-01-22T14:17:00Z" w16du:dateUtc="2026-01-22T19:17:00Z"/>
          <w:rFonts w:asciiTheme="minorHAnsi" w:hAnsiTheme="minorHAnsi" w:cstheme="minorHAnsi"/>
          <w:sz w:val="20"/>
          <w:szCs w:val="20"/>
        </w:rPr>
      </w:pPr>
      <w:ins w:id="675" w:author="Bigras, Louis-Philippe" w:date="2026-01-22T14:17:00Z" w16du:dateUtc="2026-01-22T19:17:00Z">
        <w:r w:rsidRPr="007E323B">
          <w:rPr>
            <w:rFonts w:asciiTheme="minorHAnsi" w:hAnsiTheme="minorHAnsi" w:cstheme="minorHAnsi"/>
            <w:sz w:val="20"/>
            <w:szCs w:val="20"/>
          </w:rPr>
          <w:t>Remediation of Misconfigurations:</w:t>
        </w:r>
      </w:ins>
    </w:p>
    <w:p w14:paraId="40CE77B7" w14:textId="77777777" w:rsidR="00B42B78" w:rsidRPr="007E323B" w:rsidRDefault="00B42B78" w:rsidP="00575076">
      <w:pPr>
        <w:pStyle w:val="Paragraphedeliste"/>
        <w:numPr>
          <w:ilvl w:val="4"/>
          <w:numId w:val="101"/>
        </w:numPr>
        <w:spacing w:before="120"/>
        <w:rPr>
          <w:ins w:id="676" w:author="Bigras, Louis-Philippe" w:date="2026-01-22T14:19:00Z" w16du:dateUtc="2026-01-22T19:19:00Z"/>
          <w:rFonts w:asciiTheme="minorHAnsi" w:hAnsiTheme="minorHAnsi" w:cstheme="minorHAnsi"/>
          <w:sz w:val="20"/>
          <w:szCs w:val="20"/>
        </w:rPr>
      </w:pPr>
      <w:ins w:id="677" w:author="Bigras, Louis-Philippe" w:date="2026-01-22T14:19:00Z" w16du:dateUtc="2026-01-22T19:19:00Z">
        <w:r w:rsidRPr="007E323B">
          <w:rPr>
            <w:rFonts w:asciiTheme="minorHAnsi" w:hAnsiTheme="minorHAnsi" w:cstheme="minorHAnsi"/>
            <w:sz w:val="20"/>
            <w:szCs w:val="20"/>
          </w:rPr>
          <w:t>Auto-Remediation: Where technically feasible and approved by Client (e.g., open Cloud Storage buckets, open RDP/SSH ports), Provider shall configure the CSPM Tool to automatically remediate non-compliant resources.</w:t>
        </w:r>
      </w:ins>
    </w:p>
    <w:p w14:paraId="302E4931" w14:textId="77777777" w:rsidR="0014353D" w:rsidRPr="007E323B" w:rsidRDefault="0014353D" w:rsidP="00575076">
      <w:pPr>
        <w:pStyle w:val="Paragraphedeliste"/>
        <w:numPr>
          <w:ilvl w:val="4"/>
          <w:numId w:val="101"/>
        </w:numPr>
        <w:spacing w:before="120"/>
        <w:rPr>
          <w:ins w:id="678" w:author="Bigras, Louis-Philippe" w:date="2026-01-22T14:20:00Z" w16du:dateUtc="2026-01-22T19:20:00Z"/>
          <w:rFonts w:asciiTheme="minorHAnsi" w:hAnsiTheme="minorHAnsi" w:cstheme="minorHAnsi"/>
          <w:sz w:val="20"/>
          <w:szCs w:val="20"/>
        </w:rPr>
      </w:pPr>
      <w:ins w:id="679" w:author="Bigras, Louis-Philippe" w:date="2026-01-22T14:20:00Z" w16du:dateUtc="2026-01-22T19:20:00Z">
        <w:r w:rsidRPr="007E323B">
          <w:rPr>
            <w:rFonts w:asciiTheme="minorHAnsi" w:hAnsiTheme="minorHAnsi" w:cstheme="minorHAnsi"/>
            <w:sz w:val="20"/>
            <w:szCs w:val="20"/>
          </w:rPr>
          <w:t>Manual Remediation: For findings requiring manual intervention, Provider shall remediate findings in accordance with the following SLAs based on severity:</w:t>
        </w:r>
      </w:ins>
    </w:p>
    <w:p w14:paraId="6939C266" w14:textId="18802F18" w:rsidR="000A5FAC" w:rsidRPr="007E323B" w:rsidRDefault="000A5FAC" w:rsidP="00575076">
      <w:pPr>
        <w:pStyle w:val="Paragraphedeliste"/>
        <w:numPr>
          <w:ilvl w:val="5"/>
          <w:numId w:val="101"/>
        </w:numPr>
        <w:spacing w:before="120"/>
        <w:rPr>
          <w:ins w:id="680" w:author="Bigras, Louis-Philippe" w:date="2026-01-22T14:20:00Z" w16du:dateUtc="2026-01-22T19:20:00Z"/>
          <w:rFonts w:asciiTheme="minorHAnsi" w:hAnsiTheme="minorHAnsi" w:cstheme="minorHAnsi"/>
          <w:sz w:val="20"/>
          <w:szCs w:val="20"/>
        </w:rPr>
      </w:pPr>
      <w:ins w:id="681" w:author="Bigras, Louis-Philippe" w:date="2026-01-22T14:20:00Z" w16du:dateUtc="2026-01-22T19:20:00Z">
        <w:r w:rsidRPr="007E323B">
          <w:rPr>
            <w:rFonts w:asciiTheme="minorHAnsi" w:hAnsiTheme="minorHAnsi" w:cstheme="minorHAnsi"/>
            <w:sz w:val="20"/>
            <w:szCs w:val="20"/>
          </w:rPr>
          <w:t xml:space="preserve">Critical/High: Remediation within </w:t>
        </w:r>
      </w:ins>
      <w:ins w:id="682" w:author="Bigras, Louis-Philippe" w:date="2026-02-12T18:00:00Z" w16du:dateUtc="2026-02-12T23:00:00Z">
        <w:r w:rsidR="004333A1">
          <w:rPr>
            <w:rFonts w:asciiTheme="minorHAnsi" w:hAnsiTheme="minorHAnsi" w:cstheme="minorHAnsi"/>
            <w:sz w:val="20"/>
            <w:szCs w:val="20"/>
          </w:rPr>
          <w:t>8</w:t>
        </w:r>
      </w:ins>
      <w:ins w:id="683" w:author="Bigras, Louis-Philippe" w:date="2026-01-22T14:20:00Z" w16du:dateUtc="2026-01-22T19:20:00Z">
        <w:r w:rsidRPr="007E323B">
          <w:rPr>
            <w:rFonts w:asciiTheme="minorHAnsi" w:hAnsiTheme="minorHAnsi" w:cstheme="minorHAnsi"/>
            <w:sz w:val="20"/>
            <w:szCs w:val="20"/>
          </w:rPr>
          <w:t xml:space="preserve"> hours of detection.</w:t>
        </w:r>
      </w:ins>
    </w:p>
    <w:p w14:paraId="67E3B6D1" w14:textId="4DFEAD14" w:rsidR="000A5FAC" w:rsidRPr="007E323B" w:rsidRDefault="000A5FAC" w:rsidP="00575076">
      <w:pPr>
        <w:pStyle w:val="Paragraphedeliste"/>
        <w:numPr>
          <w:ilvl w:val="5"/>
          <w:numId w:val="101"/>
        </w:numPr>
        <w:spacing w:before="120"/>
        <w:rPr>
          <w:ins w:id="684" w:author="Bigras, Louis-Philippe" w:date="2026-01-22T14:20:00Z" w16du:dateUtc="2026-01-22T19:20:00Z"/>
          <w:rFonts w:asciiTheme="minorHAnsi" w:hAnsiTheme="minorHAnsi" w:cstheme="minorHAnsi"/>
          <w:sz w:val="20"/>
          <w:szCs w:val="20"/>
        </w:rPr>
      </w:pPr>
      <w:ins w:id="685" w:author="Bigras, Louis-Philippe" w:date="2026-01-22T14:20:00Z" w16du:dateUtc="2026-01-22T19:20:00Z">
        <w:r w:rsidRPr="007E323B">
          <w:rPr>
            <w:rFonts w:asciiTheme="minorHAnsi" w:hAnsiTheme="minorHAnsi" w:cstheme="minorHAnsi"/>
            <w:sz w:val="20"/>
            <w:szCs w:val="20"/>
          </w:rPr>
          <w:t xml:space="preserve">Medium: Remediation within </w:t>
        </w:r>
      </w:ins>
      <w:ins w:id="686" w:author="Bigras, Louis-Philippe" w:date="2026-02-12T18:00:00Z" w16du:dateUtc="2026-02-12T23:00:00Z">
        <w:r w:rsidR="004333A1">
          <w:rPr>
            <w:rFonts w:asciiTheme="minorHAnsi" w:hAnsiTheme="minorHAnsi" w:cstheme="minorHAnsi"/>
            <w:sz w:val="20"/>
            <w:szCs w:val="20"/>
          </w:rPr>
          <w:t>2</w:t>
        </w:r>
      </w:ins>
      <w:ins w:id="687" w:author="Bigras, Louis-Philippe" w:date="2026-01-22T14:20:00Z" w16du:dateUtc="2026-01-22T19:20:00Z">
        <w:r w:rsidRPr="007E323B">
          <w:rPr>
            <w:rFonts w:asciiTheme="minorHAnsi" w:hAnsiTheme="minorHAnsi" w:cstheme="minorHAnsi"/>
            <w:sz w:val="20"/>
            <w:szCs w:val="20"/>
          </w:rPr>
          <w:t xml:space="preserve"> </w:t>
        </w:r>
      </w:ins>
      <w:ins w:id="688" w:author="Bigras, Louis-Philippe" w:date="2026-02-12T17:59:00Z" w16du:dateUtc="2026-02-12T22:59:00Z">
        <w:r w:rsidR="00D25B3F">
          <w:rPr>
            <w:rFonts w:asciiTheme="minorHAnsi" w:hAnsiTheme="minorHAnsi" w:cstheme="minorHAnsi"/>
            <w:sz w:val="20"/>
            <w:szCs w:val="20"/>
          </w:rPr>
          <w:t>days</w:t>
        </w:r>
      </w:ins>
      <w:ins w:id="689" w:author="Bigras, Louis-Philippe" w:date="2026-01-22T14:20:00Z" w16du:dateUtc="2026-01-22T19:20:00Z">
        <w:r w:rsidRPr="007E323B">
          <w:rPr>
            <w:rFonts w:asciiTheme="minorHAnsi" w:hAnsiTheme="minorHAnsi" w:cstheme="minorHAnsi"/>
            <w:sz w:val="20"/>
            <w:szCs w:val="20"/>
          </w:rPr>
          <w:t xml:space="preserve"> of detection.</w:t>
        </w:r>
      </w:ins>
    </w:p>
    <w:p w14:paraId="25E9621E" w14:textId="7DE9C39F" w:rsidR="000A5FAC" w:rsidRPr="007E323B" w:rsidRDefault="000A5FAC" w:rsidP="00575076">
      <w:pPr>
        <w:pStyle w:val="Paragraphedeliste"/>
        <w:numPr>
          <w:ilvl w:val="5"/>
          <w:numId w:val="101"/>
        </w:numPr>
        <w:spacing w:before="120"/>
        <w:rPr>
          <w:ins w:id="690" w:author="Bigras, Louis-Philippe" w:date="2026-01-22T14:20:00Z" w16du:dateUtc="2026-01-22T19:20:00Z"/>
          <w:rFonts w:asciiTheme="minorHAnsi" w:hAnsiTheme="minorHAnsi" w:cstheme="minorHAnsi"/>
          <w:sz w:val="20"/>
          <w:szCs w:val="20"/>
        </w:rPr>
      </w:pPr>
      <w:ins w:id="691" w:author="Bigras, Louis-Philippe" w:date="2026-01-22T14:20:00Z" w16du:dateUtc="2026-01-22T19:20:00Z">
        <w:r w:rsidRPr="007E323B">
          <w:rPr>
            <w:rFonts w:asciiTheme="minorHAnsi" w:hAnsiTheme="minorHAnsi" w:cstheme="minorHAnsi"/>
            <w:sz w:val="20"/>
            <w:szCs w:val="20"/>
          </w:rPr>
          <w:t xml:space="preserve">Low: Remediation within </w:t>
        </w:r>
      </w:ins>
      <w:ins w:id="692" w:author="Bigras, Louis-Philippe" w:date="2026-02-12T18:00:00Z" w16du:dateUtc="2026-02-12T23:00:00Z">
        <w:r w:rsidR="004333A1">
          <w:rPr>
            <w:rFonts w:asciiTheme="minorHAnsi" w:hAnsiTheme="minorHAnsi" w:cstheme="minorHAnsi"/>
            <w:sz w:val="20"/>
            <w:szCs w:val="20"/>
          </w:rPr>
          <w:t>5</w:t>
        </w:r>
      </w:ins>
      <w:ins w:id="693" w:author="Bigras, Louis-Philippe" w:date="2026-01-22T14:20:00Z" w16du:dateUtc="2026-01-22T19:20:00Z">
        <w:r w:rsidRPr="007E323B">
          <w:rPr>
            <w:rFonts w:asciiTheme="minorHAnsi" w:hAnsiTheme="minorHAnsi" w:cstheme="minorHAnsi"/>
            <w:sz w:val="20"/>
            <w:szCs w:val="20"/>
          </w:rPr>
          <w:t xml:space="preserve"> business days.</w:t>
        </w:r>
      </w:ins>
    </w:p>
    <w:p w14:paraId="18F0B4D2" w14:textId="5EACA9F3" w:rsidR="00C21DF4" w:rsidRPr="007E323B" w:rsidRDefault="0041688E" w:rsidP="00575076">
      <w:pPr>
        <w:pStyle w:val="Paragraphedeliste"/>
        <w:numPr>
          <w:ilvl w:val="2"/>
          <w:numId w:val="101"/>
        </w:numPr>
        <w:spacing w:before="120"/>
        <w:rPr>
          <w:ins w:id="694" w:author="Bigras, Louis-Philippe" w:date="2026-01-22T14:22:00Z" w16du:dateUtc="2026-01-22T19:22:00Z"/>
          <w:rFonts w:asciiTheme="minorHAnsi" w:hAnsiTheme="minorHAnsi" w:cstheme="minorHAnsi"/>
          <w:sz w:val="20"/>
          <w:szCs w:val="20"/>
        </w:rPr>
      </w:pPr>
      <w:ins w:id="695" w:author="Bigras, Louis-Philippe" w:date="2026-01-22T14:22:00Z" w16du:dateUtc="2026-01-22T19:22:00Z">
        <w:r w:rsidRPr="007E323B">
          <w:rPr>
            <w:rFonts w:asciiTheme="minorHAnsi" w:hAnsiTheme="minorHAnsi" w:cstheme="minorHAnsi"/>
            <w:sz w:val="20"/>
            <w:szCs w:val="20"/>
          </w:rPr>
          <w:t>Oversight &amp; Reporting</w:t>
        </w:r>
      </w:ins>
    </w:p>
    <w:p w14:paraId="20A4D1F2" w14:textId="77755657" w:rsidR="0041688E" w:rsidRDefault="0041688E" w:rsidP="00575076">
      <w:pPr>
        <w:pStyle w:val="Paragraphedeliste"/>
        <w:numPr>
          <w:ilvl w:val="3"/>
          <w:numId w:val="101"/>
        </w:numPr>
        <w:spacing w:before="120"/>
        <w:rPr>
          <w:ins w:id="696" w:author="Bigras, Louis-Philippe" w:date="2026-01-22T14:26:00Z" w16du:dateUtc="2026-01-22T19:26:00Z"/>
          <w:rFonts w:asciiTheme="minorHAnsi" w:hAnsiTheme="minorHAnsi" w:cstheme="minorBidi"/>
          <w:sz w:val="20"/>
          <w:szCs w:val="20"/>
        </w:rPr>
      </w:pPr>
      <w:commentRangeStart w:id="697"/>
      <w:commentRangeStart w:id="698"/>
      <w:ins w:id="699" w:author="Bigras, Louis-Philippe" w:date="2026-01-22T14:22:00Z">
        <w:r w:rsidRPr="5308E2B0">
          <w:rPr>
            <w:rFonts w:asciiTheme="minorHAnsi" w:hAnsiTheme="minorHAnsi" w:cstheme="minorBidi"/>
            <w:sz w:val="20"/>
            <w:szCs w:val="20"/>
          </w:rPr>
          <w:t xml:space="preserve">Provider shall </w:t>
        </w:r>
        <w:r w:rsidRPr="005E4265">
          <w:rPr>
            <w:rFonts w:asciiTheme="minorHAnsi" w:hAnsiTheme="minorHAnsi" w:cstheme="minorBidi"/>
            <w:sz w:val="20"/>
            <w:szCs w:val="20"/>
            <w:rPrChange w:id="700" w:author="Bigras, Louis-Philippe" w:date="2026-02-26T10:32:00Z" w16du:dateUtc="2026-02-26T15:32:00Z">
              <w:rPr>
                <w:rFonts w:asciiTheme="minorHAnsi" w:hAnsiTheme="minorHAnsi" w:cstheme="minorBidi"/>
                <w:sz w:val="20"/>
                <w:szCs w:val="20"/>
                <w:highlight w:val="yellow"/>
              </w:rPr>
            </w:rPrChange>
          </w:rPr>
          <w:t>grant Client "Read/View" access to the CSPM console</w:t>
        </w:r>
        <w:r w:rsidRPr="5308E2B0">
          <w:rPr>
            <w:rFonts w:asciiTheme="minorHAnsi" w:hAnsiTheme="minorHAnsi" w:cstheme="minorBidi"/>
            <w:sz w:val="20"/>
            <w:szCs w:val="20"/>
          </w:rPr>
          <w:t xml:space="preserve"> to facilitate Client oversight.</w:t>
        </w:r>
      </w:ins>
      <w:commentRangeEnd w:id="697"/>
      <w:r>
        <w:rPr>
          <w:rStyle w:val="Marquedecommentaire"/>
          <w:rFonts w:asciiTheme="minorHAnsi" w:hAnsiTheme="minorHAnsi" w:cstheme="minorBidi"/>
          <w:sz w:val="20"/>
          <w:szCs w:val="20"/>
        </w:rPr>
        <w:commentReference w:id="697"/>
      </w:r>
      <w:commentRangeEnd w:id="698"/>
      <w:r>
        <w:rPr>
          <w:rStyle w:val="Marquedecommentaire"/>
          <w:rFonts w:asciiTheme="minorHAnsi" w:hAnsiTheme="minorHAnsi" w:cstheme="minorBidi"/>
          <w:sz w:val="20"/>
          <w:szCs w:val="20"/>
        </w:rPr>
        <w:commentReference w:id="698"/>
      </w:r>
    </w:p>
    <w:p w14:paraId="15D30306" w14:textId="77777777" w:rsidR="001E0243" w:rsidRPr="001E0243" w:rsidRDefault="001E0243" w:rsidP="00575076">
      <w:pPr>
        <w:pStyle w:val="Paragraphedeliste"/>
        <w:numPr>
          <w:ilvl w:val="3"/>
          <w:numId w:val="101"/>
        </w:numPr>
        <w:spacing w:before="120"/>
        <w:rPr>
          <w:ins w:id="701" w:author="Bigras, Louis-Philippe" w:date="2026-01-22T14:26:00Z" w16du:dateUtc="2026-01-22T19:26:00Z"/>
          <w:rFonts w:asciiTheme="minorHAnsi" w:hAnsiTheme="minorHAnsi" w:cstheme="minorHAnsi"/>
          <w:sz w:val="20"/>
          <w:szCs w:val="20"/>
        </w:rPr>
      </w:pPr>
      <w:ins w:id="702" w:author="Bigras, Louis-Philippe" w:date="2026-01-22T14:26:00Z" w16du:dateUtc="2026-01-22T19:26:00Z">
        <w:r w:rsidRPr="001E0243">
          <w:rPr>
            <w:rFonts w:asciiTheme="minorHAnsi" w:hAnsiTheme="minorHAnsi" w:cstheme="minorHAnsi"/>
            <w:sz w:val="20"/>
            <w:szCs w:val="20"/>
          </w:rPr>
          <w:t>Provider shall submit a Monthly Compliance Drift Report detailing:</w:t>
        </w:r>
      </w:ins>
    </w:p>
    <w:p w14:paraId="5B27B2D4" w14:textId="2C66FE64" w:rsidR="001E0243" w:rsidRPr="001E0243" w:rsidRDefault="001E0243" w:rsidP="00575076">
      <w:pPr>
        <w:pStyle w:val="Paragraphedeliste"/>
        <w:numPr>
          <w:ilvl w:val="4"/>
          <w:numId w:val="101"/>
        </w:numPr>
        <w:spacing w:before="120"/>
        <w:rPr>
          <w:ins w:id="703" w:author="Bigras, Louis-Philippe" w:date="2026-01-22T14:26:00Z" w16du:dateUtc="2026-01-22T19:26:00Z"/>
          <w:rFonts w:asciiTheme="minorHAnsi" w:hAnsiTheme="minorHAnsi" w:cstheme="minorBidi"/>
          <w:sz w:val="20"/>
          <w:szCs w:val="20"/>
        </w:rPr>
      </w:pPr>
      <w:ins w:id="704" w:author="Bigras, Louis-Philippe" w:date="2026-01-22T14:26:00Z">
        <w:r w:rsidRPr="5308E2B0">
          <w:rPr>
            <w:rFonts w:asciiTheme="minorHAnsi" w:hAnsiTheme="minorHAnsi" w:cstheme="minorBidi"/>
            <w:sz w:val="20"/>
            <w:szCs w:val="20"/>
          </w:rPr>
          <w:t xml:space="preserve">Overall compliance score against </w:t>
        </w:r>
      </w:ins>
      <w:ins w:id="705" w:author="Bigras, Louis-Philippe" w:date="2026-02-12T17:41:00Z" w16du:dateUtc="2026-02-12T22:41:00Z">
        <w:r w:rsidR="00F36256">
          <w:rPr>
            <w:rFonts w:asciiTheme="minorHAnsi" w:hAnsiTheme="minorHAnsi" w:cstheme="minorBidi"/>
            <w:sz w:val="20"/>
            <w:szCs w:val="20"/>
          </w:rPr>
          <w:t>iA’s internal benchmark and GCP</w:t>
        </w:r>
      </w:ins>
      <w:ins w:id="706" w:author="Bigras, Louis-Philippe" w:date="2026-02-12T17:43:00Z" w16du:dateUtc="2026-02-12T22:43:00Z">
        <w:r w:rsidR="00F44410">
          <w:rPr>
            <w:rFonts w:asciiTheme="minorHAnsi" w:hAnsiTheme="minorHAnsi" w:cstheme="minorBidi"/>
            <w:sz w:val="20"/>
            <w:szCs w:val="20"/>
          </w:rPr>
          <w:t xml:space="preserve"> Platform</w:t>
        </w:r>
      </w:ins>
      <w:ins w:id="707" w:author="Bigras, Louis-Philippe" w:date="2026-02-12T17:41:00Z" w16du:dateUtc="2026-02-12T22:41:00Z">
        <w:r w:rsidR="00F36256">
          <w:rPr>
            <w:rFonts w:asciiTheme="minorHAnsi" w:hAnsiTheme="minorHAnsi" w:cstheme="minorBidi"/>
            <w:sz w:val="20"/>
            <w:szCs w:val="20"/>
          </w:rPr>
          <w:t xml:space="preserve"> best practices benchmark</w:t>
        </w:r>
      </w:ins>
      <w:commentRangeStart w:id="708"/>
      <w:ins w:id="709" w:author="Bigras, Louis-Philippe" w:date="2026-01-22T14:26:00Z">
        <w:r w:rsidRPr="5308E2B0">
          <w:rPr>
            <w:rFonts w:asciiTheme="minorHAnsi" w:hAnsiTheme="minorHAnsi" w:cstheme="minorBidi"/>
            <w:sz w:val="20"/>
            <w:szCs w:val="20"/>
          </w:rPr>
          <w:t>.</w:t>
        </w:r>
      </w:ins>
      <w:commentRangeEnd w:id="708"/>
      <w:r w:rsidRPr="001E0243">
        <w:rPr>
          <w:rStyle w:val="Marquedecommentaire"/>
          <w:rFonts w:asciiTheme="minorHAnsi" w:hAnsiTheme="minorHAnsi" w:cstheme="minorBidi"/>
          <w:sz w:val="20"/>
          <w:szCs w:val="20"/>
        </w:rPr>
        <w:commentReference w:id="708"/>
      </w:r>
    </w:p>
    <w:p w14:paraId="1D044AF5" w14:textId="77777777" w:rsidR="001E0243" w:rsidRPr="001E0243" w:rsidRDefault="001E0243" w:rsidP="00575076">
      <w:pPr>
        <w:pStyle w:val="Paragraphedeliste"/>
        <w:numPr>
          <w:ilvl w:val="4"/>
          <w:numId w:val="101"/>
        </w:numPr>
        <w:spacing w:before="120"/>
        <w:rPr>
          <w:ins w:id="710" w:author="Bigras, Louis-Philippe" w:date="2026-01-22T14:26:00Z" w16du:dateUtc="2026-01-22T19:26:00Z"/>
          <w:rFonts w:asciiTheme="minorHAnsi" w:hAnsiTheme="minorHAnsi" w:cstheme="minorHAnsi"/>
          <w:sz w:val="20"/>
          <w:szCs w:val="20"/>
        </w:rPr>
      </w:pPr>
      <w:ins w:id="711" w:author="Bigras, Louis-Philippe" w:date="2026-01-22T14:26:00Z" w16du:dateUtc="2026-01-22T19:26:00Z">
        <w:r w:rsidRPr="001E0243">
          <w:rPr>
            <w:rFonts w:asciiTheme="minorHAnsi" w:hAnsiTheme="minorHAnsi" w:cstheme="minorHAnsi"/>
            <w:sz w:val="20"/>
            <w:szCs w:val="20"/>
          </w:rPr>
          <w:t>List of persistent exceptions (risk accepted items).</w:t>
        </w:r>
      </w:ins>
    </w:p>
    <w:p w14:paraId="404124ED" w14:textId="2551CD9C" w:rsidR="001E0243" w:rsidRPr="00575076" w:rsidRDefault="001E0243" w:rsidP="00575076">
      <w:pPr>
        <w:pStyle w:val="Paragraphedeliste"/>
        <w:numPr>
          <w:ilvl w:val="4"/>
          <w:numId w:val="101"/>
        </w:numPr>
        <w:spacing w:before="120"/>
        <w:rPr>
          <w:rFonts w:asciiTheme="minorHAnsi" w:hAnsiTheme="minorHAnsi" w:cstheme="minorBidi"/>
        </w:rPr>
      </w:pPr>
      <w:ins w:id="712" w:author="Bigras, Louis-Philippe" w:date="2026-01-22T14:26:00Z">
        <w:r w:rsidRPr="5308E2B0">
          <w:rPr>
            <w:rFonts w:asciiTheme="minorHAnsi" w:hAnsiTheme="minorHAnsi" w:cstheme="minorBidi"/>
            <w:sz w:val="20"/>
            <w:szCs w:val="20"/>
          </w:rPr>
          <w:t>Total misconfigurations remediated during the period</w:t>
        </w:r>
      </w:ins>
      <w:ins w:id="713" w:author="Bigras, Louis-Philippe" w:date="2026-02-12T17:48:00Z" w16du:dateUtc="2026-02-12T22:48:00Z">
        <w:r w:rsidR="006474CB">
          <w:rPr>
            <w:rFonts w:asciiTheme="minorHAnsi" w:hAnsiTheme="minorHAnsi" w:cstheme="minorBidi"/>
            <w:sz w:val="20"/>
            <w:szCs w:val="20"/>
          </w:rPr>
          <w:t xml:space="preserve"> and mean time to remediate</w:t>
        </w:r>
      </w:ins>
      <w:ins w:id="714" w:author="Bigras, Louis-Philippe" w:date="2026-01-22T14:26:00Z">
        <w:r w:rsidRPr="5308E2B0">
          <w:rPr>
            <w:rFonts w:asciiTheme="minorHAnsi" w:hAnsiTheme="minorHAnsi" w:cstheme="minorBidi"/>
            <w:sz w:val="20"/>
            <w:szCs w:val="20"/>
          </w:rPr>
          <w:t>.</w:t>
        </w:r>
      </w:ins>
    </w:p>
    <w:p w14:paraId="1FCFA02E" w14:textId="67D3FF2E" w:rsidR="00953408" w:rsidRPr="005C02BB" w:rsidRDefault="00C82692">
      <w:pPr>
        <w:pStyle w:val="Corpsdetexte"/>
        <w:numPr>
          <w:ilvl w:val="0"/>
          <w:numId w:val="268"/>
        </w:numPr>
        <w:spacing w:before="120"/>
        <w:rPr>
          <w:del w:id="715" w:author="Bigras, Louis-Philippe" w:date="2026-02-26T09:49:00Z" w16du:dateUtc="2026-02-26T14:49:00Z"/>
          <w:rPrChange w:id="716" w:author="Bigras, Louis-Philippe" w:date="2026-02-26T10:32:00Z" w16du:dateUtc="2026-02-26T15:32:00Z">
            <w:rPr>
              <w:del w:id="717" w:author="Bigras, Louis-Philippe" w:date="2026-02-26T09:49:00Z" w16du:dateUtc="2026-02-26T14:49:00Z"/>
              <w:rFonts w:asciiTheme="minorHAnsi" w:hAnsiTheme="minorHAnsi" w:cstheme="minorBidi"/>
            </w:rPr>
          </w:rPrChange>
        </w:rPr>
        <w:pPrChange w:id="718" w:author="Bigras, Louis-Philippe" w:date="2026-02-26T10:32:00Z" w16du:dateUtc="2026-02-26T15:32:00Z">
          <w:pPr>
            <w:pStyle w:val="Paragraphedeliste"/>
            <w:numPr>
              <w:numId w:val="268"/>
            </w:numPr>
            <w:spacing w:before="120"/>
            <w:ind w:left="1570"/>
          </w:pPr>
        </w:pPrChange>
      </w:pPr>
      <w:del w:id="719" w:author="Bigras, Louis-Philippe" w:date="2026-02-26T09:49:00Z" w16du:dateUtc="2026-02-26T14:49:00Z">
        <w:r w:rsidRPr="005C02BB">
          <w:rPr>
            <w:rPrChange w:id="720" w:author="Bigras, Louis-Philippe" w:date="2026-02-26T10:32:00Z" w16du:dateUtc="2026-02-26T15:32:00Z">
              <w:rPr>
                <w:rFonts w:asciiTheme="minorHAnsi" w:hAnsiTheme="minorHAnsi" w:cstheme="minorBidi"/>
              </w:rPr>
            </w:rPrChange>
          </w:rPr>
          <w:delText>Cloud Workload Protection</w:delText>
        </w:r>
      </w:del>
    </w:p>
    <w:p w14:paraId="2F09D387" w14:textId="087E4EDF" w:rsidR="0063650C" w:rsidRDefault="00291EC4" w:rsidP="00575076">
      <w:pPr>
        <w:pStyle w:val="Corpsdetexte"/>
        <w:numPr>
          <w:ilvl w:val="0"/>
          <w:numId w:val="268"/>
        </w:numPr>
        <w:spacing w:before="120"/>
        <w:rPr>
          <w:ins w:id="721" w:author="Bigras, Louis-Philippe" w:date="2026-01-22T14:27:00Z" w16du:dateUtc="2026-01-22T19:27:00Z"/>
        </w:rPr>
      </w:pPr>
      <w:del w:id="722" w:author="Bigras, Louis-Philippe" w:date="2026-02-26T09:49:00Z" w16du:dateUtc="2026-02-26T14:49:00Z">
        <w:r w:rsidRPr="00081529">
          <w:rPr>
            <w:rFonts w:asciiTheme="minorHAnsi" w:hAnsiTheme="minorHAnsi" w:cstheme="minorHAnsi"/>
          </w:rPr>
          <w:delText xml:space="preserve">Provider </w:delText>
        </w:r>
        <w:r w:rsidR="005F465D" w:rsidRPr="00081529">
          <w:rPr>
            <w:rFonts w:asciiTheme="minorHAnsi" w:hAnsiTheme="minorHAnsi" w:cstheme="minorHAnsi"/>
          </w:rPr>
          <w:delText>shall</w:delText>
        </w:r>
      </w:del>
      <w:ins w:id="723" w:author="Bigras, Louis-Philippe" w:date="2026-01-22T11:21:00Z" w16du:dateUtc="2026-01-22T16:21:00Z">
        <w:r w:rsidR="002320B6" w:rsidRPr="007E323B">
          <w:t>Vulnerability &amp; Patch Management</w:t>
        </w:r>
      </w:ins>
    </w:p>
    <w:p w14:paraId="27362DCF" w14:textId="4E3367EB" w:rsidR="00ED6FD2" w:rsidRPr="00ED6FD2" w:rsidRDefault="00ED6FD2">
      <w:pPr>
        <w:pStyle w:val="Paragraphedeliste"/>
        <w:numPr>
          <w:ilvl w:val="2"/>
          <w:numId w:val="101"/>
        </w:numPr>
        <w:spacing w:before="120"/>
        <w:rPr>
          <w:ins w:id="724" w:author="Bigras, Louis-Philippe" w:date="2026-01-22T14:34:00Z" w16du:dateUtc="2026-01-22T19:34:00Z"/>
          <w:rFonts w:asciiTheme="minorHAnsi" w:hAnsiTheme="minorHAnsi" w:cstheme="minorBidi"/>
          <w:sz w:val="20"/>
          <w:szCs w:val="20"/>
        </w:rPr>
        <w:pPrChange w:id="725" w:author="Bigras, Louis-Philippe" w:date="2026-02-26T14:34:00Z" w16du:dateUtc="2026-02-26T19:34:00Z">
          <w:pPr>
            <w:pStyle w:val="Paragraphedeliste"/>
            <w:numPr>
              <w:ilvl w:val="3"/>
              <w:numId w:val="101"/>
            </w:numPr>
            <w:spacing w:before="120"/>
            <w:ind w:left="2880"/>
          </w:pPr>
        </w:pPrChange>
      </w:pPr>
      <w:commentRangeStart w:id="726"/>
      <w:commentRangeStart w:id="727"/>
      <w:commentRangeStart w:id="728"/>
      <w:commentRangeStart w:id="729"/>
      <w:commentRangeStart w:id="730"/>
      <w:commentRangeStart w:id="731"/>
      <w:ins w:id="732" w:author="Bigras, Louis-Philippe" w:date="2026-01-22T14:34:00Z">
        <w:r w:rsidRPr="3FBBDE08">
          <w:rPr>
            <w:rFonts w:asciiTheme="minorHAnsi" w:hAnsiTheme="minorHAnsi" w:cstheme="minorBidi"/>
            <w:sz w:val="20"/>
            <w:szCs w:val="20"/>
          </w:rPr>
          <w:t xml:space="preserve">Agent Deployment: </w:t>
        </w:r>
      </w:ins>
      <w:ins w:id="733" w:author="Bigras, Louis-Philippe" w:date="2026-02-26T14:59:00Z">
        <w:r w:rsidR="0063216D" w:rsidRPr="0063216D">
          <w:rPr>
            <w:rFonts w:asciiTheme="minorHAnsi" w:hAnsiTheme="minorHAnsi" w:cstheme="minorBidi"/>
            <w:sz w:val="20"/>
            <w:szCs w:val="20"/>
          </w:rPr>
          <w:t>Provider must deploy vulnerability scanning capabilities across all spheres of workloads (IaaS, PaaS, SaaS), with 100% coverage. This must also include external attack surface management.</w:t>
        </w:r>
      </w:ins>
      <w:del w:id="734" w:author="Bigras, Louis-Philippe" w:date="2026-02-26T14:59:00Z" w16du:dateUtc="2026-02-26T19:59:00Z">
        <w:r w:rsidR="0B613990" w:rsidRPr="003C7942" w:rsidDel="0063216D">
          <w:rPr>
            <w:rFonts w:asciiTheme="minorHAnsi" w:hAnsiTheme="minorHAnsi" w:cstheme="minorBidi"/>
            <w:sz w:val="20"/>
            <w:szCs w:val="20"/>
          </w:rPr>
          <w:delText xml:space="preserve">a </w:delText>
        </w:r>
      </w:del>
      <w:commentRangeStart w:id="735"/>
      <w:commentRangeStart w:id="736"/>
      <w:commentRangeEnd w:id="735"/>
      <w:ins w:id="737" w:author="Bigras, Louis-Philippe" w:date="2026-02-13T11:54:00Z" w16du:dateUtc="2026-02-13T16:54:00Z">
        <w:r w:rsidR="00E35CF6" w:rsidRPr="00ED6FD2">
          <w:rPr>
            <w:rStyle w:val="Marquedecommentaire"/>
            <w:rFonts w:asciiTheme="minorHAnsi" w:hAnsiTheme="minorHAnsi" w:cstheme="minorBidi"/>
            <w:sz w:val="20"/>
            <w:szCs w:val="20"/>
          </w:rPr>
          <w:commentReference w:id="735"/>
        </w:r>
        <w:commentRangeEnd w:id="736"/>
        <w:r w:rsidR="00E35CF6" w:rsidRPr="00ED6FD2">
          <w:rPr>
            <w:rStyle w:val="Marquedecommentaire"/>
            <w:rFonts w:asciiTheme="minorHAnsi" w:hAnsiTheme="minorHAnsi" w:cstheme="minorBidi"/>
            <w:sz w:val="20"/>
            <w:szCs w:val="20"/>
          </w:rPr>
          <w:commentReference w:id="736"/>
        </w:r>
      </w:ins>
      <w:commentRangeEnd w:id="726"/>
      <w:r w:rsidRPr="00ED6FD2">
        <w:rPr>
          <w:rStyle w:val="Marquedecommentaire"/>
          <w:rFonts w:asciiTheme="minorHAnsi" w:hAnsiTheme="minorHAnsi" w:cstheme="minorBidi"/>
          <w:sz w:val="20"/>
          <w:szCs w:val="20"/>
        </w:rPr>
        <w:commentReference w:id="726"/>
      </w:r>
      <w:commentRangeEnd w:id="727"/>
      <w:r w:rsidRPr="00ED6FD2">
        <w:rPr>
          <w:rStyle w:val="Marquedecommentaire"/>
          <w:rFonts w:asciiTheme="minorHAnsi" w:hAnsiTheme="minorHAnsi" w:cstheme="minorBidi"/>
          <w:sz w:val="20"/>
          <w:szCs w:val="20"/>
        </w:rPr>
        <w:commentReference w:id="727"/>
      </w:r>
      <w:commentRangeEnd w:id="728"/>
      <w:r w:rsidRPr="00ED6FD2">
        <w:rPr>
          <w:rStyle w:val="Marquedecommentaire"/>
          <w:rFonts w:asciiTheme="minorHAnsi" w:hAnsiTheme="minorHAnsi" w:cstheme="minorBidi"/>
          <w:sz w:val="20"/>
          <w:szCs w:val="20"/>
        </w:rPr>
        <w:commentReference w:id="728"/>
      </w:r>
      <w:commentRangeEnd w:id="729"/>
      <w:r w:rsidRPr="00ED6FD2">
        <w:rPr>
          <w:rStyle w:val="Marquedecommentaire"/>
          <w:rFonts w:asciiTheme="minorHAnsi" w:hAnsiTheme="minorHAnsi" w:cstheme="minorBidi"/>
          <w:sz w:val="20"/>
          <w:szCs w:val="20"/>
        </w:rPr>
        <w:commentReference w:id="729"/>
      </w:r>
      <w:commentRangeEnd w:id="730"/>
      <w:r w:rsidR="009234F6" w:rsidRPr="00ED6FD2">
        <w:rPr>
          <w:rStyle w:val="Marquedecommentaire"/>
          <w:rFonts w:asciiTheme="minorHAnsi" w:hAnsiTheme="minorHAnsi" w:cstheme="minorBidi"/>
          <w:sz w:val="20"/>
          <w:szCs w:val="20"/>
        </w:rPr>
        <w:commentReference w:id="730"/>
      </w:r>
      <w:commentRangeEnd w:id="731"/>
      <w:r w:rsidR="001306C3" w:rsidRPr="00ED6FD2">
        <w:rPr>
          <w:rStyle w:val="Marquedecommentaire"/>
          <w:rFonts w:asciiTheme="minorHAnsi" w:hAnsiTheme="minorHAnsi" w:cstheme="minorBidi"/>
          <w:sz w:val="20"/>
          <w:szCs w:val="20"/>
        </w:rPr>
        <w:commentReference w:id="731"/>
      </w:r>
    </w:p>
    <w:p w14:paraId="20F67799" w14:textId="091F9D17" w:rsidR="00230F35" w:rsidRDefault="00230F35" w:rsidP="3FBBDE08">
      <w:pPr>
        <w:pStyle w:val="Paragraphedeliste"/>
        <w:numPr>
          <w:ilvl w:val="2"/>
          <w:numId w:val="101"/>
        </w:numPr>
        <w:spacing w:before="120"/>
        <w:rPr>
          <w:ins w:id="744" w:author="Bigras, Louis-Philippe" w:date="2026-01-22T14:43:00Z" w16du:dateUtc="2026-01-22T19:43:00Z"/>
          <w:rFonts w:asciiTheme="minorHAnsi" w:hAnsiTheme="minorHAnsi" w:cstheme="minorBidi"/>
          <w:sz w:val="20"/>
          <w:szCs w:val="20"/>
        </w:rPr>
      </w:pPr>
      <w:commentRangeStart w:id="745"/>
      <w:ins w:id="746" w:author="Bigras, Louis-Philippe" w:date="2026-01-22T14:37:00Z">
        <w:r w:rsidRPr="3FBBDE08">
          <w:rPr>
            <w:rFonts w:asciiTheme="minorHAnsi" w:hAnsiTheme="minorHAnsi" w:cstheme="minorBidi"/>
            <w:sz w:val="20"/>
            <w:szCs w:val="20"/>
          </w:rPr>
          <w:t xml:space="preserve">Remediation and Patching </w:t>
        </w:r>
      </w:ins>
      <w:ins w:id="747" w:author="Bigras, Louis-Philippe" w:date="2026-01-22T14:43:00Z">
        <w:r w:rsidR="00BF2082" w:rsidRPr="3FBBDE08">
          <w:rPr>
            <w:rFonts w:asciiTheme="minorHAnsi" w:hAnsiTheme="minorHAnsi" w:cstheme="minorBidi"/>
            <w:sz w:val="20"/>
            <w:szCs w:val="20"/>
          </w:rPr>
          <w:t>Obligations</w:t>
        </w:r>
      </w:ins>
      <w:commentRangeEnd w:id="745"/>
      <w:r>
        <w:rPr>
          <w:rStyle w:val="Marquedecommentaire"/>
          <w:rFonts w:asciiTheme="minorHAnsi" w:hAnsiTheme="minorHAnsi" w:cstheme="minorBidi"/>
          <w:sz w:val="20"/>
          <w:szCs w:val="20"/>
        </w:rPr>
        <w:commentReference w:id="745"/>
      </w:r>
    </w:p>
    <w:p w14:paraId="500F522A" w14:textId="6A0BA06F" w:rsidR="00BF2082" w:rsidRDefault="00643E0F" w:rsidP="00BF2082">
      <w:pPr>
        <w:pStyle w:val="Paragraphedeliste"/>
        <w:numPr>
          <w:ilvl w:val="3"/>
          <w:numId w:val="101"/>
        </w:numPr>
        <w:spacing w:before="120"/>
        <w:rPr>
          <w:ins w:id="748" w:author="Bigras, Louis-Philippe" w:date="2026-01-22T14:46:00Z" w16du:dateUtc="2026-01-22T19:46:00Z"/>
          <w:rFonts w:asciiTheme="minorHAnsi" w:hAnsiTheme="minorHAnsi" w:cstheme="minorHAnsi"/>
          <w:sz w:val="20"/>
          <w:szCs w:val="20"/>
        </w:rPr>
      </w:pPr>
      <w:ins w:id="749" w:author="Bigras, Louis-Philippe" w:date="2026-01-22T14:43:00Z" w16du:dateUtc="2026-01-22T19:43:00Z">
        <w:r w:rsidRPr="00643E0F">
          <w:rPr>
            <w:rFonts w:asciiTheme="minorHAnsi" w:hAnsiTheme="minorHAnsi" w:cstheme="minorHAnsi"/>
            <w:sz w:val="20"/>
            <w:szCs w:val="20"/>
          </w:rPr>
          <w:t xml:space="preserve">Patch </w:t>
        </w:r>
      </w:ins>
      <w:ins w:id="750" w:author="Bigras, Louis-Philippe" w:date="2026-02-26T13:55:00Z" w16du:dateUtc="2026-02-26T18:55:00Z">
        <w:r w:rsidR="00FA39C4">
          <w:rPr>
            <w:rFonts w:asciiTheme="minorHAnsi" w:hAnsiTheme="minorHAnsi" w:cstheme="minorHAnsi"/>
            <w:sz w:val="20"/>
            <w:szCs w:val="20"/>
          </w:rPr>
          <w:t xml:space="preserve">and </w:t>
        </w:r>
        <w:r w:rsidR="005E4B92">
          <w:rPr>
            <w:rFonts w:asciiTheme="minorHAnsi" w:hAnsiTheme="minorHAnsi" w:cstheme="minorHAnsi"/>
            <w:sz w:val="20"/>
            <w:szCs w:val="20"/>
          </w:rPr>
          <w:t>M</w:t>
        </w:r>
        <w:r w:rsidR="00FA39C4">
          <w:rPr>
            <w:rFonts w:asciiTheme="minorHAnsi" w:hAnsiTheme="minorHAnsi" w:cstheme="minorHAnsi"/>
            <w:sz w:val="20"/>
            <w:szCs w:val="20"/>
          </w:rPr>
          <w:t xml:space="preserve">isconfigurations </w:t>
        </w:r>
      </w:ins>
      <w:ins w:id="751" w:author="Bigras, Louis-Philippe" w:date="2026-01-22T14:43:00Z" w16du:dateUtc="2026-01-22T19:43:00Z">
        <w:r w:rsidRPr="00643E0F">
          <w:rPr>
            <w:rFonts w:asciiTheme="minorHAnsi" w:hAnsiTheme="minorHAnsi" w:cstheme="minorHAnsi"/>
            <w:sz w:val="20"/>
            <w:szCs w:val="20"/>
          </w:rPr>
          <w:t xml:space="preserve">Management: </w:t>
        </w:r>
        <w:commentRangeStart w:id="752"/>
        <w:commentRangeStart w:id="753"/>
        <w:commentRangeStart w:id="754"/>
        <w:r w:rsidRPr="00643E0F">
          <w:rPr>
            <w:rFonts w:asciiTheme="minorHAnsi" w:hAnsiTheme="minorHAnsi" w:cstheme="minorHAnsi"/>
            <w:sz w:val="20"/>
            <w:szCs w:val="20"/>
          </w:rPr>
          <w:t xml:space="preserve">Provider is responsible for the patching </w:t>
        </w:r>
      </w:ins>
      <w:ins w:id="755" w:author="Bigras, Louis-Philippe" w:date="2026-02-26T13:41:00Z" w16du:dateUtc="2026-02-26T18:41:00Z">
        <w:r w:rsidR="003C7942" w:rsidRPr="003C7942">
          <w:rPr>
            <w:rFonts w:asciiTheme="minorHAnsi" w:hAnsiTheme="minorHAnsi" w:cstheme="minorHAnsi"/>
            <w:sz w:val="20"/>
            <w:szCs w:val="20"/>
          </w:rPr>
          <w:t xml:space="preserve">across all </w:t>
        </w:r>
      </w:ins>
      <w:ins w:id="756" w:author="Bigras, Louis-Philippe" w:date="2026-02-26T15:00:00Z" w16du:dateUtc="2026-02-26T20:00:00Z">
        <w:r w:rsidR="003D02D9" w:rsidRPr="0063216D">
          <w:rPr>
            <w:rFonts w:asciiTheme="minorHAnsi" w:hAnsiTheme="minorHAnsi" w:cstheme="minorBidi"/>
            <w:sz w:val="20"/>
            <w:szCs w:val="20"/>
          </w:rPr>
          <w:t xml:space="preserve">spheres of </w:t>
        </w:r>
      </w:ins>
      <w:ins w:id="757" w:author="Bigras, Louis-Philippe" w:date="2026-02-26T13:41:00Z" w16du:dateUtc="2026-02-26T18:41:00Z">
        <w:r w:rsidR="003C7942" w:rsidRPr="0063216D">
          <w:rPr>
            <w:rFonts w:asciiTheme="minorHAnsi" w:hAnsiTheme="minorHAnsi" w:cstheme="minorBidi"/>
            <w:sz w:val="20"/>
            <w:szCs w:val="20"/>
          </w:rPr>
          <w:t>workloads</w:t>
        </w:r>
        <w:r w:rsidR="003C7942" w:rsidRPr="003C7942">
          <w:rPr>
            <w:rFonts w:asciiTheme="minorHAnsi" w:hAnsiTheme="minorHAnsi" w:cstheme="minorHAnsi"/>
            <w:sz w:val="20"/>
            <w:szCs w:val="20"/>
          </w:rPr>
          <w:t xml:space="preserve"> (IaaS, PaaS,</w:t>
        </w:r>
        <w:r w:rsidR="003C7942">
          <w:rPr>
            <w:rFonts w:asciiTheme="minorHAnsi" w:hAnsiTheme="minorHAnsi" w:cstheme="minorHAnsi"/>
            <w:sz w:val="20"/>
            <w:szCs w:val="20"/>
          </w:rPr>
          <w:t xml:space="preserve"> </w:t>
        </w:r>
        <w:r w:rsidR="003C7942" w:rsidRPr="003C7942">
          <w:rPr>
            <w:rFonts w:asciiTheme="minorHAnsi" w:hAnsiTheme="minorHAnsi" w:cstheme="minorHAnsi"/>
            <w:sz w:val="20"/>
            <w:szCs w:val="20"/>
          </w:rPr>
          <w:t>SaaS, runtime images, container</w:t>
        </w:r>
      </w:ins>
      <w:ins w:id="758" w:author="Bigras, Louis-Philippe" w:date="2026-02-26T13:42:00Z" w16du:dateUtc="2026-02-26T18:42:00Z">
        <w:r w:rsidR="0099193E">
          <w:rPr>
            <w:rFonts w:asciiTheme="minorHAnsi" w:hAnsiTheme="minorHAnsi" w:cstheme="minorHAnsi"/>
            <w:sz w:val="20"/>
            <w:szCs w:val="20"/>
          </w:rPr>
          <w:t>-</w:t>
        </w:r>
      </w:ins>
      <w:ins w:id="759" w:author="Bigras, Louis-Philippe" w:date="2026-02-26T13:41:00Z" w16du:dateUtc="2026-02-26T18:41:00Z">
        <w:r w:rsidR="003C7942" w:rsidRPr="003C7942">
          <w:rPr>
            <w:rFonts w:asciiTheme="minorHAnsi" w:hAnsiTheme="minorHAnsi" w:cstheme="minorHAnsi"/>
            <w:sz w:val="20"/>
            <w:szCs w:val="20"/>
          </w:rPr>
          <w:t xml:space="preserve">based </w:t>
        </w:r>
        <w:r w:rsidR="003C7942" w:rsidRPr="003C7942">
          <w:rPr>
            <w:rFonts w:asciiTheme="minorHAnsi" w:hAnsiTheme="minorHAnsi" w:cstheme="minorHAnsi"/>
            <w:sz w:val="20"/>
            <w:szCs w:val="20"/>
          </w:rPr>
          <w:lastRenderedPageBreak/>
          <w:t>images)</w:t>
        </w:r>
      </w:ins>
      <w:ins w:id="760" w:author="Bigras, Louis-Philippe" w:date="2026-02-26T13:54:00Z" w16du:dateUtc="2026-02-26T18:54:00Z">
        <w:r w:rsidR="00D536F8">
          <w:rPr>
            <w:rFonts w:asciiTheme="minorHAnsi" w:hAnsiTheme="minorHAnsi" w:cstheme="minorHAnsi"/>
            <w:sz w:val="20"/>
            <w:szCs w:val="20"/>
          </w:rPr>
          <w:t>,</w:t>
        </w:r>
      </w:ins>
      <w:ins w:id="761" w:author="Bigras, Louis-Philippe" w:date="2026-02-26T13:43:00Z" w16du:dateUtc="2026-02-26T18:43:00Z">
        <w:r w:rsidR="00162879">
          <w:rPr>
            <w:rFonts w:asciiTheme="minorHAnsi" w:hAnsiTheme="minorHAnsi" w:cstheme="minorHAnsi"/>
            <w:sz w:val="20"/>
            <w:szCs w:val="20"/>
          </w:rPr>
          <w:t xml:space="preserve"> </w:t>
        </w:r>
      </w:ins>
      <w:ins w:id="762" w:author="Bigras, Louis-Philippe" w:date="2026-01-22T16:26:00Z" w16du:dateUtc="2026-01-22T21:26:00Z">
        <w:r w:rsidR="00A466C2">
          <w:rPr>
            <w:rFonts w:asciiTheme="minorHAnsi" w:hAnsiTheme="minorHAnsi" w:cstheme="minorHAnsi"/>
            <w:sz w:val="20"/>
            <w:szCs w:val="20"/>
          </w:rPr>
          <w:t>e</w:t>
        </w:r>
        <w:r w:rsidR="00A466C2" w:rsidRPr="003C7942">
          <w:rPr>
            <w:rFonts w:asciiTheme="minorHAnsi" w:hAnsiTheme="minorHAnsi" w:cstheme="minorHAnsi"/>
            <w:sz w:val="20"/>
            <w:szCs w:val="20"/>
          </w:rPr>
          <w:t xml:space="preserve">xcept for </w:t>
        </w:r>
      </w:ins>
      <w:ins w:id="763" w:author="Bigras, Louis-Philippe" w:date="2026-01-22T16:27:00Z" w16du:dateUtc="2026-01-22T21:27:00Z">
        <w:r w:rsidR="00317381">
          <w:rPr>
            <w:rFonts w:asciiTheme="minorHAnsi" w:hAnsiTheme="minorHAnsi" w:cstheme="minorHAnsi"/>
            <w:sz w:val="20"/>
            <w:szCs w:val="20"/>
          </w:rPr>
          <w:t>C</w:t>
        </w:r>
        <w:r w:rsidR="00317381" w:rsidRPr="003C7942">
          <w:rPr>
            <w:rFonts w:asciiTheme="minorHAnsi" w:hAnsiTheme="minorHAnsi" w:cstheme="minorHAnsi"/>
            <w:sz w:val="20"/>
            <w:szCs w:val="20"/>
          </w:rPr>
          <w:t>lient-</w:t>
        </w:r>
      </w:ins>
      <w:ins w:id="764" w:author="Bigras, Louis-Philippe" w:date="2026-01-23T05:52:00Z" w16du:dateUtc="2026-01-23T10:52:00Z">
        <w:r w:rsidR="00F36239">
          <w:rPr>
            <w:rFonts w:asciiTheme="minorHAnsi" w:hAnsiTheme="minorHAnsi" w:cstheme="minorHAnsi"/>
            <w:sz w:val="20"/>
            <w:szCs w:val="20"/>
          </w:rPr>
          <w:t>M</w:t>
        </w:r>
      </w:ins>
      <w:ins w:id="765" w:author="Bigras, Louis-Philippe" w:date="2026-01-22T16:27:00Z" w16du:dateUtc="2026-01-22T21:27:00Z">
        <w:r w:rsidR="00317381" w:rsidRPr="003C7942">
          <w:rPr>
            <w:rFonts w:asciiTheme="minorHAnsi" w:hAnsiTheme="minorHAnsi" w:cstheme="minorHAnsi"/>
            <w:sz w:val="20"/>
            <w:szCs w:val="20"/>
          </w:rPr>
          <w:t xml:space="preserve">anaged </w:t>
        </w:r>
        <w:r w:rsidR="00317381">
          <w:rPr>
            <w:rFonts w:asciiTheme="minorHAnsi" w:hAnsiTheme="minorHAnsi" w:cstheme="minorHAnsi"/>
            <w:sz w:val="20"/>
            <w:szCs w:val="20"/>
          </w:rPr>
          <w:t>S</w:t>
        </w:r>
        <w:r w:rsidR="00317381" w:rsidRPr="003C7942">
          <w:rPr>
            <w:rFonts w:asciiTheme="minorHAnsi" w:hAnsiTheme="minorHAnsi" w:cstheme="minorHAnsi"/>
            <w:sz w:val="20"/>
            <w:szCs w:val="20"/>
          </w:rPr>
          <w:t>ervices</w:t>
        </w:r>
      </w:ins>
      <w:ins w:id="766" w:author="Bigras, Louis-Philippe" w:date="2026-02-26T13:43:00Z" w16du:dateUtc="2026-02-26T18:43:00Z">
        <w:r w:rsidR="00162879">
          <w:rPr>
            <w:rFonts w:asciiTheme="minorHAnsi" w:hAnsiTheme="minorHAnsi" w:cstheme="minorHAnsi"/>
            <w:sz w:val="20"/>
            <w:szCs w:val="20"/>
          </w:rPr>
          <w:t xml:space="preserve">. </w:t>
        </w:r>
      </w:ins>
      <w:commentRangeEnd w:id="752"/>
      <w:r w:rsidR="00883BF3">
        <w:rPr>
          <w:rStyle w:val="Marquedecommentaire"/>
          <w:rFonts w:asciiTheme="minorHAnsi" w:hAnsiTheme="minorHAnsi" w:cstheme="minorHAnsi"/>
          <w:sz w:val="20"/>
          <w:szCs w:val="20"/>
        </w:rPr>
        <w:commentReference w:id="752"/>
      </w:r>
      <w:commentRangeEnd w:id="753"/>
      <w:r w:rsidR="00D806AE">
        <w:rPr>
          <w:rStyle w:val="Marquedecommentaire"/>
          <w:rFonts w:asciiTheme="minorHAnsi" w:hAnsiTheme="minorHAnsi" w:cstheme="minorHAnsi"/>
          <w:sz w:val="20"/>
          <w:szCs w:val="20"/>
        </w:rPr>
        <w:commentReference w:id="753"/>
      </w:r>
      <w:commentRangeEnd w:id="754"/>
      <w:r w:rsidR="00A13E55">
        <w:rPr>
          <w:rStyle w:val="Marquedecommentaire"/>
          <w:rFonts w:asciiTheme="minorHAnsi" w:hAnsiTheme="minorHAnsi" w:cstheme="minorHAnsi"/>
          <w:sz w:val="20"/>
          <w:szCs w:val="20"/>
        </w:rPr>
        <w:commentReference w:id="754"/>
      </w:r>
    </w:p>
    <w:p w14:paraId="1AD687B8" w14:textId="437CB4DC" w:rsidR="00115F09" w:rsidRDefault="00AF2033" w:rsidP="00575076">
      <w:pPr>
        <w:pStyle w:val="Paragraphedeliste"/>
        <w:numPr>
          <w:ilvl w:val="3"/>
          <w:numId w:val="101"/>
        </w:numPr>
        <w:spacing w:before="120"/>
        <w:ind w:hanging="357"/>
        <w:rPr>
          <w:ins w:id="768" w:author="Bigras, Louis-Philippe" w:date="2026-01-22T14:47:00Z" w16du:dateUtc="2026-01-22T19:47:00Z"/>
          <w:rFonts w:asciiTheme="minorHAnsi" w:hAnsiTheme="minorHAnsi" w:cstheme="minorHAnsi"/>
          <w:sz w:val="20"/>
          <w:szCs w:val="20"/>
        </w:rPr>
      </w:pPr>
      <w:ins w:id="769" w:author="Bigras, Louis-Philippe" w:date="2026-01-22T14:46:00Z" w16du:dateUtc="2026-01-22T19:46:00Z">
        <w:r w:rsidRPr="00AF2033">
          <w:rPr>
            <w:rFonts w:asciiTheme="minorHAnsi" w:hAnsiTheme="minorHAnsi" w:cstheme="minorHAnsi"/>
            <w:sz w:val="20"/>
            <w:szCs w:val="20"/>
          </w:rPr>
          <w:t>Remediation SLAs: Upon identification of a vulnerability, Provider shall apply patches or mitigating controls within the following timeframes:</w:t>
        </w:r>
      </w:ins>
    </w:p>
    <w:p w14:paraId="57946864" w14:textId="45B21785" w:rsidR="00BC1FEB" w:rsidRPr="00BC1FEB" w:rsidRDefault="00BC1FEB" w:rsidP="00575076">
      <w:pPr>
        <w:pStyle w:val="Paragraphedeliste"/>
        <w:numPr>
          <w:ilvl w:val="4"/>
          <w:numId w:val="101"/>
        </w:numPr>
        <w:spacing w:before="120"/>
        <w:ind w:hanging="357"/>
        <w:rPr>
          <w:ins w:id="770" w:author="Bigras, Louis-Philippe" w:date="2026-01-22T14:47:00Z" w16du:dateUtc="2026-01-22T19:47:00Z"/>
          <w:rFonts w:asciiTheme="minorHAnsi" w:hAnsiTheme="minorHAnsi" w:cstheme="minorBidi"/>
          <w:sz w:val="20"/>
          <w:szCs w:val="20"/>
        </w:rPr>
      </w:pPr>
      <w:commentRangeStart w:id="771"/>
      <w:commentRangeStart w:id="772"/>
      <w:ins w:id="773" w:author="Bigras, Louis-Philippe" w:date="2026-01-22T14:47:00Z">
        <w:r w:rsidRPr="3FBBDE08">
          <w:rPr>
            <w:rFonts w:asciiTheme="minorHAnsi" w:hAnsiTheme="minorHAnsi" w:cstheme="minorBidi"/>
            <w:sz w:val="20"/>
            <w:szCs w:val="20"/>
          </w:rPr>
          <w:t xml:space="preserve">Critical (CVSS 9.0+): </w:t>
        </w:r>
      </w:ins>
      <w:r w:rsidR="7A6DCFB8" w:rsidRPr="3FBBDE08">
        <w:rPr>
          <w:rFonts w:asciiTheme="minorHAnsi" w:hAnsiTheme="minorHAnsi" w:cstheme="minorBidi"/>
          <w:sz w:val="20"/>
          <w:szCs w:val="20"/>
        </w:rPr>
        <w:t>10</w:t>
      </w:r>
      <w:r w:rsidR="4F5AFC99" w:rsidRPr="3FBBDE08">
        <w:rPr>
          <w:rFonts w:asciiTheme="minorHAnsi" w:hAnsiTheme="minorHAnsi" w:cstheme="minorBidi"/>
          <w:sz w:val="20"/>
          <w:szCs w:val="20"/>
        </w:rPr>
        <w:t xml:space="preserve"> Days</w:t>
      </w:r>
      <w:ins w:id="774" w:author="Bigras, Louis-Philippe" w:date="2026-01-22T14:47:00Z">
        <w:r w:rsidRPr="3FBBDE08">
          <w:rPr>
            <w:rFonts w:asciiTheme="minorHAnsi" w:hAnsiTheme="minorHAnsi" w:cstheme="minorBidi"/>
            <w:sz w:val="20"/>
            <w:szCs w:val="20"/>
          </w:rPr>
          <w:t>.</w:t>
        </w:r>
      </w:ins>
    </w:p>
    <w:p w14:paraId="737597B8" w14:textId="3515FE13" w:rsidR="00BC1FEB" w:rsidRPr="00BC1FEB" w:rsidRDefault="00BC1FEB" w:rsidP="00575076">
      <w:pPr>
        <w:pStyle w:val="Paragraphedeliste"/>
        <w:numPr>
          <w:ilvl w:val="4"/>
          <w:numId w:val="101"/>
        </w:numPr>
        <w:spacing w:before="120"/>
        <w:ind w:hanging="357"/>
        <w:rPr>
          <w:ins w:id="775" w:author="Bigras, Louis-Philippe" w:date="2026-01-22T14:47:00Z" w16du:dateUtc="2026-01-22T19:47:00Z"/>
          <w:rFonts w:asciiTheme="minorHAnsi" w:hAnsiTheme="minorHAnsi" w:cstheme="minorBidi"/>
          <w:sz w:val="20"/>
          <w:szCs w:val="20"/>
        </w:rPr>
      </w:pPr>
      <w:ins w:id="776" w:author="Bigras, Louis-Philippe" w:date="2026-01-22T14:47:00Z">
        <w:r w:rsidRPr="3FBBDE08">
          <w:rPr>
            <w:rFonts w:asciiTheme="minorHAnsi" w:hAnsiTheme="minorHAnsi" w:cstheme="minorBidi"/>
            <w:sz w:val="20"/>
            <w:szCs w:val="20"/>
          </w:rPr>
          <w:t xml:space="preserve">High (CVSS 7.0-8.9): </w:t>
        </w:r>
      </w:ins>
      <w:r w:rsidR="0DBCBF27" w:rsidRPr="3FBBDE08">
        <w:rPr>
          <w:rFonts w:asciiTheme="minorHAnsi" w:hAnsiTheme="minorHAnsi" w:cstheme="minorBidi"/>
          <w:sz w:val="20"/>
          <w:szCs w:val="20"/>
        </w:rPr>
        <w:t>30</w:t>
      </w:r>
      <w:ins w:id="777" w:author="Bigras, Louis-Philippe" w:date="2026-01-22T14:47:00Z">
        <w:r w:rsidRPr="3FBBDE08">
          <w:rPr>
            <w:rFonts w:asciiTheme="minorHAnsi" w:hAnsiTheme="minorHAnsi" w:cstheme="minorBidi"/>
            <w:sz w:val="20"/>
            <w:szCs w:val="20"/>
          </w:rPr>
          <w:t xml:space="preserve"> Days.</w:t>
        </w:r>
      </w:ins>
    </w:p>
    <w:p w14:paraId="4FD5B4D6" w14:textId="2A2396A2" w:rsidR="00BC1FEB" w:rsidRDefault="00BC1FEB" w:rsidP="00575076">
      <w:pPr>
        <w:pStyle w:val="Paragraphedeliste"/>
        <w:numPr>
          <w:ilvl w:val="4"/>
          <w:numId w:val="101"/>
        </w:numPr>
        <w:spacing w:before="120"/>
        <w:ind w:hanging="357"/>
        <w:rPr>
          <w:rFonts w:asciiTheme="minorHAnsi" w:hAnsiTheme="minorHAnsi" w:cstheme="minorBidi"/>
          <w:sz w:val="20"/>
          <w:szCs w:val="20"/>
        </w:rPr>
      </w:pPr>
      <w:ins w:id="778" w:author="Bigras, Louis-Philippe" w:date="2026-01-22T14:47:00Z">
        <w:r w:rsidRPr="3FBBDE08">
          <w:rPr>
            <w:rFonts w:asciiTheme="minorHAnsi" w:hAnsiTheme="minorHAnsi" w:cstheme="minorBidi"/>
            <w:sz w:val="20"/>
            <w:szCs w:val="20"/>
          </w:rPr>
          <w:t xml:space="preserve">Medium (CVSS 4.0-6.9): </w:t>
        </w:r>
      </w:ins>
      <w:r w:rsidR="34D208B0" w:rsidRPr="3FBBDE08">
        <w:rPr>
          <w:rFonts w:asciiTheme="minorHAnsi" w:hAnsiTheme="minorHAnsi" w:cstheme="minorBidi"/>
          <w:sz w:val="20"/>
          <w:szCs w:val="20"/>
        </w:rPr>
        <w:t xml:space="preserve">120 </w:t>
      </w:r>
      <w:ins w:id="779" w:author="Bigras, Louis-Philippe" w:date="2026-01-22T14:47:00Z">
        <w:r w:rsidRPr="3FBBDE08">
          <w:rPr>
            <w:rFonts w:asciiTheme="minorHAnsi" w:hAnsiTheme="minorHAnsi" w:cstheme="minorBidi"/>
            <w:sz w:val="20"/>
            <w:szCs w:val="20"/>
          </w:rPr>
          <w:t>Days.</w:t>
        </w:r>
      </w:ins>
      <w:commentRangeEnd w:id="771"/>
      <w:r>
        <w:rPr>
          <w:rStyle w:val="Marquedecommentaire"/>
          <w:rFonts w:asciiTheme="minorHAnsi" w:hAnsiTheme="minorHAnsi" w:cstheme="minorBidi"/>
          <w:sz w:val="20"/>
          <w:szCs w:val="20"/>
        </w:rPr>
        <w:commentReference w:id="771"/>
      </w:r>
    </w:p>
    <w:p w14:paraId="53446386" w14:textId="69F7876E" w:rsidR="3E0152B3" w:rsidRDefault="3E0152B3" w:rsidP="3FBBDE08">
      <w:pPr>
        <w:pStyle w:val="Paragraphedeliste"/>
        <w:numPr>
          <w:ilvl w:val="4"/>
          <w:numId w:val="101"/>
        </w:numPr>
        <w:spacing w:before="120"/>
        <w:ind w:hanging="357"/>
        <w:rPr>
          <w:ins w:id="780" w:author="Bigras, Louis-Philippe" w:date="2026-01-22T14:48:00Z" w16du:dateUtc="2026-01-22T19:48:00Z"/>
          <w:rFonts w:asciiTheme="minorHAnsi" w:hAnsiTheme="minorHAnsi" w:cstheme="minorBidi"/>
          <w:sz w:val="20"/>
          <w:szCs w:val="20"/>
        </w:rPr>
      </w:pPr>
      <w:r w:rsidRPr="3FBBDE08">
        <w:rPr>
          <w:rFonts w:asciiTheme="minorHAnsi" w:hAnsiTheme="minorHAnsi" w:cstheme="minorBidi"/>
          <w:sz w:val="20"/>
          <w:szCs w:val="20"/>
        </w:rPr>
        <w:t>Low: 240 Days.</w:t>
      </w:r>
      <w:commentRangeEnd w:id="772"/>
      <w:r w:rsidR="009A4F36">
        <w:rPr>
          <w:rStyle w:val="Marquedecommentaire"/>
          <w:rFonts w:asciiTheme="minorHAnsi" w:hAnsiTheme="minorHAnsi" w:cstheme="minorBidi"/>
          <w:sz w:val="20"/>
          <w:szCs w:val="20"/>
        </w:rPr>
        <w:commentReference w:id="772"/>
      </w:r>
    </w:p>
    <w:p w14:paraId="0E516337" w14:textId="2F8AEF3B" w:rsidR="001C6FE1" w:rsidRPr="001C6FE1" w:rsidRDefault="001C6FE1" w:rsidP="001C6FE1">
      <w:pPr>
        <w:pStyle w:val="Paragraphedeliste"/>
        <w:numPr>
          <w:ilvl w:val="3"/>
          <w:numId w:val="101"/>
        </w:numPr>
        <w:spacing w:before="120"/>
        <w:ind w:hanging="357"/>
        <w:rPr>
          <w:ins w:id="783" w:author="Bigras, Louis-Philippe" w:date="2026-02-13T06:07:00Z" w16du:dateUtc="2026-02-13T11:07:00Z"/>
          <w:rFonts w:asciiTheme="minorHAnsi" w:hAnsiTheme="minorHAnsi" w:cstheme="minorHAnsi"/>
          <w:sz w:val="20"/>
          <w:szCs w:val="20"/>
          <w:rPrChange w:id="784" w:author="Bigras, Louis-Philippe" w:date="2026-02-13T06:07:00Z" w16du:dateUtc="2026-02-13T11:07:00Z">
            <w:rPr>
              <w:ins w:id="785" w:author="Bigras, Louis-Philippe" w:date="2026-02-13T06:07:00Z" w16du:dateUtc="2026-02-13T11:07:00Z"/>
            </w:rPr>
          </w:rPrChange>
        </w:rPr>
      </w:pPr>
      <w:ins w:id="786" w:author="Bigras, Louis-Philippe" w:date="2026-02-13T06:07:00Z" w16du:dateUtc="2026-02-13T11:07:00Z">
        <w:r w:rsidRPr="005C26AF">
          <w:rPr>
            <w:rFonts w:asciiTheme="minorHAnsi" w:hAnsiTheme="minorHAnsi" w:cstheme="minorHAnsi"/>
            <w:sz w:val="20"/>
            <w:szCs w:val="20"/>
          </w:rPr>
          <w:t>For immutable infrastructure</w:t>
        </w:r>
        <w:r>
          <w:rPr>
            <w:rFonts w:asciiTheme="minorHAnsi" w:hAnsiTheme="minorHAnsi" w:cstheme="minorHAnsi"/>
            <w:sz w:val="20"/>
            <w:szCs w:val="20"/>
          </w:rPr>
          <w:t xml:space="preserve">, </w:t>
        </w:r>
        <w:r w:rsidRPr="005C26AF">
          <w:rPr>
            <w:rFonts w:asciiTheme="minorHAnsi" w:hAnsiTheme="minorHAnsi" w:cstheme="minorHAnsi"/>
            <w:sz w:val="20"/>
            <w:szCs w:val="20"/>
          </w:rPr>
          <w:t>"patching" shall be defined as the replacement of the instance with a re-hydrated, patched Golden Image.</w:t>
        </w:r>
      </w:ins>
    </w:p>
    <w:p w14:paraId="3A96ED93" w14:textId="07424069" w:rsidR="004C125E" w:rsidRPr="00BD4BD7" w:rsidRDefault="00A63E17" w:rsidP="002C2958">
      <w:pPr>
        <w:pStyle w:val="Paragraphedeliste"/>
        <w:numPr>
          <w:ilvl w:val="3"/>
          <w:numId w:val="101"/>
        </w:numPr>
        <w:spacing w:before="120"/>
        <w:ind w:hanging="357"/>
        <w:rPr>
          <w:ins w:id="787" w:author="Bigras, Louis-Philippe" w:date="2026-02-12T18:07:00Z" w16du:dateUtc="2026-02-12T23:07:00Z"/>
          <w:rFonts w:asciiTheme="minorHAnsi" w:hAnsiTheme="minorHAnsi" w:cstheme="minorHAnsi"/>
          <w:sz w:val="20"/>
          <w:szCs w:val="20"/>
        </w:rPr>
      </w:pPr>
      <w:ins w:id="788" w:author="Bigras, Louis-Philippe" w:date="2026-02-12T18:03:00Z" w16du:dateUtc="2026-02-12T23:03:00Z">
        <w:r w:rsidRPr="00BD4BD7">
          <w:rPr>
            <w:rFonts w:asciiTheme="minorHAnsi" w:hAnsiTheme="minorHAnsi" w:cstheme="minorHAnsi"/>
            <w:sz w:val="20"/>
            <w:szCs w:val="20"/>
            <w:rPrChange w:id="789" w:author="Bigras, Louis-Philippe" w:date="2026-02-13T06:06:00Z" w16du:dateUtc="2026-02-13T11:06:00Z">
              <w:rPr>
                <w:rFonts w:asciiTheme="minorHAnsi" w:hAnsiTheme="minorHAnsi" w:cstheme="minorHAnsi"/>
                <w:sz w:val="20"/>
                <w:szCs w:val="20"/>
                <w:highlight w:val="yellow"/>
              </w:rPr>
            </w:rPrChange>
          </w:rPr>
          <w:t xml:space="preserve">Any </w:t>
        </w:r>
        <w:r w:rsidR="00AA3273" w:rsidRPr="00BD4BD7">
          <w:rPr>
            <w:rFonts w:asciiTheme="minorHAnsi" w:hAnsiTheme="minorHAnsi" w:cstheme="minorHAnsi"/>
            <w:sz w:val="20"/>
            <w:szCs w:val="20"/>
            <w:rPrChange w:id="790" w:author="Bigras, Louis-Philippe" w:date="2026-02-13T06:06:00Z" w16du:dateUtc="2026-02-13T11:06:00Z">
              <w:rPr>
                <w:rFonts w:asciiTheme="minorHAnsi" w:hAnsiTheme="minorHAnsi" w:cstheme="minorHAnsi"/>
                <w:sz w:val="20"/>
                <w:szCs w:val="20"/>
                <w:highlight w:val="yellow"/>
              </w:rPr>
            </w:rPrChange>
          </w:rPr>
          <w:t xml:space="preserve">critical </w:t>
        </w:r>
        <w:r w:rsidR="00C4185A" w:rsidRPr="00BD4BD7">
          <w:rPr>
            <w:rFonts w:asciiTheme="minorHAnsi" w:hAnsiTheme="minorHAnsi" w:cstheme="minorHAnsi"/>
            <w:sz w:val="20"/>
            <w:szCs w:val="20"/>
            <w:rPrChange w:id="791" w:author="Bigras, Louis-Philippe" w:date="2026-02-13T06:06:00Z" w16du:dateUtc="2026-02-13T11:06:00Z">
              <w:rPr>
                <w:rFonts w:asciiTheme="minorHAnsi" w:hAnsiTheme="minorHAnsi" w:cstheme="minorHAnsi"/>
                <w:sz w:val="20"/>
                <w:szCs w:val="20"/>
                <w:highlight w:val="yellow"/>
              </w:rPr>
            </w:rPrChange>
          </w:rPr>
          <w:t>vulnerab</w:t>
        </w:r>
        <w:r w:rsidRPr="00BD4BD7">
          <w:rPr>
            <w:rFonts w:asciiTheme="minorHAnsi" w:hAnsiTheme="minorHAnsi" w:cstheme="minorHAnsi"/>
            <w:sz w:val="20"/>
            <w:szCs w:val="20"/>
            <w:rPrChange w:id="792" w:author="Bigras, Louis-Philippe" w:date="2026-02-13T06:06:00Z" w16du:dateUtc="2026-02-13T11:06:00Z">
              <w:rPr>
                <w:rFonts w:asciiTheme="minorHAnsi" w:hAnsiTheme="minorHAnsi" w:cstheme="minorHAnsi"/>
                <w:sz w:val="20"/>
                <w:szCs w:val="20"/>
                <w:highlight w:val="yellow"/>
              </w:rPr>
            </w:rPrChange>
          </w:rPr>
          <w:t>i</w:t>
        </w:r>
        <w:r w:rsidR="00C4185A" w:rsidRPr="00BD4BD7">
          <w:rPr>
            <w:rFonts w:asciiTheme="minorHAnsi" w:hAnsiTheme="minorHAnsi" w:cstheme="minorHAnsi"/>
            <w:sz w:val="20"/>
            <w:szCs w:val="20"/>
            <w:rPrChange w:id="793" w:author="Bigras, Louis-Philippe" w:date="2026-02-13T06:06:00Z" w16du:dateUtc="2026-02-13T11:06:00Z">
              <w:rPr>
                <w:rFonts w:asciiTheme="minorHAnsi" w:hAnsiTheme="minorHAnsi" w:cstheme="minorHAnsi"/>
                <w:sz w:val="20"/>
                <w:szCs w:val="20"/>
                <w:highlight w:val="yellow"/>
              </w:rPr>
            </w:rPrChange>
          </w:rPr>
          <w:t>lity</w:t>
        </w:r>
      </w:ins>
      <w:ins w:id="794" w:author="Bigras, Louis-Philippe" w:date="2026-02-12T18:04:00Z" w16du:dateUtc="2026-02-12T23:04:00Z">
        <w:r w:rsidR="005D48F8" w:rsidRPr="00BD4BD7">
          <w:rPr>
            <w:rFonts w:asciiTheme="minorHAnsi" w:hAnsiTheme="minorHAnsi" w:cstheme="minorHAnsi"/>
            <w:sz w:val="20"/>
            <w:szCs w:val="20"/>
            <w:rPrChange w:id="795" w:author="Bigras, Louis-Philippe" w:date="2026-02-13T06:06:00Z" w16du:dateUtc="2026-02-13T11:06:00Z">
              <w:rPr>
                <w:rFonts w:asciiTheme="minorHAnsi" w:hAnsiTheme="minorHAnsi" w:cstheme="minorHAnsi"/>
                <w:sz w:val="20"/>
                <w:szCs w:val="20"/>
                <w:highlight w:val="yellow"/>
              </w:rPr>
            </w:rPrChange>
          </w:rPr>
          <w:t xml:space="preserve"> not </w:t>
        </w:r>
        <w:r w:rsidR="00DA4D68" w:rsidRPr="00BD4BD7">
          <w:rPr>
            <w:rFonts w:asciiTheme="minorHAnsi" w:hAnsiTheme="minorHAnsi" w:cstheme="minorHAnsi"/>
            <w:sz w:val="20"/>
            <w:szCs w:val="20"/>
            <w:rPrChange w:id="796" w:author="Bigras, Louis-Philippe" w:date="2026-02-13T06:06:00Z" w16du:dateUtc="2026-02-13T11:06:00Z">
              <w:rPr>
                <w:rFonts w:asciiTheme="minorHAnsi" w:hAnsiTheme="minorHAnsi" w:cstheme="minorHAnsi"/>
                <w:sz w:val="20"/>
                <w:szCs w:val="20"/>
                <w:highlight w:val="yellow"/>
              </w:rPr>
            </w:rPrChange>
          </w:rPr>
          <w:t xml:space="preserve">mitigated </w:t>
        </w:r>
        <w:r w:rsidR="00EC6F84" w:rsidRPr="00BD4BD7">
          <w:rPr>
            <w:rFonts w:asciiTheme="minorHAnsi" w:hAnsiTheme="minorHAnsi" w:cstheme="minorHAnsi"/>
            <w:sz w:val="20"/>
            <w:szCs w:val="20"/>
            <w:rPrChange w:id="797" w:author="Bigras, Louis-Philippe" w:date="2026-02-13T06:06:00Z" w16du:dateUtc="2026-02-13T11:06:00Z">
              <w:rPr>
                <w:rFonts w:asciiTheme="minorHAnsi" w:hAnsiTheme="minorHAnsi" w:cstheme="minorHAnsi"/>
                <w:sz w:val="20"/>
                <w:szCs w:val="20"/>
                <w:highlight w:val="yellow"/>
              </w:rPr>
            </w:rPrChange>
          </w:rPr>
          <w:t xml:space="preserve">within </w:t>
        </w:r>
        <w:r w:rsidR="00A40658" w:rsidRPr="00BD4BD7">
          <w:rPr>
            <w:rFonts w:asciiTheme="minorHAnsi" w:hAnsiTheme="minorHAnsi" w:cstheme="minorHAnsi"/>
            <w:sz w:val="20"/>
            <w:szCs w:val="20"/>
            <w:rPrChange w:id="798" w:author="Bigras, Louis-Philippe" w:date="2026-02-13T06:06:00Z" w16du:dateUtc="2026-02-13T11:06:00Z">
              <w:rPr>
                <w:rFonts w:asciiTheme="minorHAnsi" w:hAnsiTheme="minorHAnsi" w:cstheme="minorHAnsi"/>
                <w:sz w:val="20"/>
                <w:szCs w:val="20"/>
                <w:highlight w:val="yellow"/>
              </w:rPr>
            </w:rPrChange>
          </w:rPr>
          <w:t>the required timeframe shall be</w:t>
        </w:r>
      </w:ins>
      <w:ins w:id="799" w:author="Bigras, Louis-Philippe" w:date="2026-02-12T18:03:00Z" w16du:dateUtc="2026-02-12T23:03:00Z">
        <w:r w:rsidRPr="00BD4BD7">
          <w:rPr>
            <w:rFonts w:asciiTheme="minorHAnsi" w:hAnsiTheme="minorHAnsi" w:cstheme="minorHAnsi"/>
            <w:sz w:val="20"/>
            <w:szCs w:val="20"/>
            <w:rPrChange w:id="800" w:author="Bigras, Louis-Philippe" w:date="2026-02-13T06:06:00Z" w16du:dateUtc="2026-02-13T11:06:00Z">
              <w:rPr>
                <w:rFonts w:asciiTheme="minorHAnsi" w:hAnsiTheme="minorHAnsi" w:cstheme="minorHAnsi"/>
                <w:sz w:val="20"/>
                <w:szCs w:val="20"/>
                <w:highlight w:val="yellow"/>
              </w:rPr>
            </w:rPrChange>
          </w:rPr>
          <w:t xml:space="preserve"> treated as a Priority 1 </w:t>
        </w:r>
      </w:ins>
      <w:ins w:id="801" w:author="Bigras, Louis-Philippe" w:date="2026-02-26T14:48:00Z" w16du:dateUtc="2026-02-26T19:48:00Z">
        <w:r w:rsidR="00FB6A0B" w:rsidRPr="00BD09BF">
          <w:rPr>
            <w:rFonts w:asciiTheme="minorHAnsi" w:hAnsiTheme="minorHAnsi" w:cstheme="minorHAnsi"/>
            <w:sz w:val="20"/>
            <w:szCs w:val="20"/>
            <w:highlight w:val="yellow"/>
            <w:rPrChange w:id="802" w:author="Bigras, Louis-Philippe" w:date="2026-02-26T15:05:00Z" w16du:dateUtc="2026-02-26T20:05:00Z">
              <w:rPr>
                <w:rFonts w:asciiTheme="minorHAnsi" w:hAnsiTheme="minorHAnsi" w:cstheme="minorHAnsi"/>
                <w:sz w:val="20"/>
                <w:szCs w:val="20"/>
              </w:rPr>
            </w:rPrChange>
          </w:rPr>
          <w:t>security event</w:t>
        </w:r>
      </w:ins>
      <w:commentRangeStart w:id="803"/>
      <w:commentRangeStart w:id="804"/>
      <w:ins w:id="805" w:author="Bigras, Louis-Philippe" w:date="2026-02-12T18:05:00Z" w16du:dateUtc="2026-02-12T23:05:00Z">
        <w:r w:rsidR="00B641EF" w:rsidRPr="00BD4BD7">
          <w:rPr>
            <w:rFonts w:asciiTheme="minorHAnsi" w:hAnsiTheme="minorHAnsi" w:cstheme="minorHAnsi"/>
            <w:sz w:val="20"/>
            <w:szCs w:val="20"/>
          </w:rPr>
          <w:t xml:space="preserve">. </w:t>
        </w:r>
      </w:ins>
      <w:commentRangeEnd w:id="803"/>
      <w:r w:rsidR="00D806AE" w:rsidRPr="00BD4BD7">
        <w:rPr>
          <w:rStyle w:val="Marquedecommentaire"/>
          <w:rFonts w:asciiTheme="minorHAnsi" w:hAnsiTheme="minorHAnsi" w:cstheme="minorHAnsi"/>
          <w:sz w:val="20"/>
          <w:szCs w:val="20"/>
        </w:rPr>
        <w:commentReference w:id="803"/>
      </w:r>
      <w:commentRangeEnd w:id="804"/>
      <w:r w:rsidR="00BD09BF" w:rsidRPr="00BD4BD7">
        <w:rPr>
          <w:rStyle w:val="Marquedecommentaire"/>
          <w:rFonts w:asciiTheme="minorHAnsi" w:hAnsiTheme="minorHAnsi" w:cstheme="minorHAnsi"/>
          <w:sz w:val="20"/>
          <w:szCs w:val="20"/>
        </w:rPr>
        <w:commentReference w:id="804"/>
      </w:r>
    </w:p>
    <w:p w14:paraId="5BEA3E8D" w14:textId="4A51D4DB" w:rsidR="00A35A6F" w:rsidRDefault="00C33207">
      <w:pPr>
        <w:pStyle w:val="Paragraphedeliste"/>
        <w:numPr>
          <w:ilvl w:val="2"/>
          <w:numId w:val="101"/>
        </w:numPr>
        <w:spacing w:before="120"/>
        <w:rPr>
          <w:ins w:id="807" w:author="Bigras, Louis-Philippe" w:date="2026-02-12T09:51:00Z" w16du:dateUtc="2026-02-12T14:51:00Z"/>
          <w:rFonts w:asciiTheme="minorHAnsi" w:hAnsiTheme="minorHAnsi" w:cstheme="minorHAnsi"/>
          <w:sz w:val="20"/>
          <w:szCs w:val="20"/>
        </w:rPr>
        <w:pPrChange w:id="808" w:author="Bigras, Louis-Philippe" w:date="2026-02-13T06:07:00Z" w16du:dateUtc="2026-02-13T11:07:00Z">
          <w:pPr>
            <w:pStyle w:val="Paragraphedeliste"/>
            <w:numPr>
              <w:ilvl w:val="3"/>
              <w:numId w:val="101"/>
            </w:numPr>
            <w:spacing w:before="120"/>
            <w:ind w:left="2880" w:hanging="357"/>
          </w:pPr>
        </w:pPrChange>
      </w:pPr>
      <w:commentRangeStart w:id="809"/>
      <w:ins w:id="810" w:author="Bigras, Louis-Philippe" w:date="2026-02-12T09:51:00Z" w16du:dateUtc="2026-02-12T14:51:00Z">
        <w:r w:rsidRPr="00C33207">
          <w:rPr>
            <w:rFonts w:asciiTheme="minorHAnsi" w:hAnsiTheme="minorHAnsi" w:cstheme="minorHAnsi"/>
            <w:sz w:val="20"/>
            <w:szCs w:val="20"/>
          </w:rPr>
          <w:t xml:space="preserve">Provider </w:t>
        </w:r>
      </w:ins>
      <w:ins w:id="811" w:author="Bigras, Louis-Philippe" w:date="2026-02-12T18:05:00Z" w16du:dateUtc="2026-02-12T23:05:00Z">
        <w:r w:rsidR="00E86D33">
          <w:rPr>
            <w:rFonts w:asciiTheme="minorHAnsi" w:hAnsiTheme="minorHAnsi" w:cstheme="minorHAnsi"/>
            <w:sz w:val="20"/>
            <w:szCs w:val="20"/>
          </w:rPr>
          <w:t>will</w:t>
        </w:r>
      </w:ins>
      <w:ins w:id="812" w:author="Bigras, Louis-Philippe" w:date="2026-02-12T09:51:00Z" w16du:dateUtc="2026-02-12T14:51:00Z">
        <w:r w:rsidRPr="00C33207">
          <w:rPr>
            <w:rFonts w:asciiTheme="minorHAnsi" w:hAnsiTheme="minorHAnsi" w:cstheme="minorHAnsi"/>
            <w:sz w:val="20"/>
            <w:szCs w:val="20"/>
          </w:rPr>
          <w:t xml:space="preserve"> </w:t>
        </w:r>
      </w:ins>
      <w:commentRangeStart w:id="813"/>
      <w:commentRangeStart w:id="814"/>
      <w:ins w:id="815" w:author="Bigras, Louis-Philippe" w:date="2026-02-13T06:38:00Z" w16du:dateUtc="2026-02-13T11:38:00Z">
        <w:r w:rsidR="002324D7">
          <w:rPr>
            <w:rFonts w:asciiTheme="minorHAnsi" w:hAnsiTheme="minorHAnsi" w:cstheme="minorHAnsi"/>
            <w:sz w:val="20"/>
            <w:szCs w:val="20"/>
          </w:rPr>
          <w:t>submit to</w:t>
        </w:r>
      </w:ins>
      <w:ins w:id="816" w:author="Bigras, Louis-Philippe" w:date="2026-02-12T18:07:00Z" w16du:dateUtc="2026-02-12T23:07:00Z">
        <w:r w:rsidR="009D7BF8">
          <w:rPr>
            <w:rFonts w:asciiTheme="minorHAnsi" w:hAnsiTheme="minorHAnsi" w:cstheme="minorHAnsi"/>
            <w:sz w:val="20"/>
            <w:szCs w:val="20"/>
          </w:rPr>
          <w:t xml:space="preserve"> </w:t>
        </w:r>
        <w:r w:rsidR="009D7BF8" w:rsidRPr="00BD4BD7">
          <w:rPr>
            <w:rFonts w:asciiTheme="minorHAnsi" w:hAnsiTheme="minorHAnsi" w:cstheme="minorHAnsi"/>
            <w:sz w:val="20"/>
            <w:szCs w:val="20"/>
          </w:rPr>
          <w:t>Client</w:t>
        </w:r>
        <w:r w:rsidR="004C125E" w:rsidRPr="00BD4BD7">
          <w:rPr>
            <w:rFonts w:asciiTheme="minorHAnsi" w:hAnsiTheme="minorHAnsi" w:cstheme="minorHAnsi"/>
            <w:sz w:val="20"/>
            <w:szCs w:val="20"/>
          </w:rPr>
          <w:t xml:space="preserve"> </w:t>
        </w:r>
      </w:ins>
      <w:ins w:id="817" w:author="Bigras, Louis-Philippe" w:date="2026-02-12T18:05:00Z" w16du:dateUtc="2026-02-12T23:05:00Z">
        <w:r w:rsidR="00DC53CA" w:rsidRPr="00BD4BD7">
          <w:rPr>
            <w:rFonts w:asciiTheme="minorHAnsi" w:hAnsiTheme="minorHAnsi" w:cstheme="minorHAnsi"/>
            <w:sz w:val="20"/>
            <w:szCs w:val="20"/>
          </w:rPr>
          <w:t xml:space="preserve">a </w:t>
        </w:r>
      </w:ins>
      <w:ins w:id="818" w:author="Bigras, Louis-Philippe" w:date="2026-02-12T09:52:00Z" w16du:dateUtc="2026-02-12T14:52:00Z">
        <w:r w:rsidR="00EC3954" w:rsidRPr="00BD4BD7">
          <w:rPr>
            <w:rFonts w:asciiTheme="minorHAnsi" w:hAnsiTheme="minorHAnsi" w:cstheme="minorHAnsi"/>
            <w:sz w:val="20"/>
            <w:szCs w:val="20"/>
          </w:rPr>
          <w:t>m</w:t>
        </w:r>
      </w:ins>
      <w:ins w:id="819" w:author="Bigras, Louis-Philippe" w:date="2026-02-12T09:51:00Z" w16du:dateUtc="2026-02-12T14:51:00Z">
        <w:r w:rsidRPr="00BD4BD7">
          <w:rPr>
            <w:rFonts w:asciiTheme="minorHAnsi" w:hAnsiTheme="minorHAnsi" w:cstheme="minorHAnsi"/>
            <w:sz w:val="20"/>
            <w:szCs w:val="20"/>
          </w:rPr>
          <w:t xml:space="preserve">onthly </w:t>
        </w:r>
      </w:ins>
      <w:ins w:id="820" w:author="Bigras, Louis-Philippe" w:date="2026-02-12T09:52:00Z" w16du:dateUtc="2026-02-12T14:52:00Z">
        <w:r w:rsidR="00EC3954" w:rsidRPr="00BD4BD7">
          <w:rPr>
            <w:rFonts w:asciiTheme="minorHAnsi" w:hAnsiTheme="minorHAnsi" w:cstheme="minorHAnsi"/>
            <w:sz w:val="20"/>
            <w:szCs w:val="20"/>
          </w:rPr>
          <w:t>r</w:t>
        </w:r>
      </w:ins>
      <w:ins w:id="821" w:author="Bigras, Louis-Philippe" w:date="2026-02-12T09:51:00Z" w16du:dateUtc="2026-02-12T14:51:00Z">
        <w:r w:rsidRPr="00BD4BD7">
          <w:rPr>
            <w:rFonts w:asciiTheme="minorHAnsi" w:hAnsiTheme="minorHAnsi" w:cstheme="minorHAnsi"/>
            <w:sz w:val="20"/>
            <w:szCs w:val="20"/>
          </w:rPr>
          <w:t>eport</w:t>
        </w:r>
        <w:r w:rsidRPr="00C33207">
          <w:rPr>
            <w:rFonts w:asciiTheme="minorHAnsi" w:hAnsiTheme="minorHAnsi" w:cstheme="minorHAnsi"/>
            <w:sz w:val="20"/>
            <w:szCs w:val="20"/>
          </w:rPr>
          <w:t xml:space="preserve"> </w:t>
        </w:r>
      </w:ins>
      <w:ins w:id="822" w:author="Bigras, Louis-Philippe" w:date="2026-02-12T18:07:00Z" w16du:dateUtc="2026-02-12T23:07:00Z">
        <w:r w:rsidR="004C125E">
          <w:rPr>
            <w:rFonts w:asciiTheme="minorHAnsi" w:hAnsiTheme="minorHAnsi" w:cstheme="minorHAnsi"/>
            <w:sz w:val="20"/>
            <w:szCs w:val="20"/>
          </w:rPr>
          <w:t xml:space="preserve">presenting all </w:t>
        </w:r>
      </w:ins>
      <w:ins w:id="823" w:author="Bigras, Louis-Philippe" w:date="2026-02-13T06:10:00Z" w16du:dateUtc="2026-02-13T11:10:00Z">
        <w:r w:rsidR="00026C83">
          <w:rPr>
            <w:rFonts w:asciiTheme="minorHAnsi" w:hAnsiTheme="minorHAnsi" w:cstheme="minorHAnsi"/>
            <w:sz w:val="20"/>
            <w:szCs w:val="20"/>
          </w:rPr>
          <w:t>existing identified</w:t>
        </w:r>
      </w:ins>
      <w:ins w:id="824" w:author="Bigras, Louis-Philippe" w:date="2026-02-12T18:07:00Z" w16du:dateUtc="2026-02-12T23:07:00Z">
        <w:r w:rsidR="009D7BF8">
          <w:rPr>
            <w:rFonts w:asciiTheme="minorHAnsi" w:hAnsiTheme="minorHAnsi" w:cstheme="minorHAnsi"/>
            <w:sz w:val="20"/>
            <w:szCs w:val="20"/>
          </w:rPr>
          <w:t xml:space="preserve"> vulnerabilities</w:t>
        </w:r>
      </w:ins>
      <w:ins w:id="825" w:author="Bigras, Louis-Philippe" w:date="2026-02-12T09:53:00Z" w16du:dateUtc="2026-02-12T14:53:00Z">
        <w:r w:rsidR="00201FEB">
          <w:rPr>
            <w:rFonts w:asciiTheme="minorHAnsi" w:hAnsiTheme="minorHAnsi" w:cstheme="minorHAnsi"/>
            <w:sz w:val="20"/>
            <w:szCs w:val="20"/>
          </w:rPr>
          <w:t xml:space="preserve">. </w:t>
        </w:r>
        <w:commentRangeEnd w:id="809"/>
        <w:r w:rsidR="00201FEB">
          <w:rPr>
            <w:rStyle w:val="Marquedecommentaire"/>
            <w:rFonts w:asciiTheme="minorHAnsi" w:hAnsiTheme="minorHAnsi" w:cstheme="minorHAnsi"/>
            <w:sz w:val="20"/>
            <w:szCs w:val="20"/>
          </w:rPr>
          <w:commentReference w:id="809"/>
        </w:r>
      </w:ins>
      <w:commentRangeEnd w:id="813"/>
      <w:r w:rsidR="00BD6B17">
        <w:rPr>
          <w:rStyle w:val="Marquedecommentaire"/>
          <w:rFonts w:asciiTheme="minorHAnsi" w:hAnsiTheme="minorHAnsi" w:cstheme="minorHAnsi"/>
          <w:sz w:val="20"/>
          <w:szCs w:val="20"/>
        </w:rPr>
        <w:commentReference w:id="813"/>
      </w:r>
      <w:commentRangeEnd w:id="814"/>
      <w:r w:rsidR="00804D88">
        <w:rPr>
          <w:rStyle w:val="Marquedecommentaire"/>
          <w:rFonts w:asciiTheme="minorHAnsi" w:hAnsiTheme="minorHAnsi" w:cstheme="minorHAnsi"/>
          <w:sz w:val="20"/>
          <w:szCs w:val="20"/>
        </w:rPr>
        <w:commentReference w:id="814"/>
      </w:r>
    </w:p>
    <w:p w14:paraId="4553FF43" w14:textId="4E1166CD" w:rsidR="00E5008F" w:rsidRDefault="00E5008F" w:rsidP="00E5008F">
      <w:pPr>
        <w:pStyle w:val="Corpsdetexte"/>
        <w:numPr>
          <w:ilvl w:val="0"/>
          <w:numId w:val="268"/>
        </w:numPr>
        <w:spacing w:before="120"/>
        <w:ind w:hanging="357"/>
        <w:rPr>
          <w:ins w:id="829" w:author="Bigras, Louis-Philippe" w:date="2026-01-22T15:49:00Z" w16du:dateUtc="2026-01-22T20:49:00Z"/>
        </w:rPr>
      </w:pPr>
      <w:ins w:id="830" w:author="Bigras, Louis-Philippe" w:date="2026-01-22T15:48:00Z" w16du:dateUtc="2026-01-22T20:48:00Z">
        <w:r>
          <w:t>Network Security Management</w:t>
        </w:r>
      </w:ins>
    </w:p>
    <w:p w14:paraId="69B88EE0" w14:textId="37602189" w:rsidR="00E5008F" w:rsidRDefault="00693886" w:rsidP="00693886">
      <w:pPr>
        <w:pStyle w:val="Paragraphedeliste"/>
        <w:numPr>
          <w:ilvl w:val="2"/>
          <w:numId w:val="101"/>
        </w:numPr>
        <w:spacing w:before="120"/>
        <w:rPr>
          <w:ins w:id="831" w:author="Bigras, Louis-Philippe" w:date="2026-01-22T15:50:00Z" w16du:dateUtc="2026-01-22T20:50:00Z"/>
          <w:rFonts w:asciiTheme="minorHAnsi" w:hAnsiTheme="minorHAnsi" w:cstheme="minorHAnsi"/>
          <w:sz w:val="20"/>
          <w:szCs w:val="20"/>
        </w:rPr>
      </w:pPr>
      <w:ins w:id="832" w:author="Bigras, Louis-Philippe" w:date="2026-01-22T15:49:00Z" w16du:dateUtc="2026-01-22T20:49:00Z">
        <w:r w:rsidRPr="002C2958">
          <w:rPr>
            <w:rFonts w:asciiTheme="minorHAnsi" w:hAnsiTheme="minorHAnsi" w:cstheme="minorHAnsi"/>
            <w:sz w:val="20"/>
            <w:szCs w:val="20"/>
          </w:rPr>
          <w:t>Firewall &amp; Perimeter Management</w:t>
        </w:r>
      </w:ins>
    </w:p>
    <w:p w14:paraId="27AC299E" w14:textId="3EAFC8B9" w:rsidR="007732EB" w:rsidRPr="00E47724" w:rsidRDefault="007732EB" w:rsidP="007732EB">
      <w:pPr>
        <w:pStyle w:val="Paragraphedeliste"/>
        <w:numPr>
          <w:ilvl w:val="3"/>
          <w:numId w:val="101"/>
        </w:numPr>
        <w:spacing w:before="120"/>
        <w:rPr>
          <w:ins w:id="833" w:author="Bigras, Louis-Philippe" w:date="2026-01-22T15:50:00Z" w16du:dateUtc="2026-01-22T20:50:00Z"/>
          <w:rFonts w:asciiTheme="minorHAnsi" w:hAnsiTheme="minorHAnsi" w:cstheme="minorHAnsi"/>
          <w:sz w:val="20"/>
          <w:szCs w:val="20"/>
        </w:rPr>
      </w:pPr>
      <w:ins w:id="834" w:author="Bigras, Louis-Philippe" w:date="2026-01-22T15:50:00Z" w16du:dateUtc="2026-01-22T20:50:00Z">
        <w:r w:rsidRPr="007732EB">
          <w:rPr>
            <w:rFonts w:asciiTheme="minorHAnsi" w:hAnsiTheme="minorHAnsi" w:cstheme="minorHAnsi"/>
            <w:sz w:val="20"/>
            <w:szCs w:val="20"/>
          </w:rPr>
          <w:t xml:space="preserve">Rule Management: Provider shall manage </w:t>
        </w:r>
      </w:ins>
      <w:ins w:id="835" w:author="Bigras, Louis-Philippe" w:date="2026-02-12T09:58:00Z" w16du:dateUtc="2026-02-12T14:58:00Z">
        <w:r w:rsidR="00EF05B9">
          <w:rPr>
            <w:rFonts w:asciiTheme="minorHAnsi" w:hAnsiTheme="minorHAnsi" w:cstheme="minorHAnsi"/>
            <w:sz w:val="20"/>
            <w:szCs w:val="20"/>
          </w:rPr>
          <w:t>f</w:t>
        </w:r>
      </w:ins>
      <w:ins w:id="836" w:author="Bigras, Louis-Philippe" w:date="2026-01-22T15:50:00Z" w16du:dateUtc="2026-01-22T20:50:00Z">
        <w:r w:rsidRPr="005C26AF">
          <w:rPr>
            <w:rFonts w:asciiTheme="minorHAnsi" w:hAnsiTheme="minorHAnsi" w:cstheme="minorHAnsi"/>
            <w:sz w:val="20"/>
            <w:szCs w:val="20"/>
          </w:rPr>
          <w:t xml:space="preserve">irewall </w:t>
        </w:r>
      </w:ins>
      <w:ins w:id="837" w:author="Bigras, Louis-Philippe" w:date="2026-02-12T09:58:00Z" w16du:dateUtc="2026-02-12T14:58:00Z">
        <w:r w:rsidR="00EF05B9">
          <w:rPr>
            <w:rFonts w:asciiTheme="minorHAnsi" w:hAnsiTheme="minorHAnsi" w:cstheme="minorHAnsi"/>
            <w:sz w:val="20"/>
            <w:szCs w:val="20"/>
          </w:rPr>
          <w:t>r</w:t>
        </w:r>
      </w:ins>
      <w:ins w:id="838" w:author="Bigras, Louis-Philippe" w:date="2026-01-22T15:50:00Z" w16du:dateUtc="2026-01-22T20:50:00Z">
        <w:r w:rsidRPr="005C26AF">
          <w:rPr>
            <w:rFonts w:asciiTheme="minorHAnsi" w:hAnsiTheme="minorHAnsi" w:cstheme="minorHAnsi"/>
            <w:sz w:val="20"/>
            <w:szCs w:val="20"/>
          </w:rPr>
          <w:t>ules</w:t>
        </w:r>
        <w:r w:rsidRPr="007732EB">
          <w:rPr>
            <w:rFonts w:asciiTheme="minorHAnsi" w:hAnsiTheme="minorHAnsi" w:cstheme="minorHAnsi"/>
            <w:sz w:val="20"/>
            <w:szCs w:val="20"/>
          </w:rPr>
          <w:t xml:space="preserve"> and </w:t>
        </w:r>
      </w:ins>
      <w:ins w:id="839" w:author="Bigras, Louis-Philippe" w:date="2026-02-12T10:06:00Z" w16du:dateUtc="2026-02-12T15:06:00Z">
        <w:r w:rsidR="0025412C">
          <w:rPr>
            <w:rFonts w:asciiTheme="minorHAnsi" w:hAnsiTheme="minorHAnsi" w:cstheme="minorHAnsi"/>
            <w:sz w:val="20"/>
            <w:szCs w:val="20"/>
          </w:rPr>
          <w:t>virtual private</w:t>
        </w:r>
      </w:ins>
      <w:ins w:id="840" w:author="Bigras, Louis-Philippe" w:date="2026-02-12T10:14:00Z" w16du:dateUtc="2026-02-12T15:14:00Z">
        <w:r w:rsidR="00DB1940">
          <w:rPr>
            <w:rFonts w:asciiTheme="minorHAnsi" w:hAnsiTheme="minorHAnsi" w:cstheme="minorHAnsi"/>
            <w:sz w:val="20"/>
            <w:szCs w:val="20"/>
          </w:rPr>
          <w:t xml:space="preserve"> </w:t>
        </w:r>
      </w:ins>
      <w:ins w:id="841" w:author="Bigras, Louis-Philippe" w:date="2026-02-12T10:06:00Z" w16du:dateUtc="2026-02-12T15:06:00Z">
        <w:r w:rsidR="0025412C">
          <w:rPr>
            <w:rFonts w:asciiTheme="minorHAnsi" w:hAnsiTheme="minorHAnsi" w:cstheme="minorHAnsi"/>
            <w:sz w:val="20"/>
            <w:szCs w:val="20"/>
          </w:rPr>
          <w:t>cloud</w:t>
        </w:r>
      </w:ins>
      <w:ins w:id="842" w:author="Bigras, Louis-Philippe" w:date="2026-01-22T15:50:00Z" w16du:dateUtc="2026-01-22T20:50:00Z">
        <w:r w:rsidRPr="005C26AF">
          <w:rPr>
            <w:rFonts w:asciiTheme="minorHAnsi" w:hAnsiTheme="minorHAnsi" w:cstheme="minorHAnsi"/>
            <w:sz w:val="20"/>
            <w:szCs w:val="20"/>
          </w:rPr>
          <w:t xml:space="preserve"> </w:t>
        </w:r>
      </w:ins>
      <w:ins w:id="843" w:author="Bigras, Louis-Philippe" w:date="2026-02-12T10:14:00Z" w16du:dateUtc="2026-02-12T15:14:00Z">
        <w:r w:rsidR="00DB1940">
          <w:rPr>
            <w:rFonts w:asciiTheme="minorHAnsi" w:hAnsiTheme="minorHAnsi" w:cstheme="minorHAnsi"/>
            <w:sz w:val="20"/>
            <w:szCs w:val="20"/>
          </w:rPr>
          <w:t>(</w:t>
        </w:r>
      </w:ins>
      <w:ins w:id="844" w:author="Bigras, Louis-Philippe" w:date="2026-01-22T15:50:00Z" w16du:dateUtc="2026-01-22T20:50:00Z">
        <w:r w:rsidRPr="007732EB">
          <w:rPr>
            <w:rFonts w:asciiTheme="minorHAnsi" w:hAnsiTheme="minorHAnsi" w:cstheme="minorHAnsi"/>
            <w:sz w:val="20"/>
            <w:szCs w:val="20"/>
          </w:rPr>
          <w:t>VPC</w:t>
        </w:r>
      </w:ins>
      <w:ins w:id="845" w:author="Bigras, Louis-Philippe" w:date="2026-02-12T10:14:00Z" w16du:dateUtc="2026-02-12T15:14:00Z">
        <w:r w:rsidR="00DB1940">
          <w:rPr>
            <w:rFonts w:asciiTheme="minorHAnsi" w:hAnsiTheme="minorHAnsi" w:cstheme="minorHAnsi"/>
            <w:sz w:val="20"/>
            <w:szCs w:val="20"/>
          </w:rPr>
          <w:t xml:space="preserve">) </w:t>
        </w:r>
      </w:ins>
      <w:ins w:id="846" w:author="Bigras, Louis-Philippe" w:date="2026-02-12T10:06:00Z" w16du:dateUtc="2026-02-12T15:06:00Z">
        <w:r w:rsidR="0025412C">
          <w:rPr>
            <w:rFonts w:asciiTheme="minorHAnsi" w:hAnsiTheme="minorHAnsi" w:cstheme="minorHAnsi"/>
            <w:sz w:val="20"/>
            <w:szCs w:val="20"/>
          </w:rPr>
          <w:t>f</w:t>
        </w:r>
      </w:ins>
      <w:ins w:id="847" w:author="Bigras, Louis-Philippe" w:date="2026-01-22T15:50:00Z" w16du:dateUtc="2026-01-22T20:50:00Z">
        <w:r w:rsidRPr="005C26AF">
          <w:rPr>
            <w:rFonts w:asciiTheme="minorHAnsi" w:hAnsiTheme="minorHAnsi" w:cstheme="minorHAnsi"/>
            <w:sz w:val="20"/>
            <w:szCs w:val="20"/>
          </w:rPr>
          <w:t xml:space="preserve">irewall </w:t>
        </w:r>
      </w:ins>
      <w:ins w:id="848" w:author="Bigras, Louis-Philippe" w:date="2026-02-12T10:06:00Z" w16du:dateUtc="2026-02-12T15:06:00Z">
        <w:r w:rsidR="00BE421D">
          <w:rPr>
            <w:rFonts w:asciiTheme="minorHAnsi" w:hAnsiTheme="minorHAnsi" w:cstheme="minorHAnsi"/>
            <w:sz w:val="20"/>
            <w:szCs w:val="20"/>
          </w:rPr>
          <w:t>p</w:t>
        </w:r>
      </w:ins>
      <w:ins w:id="849" w:author="Bigras, Louis-Philippe" w:date="2026-01-22T15:50:00Z" w16du:dateUtc="2026-01-22T20:50:00Z">
        <w:r w:rsidRPr="005C26AF">
          <w:rPr>
            <w:rFonts w:asciiTheme="minorHAnsi" w:hAnsiTheme="minorHAnsi" w:cstheme="minorHAnsi"/>
            <w:sz w:val="20"/>
            <w:szCs w:val="20"/>
          </w:rPr>
          <w:t>olicies</w:t>
        </w:r>
        <w:r w:rsidRPr="007732EB">
          <w:rPr>
            <w:rFonts w:asciiTheme="minorHAnsi" w:hAnsiTheme="minorHAnsi" w:cstheme="minorHAnsi"/>
            <w:sz w:val="20"/>
            <w:szCs w:val="20"/>
          </w:rPr>
          <w:t xml:space="preserve"> via </w:t>
        </w:r>
        <w:r w:rsidRPr="00E47724">
          <w:rPr>
            <w:rFonts w:asciiTheme="minorHAnsi" w:hAnsiTheme="minorHAnsi" w:cstheme="minorHAnsi"/>
            <w:sz w:val="20"/>
            <w:szCs w:val="20"/>
          </w:rPr>
          <w:t>Infrastructure-as-Code (IaC).</w:t>
        </w:r>
      </w:ins>
    </w:p>
    <w:p w14:paraId="12C564AC" w14:textId="77777777" w:rsidR="007732EB" w:rsidRPr="00E47724" w:rsidRDefault="007732EB" w:rsidP="007732EB">
      <w:pPr>
        <w:pStyle w:val="Paragraphedeliste"/>
        <w:numPr>
          <w:ilvl w:val="3"/>
          <w:numId w:val="101"/>
        </w:numPr>
        <w:spacing w:before="120"/>
        <w:rPr>
          <w:ins w:id="850" w:author="Bigras, Louis-Philippe" w:date="2026-01-22T15:50:00Z" w16du:dateUtc="2026-01-22T20:50:00Z"/>
          <w:rFonts w:asciiTheme="minorHAnsi" w:hAnsiTheme="minorHAnsi" w:cstheme="minorHAnsi"/>
          <w:sz w:val="20"/>
          <w:szCs w:val="20"/>
        </w:rPr>
      </w:pPr>
      <w:ins w:id="851" w:author="Bigras, Louis-Philippe" w:date="2026-01-22T15:50:00Z" w16du:dateUtc="2026-01-22T20:50:00Z">
        <w:r w:rsidRPr="00E47724">
          <w:rPr>
            <w:rFonts w:asciiTheme="minorHAnsi" w:hAnsiTheme="minorHAnsi" w:cstheme="minorHAnsi"/>
            <w:sz w:val="20"/>
            <w:szCs w:val="20"/>
          </w:rPr>
          <w:t>Deny-by-Default: Provider shall maintain a "Deny-by-Default" posture for all ingress traffic. All "Allow" rules must be associated with a specific, valid Change Request or Service Ticket.</w:t>
        </w:r>
      </w:ins>
    </w:p>
    <w:p w14:paraId="39B3DEE5" w14:textId="3E79CCB0" w:rsidR="007732EB" w:rsidRPr="00E47724" w:rsidRDefault="007732EB" w:rsidP="3FBBDE08">
      <w:pPr>
        <w:pStyle w:val="Paragraphedeliste"/>
        <w:numPr>
          <w:ilvl w:val="3"/>
          <w:numId w:val="101"/>
        </w:numPr>
        <w:spacing w:before="120"/>
        <w:rPr>
          <w:ins w:id="852" w:author="Bigras, Louis-Philippe" w:date="2026-01-22T15:50:00Z" w16du:dateUtc="2026-01-22T20:50:00Z"/>
          <w:rFonts w:asciiTheme="minorHAnsi" w:hAnsiTheme="minorHAnsi" w:cstheme="minorBidi"/>
          <w:sz w:val="20"/>
          <w:szCs w:val="20"/>
        </w:rPr>
      </w:pPr>
      <w:ins w:id="853" w:author="Bigras, Louis-Philippe" w:date="2026-01-22T15:50:00Z">
        <w:r w:rsidRPr="3FBBDE08">
          <w:rPr>
            <w:rFonts w:asciiTheme="minorHAnsi" w:hAnsiTheme="minorHAnsi" w:cstheme="minorBidi"/>
            <w:sz w:val="20"/>
            <w:szCs w:val="20"/>
          </w:rPr>
          <w:t>Web Application Firewall (</w:t>
        </w:r>
      </w:ins>
      <w:ins w:id="854" w:author="Bigras, Louis-Philippe" w:date="2026-02-12T10:14:00Z" w16du:dateUtc="2026-02-12T15:14:00Z">
        <w:r w:rsidR="00BE07B8">
          <w:rPr>
            <w:rFonts w:asciiTheme="minorHAnsi" w:hAnsiTheme="minorHAnsi" w:cstheme="minorBidi"/>
            <w:sz w:val="20"/>
            <w:szCs w:val="20"/>
          </w:rPr>
          <w:t>WAA</w:t>
        </w:r>
        <w:r w:rsidR="00DB1940">
          <w:rPr>
            <w:rFonts w:asciiTheme="minorHAnsi" w:hAnsiTheme="minorHAnsi" w:cstheme="minorBidi"/>
            <w:sz w:val="20"/>
            <w:szCs w:val="20"/>
          </w:rPr>
          <w:t>F</w:t>
        </w:r>
      </w:ins>
      <w:ins w:id="855" w:author="Bigras, Louis-Philippe" w:date="2026-01-22T15:50:00Z">
        <w:r w:rsidRPr="3FBBDE08">
          <w:rPr>
            <w:rFonts w:asciiTheme="minorHAnsi" w:hAnsiTheme="minorHAnsi" w:cstheme="minorBidi"/>
            <w:sz w:val="20"/>
            <w:szCs w:val="20"/>
          </w:rPr>
          <w:t xml:space="preserve">): Where applicable, Provider shall maintain </w:t>
        </w:r>
      </w:ins>
      <w:ins w:id="856" w:author="Bigras, Louis-Philippe" w:date="2026-02-12T10:14:00Z" w16du:dateUtc="2026-02-12T15:14:00Z">
        <w:r w:rsidR="00BE07B8">
          <w:rPr>
            <w:rFonts w:asciiTheme="minorHAnsi" w:hAnsiTheme="minorHAnsi" w:cstheme="minorBidi"/>
            <w:sz w:val="20"/>
            <w:szCs w:val="20"/>
          </w:rPr>
          <w:t>WAA</w:t>
        </w:r>
        <w:r w:rsidR="00DB1940">
          <w:rPr>
            <w:rFonts w:asciiTheme="minorHAnsi" w:hAnsiTheme="minorHAnsi" w:cstheme="minorBidi"/>
            <w:sz w:val="20"/>
            <w:szCs w:val="20"/>
          </w:rPr>
          <w:t>F</w:t>
        </w:r>
      </w:ins>
      <w:ins w:id="857" w:author="Bigras, Louis-Philippe" w:date="2026-01-22T15:50:00Z">
        <w:r w:rsidRPr="3FBBDE08">
          <w:rPr>
            <w:rFonts w:asciiTheme="minorHAnsi" w:hAnsiTheme="minorHAnsi" w:cstheme="minorBidi"/>
            <w:sz w:val="20"/>
            <w:szCs w:val="20"/>
          </w:rPr>
          <w:t xml:space="preserve"> policies</w:t>
        </w:r>
      </w:ins>
      <w:r w:rsidR="61CEADC9" w:rsidRPr="3FBBDE08">
        <w:rPr>
          <w:rFonts w:asciiTheme="minorHAnsi" w:hAnsiTheme="minorHAnsi" w:cstheme="minorBidi"/>
          <w:sz w:val="20"/>
          <w:szCs w:val="20"/>
        </w:rPr>
        <w:t xml:space="preserve"> based on industry best practices. </w:t>
      </w:r>
    </w:p>
    <w:p w14:paraId="5E71BAF4" w14:textId="6766064F" w:rsidR="00693886" w:rsidRPr="00E47724" w:rsidRDefault="00155422" w:rsidP="3FBBDE08">
      <w:pPr>
        <w:pStyle w:val="Paragraphedeliste"/>
        <w:numPr>
          <w:ilvl w:val="2"/>
          <w:numId w:val="101"/>
        </w:numPr>
        <w:spacing w:before="120"/>
        <w:rPr>
          <w:ins w:id="858" w:author="Bigras, Louis-Philippe" w:date="2026-01-22T15:50:00Z" w16du:dateUtc="2026-01-22T20:50:00Z"/>
          <w:rFonts w:asciiTheme="minorHAnsi" w:hAnsiTheme="minorHAnsi" w:cstheme="minorBidi"/>
          <w:sz w:val="20"/>
          <w:szCs w:val="20"/>
        </w:rPr>
      </w:pPr>
      <w:ins w:id="859" w:author="Bigras, Louis-Philippe" w:date="2026-01-22T15:49:00Z">
        <w:r w:rsidRPr="3FBBDE08">
          <w:rPr>
            <w:rFonts w:asciiTheme="minorHAnsi" w:hAnsiTheme="minorHAnsi" w:cstheme="minorBidi"/>
            <w:sz w:val="20"/>
            <w:szCs w:val="20"/>
          </w:rPr>
          <w:t>VPC Service Controls</w:t>
        </w:r>
      </w:ins>
    </w:p>
    <w:p w14:paraId="58D4CA2D" w14:textId="0C3BFD39" w:rsidR="00155422" w:rsidRPr="00D13BB3" w:rsidRDefault="00155422" w:rsidP="002C2958">
      <w:pPr>
        <w:pStyle w:val="Paragraphedeliste"/>
        <w:numPr>
          <w:ilvl w:val="3"/>
          <w:numId w:val="101"/>
        </w:numPr>
        <w:spacing w:before="120"/>
        <w:rPr>
          <w:ins w:id="860" w:author="Bigras, Louis-Philippe" w:date="2026-01-22T15:48:00Z" w16du:dateUtc="2026-01-22T20:48:00Z"/>
          <w:rFonts w:asciiTheme="minorHAnsi" w:hAnsiTheme="minorHAnsi" w:cstheme="minorBidi"/>
          <w:sz w:val="20"/>
          <w:szCs w:val="20"/>
        </w:rPr>
      </w:pPr>
      <w:ins w:id="861" w:author="Bigras, Louis-Philippe" w:date="2026-01-22T15:50:00Z">
        <w:r w:rsidRPr="3FBBDE08">
          <w:rPr>
            <w:rFonts w:asciiTheme="minorHAnsi" w:hAnsiTheme="minorHAnsi" w:cstheme="minorBidi"/>
            <w:sz w:val="20"/>
            <w:szCs w:val="20"/>
          </w:rPr>
          <w:t xml:space="preserve">Provider shall maintain </w:t>
        </w:r>
      </w:ins>
      <w:ins w:id="862" w:author="Bigras, Louis-Philippe" w:date="2026-02-12T18:12:00Z" w16du:dateUtc="2026-02-12T23:12:00Z">
        <w:r w:rsidR="00E20DDE">
          <w:rPr>
            <w:rFonts w:asciiTheme="minorHAnsi" w:hAnsiTheme="minorHAnsi" w:cstheme="minorBidi"/>
            <w:sz w:val="20"/>
            <w:szCs w:val="20"/>
          </w:rPr>
          <w:t>service-</w:t>
        </w:r>
      </w:ins>
      <w:ins w:id="863" w:author="Bigras, Louis-Philippe" w:date="2026-01-22T15:50:00Z">
        <w:r w:rsidRPr="3FBBDE08">
          <w:rPr>
            <w:rFonts w:asciiTheme="minorHAnsi" w:hAnsiTheme="minorHAnsi" w:cstheme="minorBidi"/>
            <w:sz w:val="20"/>
            <w:szCs w:val="20"/>
          </w:rPr>
          <w:t xml:space="preserve">perimeter </w:t>
        </w:r>
      </w:ins>
      <w:ins w:id="864" w:author="Bigras, Louis-Philippe" w:date="2026-02-12T18:12:00Z" w16du:dateUtc="2026-02-12T23:12:00Z">
        <w:r w:rsidR="00E20DDE">
          <w:rPr>
            <w:rFonts w:asciiTheme="minorHAnsi" w:hAnsiTheme="minorHAnsi" w:cstheme="minorBidi"/>
            <w:sz w:val="20"/>
            <w:szCs w:val="20"/>
          </w:rPr>
          <w:t xml:space="preserve">controls </w:t>
        </w:r>
      </w:ins>
      <w:ins w:id="865" w:author="Bigras, Louis-Philippe" w:date="2026-01-22T15:50:00Z">
        <w:r w:rsidRPr="3FBBDE08">
          <w:rPr>
            <w:rFonts w:asciiTheme="minorHAnsi" w:hAnsiTheme="minorHAnsi" w:cstheme="minorBidi"/>
            <w:sz w:val="20"/>
            <w:szCs w:val="20"/>
          </w:rPr>
          <w:t xml:space="preserve">to prevent data exfiltration. Any modification to </w:t>
        </w:r>
      </w:ins>
      <w:ins w:id="866" w:author="Bigras, Louis-Philippe" w:date="2026-02-12T18:13:00Z" w16du:dateUtc="2026-02-12T23:13:00Z">
        <w:r w:rsidR="00226B30">
          <w:rPr>
            <w:rFonts w:asciiTheme="minorHAnsi" w:hAnsiTheme="minorHAnsi" w:cstheme="minorBidi"/>
            <w:sz w:val="20"/>
            <w:szCs w:val="20"/>
          </w:rPr>
          <w:t>network</w:t>
        </w:r>
      </w:ins>
      <w:ins w:id="867" w:author="Bigras, Louis-Philippe" w:date="2026-01-22T15:50:00Z">
        <w:r w:rsidRPr="005C26AF">
          <w:rPr>
            <w:rFonts w:asciiTheme="minorHAnsi" w:hAnsiTheme="minorHAnsi" w:cstheme="minorBidi"/>
            <w:sz w:val="20"/>
            <w:szCs w:val="20"/>
          </w:rPr>
          <w:t xml:space="preserve"> </w:t>
        </w:r>
      </w:ins>
      <w:ins w:id="868" w:author="Bigras, Louis-Philippe" w:date="2026-02-12T18:14:00Z" w16du:dateUtc="2026-02-12T23:14:00Z">
        <w:r w:rsidR="005025F3">
          <w:rPr>
            <w:rFonts w:asciiTheme="minorHAnsi" w:hAnsiTheme="minorHAnsi" w:cstheme="minorBidi"/>
            <w:sz w:val="20"/>
            <w:szCs w:val="20"/>
          </w:rPr>
          <w:t>a</w:t>
        </w:r>
      </w:ins>
      <w:ins w:id="869" w:author="Bigras, Louis-Philippe" w:date="2026-01-22T15:50:00Z">
        <w:r w:rsidRPr="005C26AF">
          <w:rPr>
            <w:rFonts w:asciiTheme="minorHAnsi" w:hAnsiTheme="minorHAnsi" w:cstheme="minorBidi"/>
            <w:sz w:val="20"/>
            <w:szCs w:val="20"/>
          </w:rPr>
          <w:t>ccess</w:t>
        </w:r>
      </w:ins>
      <w:ins w:id="870" w:author="Bigras, Louis-Philippe" w:date="2026-02-12T18:14:00Z" w16du:dateUtc="2026-02-12T23:14:00Z">
        <w:r w:rsidR="005025F3">
          <w:rPr>
            <w:rFonts w:asciiTheme="minorHAnsi" w:hAnsiTheme="minorHAnsi" w:cstheme="minorBidi"/>
            <w:sz w:val="20"/>
            <w:szCs w:val="20"/>
          </w:rPr>
          <w:t xml:space="preserve"> controls</w:t>
        </w:r>
      </w:ins>
      <w:ins w:id="871" w:author="Bigras, Louis-Philippe" w:date="2026-01-22T15:50:00Z">
        <w:r w:rsidRPr="3FBBDE08">
          <w:rPr>
            <w:rFonts w:asciiTheme="minorHAnsi" w:hAnsiTheme="minorHAnsi" w:cstheme="minorBidi"/>
            <w:sz w:val="20"/>
            <w:szCs w:val="20"/>
          </w:rPr>
          <w:t xml:space="preserve"> or </w:t>
        </w:r>
      </w:ins>
      <w:ins w:id="872" w:author="Bigras, Louis-Philippe" w:date="2026-02-12T18:14:00Z" w16du:dateUtc="2026-02-12T23:14:00Z">
        <w:r w:rsidR="005025F3">
          <w:rPr>
            <w:rFonts w:asciiTheme="minorHAnsi" w:hAnsiTheme="minorHAnsi" w:cstheme="minorBidi"/>
            <w:sz w:val="20"/>
            <w:szCs w:val="20"/>
          </w:rPr>
          <w:t>inbound/outbound access</w:t>
        </w:r>
      </w:ins>
      <w:ins w:id="873" w:author="Bigras, Louis-Philippe" w:date="2026-01-22T15:50:00Z">
        <w:r w:rsidRPr="3FBBDE08">
          <w:rPr>
            <w:rFonts w:asciiTheme="minorHAnsi" w:hAnsiTheme="minorHAnsi" w:cstheme="minorBidi"/>
            <w:sz w:val="20"/>
            <w:szCs w:val="20"/>
          </w:rPr>
          <w:t xml:space="preserve"> policies requires</w:t>
        </w:r>
      </w:ins>
      <w:r w:rsidR="37EF70BF" w:rsidRPr="3FBBDE08">
        <w:rPr>
          <w:rFonts w:asciiTheme="minorHAnsi" w:hAnsiTheme="minorHAnsi" w:cstheme="minorBidi"/>
          <w:sz w:val="20"/>
          <w:szCs w:val="20"/>
        </w:rPr>
        <w:t xml:space="preserve"> notification to Client. </w:t>
      </w:r>
    </w:p>
    <w:p w14:paraId="5029427A" w14:textId="578243B1" w:rsidR="00D31959" w:rsidRPr="00E47724" w:rsidRDefault="005774C9" w:rsidP="00693886">
      <w:pPr>
        <w:pStyle w:val="Corpsdetexte"/>
        <w:numPr>
          <w:ilvl w:val="0"/>
          <w:numId w:val="268"/>
        </w:numPr>
        <w:spacing w:before="120"/>
        <w:ind w:hanging="357"/>
        <w:rPr>
          <w:ins w:id="874" w:author="Bigras, Louis-Philippe" w:date="2026-01-22T16:32:00Z" w16du:dateUtc="2026-01-22T21:32:00Z"/>
        </w:rPr>
      </w:pPr>
      <w:commentRangeStart w:id="875"/>
      <w:commentRangeStart w:id="876"/>
      <w:commentRangeStart w:id="877"/>
      <w:ins w:id="878" w:author="Bigras, Louis-Philippe" w:date="2026-01-22T16:11:00Z" w16du:dateUtc="2026-01-22T21:11:00Z">
        <w:r w:rsidRPr="00E47724">
          <w:t xml:space="preserve">Endpoint &amp; Workload </w:t>
        </w:r>
      </w:ins>
      <w:ins w:id="879" w:author="Bigras, Louis-Philippe" w:date="2026-01-22T16:12:00Z" w16du:dateUtc="2026-01-22T21:12:00Z">
        <w:r w:rsidRPr="00E47724">
          <w:t>Protection</w:t>
        </w:r>
      </w:ins>
      <w:commentRangeEnd w:id="875"/>
      <w:ins w:id="880" w:author="Bigras, Louis-Philippe" w:date="2026-01-22T16:34:00Z" w16du:dateUtc="2026-01-22T21:34:00Z">
        <w:r w:rsidR="000B5CF9" w:rsidRPr="00E47724">
          <w:rPr>
            <w:rStyle w:val="Marquedecommentaire"/>
            <w:sz w:val="20"/>
            <w:szCs w:val="20"/>
          </w:rPr>
          <w:commentReference w:id="875"/>
        </w:r>
      </w:ins>
      <w:commentRangeEnd w:id="876"/>
      <w:ins w:id="881" w:author="Bigras, Louis-Philippe" w:date="2026-02-13T06:04:00Z" w16du:dateUtc="2026-02-13T11:04:00Z">
        <w:r w:rsidR="007723D0" w:rsidRPr="00E47724">
          <w:rPr>
            <w:rStyle w:val="Marquedecommentaire"/>
            <w:sz w:val="20"/>
            <w:szCs w:val="20"/>
          </w:rPr>
          <w:commentReference w:id="876"/>
        </w:r>
      </w:ins>
      <w:commentRangeEnd w:id="877"/>
      <w:ins w:id="882" w:author="Bigras, Louis-Philippe" w:date="2026-02-13T12:17:00Z" w16du:dateUtc="2026-02-13T17:17:00Z">
        <w:r w:rsidR="00F6104D" w:rsidRPr="00E47724">
          <w:rPr>
            <w:rStyle w:val="Marquedecommentaire"/>
            <w:sz w:val="20"/>
            <w:szCs w:val="20"/>
          </w:rPr>
          <w:commentReference w:id="877"/>
        </w:r>
      </w:ins>
    </w:p>
    <w:p w14:paraId="461598B7" w14:textId="10507A7B" w:rsidR="000B5CF9" w:rsidRDefault="00BD04F6" w:rsidP="00BD04F6">
      <w:pPr>
        <w:pStyle w:val="Paragraphedeliste"/>
        <w:numPr>
          <w:ilvl w:val="2"/>
          <w:numId w:val="101"/>
        </w:numPr>
        <w:spacing w:before="120"/>
        <w:rPr>
          <w:ins w:id="883" w:author="Bigras, Louis-Philippe" w:date="2026-01-23T06:51:00Z" w16du:dateUtc="2026-01-23T11:51:00Z"/>
          <w:sz w:val="20"/>
          <w:szCs w:val="20"/>
        </w:rPr>
      </w:pPr>
      <w:ins w:id="884" w:author="Bigras, Louis-Philippe" w:date="2026-01-23T06:42:00Z" w16du:dateUtc="2026-01-23T11:42:00Z">
        <w:r w:rsidRPr="002C2958">
          <w:rPr>
            <w:sz w:val="20"/>
            <w:szCs w:val="20"/>
          </w:rPr>
          <w:t>Agent Deployment &amp; Management</w:t>
        </w:r>
      </w:ins>
    </w:p>
    <w:p w14:paraId="5731FA58" w14:textId="27152602" w:rsidR="002128F9" w:rsidRPr="002128F9" w:rsidRDefault="002128F9" w:rsidP="002128F9">
      <w:pPr>
        <w:pStyle w:val="Paragraphedeliste"/>
        <w:numPr>
          <w:ilvl w:val="3"/>
          <w:numId w:val="101"/>
        </w:numPr>
        <w:spacing w:before="120"/>
        <w:rPr>
          <w:ins w:id="885" w:author="Bigras, Louis-Philippe" w:date="2026-01-23T06:51:00Z" w16du:dateUtc="2026-01-23T11:51:00Z"/>
          <w:sz w:val="20"/>
          <w:szCs w:val="20"/>
        </w:rPr>
      </w:pPr>
      <w:commentRangeStart w:id="886"/>
      <w:commentRangeStart w:id="887"/>
      <w:commentRangeStart w:id="888"/>
      <w:ins w:id="889" w:author="Bigras, Louis-Philippe" w:date="2026-01-23T06:51:00Z">
        <w:r w:rsidRPr="3FBBDE08">
          <w:rPr>
            <w:sz w:val="20"/>
            <w:szCs w:val="20"/>
          </w:rPr>
          <w:t xml:space="preserve">Mandated Tooling: Provider shall ensure </w:t>
        </w:r>
      </w:ins>
      <w:r w:rsidR="01E8993C" w:rsidRPr="3FBBDE08">
        <w:rPr>
          <w:sz w:val="20"/>
          <w:szCs w:val="20"/>
        </w:rPr>
        <w:t>a</w:t>
      </w:r>
      <w:ins w:id="890" w:author="Bigras, Louis-Philippe" w:date="2026-01-23T06:51:00Z">
        <w:r w:rsidRPr="3FBBDE08">
          <w:rPr>
            <w:sz w:val="20"/>
            <w:szCs w:val="20"/>
          </w:rPr>
          <w:t xml:space="preserve"> standard Endpoint Detection &amp; Response (EDR) / Endpoint Protection Platform (EPP) agent is installed and active on 100% of supported </w:t>
        </w:r>
      </w:ins>
      <w:ins w:id="891" w:author="Bigras, Louis-Philippe" w:date="2026-02-12T18:21:00Z" w16du:dateUtc="2026-02-12T23:21:00Z">
        <w:r w:rsidR="005F2641">
          <w:rPr>
            <w:rFonts w:asciiTheme="minorHAnsi" w:hAnsiTheme="minorHAnsi" w:cstheme="minorBidi"/>
            <w:sz w:val="20"/>
            <w:szCs w:val="20"/>
          </w:rPr>
          <w:t>virtual machine</w:t>
        </w:r>
      </w:ins>
      <w:ins w:id="892" w:author="Bigras, Louis-Philippe" w:date="2026-01-23T06:51:00Z">
        <w:r>
          <w:rPr>
            <w:rFonts w:asciiTheme="minorHAnsi" w:hAnsiTheme="minorHAnsi" w:cstheme="minorBidi"/>
            <w:sz w:val="20"/>
            <w:szCs w:val="20"/>
          </w:rPr>
          <w:t xml:space="preserve"> instances and </w:t>
        </w:r>
      </w:ins>
      <w:ins w:id="893" w:author="Bigras, Louis-Philippe" w:date="2026-02-12T18:31:00Z" w16du:dateUtc="2026-02-12T23:31:00Z">
        <w:r w:rsidR="000726B7">
          <w:rPr>
            <w:rFonts w:asciiTheme="minorHAnsi" w:hAnsiTheme="minorHAnsi" w:cstheme="minorBidi"/>
            <w:sz w:val="20"/>
            <w:szCs w:val="20"/>
          </w:rPr>
          <w:t xml:space="preserve">container </w:t>
        </w:r>
      </w:ins>
      <w:ins w:id="894" w:author="Bigras, Louis-Philippe" w:date="2026-02-12T18:21:00Z" w16du:dateUtc="2026-02-12T23:21:00Z">
        <w:r w:rsidR="005F2641">
          <w:rPr>
            <w:rFonts w:asciiTheme="minorHAnsi" w:hAnsiTheme="minorHAnsi" w:cstheme="minorBidi"/>
            <w:sz w:val="20"/>
            <w:szCs w:val="20"/>
          </w:rPr>
          <w:t>nodes</w:t>
        </w:r>
      </w:ins>
      <w:ins w:id="895" w:author="Bigras, Louis-Philippe" w:date="2026-01-23T06:51:00Z">
        <w:r w:rsidRPr="3FBBDE08">
          <w:rPr>
            <w:sz w:val="20"/>
            <w:szCs w:val="20"/>
          </w:rPr>
          <w:t>.</w:t>
        </w:r>
      </w:ins>
      <w:commentRangeEnd w:id="886"/>
      <w:r w:rsidRPr="002128F9">
        <w:rPr>
          <w:rStyle w:val="Marquedecommentaire"/>
          <w:sz w:val="20"/>
          <w:szCs w:val="20"/>
        </w:rPr>
        <w:commentReference w:id="886"/>
      </w:r>
      <w:commentRangeEnd w:id="887"/>
      <w:r w:rsidR="000D3D48" w:rsidRPr="002128F9">
        <w:rPr>
          <w:rStyle w:val="Marquedecommentaire"/>
          <w:sz w:val="20"/>
          <w:szCs w:val="20"/>
        </w:rPr>
        <w:commentReference w:id="887"/>
      </w:r>
      <w:commentRangeEnd w:id="888"/>
      <w:r w:rsidR="00C85349" w:rsidRPr="002128F9">
        <w:rPr>
          <w:rStyle w:val="Marquedecommentaire"/>
          <w:sz w:val="20"/>
          <w:szCs w:val="20"/>
        </w:rPr>
        <w:commentReference w:id="888"/>
      </w:r>
    </w:p>
    <w:p w14:paraId="335DD537" w14:textId="1E9E76B5" w:rsidR="002128F9" w:rsidRPr="002128F9" w:rsidRDefault="002128F9" w:rsidP="002128F9">
      <w:pPr>
        <w:pStyle w:val="Paragraphedeliste"/>
        <w:numPr>
          <w:ilvl w:val="3"/>
          <w:numId w:val="101"/>
        </w:numPr>
        <w:spacing w:before="120"/>
        <w:rPr>
          <w:ins w:id="897" w:author="Bigras, Louis-Philippe" w:date="2026-01-23T06:51:00Z" w16du:dateUtc="2026-01-23T11:51:00Z"/>
          <w:sz w:val="20"/>
          <w:szCs w:val="20"/>
        </w:rPr>
      </w:pPr>
      <w:ins w:id="898" w:author="Bigras, Louis-Philippe" w:date="2026-01-23T06:51:00Z" w16du:dateUtc="2026-01-23T11:51:00Z">
        <w:r w:rsidRPr="002128F9">
          <w:rPr>
            <w:sz w:val="20"/>
            <w:szCs w:val="20"/>
          </w:rPr>
          <w:t xml:space="preserve">Golden Image Integration: Provider shall bake the EPP agent into all "Golden Images" and </w:t>
        </w:r>
      </w:ins>
      <w:ins w:id="899" w:author="Bigras, Louis-Philippe" w:date="2026-01-23T06:53:00Z" w16du:dateUtc="2026-01-23T11:53:00Z">
        <w:r w:rsidR="003D6097">
          <w:rPr>
            <w:sz w:val="20"/>
            <w:szCs w:val="20"/>
          </w:rPr>
          <w:t>infrastructure-as-code</w:t>
        </w:r>
      </w:ins>
      <w:ins w:id="900" w:author="Bigras, Louis-Philippe" w:date="2026-01-23T06:51:00Z" w16du:dateUtc="2026-01-23T11:51:00Z">
        <w:r w:rsidRPr="002128F9">
          <w:rPr>
            <w:sz w:val="20"/>
            <w:szCs w:val="20"/>
          </w:rPr>
          <w:t xml:space="preserve"> templates</w:t>
        </w:r>
      </w:ins>
      <w:ins w:id="901" w:author="Bigras, Louis-Philippe" w:date="2026-01-23T06:53:00Z" w16du:dateUtc="2026-01-23T11:53:00Z">
        <w:r w:rsidR="001268DC">
          <w:rPr>
            <w:sz w:val="20"/>
            <w:szCs w:val="20"/>
          </w:rPr>
          <w:t xml:space="preserve">. </w:t>
        </w:r>
      </w:ins>
    </w:p>
    <w:p w14:paraId="31C97141" w14:textId="1672BCA6" w:rsidR="002128F9" w:rsidRPr="002128F9" w:rsidRDefault="002128F9" w:rsidP="002128F9">
      <w:pPr>
        <w:pStyle w:val="Paragraphedeliste"/>
        <w:numPr>
          <w:ilvl w:val="3"/>
          <w:numId w:val="101"/>
        </w:numPr>
        <w:spacing w:before="120"/>
        <w:rPr>
          <w:ins w:id="902" w:author="Bigras, Louis-Philippe" w:date="2026-01-23T06:51:00Z" w16du:dateUtc="2026-01-23T11:51:00Z"/>
          <w:sz w:val="20"/>
          <w:szCs w:val="20"/>
        </w:rPr>
      </w:pPr>
      <w:ins w:id="903" w:author="Bigras, Louis-Philippe" w:date="2026-01-23T06:51:00Z" w16du:dateUtc="2026-01-23T11:51:00Z">
        <w:r w:rsidRPr="002128F9">
          <w:rPr>
            <w:sz w:val="20"/>
            <w:szCs w:val="20"/>
          </w:rPr>
          <w:t>Health Monitoring: Provider is responsible for monitoring the health of the EPP agents.</w:t>
        </w:r>
      </w:ins>
    </w:p>
    <w:p w14:paraId="151F6C96" w14:textId="415EC71A" w:rsidR="002128F9" w:rsidRDefault="002128F9" w:rsidP="002C2958">
      <w:pPr>
        <w:pStyle w:val="Paragraphedeliste"/>
        <w:numPr>
          <w:ilvl w:val="4"/>
          <w:numId w:val="101"/>
        </w:numPr>
        <w:spacing w:before="120"/>
        <w:rPr>
          <w:ins w:id="904" w:author="Bigras, Louis-Philippe" w:date="2026-01-23T06:50:00Z" w16du:dateUtc="2026-01-23T11:50:00Z"/>
          <w:sz w:val="20"/>
          <w:szCs w:val="20"/>
        </w:rPr>
      </w:pPr>
      <w:ins w:id="905" w:author="Bigras, Louis-Philippe" w:date="2026-01-23T06:51:00Z" w16du:dateUtc="2026-01-23T11:51:00Z">
        <w:r w:rsidRPr="002128F9">
          <w:rPr>
            <w:sz w:val="20"/>
            <w:szCs w:val="20"/>
          </w:rPr>
          <w:t xml:space="preserve">SLA: Any instance reporting "Agent Offline," "Reduced Functionality," or "Signatures Outdated" must be remediated within </w:t>
        </w:r>
        <w:r w:rsidRPr="002C2958">
          <w:rPr>
            <w:sz w:val="20"/>
            <w:szCs w:val="20"/>
            <w:highlight w:val="yellow"/>
          </w:rPr>
          <w:t>4</w:t>
        </w:r>
        <w:r w:rsidRPr="002128F9">
          <w:rPr>
            <w:sz w:val="20"/>
            <w:szCs w:val="20"/>
          </w:rPr>
          <w:t xml:space="preserve"> hours.</w:t>
        </w:r>
      </w:ins>
    </w:p>
    <w:p w14:paraId="46787B6B" w14:textId="3A0ADD6D" w:rsidR="00E47724" w:rsidRDefault="00E47724" w:rsidP="00BD04F6">
      <w:pPr>
        <w:pStyle w:val="Paragraphedeliste"/>
        <w:numPr>
          <w:ilvl w:val="2"/>
          <w:numId w:val="101"/>
        </w:numPr>
        <w:spacing w:before="120"/>
        <w:rPr>
          <w:ins w:id="906" w:author="Bigras, Louis-Philippe" w:date="2026-01-23T06:54:00Z" w16du:dateUtc="2026-01-23T11:54:00Z"/>
          <w:sz w:val="20"/>
          <w:szCs w:val="20"/>
        </w:rPr>
      </w:pPr>
      <w:ins w:id="907" w:author="Bigras, Louis-Philippe" w:date="2026-01-23T06:50:00Z" w16du:dateUtc="2026-01-23T11:50:00Z">
        <w:r>
          <w:rPr>
            <w:sz w:val="20"/>
            <w:szCs w:val="20"/>
          </w:rPr>
          <w:t>Anti-Malware &amp; Real-Time Protection</w:t>
        </w:r>
      </w:ins>
    </w:p>
    <w:p w14:paraId="218647D6" w14:textId="662DE2F5" w:rsidR="00C11BB7" w:rsidRPr="002C2958" w:rsidRDefault="00C11BB7" w:rsidP="00C11BB7">
      <w:pPr>
        <w:pStyle w:val="Paragraphedeliste"/>
        <w:numPr>
          <w:ilvl w:val="3"/>
          <w:numId w:val="101"/>
        </w:numPr>
        <w:spacing w:before="120"/>
        <w:rPr>
          <w:ins w:id="908" w:author="Bigras, Louis-Philippe" w:date="2026-01-23T06:54:00Z" w16du:dateUtc="2026-01-23T11:54:00Z"/>
          <w:sz w:val="20"/>
          <w:szCs w:val="20"/>
          <w:highlight w:val="yellow"/>
        </w:rPr>
      </w:pPr>
      <w:ins w:id="909" w:author="Bigras, Louis-Philippe" w:date="2026-01-23T06:54:00Z">
        <w:r w:rsidRPr="3FBBDE08">
          <w:rPr>
            <w:sz w:val="20"/>
            <w:szCs w:val="20"/>
          </w:rPr>
          <w:t xml:space="preserve">Configuration: Provider shall configure the EPP solution to "Prevention/Block" mode </w:t>
        </w:r>
        <w:r w:rsidRPr="002C2958">
          <w:rPr>
            <w:sz w:val="20"/>
            <w:szCs w:val="20"/>
            <w:highlight w:val="yellow"/>
          </w:rPr>
          <w:t>as per Client’s security policy.</w:t>
        </w:r>
      </w:ins>
      <w:commentRangeStart w:id="910"/>
      <w:commentRangeEnd w:id="910"/>
      <w:r w:rsidRPr="002C2958">
        <w:rPr>
          <w:rStyle w:val="Marquedecommentaire"/>
          <w:sz w:val="20"/>
          <w:szCs w:val="20"/>
          <w:highlight w:val="yellow"/>
        </w:rPr>
        <w:commentReference w:id="910"/>
      </w:r>
    </w:p>
    <w:p w14:paraId="3C2420E4" w14:textId="643E18C9" w:rsidR="00C11BB7" w:rsidRDefault="00C11BB7" w:rsidP="002C2958">
      <w:pPr>
        <w:pStyle w:val="Paragraphedeliste"/>
        <w:numPr>
          <w:ilvl w:val="3"/>
          <w:numId w:val="101"/>
        </w:numPr>
        <w:spacing w:before="120"/>
        <w:rPr>
          <w:ins w:id="911" w:author="Bigras, Louis-Philippe" w:date="2026-01-23T06:50:00Z" w16du:dateUtc="2026-01-23T11:50:00Z"/>
          <w:sz w:val="20"/>
          <w:szCs w:val="20"/>
        </w:rPr>
      </w:pPr>
      <w:ins w:id="912" w:author="Bigras, Louis-Philippe" w:date="2026-01-23T06:54:00Z">
        <w:r w:rsidRPr="3FBBDE08">
          <w:rPr>
            <w:sz w:val="20"/>
            <w:szCs w:val="20"/>
          </w:rPr>
          <w:t xml:space="preserve">Exclusions: Provider shall manage file/path exclusions (to prevent performance degradation) </w:t>
        </w:r>
      </w:ins>
      <w:r w:rsidR="20456ACB" w:rsidRPr="3FBBDE08">
        <w:rPr>
          <w:sz w:val="20"/>
          <w:szCs w:val="20"/>
        </w:rPr>
        <w:t>a</w:t>
      </w:r>
      <w:r w:rsidR="20456ACB" w:rsidRPr="3FBBDE08">
        <w:rPr>
          <w:sz w:val="20"/>
          <w:szCs w:val="20"/>
          <w:highlight w:val="yellow"/>
        </w:rPr>
        <w:t>nd provide visibility to Client.</w:t>
      </w:r>
      <w:r w:rsidR="20456ACB" w:rsidRPr="3FBBDE08">
        <w:rPr>
          <w:sz w:val="20"/>
          <w:szCs w:val="20"/>
        </w:rPr>
        <w:t xml:space="preserve"> </w:t>
      </w:r>
      <w:ins w:id="913" w:author="Bigras, Louis-Philippe" w:date="2026-01-23T06:54:00Z">
        <w:r w:rsidRPr="3FBBDE08">
          <w:rPr>
            <w:sz w:val="20"/>
            <w:szCs w:val="20"/>
          </w:rPr>
          <w:t xml:space="preserve">Provider is not authorized to globally disable real-time protection without a </w:t>
        </w:r>
        <w:r w:rsidRPr="002C2958">
          <w:rPr>
            <w:sz w:val="20"/>
            <w:szCs w:val="20"/>
            <w:highlight w:val="yellow"/>
          </w:rPr>
          <w:t>P1 Emergency Change Record</w:t>
        </w:r>
        <w:r w:rsidRPr="3FBBDE08">
          <w:rPr>
            <w:sz w:val="20"/>
            <w:szCs w:val="20"/>
          </w:rPr>
          <w:t>.</w:t>
        </w:r>
      </w:ins>
      <w:commentRangeStart w:id="914"/>
      <w:commentRangeEnd w:id="914"/>
      <w:r>
        <w:rPr>
          <w:rStyle w:val="Marquedecommentaire"/>
          <w:sz w:val="20"/>
          <w:szCs w:val="20"/>
        </w:rPr>
        <w:commentReference w:id="914"/>
      </w:r>
    </w:p>
    <w:p w14:paraId="03DF9F1C" w14:textId="739E3CE9" w:rsidR="002128F9" w:rsidRDefault="002128F9" w:rsidP="00BD04F6">
      <w:pPr>
        <w:pStyle w:val="Paragraphedeliste"/>
        <w:numPr>
          <w:ilvl w:val="2"/>
          <w:numId w:val="101"/>
        </w:numPr>
        <w:spacing w:before="120"/>
        <w:rPr>
          <w:ins w:id="915" w:author="Bigras, Louis-Philippe" w:date="2026-01-23T06:56:00Z" w16du:dateUtc="2026-01-23T11:56:00Z"/>
          <w:sz w:val="20"/>
          <w:szCs w:val="20"/>
        </w:rPr>
      </w:pPr>
      <w:ins w:id="916" w:author="Bigras, Louis-Philippe" w:date="2026-01-23T06:50:00Z" w16du:dateUtc="2026-01-23T11:50:00Z">
        <w:r>
          <w:rPr>
            <w:sz w:val="20"/>
            <w:szCs w:val="20"/>
          </w:rPr>
          <w:lastRenderedPageBreak/>
          <w:t>Container Runtime Security</w:t>
        </w:r>
      </w:ins>
    </w:p>
    <w:p w14:paraId="015F2908" w14:textId="0B924059" w:rsidR="001705B2" w:rsidRPr="001705B2" w:rsidRDefault="001705B2" w:rsidP="001705B2">
      <w:pPr>
        <w:pStyle w:val="Paragraphedeliste"/>
        <w:numPr>
          <w:ilvl w:val="3"/>
          <w:numId w:val="101"/>
        </w:numPr>
        <w:spacing w:before="120"/>
        <w:rPr>
          <w:ins w:id="917" w:author="Bigras, Louis-Philippe" w:date="2026-01-23T06:56:00Z" w16du:dateUtc="2026-01-23T11:56:00Z"/>
          <w:sz w:val="20"/>
          <w:szCs w:val="20"/>
        </w:rPr>
      </w:pPr>
      <w:commentRangeStart w:id="918"/>
      <w:ins w:id="919" w:author="Bigras, Louis-Philippe" w:date="2026-01-23T06:56:00Z">
        <w:r w:rsidRPr="5308E2B0">
          <w:rPr>
            <w:sz w:val="20"/>
            <w:szCs w:val="20"/>
          </w:rPr>
          <w:t xml:space="preserve">Scope: For </w:t>
        </w:r>
      </w:ins>
      <w:ins w:id="920" w:author="Bigras, Louis-Philippe" w:date="2026-02-12T18:30:00Z" w16du:dateUtc="2026-02-12T23:30:00Z">
        <w:r w:rsidR="002C7445" w:rsidRPr="002C7445">
          <w:rPr>
            <w:sz w:val="20"/>
            <w:szCs w:val="20"/>
          </w:rPr>
          <w:t>containerized workload environment</w:t>
        </w:r>
        <w:r w:rsidR="002C7445">
          <w:rPr>
            <w:sz w:val="20"/>
            <w:szCs w:val="20"/>
          </w:rPr>
          <w:t>s,</w:t>
        </w:r>
      </w:ins>
      <w:ins w:id="921" w:author="Bigras, Louis-Philippe" w:date="2026-01-23T06:56:00Z">
        <w:r w:rsidRPr="5308E2B0">
          <w:rPr>
            <w:sz w:val="20"/>
            <w:szCs w:val="20"/>
          </w:rPr>
          <w:t xml:space="preserve"> Provider shall implement runtime security to detect:</w:t>
        </w:r>
      </w:ins>
    </w:p>
    <w:p w14:paraId="3AB5C431" w14:textId="1CA99603" w:rsidR="001705B2" w:rsidRPr="001705B2" w:rsidRDefault="001705B2" w:rsidP="002C2958">
      <w:pPr>
        <w:pStyle w:val="Paragraphedeliste"/>
        <w:numPr>
          <w:ilvl w:val="4"/>
          <w:numId w:val="101"/>
        </w:numPr>
        <w:spacing w:before="120"/>
        <w:rPr>
          <w:ins w:id="922" w:author="Bigras, Louis-Philippe" w:date="2026-01-23T06:56:00Z" w16du:dateUtc="2026-01-23T11:56:00Z"/>
          <w:sz w:val="20"/>
          <w:szCs w:val="20"/>
        </w:rPr>
      </w:pPr>
      <w:ins w:id="923" w:author="Bigras, Louis-Philippe" w:date="2026-01-23T06:56:00Z" w16du:dateUtc="2026-01-23T11:56:00Z">
        <w:r w:rsidRPr="001705B2">
          <w:rPr>
            <w:sz w:val="20"/>
            <w:szCs w:val="20"/>
          </w:rPr>
          <w:t>Anomalous process execution.</w:t>
        </w:r>
      </w:ins>
    </w:p>
    <w:p w14:paraId="6A344CB0" w14:textId="1ADBE7D7" w:rsidR="001705B2" w:rsidRPr="001705B2" w:rsidRDefault="001705B2" w:rsidP="002C2958">
      <w:pPr>
        <w:pStyle w:val="Paragraphedeliste"/>
        <w:numPr>
          <w:ilvl w:val="4"/>
          <w:numId w:val="101"/>
        </w:numPr>
        <w:spacing w:before="120"/>
        <w:rPr>
          <w:ins w:id="924" w:author="Bigras, Louis-Philippe" w:date="2026-01-23T06:56:00Z" w16du:dateUtc="2026-01-23T11:56:00Z"/>
          <w:sz w:val="20"/>
          <w:szCs w:val="20"/>
        </w:rPr>
      </w:pPr>
      <w:ins w:id="925" w:author="Bigras, Louis-Philippe" w:date="2026-01-23T06:56:00Z" w16du:dateUtc="2026-01-23T11:56:00Z">
        <w:r w:rsidRPr="001705B2">
          <w:rPr>
            <w:sz w:val="20"/>
            <w:szCs w:val="20"/>
          </w:rPr>
          <w:t>Reverse shell attempts.</w:t>
        </w:r>
      </w:ins>
    </w:p>
    <w:p w14:paraId="736EECC7" w14:textId="500FB9B1" w:rsidR="001705B2" w:rsidRPr="001705B2" w:rsidRDefault="001705B2" w:rsidP="002C2958">
      <w:pPr>
        <w:pStyle w:val="Paragraphedeliste"/>
        <w:numPr>
          <w:ilvl w:val="4"/>
          <w:numId w:val="101"/>
        </w:numPr>
        <w:spacing w:before="120"/>
        <w:rPr>
          <w:ins w:id="926" w:author="Bigras, Louis-Philippe" w:date="2026-01-23T06:56:00Z" w16du:dateUtc="2026-01-23T11:56:00Z"/>
          <w:sz w:val="20"/>
          <w:szCs w:val="20"/>
        </w:rPr>
      </w:pPr>
      <w:ins w:id="927" w:author="Bigras, Louis-Philippe" w:date="2026-01-23T06:56:00Z" w16du:dateUtc="2026-01-23T11:56:00Z">
        <w:r w:rsidRPr="001705B2">
          <w:rPr>
            <w:sz w:val="20"/>
            <w:szCs w:val="20"/>
          </w:rPr>
          <w:t>Modifications to running container binaries.</w:t>
        </w:r>
      </w:ins>
    </w:p>
    <w:p w14:paraId="4BF9740E" w14:textId="008EE725" w:rsidR="001705B2" w:rsidRDefault="001705B2" w:rsidP="002C2958">
      <w:pPr>
        <w:pStyle w:val="Paragraphedeliste"/>
        <w:numPr>
          <w:ilvl w:val="3"/>
          <w:numId w:val="101"/>
        </w:numPr>
        <w:spacing w:before="120"/>
        <w:rPr>
          <w:ins w:id="928" w:author="Bigras, Louis-Philippe" w:date="2026-01-23T06:50:00Z" w16du:dateUtc="2026-01-23T11:50:00Z"/>
          <w:sz w:val="20"/>
          <w:szCs w:val="20"/>
        </w:rPr>
      </w:pPr>
      <w:ins w:id="929" w:author="Bigras, Louis-Philippe" w:date="2026-01-23T06:56:00Z">
        <w:r w:rsidRPr="5308E2B0">
          <w:rPr>
            <w:sz w:val="20"/>
            <w:szCs w:val="20"/>
          </w:rPr>
          <w:t>Blocking: Where technically feasible, Provider shall configure the runtime security tool to automatically terminate containers exhibiting malicious behavior.</w:t>
        </w:r>
      </w:ins>
      <w:commentRangeEnd w:id="918"/>
      <w:r>
        <w:rPr>
          <w:rStyle w:val="Marquedecommentaire"/>
          <w:sz w:val="20"/>
          <w:szCs w:val="20"/>
        </w:rPr>
        <w:commentReference w:id="918"/>
      </w:r>
    </w:p>
    <w:p w14:paraId="35DFD380" w14:textId="71D39AF4" w:rsidR="00C31F33" w:rsidRDefault="00E90454" w:rsidP="00C31F33">
      <w:pPr>
        <w:pStyle w:val="Paragraphedeliste"/>
        <w:numPr>
          <w:ilvl w:val="2"/>
          <w:numId w:val="101"/>
        </w:numPr>
        <w:spacing w:before="120"/>
        <w:rPr>
          <w:ins w:id="930" w:author="Bigras, Louis-Philippe" w:date="2026-01-23T06:50:00Z" w16du:dateUtc="2026-01-23T11:50:00Z"/>
          <w:sz w:val="20"/>
          <w:szCs w:val="20"/>
          <w:highlight w:val="yellow"/>
        </w:rPr>
      </w:pPr>
      <w:commentRangeStart w:id="931"/>
      <w:ins w:id="932" w:author="Bigras, Louis-Philippe" w:date="2026-02-25T16:50:00Z" w16du:dateUtc="2026-02-25T21:50:00Z">
        <w:r w:rsidRPr="00E90454">
          <w:rPr>
            <w:sz w:val="20"/>
            <w:szCs w:val="20"/>
            <w:highlight w:val="yellow"/>
            <w:rPrChange w:id="933" w:author="Bigras, Louis-Philippe" w:date="2026-02-25T16:50:00Z" w16du:dateUtc="2026-02-25T21:50:00Z">
              <w:rPr>
                <w:sz w:val="20"/>
                <w:szCs w:val="20"/>
              </w:rPr>
            </w:rPrChange>
          </w:rPr>
          <w:t>Blacklist</w:t>
        </w:r>
        <w:r>
          <w:rPr>
            <w:sz w:val="20"/>
            <w:szCs w:val="20"/>
            <w:highlight w:val="yellow"/>
          </w:rPr>
          <w:t xml:space="preserve"> and Allow</w:t>
        </w:r>
        <w:r w:rsidR="004B5A6F">
          <w:rPr>
            <w:sz w:val="20"/>
            <w:szCs w:val="20"/>
            <w:highlight w:val="yellow"/>
          </w:rPr>
          <w:t xml:space="preserve"> list</w:t>
        </w:r>
      </w:ins>
    </w:p>
    <w:p w14:paraId="5BDCCC62" w14:textId="6202A73A" w:rsidR="004B5A6F" w:rsidRPr="00E90454" w:rsidRDefault="00E07C72" w:rsidP="004B5A6F">
      <w:pPr>
        <w:pStyle w:val="Paragraphedeliste"/>
        <w:numPr>
          <w:ilvl w:val="3"/>
          <w:numId w:val="101"/>
        </w:numPr>
        <w:spacing w:before="120"/>
        <w:rPr>
          <w:ins w:id="934" w:author="Bigras, Louis-Philippe" w:date="2026-01-23T06:50:00Z" w16du:dateUtc="2026-01-23T11:50:00Z"/>
          <w:sz w:val="20"/>
          <w:szCs w:val="20"/>
          <w:highlight w:val="yellow"/>
          <w:rPrChange w:id="935" w:author="Bigras, Louis-Philippe" w:date="2026-02-25T16:50:00Z" w16du:dateUtc="2026-02-25T21:50:00Z">
            <w:rPr>
              <w:ins w:id="936" w:author="Bigras, Louis-Philippe" w:date="2026-01-23T06:50:00Z" w16du:dateUtc="2026-01-23T11:50:00Z"/>
              <w:sz w:val="20"/>
              <w:szCs w:val="20"/>
            </w:rPr>
          </w:rPrChange>
        </w:rPr>
      </w:pPr>
      <w:ins w:id="937" w:author="Bigras, Louis-Philippe" w:date="2026-02-25T16:50:00Z" w16du:dateUtc="2026-02-25T21:50:00Z">
        <w:r>
          <w:rPr>
            <w:sz w:val="20"/>
            <w:szCs w:val="20"/>
            <w:highlight w:val="yellow"/>
          </w:rPr>
          <w:t>Provider shall</w:t>
        </w:r>
        <w:r w:rsidR="00B41138">
          <w:rPr>
            <w:sz w:val="20"/>
            <w:szCs w:val="20"/>
            <w:highlight w:val="yellow"/>
          </w:rPr>
          <w:t xml:space="preserve"> </w:t>
        </w:r>
      </w:ins>
      <w:ins w:id="938" w:author="Bigras, Louis-Philippe" w:date="2026-02-25T16:51:00Z" w16du:dateUtc="2026-02-25T21:51:00Z">
        <w:r w:rsidR="00137B6D">
          <w:rPr>
            <w:sz w:val="20"/>
            <w:szCs w:val="20"/>
            <w:highlight w:val="yellow"/>
          </w:rPr>
          <w:t>apply the list provided by Client</w:t>
        </w:r>
      </w:ins>
      <w:commentRangeEnd w:id="931"/>
      <w:ins w:id="939" w:author="Bigras, Louis-Philippe" w:date="2026-02-26T15:12:00Z" w16du:dateUtc="2026-02-26T20:12:00Z">
        <w:r w:rsidR="00203A62" w:rsidRPr="00E90454">
          <w:rPr>
            <w:rStyle w:val="Marquedecommentaire"/>
            <w:sz w:val="20"/>
            <w:szCs w:val="20"/>
            <w:highlight w:val="yellow"/>
            <w:rPrChange w:id="940" w:author="Bigras, Louis-Philippe" w:date="2026-02-25T16:50:00Z" w16du:dateUtc="2026-02-25T21:50:00Z">
              <w:rPr>
                <w:rStyle w:val="Marquedecommentaire"/>
                <w:sz w:val="20"/>
                <w:szCs w:val="20"/>
              </w:rPr>
            </w:rPrChange>
          </w:rPr>
          <w:commentReference w:id="931"/>
        </w:r>
      </w:ins>
    </w:p>
    <w:p w14:paraId="5A2AD0B4" w14:textId="43234856" w:rsidR="00315F49" w:rsidRDefault="00A52D01" w:rsidP="00315F49">
      <w:pPr>
        <w:pStyle w:val="Corpsdetexte"/>
        <w:numPr>
          <w:ilvl w:val="0"/>
          <w:numId w:val="268"/>
        </w:numPr>
        <w:spacing w:before="120"/>
        <w:ind w:hanging="357"/>
        <w:rPr>
          <w:ins w:id="942" w:author="Bigras, Louis-Philippe" w:date="2026-01-23T05:56:00Z" w16du:dateUtc="2026-01-23T10:56:00Z"/>
        </w:rPr>
      </w:pPr>
      <w:commentRangeStart w:id="943"/>
      <w:commentRangeStart w:id="944"/>
      <w:commentRangeStart w:id="945"/>
      <w:ins w:id="946" w:author="Bigras, Louis-Philippe" w:date="2026-01-22T09:14:00Z" w16du:dateUtc="2026-01-22T14:14:00Z">
        <w:r w:rsidRPr="007E323B">
          <w:t>Identity &amp; Access Management (IAM) Operations</w:t>
        </w:r>
      </w:ins>
      <w:commentRangeEnd w:id="943"/>
      <w:ins w:id="947" w:author="Bigras, Louis-Philippe" w:date="2026-01-23T06:49:00Z" w16du:dateUtc="2026-01-23T11:49:00Z">
        <w:r w:rsidR="00713C07">
          <w:rPr>
            <w:rStyle w:val="Marquedecommentaire"/>
            <w:sz w:val="20"/>
            <w:szCs w:val="20"/>
          </w:rPr>
          <w:commentReference w:id="943"/>
        </w:r>
        <w:commentRangeEnd w:id="944"/>
        <w:r>
          <w:rPr>
            <w:rStyle w:val="Marquedecommentaire"/>
            <w:sz w:val="20"/>
            <w:szCs w:val="20"/>
          </w:rPr>
          <w:commentReference w:id="944"/>
        </w:r>
      </w:ins>
      <w:commentRangeEnd w:id="945"/>
      <w:ins w:id="950" w:author="Bigras, Louis-Philippe" w:date="2026-02-26T15:22:00Z" w16du:dateUtc="2026-02-26T20:22:00Z">
        <w:r w:rsidR="00B04FFC">
          <w:rPr>
            <w:rStyle w:val="Marquedecommentaire"/>
            <w:sz w:val="20"/>
            <w:szCs w:val="20"/>
          </w:rPr>
          <w:commentReference w:id="945"/>
        </w:r>
      </w:ins>
    </w:p>
    <w:p w14:paraId="7B3979BC" w14:textId="63D5BD14" w:rsidR="00315F49" w:rsidRDefault="00315F49" w:rsidP="00315F49">
      <w:pPr>
        <w:pStyle w:val="Paragraphedeliste"/>
        <w:numPr>
          <w:ilvl w:val="2"/>
          <w:numId w:val="101"/>
        </w:numPr>
        <w:spacing w:before="120"/>
        <w:rPr>
          <w:ins w:id="952" w:author="Bigras, Louis-Philippe" w:date="2026-01-23T06:00:00Z" w16du:dateUtc="2026-01-23T11:00:00Z"/>
          <w:rFonts w:asciiTheme="minorHAnsi" w:hAnsiTheme="minorHAnsi" w:cstheme="minorHAnsi"/>
          <w:sz w:val="20"/>
          <w:szCs w:val="20"/>
        </w:rPr>
      </w:pPr>
      <w:ins w:id="953" w:author="Bigras, Louis-Philippe" w:date="2026-01-23T05:57:00Z" w16du:dateUtc="2026-01-23T10:57:00Z">
        <w:r>
          <w:rPr>
            <w:rFonts w:asciiTheme="minorHAnsi" w:hAnsiTheme="minorHAnsi" w:cstheme="minorHAnsi"/>
            <w:sz w:val="20"/>
            <w:szCs w:val="20"/>
          </w:rPr>
          <w:t>Identity Provider</w:t>
        </w:r>
        <w:r w:rsidR="00817712">
          <w:rPr>
            <w:rFonts w:asciiTheme="minorHAnsi" w:hAnsiTheme="minorHAnsi" w:cstheme="minorHAnsi"/>
            <w:sz w:val="20"/>
            <w:szCs w:val="20"/>
          </w:rPr>
          <w:t xml:space="preserve"> </w:t>
        </w:r>
      </w:ins>
      <w:ins w:id="954" w:author="Bigras, Louis-Philippe" w:date="2026-01-23T06:01:00Z" w16du:dateUtc="2026-01-23T11:01:00Z">
        <w:r w:rsidR="00254EB1">
          <w:rPr>
            <w:rFonts w:asciiTheme="minorHAnsi" w:hAnsiTheme="minorHAnsi" w:cstheme="minorHAnsi"/>
            <w:sz w:val="20"/>
            <w:szCs w:val="20"/>
          </w:rPr>
          <w:t xml:space="preserve">(IdP) </w:t>
        </w:r>
      </w:ins>
      <w:ins w:id="955" w:author="Bigras, Louis-Philippe" w:date="2026-01-23T05:57:00Z" w16du:dateUtc="2026-01-23T10:57:00Z">
        <w:r w:rsidR="00817712">
          <w:rPr>
            <w:rFonts w:asciiTheme="minorHAnsi" w:hAnsiTheme="minorHAnsi" w:cstheme="minorHAnsi"/>
            <w:sz w:val="20"/>
            <w:szCs w:val="20"/>
          </w:rPr>
          <w:t>&amp; SSO Configuration</w:t>
        </w:r>
      </w:ins>
    </w:p>
    <w:p w14:paraId="34567761" w14:textId="7068B665" w:rsidR="008124C1" w:rsidRPr="008124C1" w:rsidRDefault="008124C1" w:rsidP="008124C1">
      <w:pPr>
        <w:pStyle w:val="Paragraphedeliste"/>
        <w:numPr>
          <w:ilvl w:val="3"/>
          <w:numId w:val="101"/>
        </w:numPr>
        <w:spacing w:before="120"/>
        <w:rPr>
          <w:ins w:id="956" w:author="Bigras, Louis-Philippe" w:date="2026-01-23T06:00:00Z" w16du:dateUtc="2026-01-23T11:00:00Z"/>
          <w:rFonts w:asciiTheme="minorHAnsi" w:hAnsiTheme="minorHAnsi" w:cstheme="minorHAnsi"/>
          <w:sz w:val="20"/>
          <w:szCs w:val="20"/>
        </w:rPr>
      </w:pPr>
      <w:ins w:id="957" w:author="Bigras, Louis-Philippe" w:date="2026-01-23T06:00:00Z" w16du:dateUtc="2026-01-23T11:00:00Z">
        <w:r w:rsidRPr="008124C1">
          <w:rPr>
            <w:rFonts w:asciiTheme="minorHAnsi" w:hAnsiTheme="minorHAnsi" w:cstheme="minorHAnsi"/>
            <w:sz w:val="20"/>
            <w:szCs w:val="20"/>
          </w:rPr>
          <w:t>IdP Configuration: Provider shall configure and maintain Google Cloud Identity to federate with the Client’s authoritative Identity Provider via SAML 2.0 or OIDC ("SSO Integration").</w:t>
        </w:r>
      </w:ins>
    </w:p>
    <w:p w14:paraId="742E977B" w14:textId="19C5A378" w:rsidR="008124C1" w:rsidRPr="008124C1" w:rsidRDefault="008124C1" w:rsidP="008124C1">
      <w:pPr>
        <w:pStyle w:val="Paragraphedeliste"/>
        <w:numPr>
          <w:ilvl w:val="3"/>
          <w:numId w:val="101"/>
        </w:numPr>
        <w:spacing w:before="120"/>
        <w:rPr>
          <w:ins w:id="958" w:author="Bigras, Louis-Philippe" w:date="2026-01-23T06:00:00Z" w16du:dateUtc="2026-01-23T11:00:00Z"/>
          <w:rFonts w:asciiTheme="minorHAnsi" w:hAnsiTheme="minorHAnsi" w:cstheme="minorHAnsi"/>
          <w:sz w:val="20"/>
          <w:szCs w:val="20"/>
        </w:rPr>
      </w:pPr>
      <w:commentRangeStart w:id="959"/>
      <w:ins w:id="960" w:author="Bigras, Louis-Philippe" w:date="2026-01-23T06:00:00Z" w16du:dateUtc="2026-01-23T11:00:00Z">
        <w:r w:rsidRPr="008124C1">
          <w:rPr>
            <w:rFonts w:asciiTheme="minorHAnsi" w:hAnsiTheme="minorHAnsi" w:cstheme="minorHAnsi"/>
            <w:sz w:val="20"/>
            <w:szCs w:val="20"/>
          </w:rPr>
          <w:t>Drift Management: Provider is responsible for ensuring the GCP side of the SSO configuration remains compliant with Client’s federation standards (e.g., signing algorithm, token lifetime).</w:t>
        </w:r>
      </w:ins>
      <w:commentRangeEnd w:id="959"/>
      <w:ins w:id="961" w:author="Bigras, Louis-Philippe" w:date="2026-02-12T11:16:00Z" w16du:dateUtc="2026-02-12T16:16:00Z">
        <w:r w:rsidR="00C34072" w:rsidRPr="008124C1">
          <w:rPr>
            <w:rStyle w:val="Marquedecommentaire"/>
            <w:rFonts w:asciiTheme="minorHAnsi" w:hAnsiTheme="minorHAnsi" w:cstheme="minorHAnsi"/>
            <w:sz w:val="20"/>
            <w:szCs w:val="20"/>
          </w:rPr>
          <w:commentReference w:id="959"/>
        </w:r>
      </w:ins>
    </w:p>
    <w:p w14:paraId="3A764252" w14:textId="331617B0" w:rsidR="008124C1" w:rsidRPr="008124C1" w:rsidRDefault="008124C1" w:rsidP="008124C1">
      <w:pPr>
        <w:pStyle w:val="Paragraphedeliste"/>
        <w:numPr>
          <w:ilvl w:val="3"/>
          <w:numId w:val="101"/>
        </w:numPr>
        <w:spacing w:before="120"/>
        <w:rPr>
          <w:ins w:id="962" w:author="Bigras, Louis-Philippe" w:date="2026-01-23T06:00:00Z" w16du:dateUtc="2026-01-23T11:00:00Z"/>
          <w:rFonts w:asciiTheme="minorHAnsi" w:hAnsiTheme="minorHAnsi" w:cstheme="minorHAnsi"/>
          <w:sz w:val="20"/>
          <w:szCs w:val="20"/>
        </w:rPr>
      </w:pPr>
      <w:commentRangeStart w:id="963"/>
      <w:ins w:id="964" w:author="Bigras, Louis-Philippe" w:date="2026-01-23T06:00:00Z" w16du:dateUtc="2026-01-23T11:00:00Z">
        <w:r w:rsidRPr="008124C1">
          <w:rPr>
            <w:rFonts w:asciiTheme="minorHAnsi" w:hAnsiTheme="minorHAnsi" w:cstheme="minorHAnsi"/>
            <w:sz w:val="20"/>
            <w:szCs w:val="20"/>
          </w:rPr>
          <w:t>Trusted Entities List</w:t>
        </w:r>
      </w:ins>
      <w:commentRangeEnd w:id="963"/>
      <w:ins w:id="965" w:author="Bigras, Louis-Philippe" w:date="2026-01-23T06:01:00Z" w16du:dateUtc="2026-01-23T11:01:00Z">
        <w:r w:rsidRPr="008124C1">
          <w:rPr>
            <w:rStyle w:val="Marquedecommentaire"/>
            <w:rFonts w:asciiTheme="minorHAnsi" w:hAnsiTheme="minorHAnsi" w:cstheme="minorHAnsi"/>
            <w:sz w:val="20"/>
            <w:szCs w:val="20"/>
          </w:rPr>
          <w:commentReference w:id="963"/>
        </w:r>
      </w:ins>
      <w:ins w:id="966" w:author="Bigras, Louis-Philippe" w:date="2026-01-23T06:00:00Z" w16du:dateUtc="2026-01-23T11:00:00Z">
        <w:r w:rsidRPr="008124C1">
          <w:rPr>
            <w:rFonts w:asciiTheme="minorHAnsi" w:hAnsiTheme="minorHAnsi" w:cstheme="minorHAnsi"/>
            <w:sz w:val="20"/>
            <w:szCs w:val="20"/>
          </w:rPr>
          <w:t>: Provider shall enforce an Organization Policy restricting domain membership to a "Trusted Entities List" provided and updated by Client. Provider shall block any identity from a domain not explicitly listed in the Trusted Entities List.</w:t>
        </w:r>
      </w:ins>
    </w:p>
    <w:p w14:paraId="4A065FC9" w14:textId="11CAD4BF" w:rsidR="00315F49" w:rsidRDefault="00817712" w:rsidP="00315F49">
      <w:pPr>
        <w:pStyle w:val="Paragraphedeliste"/>
        <w:numPr>
          <w:ilvl w:val="2"/>
          <w:numId w:val="101"/>
        </w:numPr>
        <w:spacing w:before="120"/>
        <w:rPr>
          <w:ins w:id="967" w:author="Bigras, Louis-Philippe" w:date="2026-01-23T06:02:00Z" w16du:dateUtc="2026-01-23T11:02:00Z"/>
          <w:rFonts w:asciiTheme="minorHAnsi" w:hAnsiTheme="minorHAnsi" w:cstheme="minorHAnsi"/>
          <w:sz w:val="20"/>
          <w:szCs w:val="20"/>
        </w:rPr>
      </w:pPr>
      <w:commentRangeStart w:id="968"/>
      <w:commentRangeStart w:id="969"/>
      <w:commentRangeStart w:id="970"/>
      <w:ins w:id="971" w:author="Bigras, Louis-Philippe" w:date="2026-01-23T05:57:00Z" w16du:dateUtc="2026-01-23T10:57:00Z">
        <w:r>
          <w:rPr>
            <w:rFonts w:asciiTheme="minorHAnsi" w:hAnsiTheme="minorHAnsi" w:cstheme="minorHAnsi"/>
            <w:sz w:val="20"/>
            <w:szCs w:val="20"/>
          </w:rPr>
          <w:t>Federation &amp; External Access</w:t>
        </w:r>
      </w:ins>
      <w:commentRangeEnd w:id="968"/>
      <w:ins w:id="972" w:author="Bigras, Louis-Philippe" w:date="2026-01-23T06:18:00Z" w16du:dateUtc="2026-01-23T11:18:00Z">
        <w:r w:rsidR="00E16D74">
          <w:rPr>
            <w:rStyle w:val="Marquedecommentaire"/>
            <w:rFonts w:asciiTheme="minorHAnsi" w:hAnsiTheme="minorHAnsi" w:cstheme="minorHAnsi"/>
            <w:sz w:val="20"/>
            <w:szCs w:val="20"/>
          </w:rPr>
          <w:commentReference w:id="968"/>
        </w:r>
      </w:ins>
      <w:commentRangeEnd w:id="969"/>
      <w:r w:rsidR="00A24ED3">
        <w:rPr>
          <w:rStyle w:val="Marquedecommentaire"/>
          <w:rFonts w:asciiTheme="minorHAnsi" w:hAnsiTheme="minorHAnsi" w:cstheme="minorHAnsi"/>
          <w:sz w:val="20"/>
          <w:szCs w:val="20"/>
        </w:rPr>
        <w:commentReference w:id="969"/>
      </w:r>
      <w:commentRangeEnd w:id="970"/>
      <w:r w:rsidR="00286AA1">
        <w:rPr>
          <w:rStyle w:val="Marquedecommentaire"/>
          <w:rFonts w:asciiTheme="minorHAnsi" w:hAnsiTheme="minorHAnsi" w:cstheme="minorHAnsi"/>
          <w:sz w:val="20"/>
          <w:szCs w:val="20"/>
        </w:rPr>
        <w:commentReference w:id="970"/>
      </w:r>
    </w:p>
    <w:p w14:paraId="2DEE6937" w14:textId="6AC8A838" w:rsidR="00A63DD3" w:rsidRPr="00A63DD3" w:rsidRDefault="00A63DD3" w:rsidP="00A63DD3">
      <w:pPr>
        <w:pStyle w:val="Paragraphedeliste"/>
        <w:numPr>
          <w:ilvl w:val="3"/>
          <w:numId w:val="101"/>
        </w:numPr>
        <w:spacing w:before="120"/>
        <w:rPr>
          <w:ins w:id="974" w:author="Bigras, Louis-Philippe" w:date="2026-01-23T06:02:00Z" w16du:dateUtc="2026-01-23T11:02:00Z"/>
          <w:rFonts w:asciiTheme="minorHAnsi" w:hAnsiTheme="minorHAnsi" w:cstheme="minorHAnsi"/>
          <w:sz w:val="20"/>
          <w:szCs w:val="20"/>
        </w:rPr>
      </w:pPr>
      <w:ins w:id="975" w:author="Bigras, Louis-Philippe" w:date="2026-01-23T06:02:00Z" w16du:dateUtc="2026-01-23T11:02:00Z">
        <w:r w:rsidRPr="00A63DD3">
          <w:rPr>
            <w:rFonts w:asciiTheme="minorHAnsi" w:hAnsiTheme="minorHAnsi" w:cstheme="minorHAnsi"/>
            <w:sz w:val="20"/>
            <w:szCs w:val="20"/>
          </w:rPr>
          <w:t>Workload Identity Federation: Provider shall design and implement Workload Identity Federation for all external services (e.g., GitHub Actions, GitLab CI, Terraform Cloud) requiring access to GCP.</w:t>
        </w:r>
      </w:ins>
    </w:p>
    <w:p w14:paraId="2E474164" w14:textId="4FA3582B" w:rsidR="00A63DD3" w:rsidRPr="00A63DD3" w:rsidRDefault="00A63DD3" w:rsidP="00A63DD3">
      <w:pPr>
        <w:pStyle w:val="Paragraphedeliste"/>
        <w:numPr>
          <w:ilvl w:val="3"/>
          <w:numId w:val="101"/>
        </w:numPr>
        <w:spacing w:before="120"/>
        <w:rPr>
          <w:ins w:id="976" w:author="Bigras, Louis-Philippe" w:date="2026-01-23T06:02:00Z" w16du:dateUtc="2026-01-23T11:02:00Z"/>
          <w:rFonts w:asciiTheme="minorHAnsi" w:hAnsiTheme="minorHAnsi" w:cstheme="minorHAnsi"/>
          <w:sz w:val="20"/>
          <w:szCs w:val="20"/>
        </w:rPr>
      </w:pPr>
      <w:ins w:id="977" w:author="Bigras, Louis-Philippe" w:date="2026-01-23T06:02:00Z" w16du:dateUtc="2026-01-23T11:02:00Z">
        <w:r w:rsidRPr="00A63DD3">
          <w:rPr>
            <w:rFonts w:asciiTheme="minorHAnsi" w:hAnsiTheme="minorHAnsi" w:cstheme="minorHAnsi"/>
            <w:sz w:val="20"/>
            <w:szCs w:val="20"/>
          </w:rPr>
          <w:t>Partner Federation: Upon Client request, Provider shall configure specific identity federation trusts for third-party partners. Provider shall maintain an inventory of all active external federations and review them quarterly.</w:t>
        </w:r>
      </w:ins>
    </w:p>
    <w:p w14:paraId="7B2CA204" w14:textId="3F5B1F78" w:rsidR="00A63DD3" w:rsidRPr="002C2958" w:rsidRDefault="00A63DD3" w:rsidP="002C2958">
      <w:pPr>
        <w:pStyle w:val="Paragraphedeliste"/>
        <w:numPr>
          <w:ilvl w:val="3"/>
          <w:numId w:val="101"/>
        </w:numPr>
        <w:spacing w:before="120"/>
        <w:rPr>
          <w:ins w:id="978" w:author="Bigras, Louis-Philippe" w:date="2026-01-23T05:57:00Z" w16du:dateUtc="2026-01-23T10:57:00Z"/>
          <w:rFonts w:asciiTheme="minorHAnsi" w:hAnsiTheme="minorHAnsi" w:cstheme="minorHAnsi"/>
          <w:sz w:val="20"/>
          <w:szCs w:val="20"/>
          <w:highlight w:val="yellow"/>
        </w:rPr>
      </w:pPr>
      <w:ins w:id="979" w:author="Bigras, Louis-Philippe" w:date="2026-01-23T06:02:00Z" w16du:dateUtc="2026-01-23T11:02:00Z">
        <w:r w:rsidRPr="002C2958">
          <w:rPr>
            <w:rFonts w:asciiTheme="minorHAnsi" w:hAnsiTheme="minorHAnsi" w:cstheme="minorHAnsi"/>
            <w:sz w:val="20"/>
            <w:szCs w:val="20"/>
            <w:highlight w:val="yellow"/>
          </w:rPr>
          <w:t>Keyless Authentication: Provider shall prioritize federation over static Service Account Keys. Provider must obtain Client’s written waiver before issuing any long-lived JSON key files for external access.</w:t>
        </w:r>
      </w:ins>
    </w:p>
    <w:p w14:paraId="5493A395" w14:textId="62DC63B5" w:rsidR="00817712" w:rsidRDefault="00817712" w:rsidP="00315F49">
      <w:pPr>
        <w:pStyle w:val="Paragraphedeliste"/>
        <w:numPr>
          <w:ilvl w:val="2"/>
          <w:numId w:val="101"/>
        </w:numPr>
        <w:spacing w:before="120"/>
        <w:rPr>
          <w:ins w:id="980" w:author="Bigras, Louis-Philippe" w:date="2026-01-23T06:03:00Z" w16du:dateUtc="2026-01-23T11:03:00Z"/>
          <w:rFonts w:asciiTheme="minorHAnsi" w:hAnsiTheme="minorHAnsi" w:cstheme="minorHAnsi"/>
          <w:sz w:val="20"/>
          <w:szCs w:val="20"/>
        </w:rPr>
      </w:pPr>
      <w:ins w:id="981" w:author="Bigras, Louis-Philippe" w:date="2026-01-23T05:57:00Z" w16du:dateUtc="2026-01-23T10:57:00Z">
        <w:r>
          <w:rPr>
            <w:rFonts w:asciiTheme="minorHAnsi" w:hAnsiTheme="minorHAnsi" w:cstheme="minorHAnsi"/>
            <w:sz w:val="20"/>
            <w:szCs w:val="20"/>
          </w:rPr>
          <w:t xml:space="preserve">Certificate </w:t>
        </w:r>
      </w:ins>
      <w:ins w:id="982" w:author="Bigras, Louis-Philippe" w:date="2026-01-23T05:58:00Z" w16du:dateUtc="2026-01-23T10:58:00Z">
        <w:r>
          <w:rPr>
            <w:rFonts w:asciiTheme="minorHAnsi" w:hAnsiTheme="minorHAnsi" w:cstheme="minorHAnsi"/>
            <w:sz w:val="20"/>
            <w:szCs w:val="20"/>
          </w:rPr>
          <w:t>&amp; Secret Management</w:t>
        </w:r>
      </w:ins>
    </w:p>
    <w:p w14:paraId="1D4D0509" w14:textId="214AED01" w:rsidR="00C86C50" w:rsidRPr="00C86C50" w:rsidRDefault="00C86C50" w:rsidP="00C86C50">
      <w:pPr>
        <w:pStyle w:val="Paragraphedeliste"/>
        <w:numPr>
          <w:ilvl w:val="3"/>
          <w:numId w:val="101"/>
        </w:numPr>
        <w:spacing w:before="120"/>
        <w:rPr>
          <w:ins w:id="983" w:author="Bigras, Louis-Philippe" w:date="2026-01-23T06:03:00Z" w16du:dateUtc="2026-01-23T11:03:00Z"/>
          <w:rFonts w:asciiTheme="minorHAnsi" w:hAnsiTheme="minorHAnsi" w:cstheme="minorHAnsi"/>
          <w:sz w:val="20"/>
          <w:szCs w:val="20"/>
        </w:rPr>
      </w:pPr>
      <w:ins w:id="984" w:author="Bigras, Louis-Philippe" w:date="2026-01-23T06:03:00Z" w16du:dateUtc="2026-01-23T11:03:00Z">
        <w:r w:rsidRPr="00C86C50">
          <w:rPr>
            <w:rFonts w:asciiTheme="minorHAnsi" w:hAnsiTheme="minorHAnsi" w:cstheme="minorHAnsi"/>
            <w:sz w:val="20"/>
            <w:szCs w:val="20"/>
          </w:rPr>
          <w:t>Certificate Issuance: Provider shall manage the lifecycle of SSL/TLS certificates for GCP resources (e.g., Load Balancers) using [</w:t>
        </w:r>
      </w:ins>
      <w:commentRangeStart w:id="985"/>
      <w:commentRangeStart w:id="986"/>
      <w:commentRangeStart w:id="987"/>
      <w:ins w:id="988" w:author="Bigras, Louis-Philippe" w:date="2026-01-23T06:04:00Z" w16du:dateUtc="2026-01-23T11:04:00Z">
        <w:r>
          <w:rPr>
            <w:rFonts w:asciiTheme="minorHAnsi" w:hAnsiTheme="minorHAnsi" w:cstheme="minorHAnsi"/>
            <w:sz w:val="20"/>
            <w:szCs w:val="20"/>
            <w:highlight w:val="yellow"/>
          </w:rPr>
          <w:t>which certificate manager?</w:t>
        </w:r>
      </w:ins>
      <w:ins w:id="989" w:author="Bigras, Louis-Philippe" w:date="2026-01-23T06:03:00Z" w16du:dateUtc="2026-01-23T11:03:00Z">
        <w:r w:rsidRPr="002C2958">
          <w:rPr>
            <w:rFonts w:asciiTheme="minorHAnsi" w:hAnsiTheme="minorHAnsi" w:cstheme="minorHAnsi"/>
            <w:sz w:val="20"/>
            <w:szCs w:val="20"/>
            <w:highlight w:val="yellow"/>
          </w:rPr>
          <w:t xml:space="preserve"> / Client’s PKI</w:t>
        </w:r>
      </w:ins>
      <w:commentRangeEnd w:id="985"/>
      <w:r w:rsidR="009F485C" w:rsidRPr="00C86C50">
        <w:rPr>
          <w:rStyle w:val="Marquedecommentaire"/>
          <w:rFonts w:asciiTheme="minorHAnsi" w:hAnsiTheme="minorHAnsi" w:cstheme="minorHAnsi"/>
          <w:sz w:val="20"/>
          <w:szCs w:val="20"/>
        </w:rPr>
        <w:commentReference w:id="985"/>
      </w:r>
      <w:commentRangeEnd w:id="986"/>
      <w:r w:rsidR="00603247" w:rsidRPr="00C86C50">
        <w:rPr>
          <w:rStyle w:val="Marquedecommentaire"/>
          <w:rFonts w:asciiTheme="minorHAnsi" w:hAnsiTheme="minorHAnsi" w:cstheme="minorHAnsi"/>
          <w:sz w:val="20"/>
          <w:szCs w:val="20"/>
        </w:rPr>
        <w:commentReference w:id="986"/>
      </w:r>
      <w:commentRangeEnd w:id="987"/>
      <w:r w:rsidR="007464A0" w:rsidRPr="00C86C50">
        <w:rPr>
          <w:rStyle w:val="Marquedecommentaire"/>
          <w:rFonts w:asciiTheme="minorHAnsi" w:hAnsiTheme="minorHAnsi" w:cstheme="minorHAnsi"/>
          <w:sz w:val="20"/>
          <w:szCs w:val="20"/>
        </w:rPr>
        <w:commentReference w:id="987"/>
      </w:r>
      <w:ins w:id="991" w:author="Bigras, Louis-Philippe" w:date="2026-01-23T06:03:00Z" w16du:dateUtc="2026-01-23T11:03:00Z">
        <w:r w:rsidRPr="00C86C50">
          <w:rPr>
            <w:rFonts w:asciiTheme="minorHAnsi" w:hAnsiTheme="minorHAnsi" w:cstheme="minorHAnsi"/>
            <w:sz w:val="20"/>
            <w:szCs w:val="20"/>
          </w:rPr>
          <w:t>].</w:t>
        </w:r>
      </w:ins>
    </w:p>
    <w:p w14:paraId="2EC6DAAD" w14:textId="080459E7" w:rsidR="00C86C50" w:rsidRPr="00C86C50" w:rsidRDefault="00C86C50" w:rsidP="00C86C50">
      <w:pPr>
        <w:pStyle w:val="Paragraphedeliste"/>
        <w:numPr>
          <w:ilvl w:val="3"/>
          <w:numId w:val="101"/>
        </w:numPr>
        <w:spacing w:before="120"/>
        <w:rPr>
          <w:ins w:id="992" w:author="Bigras, Louis-Philippe" w:date="2026-01-23T06:03:00Z" w16du:dateUtc="2026-01-23T11:03:00Z"/>
          <w:rFonts w:asciiTheme="minorHAnsi" w:hAnsiTheme="minorHAnsi" w:cstheme="minorHAnsi"/>
          <w:sz w:val="20"/>
          <w:szCs w:val="20"/>
        </w:rPr>
      </w:pPr>
      <w:ins w:id="993" w:author="Bigras, Louis-Philippe" w:date="2026-01-23T06:03:00Z" w16du:dateUtc="2026-01-23T11:03:00Z">
        <w:r w:rsidRPr="00C86C50">
          <w:rPr>
            <w:rFonts w:asciiTheme="minorHAnsi" w:hAnsiTheme="minorHAnsi" w:cstheme="minorHAnsi"/>
            <w:sz w:val="20"/>
            <w:szCs w:val="20"/>
          </w:rPr>
          <w:t>Installation &amp; Renewal: Provider is responsible for the installation and timely renewal of certificates.</w:t>
        </w:r>
      </w:ins>
    </w:p>
    <w:p w14:paraId="1DBFDF5D" w14:textId="6820E564" w:rsidR="00C86C50" w:rsidRPr="00C86C50" w:rsidRDefault="00C86C50" w:rsidP="00C86C50">
      <w:pPr>
        <w:pStyle w:val="Paragraphedeliste"/>
        <w:numPr>
          <w:ilvl w:val="3"/>
          <w:numId w:val="101"/>
        </w:numPr>
        <w:spacing w:before="120"/>
        <w:rPr>
          <w:ins w:id="994" w:author="Bigras, Louis-Philippe" w:date="2026-01-23T06:03:00Z" w16du:dateUtc="2026-01-23T11:03:00Z"/>
          <w:rFonts w:asciiTheme="minorHAnsi" w:hAnsiTheme="minorHAnsi" w:cstheme="minorHAnsi"/>
          <w:sz w:val="20"/>
          <w:szCs w:val="20"/>
        </w:rPr>
      </w:pPr>
      <w:commentRangeStart w:id="995"/>
      <w:commentRangeStart w:id="996"/>
      <w:ins w:id="997" w:author="Bigras, Louis-Philippe" w:date="2026-01-23T06:03:00Z" w16du:dateUtc="2026-01-23T11:03:00Z">
        <w:r w:rsidRPr="00C86C50">
          <w:rPr>
            <w:rFonts w:asciiTheme="minorHAnsi" w:hAnsiTheme="minorHAnsi" w:cstheme="minorHAnsi"/>
            <w:sz w:val="20"/>
            <w:szCs w:val="20"/>
          </w:rPr>
          <w:t xml:space="preserve">SLA: No certificate shall be permitted to expire. Provider must </w:t>
        </w:r>
      </w:ins>
      <w:ins w:id="998" w:author="Bigras, Louis-Philippe" w:date="2026-02-26T15:14:00Z" w16du:dateUtc="2026-02-26T20:14:00Z">
        <w:r w:rsidR="00817AB1">
          <w:rPr>
            <w:rFonts w:asciiTheme="minorHAnsi" w:hAnsiTheme="minorHAnsi" w:cstheme="minorHAnsi"/>
            <w:sz w:val="20"/>
            <w:szCs w:val="20"/>
          </w:rPr>
          <w:t xml:space="preserve">automate the </w:t>
        </w:r>
      </w:ins>
      <w:ins w:id="999" w:author="Bigras, Louis-Philippe" w:date="2026-01-23T06:03:00Z" w16du:dateUtc="2026-01-23T11:03:00Z">
        <w:r w:rsidRPr="00C86C50">
          <w:rPr>
            <w:rFonts w:asciiTheme="minorHAnsi" w:hAnsiTheme="minorHAnsi" w:cstheme="minorHAnsi"/>
            <w:sz w:val="20"/>
            <w:szCs w:val="20"/>
          </w:rPr>
          <w:t>renew</w:t>
        </w:r>
      </w:ins>
      <w:ins w:id="1000" w:author="Bigras, Louis-Philippe" w:date="2026-02-26T15:14:00Z" w16du:dateUtc="2026-02-26T20:14:00Z">
        <w:r w:rsidR="00817AB1">
          <w:rPr>
            <w:rFonts w:asciiTheme="minorHAnsi" w:hAnsiTheme="minorHAnsi" w:cstheme="minorHAnsi"/>
            <w:sz w:val="20"/>
            <w:szCs w:val="20"/>
          </w:rPr>
          <w:t>al of</w:t>
        </w:r>
      </w:ins>
      <w:ins w:id="1001" w:author="Bigras, Louis-Philippe" w:date="2026-01-23T06:03:00Z" w16du:dateUtc="2026-01-23T11:03:00Z">
        <w:r w:rsidRPr="00C86C50">
          <w:rPr>
            <w:rFonts w:asciiTheme="minorHAnsi" w:hAnsiTheme="minorHAnsi" w:cstheme="minorHAnsi"/>
            <w:sz w:val="20"/>
            <w:szCs w:val="20"/>
          </w:rPr>
          <w:t xml:space="preserve"> certificates.</w:t>
        </w:r>
      </w:ins>
      <w:commentRangeEnd w:id="995"/>
      <w:r w:rsidR="00FB40E8" w:rsidRPr="00C86C50">
        <w:rPr>
          <w:rStyle w:val="Marquedecommentaire"/>
          <w:rFonts w:asciiTheme="minorHAnsi" w:hAnsiTheme="minorHAnsi" w:cstheme="minorHAnsi"/>
          <w:sz w:val="20"/>
          <w:szCs w:val="20"/>
        </w:rPr>
        <w:commentReference w:id="995"/>
      </w:r>
      <w:commentRangeEnd w:id="996"/>
      <w:r w:rsidR="00C9001B" w:rsidRPr="00C86C50">
        <w:rPr>
          <w:rStyle w:val="Marquedecommentaire"/>
          <w:rFonts w:asciiTheme="minorHAnsi" w:hAnsiTheme="minorHAnsi" w:cstheme="minorHAnsi"/>
          <w:sz w:val="20"/>
          <w:szCs w:val="20"/>
        </w:rPr>
        <w:commentReference w:id="996"/>
      </w:r>
    </w:p>
    <w:p w14:paraId="322130BF" w14:textId="5E69243F" w:rsidR="00C86C50" w:rsidRDefault="00C86C50" w:rsidP="002C2958">
      <w:pPr>
        <w:pStyle w:val="Paragraphedeliste"/>
        <w:numPr>
          <w:ilvl w:val="3"/>
          <w:numId w:val="101"/>
        </w:numPr>
        <w:spacing w:before="120"/>
        <w:rPr>
          <w:ins w:id="1002" w:author="Bigras, Louis-Philippe" w:date="2026-01-23T05:58:00Z" w16du:dateUtc="2026-01-23T10:58:00Z"/>
          <w:rFonts w:asciiTheme="minorHAnsi" w:hAnsiTheme="minorHAnsi" w:cstheme="minorHAnsi"/>
          <w:sz w:val="20"/>
          <w:szCs w:val="20"/>
        </w:rPr>
      </w:pPr>
      <w:ins w:id="1003" w:author="Bigras, Louis-Philippe" w:date="2026-01-23T06:03:00Z" w16du:dateUtc="2026-01-23T11:03:00Z">
        <w:r w:rsidRPr="00C86C50">
          <w:rPr>
            <w:rFonts w:asciiTheme="minorHAnsi" w:hAnsiTheme="minorHAnsi" w:cstheme="minorHAnsi"/>
            <w:sz w:val="20"/>
            <w:szCs w:val="20"/>
          </w:rPr>
          <w:t>Secret Management: Provider shall manage application secrets (API keys, database credentials)</w:t>
        </w:r>
      </w:ins>
      <w:ins w:id="1004" w:author="Bigras, Louis-Philippe" w:date="2026-02-26T15:14:00Z" w16du:dateUtc="2026-02-26T20:14:00Z">
        <w:r w:rsidR="00817AB1">
          <w:rPr>
            <w:rFonts w:asciiTheme="minorHAnsi" w:hAnsiTheme="minorHAnsi" w:cstheme="minorHAnsi"/>
            <w:sz w:val="20"/>
            <w:szCs w:val="20"/>
          </w:rPr>
          <w:t>.</w:t>
        </w:r>
      </w:ins>
      <w:ins w:id="1005" w:author="Bigras, Louis-Philippe" w:date="2026-01-23T06:03:00Z" w16du:dateUtc="2026-01-23T11:03:00Z">
        <w:r w:rsidRPr="00C86C50">
          <w:rPr>
            <w:rFonts w:asciiTheme="minorHAnsi" w:hAnsiTheme="minorHAnsi" w:cstheme="minorHAnsi"/>
            <w:sz w:val="20"/>
            <w:szCs w:val="20"/>
          </w:rPr>
          <w:t xml:space="preserve"> Provider shall ensure no secrets are hardcoded in source code or configuration files.</w:t>
        </w:r>
      </w:ins>
    </w:p>
    <w:p w14:paraId="58DC29CF" w14:textId="020EFABD" w:rsidR="00817712" w:rsidRDefault="00817712" w:rsidP="00315F49">
      <w:pPr>
        <w:pStyle w:val="Paragraphedeliste"/>
        <w:numPr>
          <w:ilvl w:val="2"/>
          <w:numId w:val="101"/>
        </w:numPr>
        <w:spacing w:before="120"/>
        <w:rPr>
          <w:ins w:id="1006" w:author="Bigras, Louis-Philippe" w:date="2026-01-23T06:05:00Z" w16du:dateUtc="2026-01-23T11:05:00Z"/>
          <w:rFonts w:asciiTheme="minorHAnsi" w:hAnsiTheme="minorHAnsi" w:cstheme="minorHAnsi"/>
          <w:sz w:val="20"/>
          <w:szCs w:val="20"/>
        </w:rPr>
      </w:pPr>
      <w:ins w:id="1007" w:author="Bigras, Louis-Philippe" w:date="2026-01-23T05:58:00Z" w16du:dateUtc="2026-01-23T10:58:00Z">
        <w:r>
          <w:rPr>
            <w:rFonts w:asciiTheme="minorHAnsi" w:hAnsiTheme="minorHAnsi" w:cstheme="minorHAnsi"/>
            <w:sz w:val="20"/>
            <w:szCs w:val="20"/>
          </w:rPr>
          <w:t>User Lifecycle Management</w:t>
        </w:r>
      </w:ins>
    </w:p>
    <w:p w14:paraId="48D1EAB1" w14:textId="178AC813" w:rsidR="0065471D" w:rsidRPr="0065471D" w:rsidRDefault="0065471D" w:rsidP="0065471D">
      <w:pPr>
        <w:pStyle w:val="Paragraphedeliste"/>
        <w:numPr>
          <w:ilvl w:val="3"/>
          <w:numId w:val="101"/>
        </w:numPr>
        <w:spacing w:before="120"/>
        <w:rPr>
          <w:ins w:id="1008" w:author="Bigras, Louis-Philippe" w:date="2026-01-23T06:05:00Z" w16du:dateUtc="2026-01-23T11:05:00Z"/>
          <w:rFonts w:asciiTheme="minorHAnsi" w:hAnsiTheme="minorHAnsi" w:cstheme="minorHAnsi"/>
          <w:sz w:val="20"/>
          <w:szCs w:val="20"/>
        </w:rPr>
      </w:pPr>
      <w:ins w:id="1009" w:author="Bigras, Louis-Philippe" w:date="2026-01-23T06:05:00Z" w16du:dateUtc="2026-01-23T11:05:00Z">
        <w:r w:rsidRPr="0065471D">
          <w:rPr>
            <w:rFonts w:asciiTheme="minorHAnsi" w:hAnsiTheme="minorHAnsi" w:cstheme="minorHAnsi"/>
            <w:sz w:val="20"/>
            <w:szCs w:val="20"/>
          </w:rPr>
          <w:lastRenderedPageBreak/>
          <w:t>Local Directory Services: Where "Local" or "Cloud-Only" accounts are required (i.e., accounts not federated from Client IdP), Provider shall manage the full lifecycle (creation, maintenance, deletion) of these identities</w:t>
        </w:r>
      </w:ins>
      <w:commentRangeStart w:id="1010"/>
      <w:commentRangeEnd w:id="1010"/>
      <w:del w:id="1011" w:author="Bigras, Louis-Philippe" w:date="2026-02-26T15:15:00Z" w16du:dateUtc="2026-02-26T20:15:00Z">
        <w:r w:rsidR="005F74B7" w:rsidRPr="0065471D" w:rsidDel="00975E24">
          <w:rPr>
            <w:rStyle w:val="Marquedecommentaire"/>
            <w:rFonts w:asciiTheme="minorHAnsi" w:hAnsiTheme="minorHAnsi" w:cstheme="minorHAnsi"/>
            <w:sz w:val="20"/>
            <w:szCs w:val="20"/>
          </w:rPr>
          <w:commentReference w:id="1010"/>
        </w:r>
      </w:del>
      <w:ins w:id="1012" w:author="Bigras, Louis-Philippe" w:date="2026-01-23T06:05:00Z" w16du:dateUtc="2026-01-23T11:05:00Z">
        <w:r w:rsidRPr="0065471D">
          <w:rPr>
            <w:rFonts w:asciiTheme="minorHAnsi" w:hAnsiTheme="minorHAnsi" w:cstheme="minorHAnsi"/>
            <w:sz w:val="20"/>
            <w:szCs w:val="20"/>
          </w:rPr>
          <w:t>.</w:t>
        </w:r>
      </w:ins>
    </w:p>
    <w:p w14:paraId="3825680F" w14:textId="5918A11E" w:rsidR="0065471D" w:rsidRPr="0065471D" w:rsidRDefault="0065471D" w:rsidP="0065471D">
      <w:pPr>
        <w:pStyle w:val="Paragraphedeliste"/>
        <w:numPr>
          <w:ilvl w:val="3"/>
          <w:numId w:val="101"/>
        </w:numPr>
        <w:spacing w:before="120"/>
        <w:rPr>
          <w:ins w:id="1013" w:author="Bigras, Louis-Philippe" w:date="2026-01-23T06:05:00Z" w16du:dateUtc="2026-01-23T11:05:00Z"/>
          <w:rFonts w:asciiTheme="minorHAnsi" w:hAnsiTheme="minorHAnsi" w:cstheme="minorHAnsi"/>
          <w:sz w:val="20"/>
          <w:szCs w:val="20"/>
        </w:rPr>
      </w:pPr>
      <w:ins w:id="1014" w:author="Bigras, Louis-Philippe" w:date="2026-01-23T06:05:00Z" w16du:dateUtc="2026-01-23T11:05:00Z">
        <w:r w:rsidRPr="0065471D">
          <w:rPr>
            <w:rFonts w:asciiTheme="minorHAnsi" w:hAnsiTheme="minorHAnsi" w:cstheme="minorHAnsi"/>
            <w:sz w:val="20"/>
            <w:szCs w:val="20"/>
          </w:rPr>
          <w:t xml:space="preserve">Provisioning SLA: Provider shall execute IAM provisioning requests within </w:t>
        </w:r>
        <w:r w:rsidRPr="002C2958">
          <w:rPr>
            <w:rFonts w:asciiTheme="minorHAnsi" w:hAnsiTheme="minorHAnsi" w:cstheme="minorHAnsi"/>
            <w:sz w:val="20"/>
            <w:szCs w:val="20"/>
            <w:highlight w:val="yellow"/>
          </w:rPr>
          <w:t>24</w:t>
        </w:r>
        <w:r w:rsidRPr="0065471D">
          <w:rPr>
            <w:rFonts w:asciiTheme="minorHAnsi" w:hAnsiTheme="minorHAnsi" w:cstheme="minorHAnsi"/>
            <w:sz w:val="20"/>
            <w:szCs w:val="20"/>
          </w:rPr>
          <w:t xml:space="preserve"> hours of receiving a ticket.</w:t>
        </w:r>
      </w:ins>
    </w:p>
    <w:p w14:paraId="0E15E689" w14:textId="4439367C" w:rsidR="0065471D" w:rsidRPr="0065471D" w:rsidRDefault="0065471D" w:rsidP="0065471D">
      <w:pPr>
        <w:pStyle w:val="Paragraphedeliste"/>
        <w:numPr>
          <w:ilvl w:val="3"/>
          <w:numId w:val="101"/>
        </w:numPr>
        <w:spacing w:before="120"/>
        <w:rPr>
          <w:ins w:id="1015" w:author="Bigras, Louis-Philippe" w:date="2026-01-23T06:05:00Z" w16du:dateUtc="2026-01-23T11:05:00Z"/>
          <w:rFonts w:asciiTheme="minorHAnsi" w:hAnsiTheme="minorHAnsi" w:cstheme="minorHAnsi"/>
          <w:sz w:val="20"/>
          <w:szCs w:val="20"/>
        </w:rPr>
      </w:pPr>
      <w:ins w:id="1016" w:author="Bigras, Louis-Philippe" w:date="2026-01-23T06:05:00Z" w16du:dateUtc="2026-01-23T11:05:00Z">
        <w:r w:rsidRPr="0065471D">
          <w:rPr>
            <w:rFonts w:asciiTheme="minorHAnsi" w:hAnsiTheme="minorHAnsi" w:cstheme="minorHAnsi"/>
            <w:sz w:val="20"/>
            <w:szCs w:val="20"/>
          </w:rPr>
          <w:t>Leaver Process:</w:t>
        </w:r>
      </w:ins>
    </w:p>
    <w:p w14:paraId="7939DC80" w14:textId="07B4871E" w:rsidR="0065471D" w:rsidRPr="0065471D" w:rsidRDefault="0065471D" w:rsidP="002C2958">
      <w:pPr>
        <w:pStyle w:val="Paragraphedeliste"/>
        <w:numPr>
          <w:ilvl w:val="4"/>
          <w:numId w:val="101"/>
        </w:numPr>
        <w:spacing w:before="120"/>
        <w:rPr>
          <w:ins w:id="1017" w:author="Bigras, Louis-Philippe" w:date="2026-01-23T06:05:00Z" w16du:dateUtc="2026-01-23T11:05:00Z"/>
          <w:rFonts w:asciiTheme="minorHAnsi" w:hAnsiTheme="minorHAnsi" w:cstheme="minorHAnsi"/>
          <w:sz w:val="20"/>
          <w:szCs w:val="20"/>
        </w:rPr>
      </w:pPr>
      <w:ins w:id="1018" w:author="Bigras, Louis-Philippe" w:date="2026-01-23T06:05:00Z" w16du:dateUtc="2026-01-23T11:05:00Z">
        <w:r w:rsidRPr="0065471D">
          <w:rPr>
            <w:rFonts w:asciiTheme="minorHAnsi" w:hAnsiTheme="minorHAnsi" w:cstheme="minorHAnsi"/>
            <w:sz w:val="20"/>
            <w:szCs w:val="20"/>
          </w:rPr>
          <w:t xml:space="preserve">Standard Leaver: Remove access within </w:t>
        </w:r>
        <w:r w:rsidRPr="002C2958">
          <w:rPr>
            <w:rFonts w:asciiTheme="minorHAnsi" w:hAnsiTheme="minorHAnsi" w:cstheme="minorHAnsi"/>
            <w:sz w:val="20"/>
            <w:szCs w:val="20"/>
            <w:highlight w:val="yellow"/>
          </w:rPr>
          <w:t>24</w:t>
        </w:r>
        <w:r w:rsidRPr="0065471D">
          <w:rPr>
            <w:rFonts w:asciiTheme="minorHAnsi" w:hAnsiTheme="minorHAnsi" w:cstheme="minorHAnsi"/>
            <w:sz w:val="20"/>
            <w:szCs w:val="20"/>
          </w:rPr>
          <w:t xml:space="preserve"> hours of notification.</w:t>
        </w:r>
      </w:ins>
    </w:p>
    <w:p w14:paraId="685979C8" w14:textId="19AB7596" w:rsidR="0065471D" w:rsidRDefault="0065471D" w:rsidP="002C2958">
      <w:pPr>
        <w:pStyle w:val="Paragraphedeliste"/>
        <w:numPr>
          <w:ilvl w:val="4"/>
          <w:numId w:val="101"/>
        </w:numPr>
        <w:spacing w:before="120"/>
        <w:rPr>
          <w:ins w:id="1019" w:author="Bigras, Louis-Philippe" w:date="2026-01-23T05:58:00Z" w16du:dateUtc="2026-01-23T10:58:00Z"/>
          <w:rFonts w:asciiTheme="minorHAnsi" w:hAnsiTheme="minorHAnsi" w:cstheme="minorHAnsi"/>
          <w:sz w:val="20"/>
          <w:szCs w:val="20"/>
        </w:rPr>
      </w:pPr>
      <w:ins w:id="1020" w:author="Bigras, Louis-Philippe" w:date="2026-01-23T06:05:00Z" w16du:dateUtc="2026-01-23T11:05:00Z">
        <w:r w:rsidRPr="0065471D">
          <w:rPr>
            <w:rFonts w:asciiTheme="minorHAnsi" w:hAnsiTheme="minorHAnsi" w:cstheme="minorHAnsi"/>
            <w:sz w:val="20"/>
            <w:szCs w:val="20"/>
          </w:rPr>
          <w:t xml:space="preserve">Hostile/Emergency Leaver: Immediate revocation (within </w:t>
        </w:r>
        <w:r w:rsidRPr="002C2958">
          <w:rPr>
            <w:rFonts w:asciiTheme="minorHAnsi" w:hAnsiTheme="minorHAnsi" w:cstheme="minorHAnsi"/>
            <w:sz w:val="20"/>
            <w:szCs w:val="20"/>
            <w:highlight w:val="yellow"/>
          </w:rPr>
          <w:t>1</w:t>
        </w:r>
        <w:r w:rsidRPr="0065471D">
          <w:rPr>
            <w:rFonts w:asciiTheme="minorHAnsi" w:hAnsiTheme="minorHAnsi" w:cstheme="minorHAnsi"/>
            <w:sz w:val="20"/>
            <w:szCs w:val="20"/>
          </w:rPr>
          <w:t xml:space="preserve"> hour) of all sessions, keys, and access rights.</w:t>
        </w:r>
      </w:ins>
    </w:p>
    <w:p w14:paraId="049E4A5E" w14:textId="56B90AB2" w:rsidR="00817712" w:rsidRDefault="00523B03" w:rsidP="00315F49">
      <w:pPr>
        <w:pStyle w:val="Paragraphedeliste"/>
        <w:numPr>
          <w:ilvl w:val="2"/>
          <w:numId w:val="101"/>
        </w:numPr>
        <w:spacing w:before="120"/>
        <w:rPr>
          <w:ins w:id="1021" w:author="Bigras, Louis-Philippe" w:date="2026-01-23T06:08:00Z" w16du:dateUtc="2026-01-23T11:08:00Z"/>
          <w:rFonts w:asciiTheme="minorHAnsi" w:hAnsiTheme="minorHAnsi" w:cstheme="minorHAnsi"/>
          <w:sz w:val="20"/>
          <w:szCs w:val="20"/>
        </w:rPr>
      </w:pPr>
      <w:ins w:id="1022" w:author="Bigras, Louis-Philippe" w:date="2026-01-23T05:58:00Z" w16du:dateUtc="2026-01-23T10:58:00Z">
        <w:r>
          <w:rPr>
            <w:rFonts w:asciiTheme="minorHAnsi" w:hAnsiTheme="minorHAnsi" w:cstheme="minorHAnsi"/>
            <w:sz w:val="20"/>
            <w:szCs w:val="20"/>
          </w:rPr>
          <w:t xml:space="preserve">IAM Resource Definition &amp; </w:t>
        </w:r>
      </w:ins>
      <w:ins w:id="1023" w:author="Bigras, Louis-Philippe" w:date="2026-01-23T06:09:00Z" w16du:dateUtc="2026-01-23T11:09:00Z">
        <w:r w:rsidR="00C647F7">
          <w:rPr>
            <w:rFonts w:asciiTheme="minorHAnsi" w:hAnsiTheme="minorHAnsi" w:cstheme="minorHAnsi"/>
            <w:sz w:val="20"/>
            <w:szCs w:val="20"/>
          </w:rPr>
          <w:t>Policy</w:t>
        </w:r>
      </w:ins>
      <w:ins w:id="1024" w:author="Bigras, Louis-Philippe" w:date="2026-01-23T06:49:00Z" w16du:dateUtc="2026-01-23T11:49:00Z">
        <w:r w:rsidR="00713C07">
          <w:rPr>
            <w:rFonts w:asciiTheme="minorHAnsi" w:hAnsiTheme="minorHAnsi" w:cstheme="minorHAnsi"/>
            <w:sz w:val="20"/>
            <w:szCs w:val="20"/>
          </w:rPr>
          <w:t>-a</w:t>
        </w:r>
      </w:ins>
      <w:ins w:id="1025" w:author="Bigras, Louis-Philippe" w:date="2026-01-23T06:09:00Z" w16du:dateUtc="2026-01-23T11:09:00Z">
        <w:r w:rsidR="00C647F7">
          <w:rPr>
            <w:rFonts w:asciiTheme="minorHAnsi" w:hAnsiTheme="minorHAnsi" w:cstheme="minorHAnsi"/>
            <w:sz w:val="20"/>
            <w:szCs w:val="20"/>
          </w:rPr>
          <w:t>s</w:t>
        </w:r>
      </w:ins>
      <w:ins w:id="1026" w:author="Bigras, Louis-Philippe" w:date="2026-01-23T06:49:00Z" w16du:dateUtc="2026-01-23T11:49:00Z">
        <w:r w:rsidR="00713C07">
          <w:rPr>
            <w:rFonts w:asciiTheme="minorHAnsi" w:hAnsiTheme="minorHAnsi" w:cstheme="minorHAnsi"/>
            <w:sz w:val="20"/>
            <w:szCs w:val="20"/>
          </w:rPr>
          <w:t>-</w:t>
        </w:r>
      </w:ins>
      <w:ins w:id="1027" w:author="Bigras, Louis-Philippe" w:date="2026-01-23T06:09:00Z" w16du:dateUtc="2026-01-23T11:09:00Z">
        <w:r w:rsidR="00C647F7">
          <w:rPr>
            <w:rFonts w:asciiTheme="minorHAnsi" w:hAnsiTheme="minorHAnsi" w:cstheme="minorHAnsi"/>
            <w:sz w:val="20"/>
            <w:szCs w:val="20"/>
          </w:rPr>
          <w:t>Code</w:t>
        </w:r>
      </w:ins>
    </w:p>
    <w:p w14:paraId="0CB2D529" w14:textId="3AEF2703" w:rsidR="000F5953" w:rsidRPr="000F5953" w:rsidRDefault="000F5953" w:rsidP="000F5953">
      <w:pPr>
        <w:pStyle w:val="Paragraphedeliste"/>
        <w:numPr>
          <w:ilvl w:val="3"/>
          <w:numId w:val="101"/>
        </w:numPr>
        <w:spacing w:before="120"/>
        <w:rPr>
          <w:ins w:id="1028" w:author="Bigras, Louis-Philippe" w:date="2026-01-23T06:08:00Z" w16du:dateUtc="2026-01-23T11:08:00Z"/>
          <w:rFonts w:asciiTheme="minorHAnsi" w:hAnsiTheme="minorHAnsi" w:cstheme="minorHAnsi"/>
          <w:sz w:val="20"/>
          <w:szCs w:val="20"/>
        </w:rPr>
      </w:pPr>
      <w:ins w:id="1029" w:author="Bigras, Louis-Philippe" w:date="2026-01-23T06:08:00Z" w16du:dateUtc="2026-01-23T11:08:00Z">
        <w:r w:rsidRPr="000F5953">
          <w:rPr>
            <w:rFonts w:asciiTheme="minorHAnsi" w:hAnsiTheme="minorHAnsi" w:cstheme="minorHAnsi"/>
            <w:sz w:val="20"/>
            <w:szCs w:val="20"/>
          </w:rPr>
          <w:t>Custom Roles: Provider shall design and maintain "Custom IAM Roles" to enforce Least Privilege. Provider shall avoid assigning "Basic Roles" (Owner, Editor, Viewer) to any human or service identity.</w:t>
        </w:r>
      </w:ins>
    </w:p>
    <w:p w14:paraId="20A7E542" w14:textId="534F6697" w:rsidR="000F5953" w:rsidRDefault="000A4696" w:rsidP="002C2958">
      <w:pPr>
        <w:pStyle w:val="Paragraphedeliste"/>
        <w:numPr>
          <w:ilvl w:val="3"/>
          <w:numId w:val="101"/>
        </w:numPr>
        <w:spacing w:before="120"/>
        <w:rPr>
          <w:ins w:id="1030" w:author="Bigras, Louis-Philippe" w:date="2026-01-23T05:58:00Z" w16du:dateUtc="2026-01-23T10:58:00Z"/>
          <w:rFonts w:asciiTheme="minorHAnsi" w:hAnsiTheme="minorHAnsi" w:cstheme="minorHAnsi"/>
          <w:sz w:val="20"/>
          <w:szCs w:val="20"/>
        </w:rPr>
      </w:pPr>
      <w:ins w:id="1031" w:author="Bigras, Louis-Philippe" w:date="2026-01-23T06:08:00Z" w16du:dateUtc="2026-01-23T11:08:00Z">
        <w:r>
          <w:rPr>
            <w:rFonts w:asciiTheme="minorHAnsi" w:hAnsiTheme="minorHAnsi" w:cstheme="minorHAnsi"/>
            <w:sz w:val="20"/>
            <w:szCs w:val="20"/>
          </w:rPr>
          <w:t xml:space="preserve">IAM Policy </w:t>
        </w:r>
        <w:r w:rsidR="00CF487E">
          <w:rPr>
            <w:rFonts w:asciiTheme="minorHAnsi" w:hAnsiTheme="minorHAnsi" w:cstheme="minorHAnsi"/>
            <w:sz w:val="20"/>
            <w:szCs w:val="20"/>
          </w:rPr>
          <w:t>as code</w:t>
        </w:r>
        <w:r w:rsidR="000F5953" w:rsidRPr="000F5953">
          <w:rPr>
            <w:rFonts w:asciiTheme="minorHAnsi" w:hAnsiTheme="minorHAnsi" w:cstheme="minorHAnsi"/>
            <w:sz w:val="20"/>
            <w:szCs w:val="20"/>
          </w:rPr>
          <w:t>: All IAM policy bindings (user-to-role mappings) must be defined as code to ensure auditability and version control.</w:t>
        </w:r>
      </w:ins>
    </w:p>
    <w:p w14:paraId="29C4913F" w14:textId="4DA403F2" w:rsidR="00523B03" w:rsidRDefault="00523B03" w:rsidP="0067097D">
      <w:pPr>
        <w:pStyle w:val="Paragraphedeliste"/>
        <w:numPr>
          <w:ilvl w:val="2"/>
          <w:numId w:val="101"/>
        </w:numPr>
        <w:spacing w:before="120"/>
        <w:rPr>
          <w:ins w:id="1032" w:author="Bigras, Louis-Philippe" w:date="2026-01-23T06:10:00Z" w16du:dateUtc="2026-01-23T11:10:00Z"/>
          <w:rFonts w:asciiTheme="minorHAnsi" w:hAnsiTheme="minorHAnsi" w:cstheme="minorHAnsi"/>
          <w:sz w:val="20"/>
          <w:szCs w:val="20"/>
        </w:rPr>
      </w:pPr>
      <w:ins w:id="1033" w:author="Bigras, Louis-Philippe" w:date="2026-01-23T05:58:00Z" w16du:dateUtc="2026-01-23T10:58:00Z">
        <w:r>
          <w:rPr>
            <w:rFonts w:asciiTheme="minorHAnsi" w:hAnsiTheme="minorHAnsi" w:cstheme="minorHAnsi"/>
            <w:sz w:val="20"/>
            <w:szCs w:val="20"/>
          </w:rPr>
          <w:t xml:space="preserve">Privileged Access Management </w:t>
        </w:r>
      </w:ins>
      <w:ins w:id="1034" w:author="Bigras, Louis-Philippe" w:date="2026-01-23T06:10:00Z" w16du:dateUtc="2026-01-23T11:10:00Z">
        <w:r w:rsidR="00E32C03">
          <w:rPr>
            <w:rFonts w:asciiTheme="minorHAnsi" w:hAnsiTheme="minorHAnsi" w:cstheme="minorHAnsi"/>
            <w:sz w:val="20"/>
            <w:szCs w:val="20"/>
          </w:rPr>
          <w:t xml:space="preserve">(PAM) </w:t>
        </w:r>
      </w:ins>
      <w:ins w:id="1035" w:author="Bigras, Louis-Philippe" w:date="2026-01-23T05:58:00Z" w16du:dateUtc="2026-01-23T10:58:00Z">
        <w:r>
          <w:rPr>
            <w:rFonts w:asciiTheme="minorHAnsi" w:hAnsiTheme="minorHAnsi" w:cstheme="minorHAnsi"/>
            <w:sz w:val="20"/>
            <w:szCs w:val="20"/>
          </w:rPr>
          <w:t xml:space="preserve">&amp; </w:t>
        </w:r>
      </w:ins>
      <w:ins w:id="1036" w:author="Bigras, Louis-Philippe" w:date="2026-01-23T06:36:00Z" w16du:dateUtc="2026-01-23T11:36:00Z">
        <w:r w:rsidR="00C3321E">
          <w:rPr>
            <w:rFonts w:asciiTheme="minorHAnsi" w:hAnsiTheme="minorHAnsi" w:cstheme="minorHAnsi"/>
            <w:sz w:val="20"/>
            <w:szCs w:val="20"/>
          </w:rPr>
          <w:t>Third-Parties</w:t>
        </w:r>
      </w:ins>
      <w:ins w:id="1037" w:author="Bigras, Louis-Philippe" w:date="2026-01-23T05:58:00Z" w16du:dateUtc="2026-01-23T10:58:00Z">
        <w:r>
          <w:rPr>
            <w:rFonts w:asciiTheme="minorHAnsi" w:hAnsiTheme="minorHAnsi" w:cstheme="minorHAnsi"/>
            <w:sz w:val="20"/>
            <w:szCs w:val="20"/>
          </w:rPr>
          <w:t xml:space="preserve"> Access</w:t>
        </w:r>
      </w:ins>
    </w:p>
    <w:p w14:paraId="01029F3B" w14:textId="79F666D7" w:rsidR="00E32C03" w:rsidRPr="002C2958" w:rsidRDefault="00E32C03" w:rsidP="00E32C03">
      <w:pPr>
        <w:pStyle w:val="Paragraphedeliste"/>
        <w:numPr>
          <w:ilvl w:val="3"/>
          <w:numId w:val="101"/>
        </w:numPr>
        <w:spacing w:before="120"/>
        <w:rPr>
          <w:ins w:id="1038" w:author="Bigras, Louis-Philippe" w:date="2026-01-23T06:10:00Z" w16du:dateUtc="2026-01-23T11:10:00Z"/>
          <w:rFonts w:asciiTheme="minorHAnsi" w:hAnsiTheme="minorHAnsi" w:cstheme="minorHAnsi"/>
          <w:sz w:val="20"/>
          <w:szCs w:val="20"/>
          <w:highlight w:val="yellow"/>
        </w:rPr>
      </w:pPr>
      <w:commentRangeStart w:id="1039"/>
      <w:ins w:id="1040" w:author="Bigras, Louis-Philippe" w:date="2026-01-23T06:10:00Z" w16du:dateUtc="2026-01-23T11:10:00Z">
        <w:r w:rsidRPr="002C2958">
          <w:rPr>
            <w:rFonts w:asciiTheme="minorHAnsi" w:hAnsiTheme="minorHAnsi" w:cstheme="minorHAnsi"/>
            <w:sz w:val="20"/>
            <w:szCs w:val="20"/>
            <w:highlight w:val="yellow"/>
          </w:rPr>
          <w:t>Provider</w:t>
        </w:r>
      </w:ins>
      <w:ins w:id="1041" w:author="Bigras, Louis-Philippe" w:date="2026-01-23T06:37:00Z" w16du:dateUtc="2026-01-23T11:37:00Z">
        <w:r w:rsidR="002A7C43">
          <w:rPr>
            <w:rFonts w:asciiTheme="minorHAnsi" w:hAnsiTheme="minorHAnsi" w:cstheme="minorHAnsi"/>
            <w:sz w:val="20"/>
            <w:szCs w:val="20"/>
            <w:highlight w:val="yellow"/>
          </w:rPr>
          <w:t xml:space="preserve"> and </w:t>
        </w:r>
      </w:ins>
      <w:ins w:id="1042" w:author="Bigras, Louis-Philippe" w:date="2026-01-23T06:38:00Z" w16du:dateUtc="2026-01-23T11:38:00Z">
        <w:r w:rsidR="00761CBB">
          <w:rPr>
            <w:rFonts w:asciiTheme="minorHAnsi" w:hAnsiTheme="minorHAnsi" w:cstheme="minorHAnsi"/>
            <w:sz w:val="20"/>
            <w:szCs w:val="20"/>
            <w:highlight w:val="yellow"/>
          </w:rPr>
          <w:t>Third Parties</w:t>
        </w:r>
      </w:ins>
      <w:ins w:id="1043" w:author="Bigras, Louis-Philippe" w:date="2026-01-23T06:37:00Z" w16du:dateUtc="2026-01-23T11:37:00Z">
        <w:r w:rsidR="002A7C43">
          <w:rPr>
            <w:rFonts w:asciiTheme="minorHAnsi" w:hAnsiTheme="minorHAnsi" w:cstheme="minorHAnsi"/>
            <w:sz w:val="20"/>
            <w:szCs w:val="20"/>
            <w:highlight w:val="yellow"/>
          </w:rPr>
          <w:t xml:space="preserve"> (</w:t>
        </w:r>
      </w:ins>
      <w:ins w:id="1044" w:author="Bigras, Louis-Philippe" w:date="2026-01-23T06:39:00Z" w16du:dateUtc="2026-01-23T11:39:00Z">
        <w:r w:rsidR="00710A4A">
          <w:rPr>
            <w:rFonts w:asciiTheme="minorHAnsi" w:hAnsiTheme="minorHAnsi" w:cstheme="minorHAnsi"/>
            <w:sz w:val="20"/>
            <w:szCs w:val="20"/>
            <w:highlight w:val="yellow"/>
          </w:rPr>
          <w:t xml:space="preserve">namely, </w:t>
        </w:r>
      </w:ins>
      <w:ins w:id="1045" w:author="Bigras, Louis-Philippe" w:date="2026-01-23T06:37:00Z" w16du:dateUtc="2026-01-23T11:37:00Z">
        <w:r w:rsidR="002A7C43">
          <w:rPr>
            <w:rFonts w:asciiTheme="minorHAnsi" w:hAnsiTheme="minorHAnsi" w:cstheme="minorHAnsi"/>
            <w:sz w:val="20"/>
            <w:szCs w:val="20"/>
            <w:highlight w:val="yellow"/>
          </w:rPr>
          <w:t>external integrators, consultants, developers</w:t>
        </w:r>
      </w:ins>
      <w:ins w:id="1046" w:author="Bigras, Louis-Philippe" w:date="2026-01-23T06:39:00Z" w16du:dateUtc="2026-01-23T11:39:00Z">
        <w:r w:rsidR="00710A4A">
          <w:rPr>
            <w:rFonts w:asciiTheme="minorHAnsi" w:hAnsiTheme="minorHAnsi" w:cstheme="minorHAnsi"/>
            <w:sz w:val="20"/>
            <w:szCs w:val="20"/>
            <w:highlight w:val="yellow"/>
          </w:rPr>
          <w:t xml:space="preserve"> and</w:t>
        </w:r>
      </w:ins>
      <w:ins w:id="1047" w:author="Bigras, Louis-Philippe" w:date="2026-01-23T06:37:00Z" w16du:dateUtc="2026-01-23T11:37:00Z">
        <w:r w:rsidR="002A7C43">
          <w:rPr>
            <w:rFonts w:asciiTheme="minorHAnsi" w:hAnsiTheme="minorHAnsi" w:cstheme="minorHAnsi"/>
            <w:sz w:val="20"/>
            <w:szCs w:val="20"/>
            <w:highlight w:val="yellow"/>
          </w:rPr>
          <w:t xml:space="preserve"> services providers) </w:t>
        </w:r>
      </w:ins>
      <w:ins w:id="1048" w:author="Bigras, Louis-Philippe" w:date="2026-01-23T06:10:00Z" w16du:dateUtc="2026-01-23T11:10:00Z">
        <w:r w:rsidRPr="002C2958">
          <w:rPr>
            <w:rFonts w:asciiTheme="minorHAnsi" w:hAnsiTheme="minorHAnsi" w:cstheme="minorHAnsi"/>
            <w:sz w:val="20"/>
            <w:szCs w:val="20"/>
            <w:highlight w:val="yellow"/>
          </w:rPr>
          <w:t xml:space="preserve">connect to the Client Environment exclusively through a secured bastion/jump-host or </w:t>
        </w:r>
      </w:ins>
      <w:ins w:id="1049" w:author="Bigras, Louis-Philippe" w:date="2026-01-23T06:11:00Z" w16du:dateUtc="2026-01-23T11:11:00Z">
        <w:r w:rsidR="00920952">
          <w:rPr>
            <w:rFonts w:asciiTheme="minorHAnsi" w:hAnsiTheme="minorHAnsi" w:cstheme="minorHAnsi"/>
            <w:sz w:val="20"/>
            <w:szCs w:val="20"/>
            <w:highlight w:val="yellow"/>
          </w:rPr>
          <w:t>desktop-as-a-service</w:t>
        </w:r>
      </w:ins>
      <w:ins w:id="1050" w:author="Bigras, Louis-Philippe" w:date="2026-01-23T06:10:00Z" w16du:dateUtc="2026-01-23T11:10:00Z">
        <w:r w:rsidRPr="002C2958">
          <w:rPr>
            <w:rFonts w:asciiTheme="minorHAnsi" w:hAnsiTheme="minorHAnsi" w:cstheme="minorHAnsi"/>
            <w:sz w:val="20"/>
            <w:szCs w:val="20"/>
            <w:highlight w:val="yellow"/>
          </w:rPr>
          <w:t xml:space="preserve"> solution with Multi-Factor Authentication (MFA) enabled.</w:t>
        </w:r>
        <w:commentRangeEnd w:id="1039"/>
        <w:r w:rsidR="0014407A" w:rsidRPr="002C2958">
          <w:rPr>
            <w:rStyle w:val="Marquedecommentaire"/>
            <w:rFonts w:asciiTheme="minorHAnsi" w:hAnsiTheme="minorHAnsi" w:cstheme="minorHAnsi"/>
            <w:sz w:val="20"/>
            <w:szCs w:val="20"/>
            <w:highlight w:val="yellow"/>
          </w:rPr>
          <w:commentReference w:id="1039"/>
        </w:r>
      </w:ins>
    </w:p>
    <w:p w14:paraId="5CA35CAB" w14:textId="30C0D137" w:rsidR="00E32C03" w:rsidRPr="00E32C03" w:rsidRDefault="00E32C03" w:rsidP="00E32C03">
      <w:pPr>
        <w:pStyle w:val="Paragraphedeliste"/>
        <w:numPr>
          <w:ilvl w:val="3"/>
          <w:numId w:val="101"/>
        </w:numPr>
        <w:spacing w:before="120"/>
        <w:rPr>
          <w:ins w:id="1052" w:author="Bigras, Louis-Philippe" w:date="2026-01-23T06:10:00Z" w16du:dateUtc="2026-01-23T11:10:00Z"/>
          <w:rFonts w:asciiTheme="minorHAnsi" w:hAnsiTheme="minorHAnsi" w:cstheme="minorHAnsi"/>
          <w:sz w:val="20"/>
          <w:szCs w:val="20"/>
        </w:rPr>
      </w:pPr>
      <w:ins w:id="1053" w:author="Bigras, Louis-Philippe" w:date="2026-01-23T06:10:00Z" w16du:dateUtc="2026-01-23T11:10:00Z">
        <w:r w:rsidRPr="00E32C03">
          <w:rPr>
            <w:rFonts w:asciiTheme="minorHAnsi" w:hAnsiTheme="minorHAnsi" w:cstheme="minorHAnsi"/>
            <w:sz w:val="20"/>
            <w:szCs w:val="20"/>
          </w:rPr>
          <w:t xml:space="preserve">Just-In-Time (JIT) Access: administrators shall not hold permanent elevated privileges. All administrative access must be brokered via a JIT mechanism with a maximum duration of </w:t>
        </w:r>
        <w:r w:rsidRPr="002C2958">
          <w:rPr>
            <w:rFonts w:asciiTheme="minorHAnsi" w:hAnsiTheme="minorHAnsi" w:cstheme="minorHAnsi"/>
            <w:sz w:val="20"/>
            <w:szCs w:val="20"/>
            <w:highlight w:val="yellow"/>
          </w:rPr>
          <w:t>4</w:t>
        </w:r>
        <w:r w:rsidRPr="00E32C03">
          <w:rPr>
            <w:rFonts w:asciiTheme="minorHAnsi" w:hAnsiTheme="minorHAnsi" w:cstheme="minorHAnsi"/>
            <w:sz w:val="20"/>
            <w:szCs w:val="20"/>
          </w:rPr>
          <w:t xml:space="preserve"> hours per session.</w:t>
        </w:r>
      </w:ins>
    </w:p>
    <w:p w14:paraId="6011D53C" w14:textId="3EF297C1" w:rsidR="00E32C03" w:rsidRDefault="00E32C03" w:rsidP="00E32C03">
      <w:pPr>
        <w:pStyle w:val="Paragraphedeliste"/>
        <w:numPr>
          <w:ilvl w:val="3"/>
          <w:numId w:val="101"/>
        </w:numPr>
        <w:spacing w:before="120"/>
        <w:rPr>
          <w:ins w:id="1054" w:author="Bigras, Louis-Philippe" w:date="2026-01-23T06:12:00Z" w16du:dateUtc="2026-01-23T11:12:00Z"/>
          <w:rFonts w:asciiTheme="minorHAnsi" w:hAnsiTheme="minorHAnsi" w:cstheme="minorHAnsi"/>
          <w:sz w:val="20"/>
          <w:szCs w:val="20"/>
        </w:rPr>
      </w:pPr>
      <w:ins w:id="1055" w:author="Bigras, Louis-Philippe" w:date="2026-01-23T06:10:00Z" w16du:dateUtc="2026-01-23T11:10:00Z">
        <w:r w:rsidRPr="00E32C03">
          <w:rPr>
            <w:rFonts w:asciiTheme="minorHAnsi" w:hAnsiTheme="minorHAnsi" w:cstheme="minorHAnsi"/>
            <w:sz w:val="20"/>
            <w:szCs w:val="20"/>
          </w:rPr>
          <w:t>Break-Glass Accounts: Usage of "Break-Glass" or super-admin accounts must trigger an immediate high-priority alert.</w:t>
        </w:r>
      </w:ins>
    </w:p>
    <w:p w14:paraId="183EC3A5" w14:textId="02965CCE" w:rsidR="00CB14E4" w:rsidRDefault="00CB14E4" w:rsidP="00CB14E4">
      <w:pPr>
        <w:pStyle w:val="Paragraphedeliste"/>
        <w:numPr>
          <w:ilvl w:val="2"/>
          <w:numId w:val="101"/>
        </w:numPr>
        <w:spacing w:before="120"/>
        <w:rPr>
          <w:ins w:id="1056" w:author="Bigras, Louis-Philippe" w:date="2026-01-23T06:14:00Z" w16du:dateUtc="2026-01-23T11:14:00Z"/>
          <w:rFonts w:asciiTheme="minorHAnsi" w:hAnsiTheme="minorHAnsi" w:cstheme="minorHAnsi"/>
          <w:sz w:val="20"/>
          <w:szCs w:val="20"/>
        </w:rPr>
      </w:pPr>
      <w:ins w:id="1057" w:author="Bigras, Louis-Philippe" w:date="2026-01-23T06:12:00Z" w16du:dateUtc="2026-01-23T11:12:00Z">
        <w:r>
          <w:rPr>
            <w:rFonts w:asciiTheme="minorHAnsi" w:hAnsiTheme="minorHAnsi" w:cstheme="minorHAnsi"/>
            <w:sz w:val="20"/>
            <w:szCs w:val="20"/>
          </w:rPr>
          <w:t>Access Certification &amp; Review</w:t>
        </w:r>
      </w:ins>
    </w:p>
    <w:p w14:paraId="1803BFFE" w14:textId="51A001CC" w:rsidR="00A74827" w:rsidRPr="00A74827" w:rsidRDefault="00A74827" w:rsidP="00A74827">
      <w:pPr>
        <w:pStyle w:val="Paragraphedeliste"/>
        <w:numPr>
          <w:ilvl w:val="3"/>
          <w:numId w:val="101"/>
        </w:numPr>
        <w:spacing w:before="120"/>
        <w:rPr>
          <w:ins w:id="1058" w:author="Bigras, Louis-Philippe" w:date="2026-01-23T06:27:00Z" w16du:dateUtc="2026-01-23T11:27:00Z"/>
          <w:sz w:val="20"/>
          <w:szCs w:val="20"/>
        </w:rPr>
      </w:pPr>
      <w:ins w:id="1059" w:author="Bigras, Louis-Philippe" w:date="2026-01-23T06:27:00Z" w16du:dateUtc="2026-01-23T11:27:00Z">
        <w:r w:rsidRPr="00A74827">
          <w:rPr>
            <w:sz w:val="20"/>
            <w:szCs w:val="20"/>
          </w:rPr>
          <w:t xml:space="preserve">Campaign Frequency: </w:t>
        </w:r>
      </w:ins>
      <w:ins w:id="1060" w:author="Bigras, Louis-Philippe" w:date="2026-01-23T06:28:00Z" w16du:dateUtc="2026-01-23T11:28:00Z">
        <w:r w:rsidR="002C69D8">
          <w:rPr>
            <w:sz w:val="20"/>
            <w:szCs w:val="20"/>
          </w:rPr>
          <w:t>Provider and Client</w:t>
        </w:r>
      </w:ins>
      <w:ins w:id="1061" w:author="Bigras, Louis-Philippe" w:date="2026-01-23T06:27:00Z" w16du:dateUtc="2026-01-23T11:27:00Z">
        <w:r w:rsidRPr="00A74827">
          <w:rPr>
            <w:sz w:val="20"/>
            <w:szCs w:val="20"/>
          </w:rPr>
          <w:t xml:space="preserve"> shall conduct a joint Access Certification Campaign </w:t>
        </w:r>
      </w:ins>
      <w:ins w:id="1062" w:author="Bigras, Louis-Philippe" w:date="2026-02-26T15:17:00Z" w16du:dateUtc="2026-02-26T20:17:00Z">
        <w:r w:rsidR="00A55E7A">
          <w:rPr>
            <w:sz w:val="20"/>
            <w:szCs w:val="20"/>
          </w:rPr>
          <w:t>on Client</w:t>
        </w:r>
        <w:r w:rsidR="00F517F9">
          <w:rPr>
            <w:sz w:val="20"/>
            <w:szCs w:val="20"/>
          </w:rPr>
          <w:t xml:space="preserve"> internal </w:t>
        </w:r>
      </w:ins>
      <w:ins w:id="1063" w:author="Bigras, Louis-Philippe" w:date="2026-02-26T15:18:00Z" w16du:dateUtc="2026-02-26T20:18:00Z">
        <w:r w:rsidR="00A03C42">
          <w:rPr>
            <w:sz w:val="20"/>
            <w:szCs w:val="20"/>
          </w:rPr>
          <w:t>policy basis</w:t>
        </w:r>
      </w:ins>
      <w:ins w:id="1064" w:author="Bigras, Louis-Philippe" w:date="2026-01-23T06:27:00Z" w16du:dateUtc="2026-01-23T11:27:00Z">
        <w:r w:rsidRPr="00A74827">
          <w:rPr>
            <w:sz w:val="20"/>
            <w:szCs w:val="20"/>
          </w:rPr>
          <w:t>.</w:t>
        </w:r>
      </w:ins>
    </w:p>
    <w:p w14:paraId="62E926F9" w14:textId="17912D1F" w:rsidR="00A74827" w:rsidRPr="00A74827" w:rsidRDefault="00A74827" w:rsidP="00A74827">
      <w:pPr>
        <w:pStyle w:val="Paragraphedeliste"/>
        <w:numPr>
          <w:ilvl w:val="3"/>
          <w:numId w:val="101"/>
        </w:numPr>
        <w:spacing w:before="120"/>
        <w:rPr>
          <w:ins w:id="1065" w:author="Bigras, Louis-Philippe" w:date="2026-01-23T06:27:00Z" w16du:dateUtc="2026-01-23T11:27:00Z"/>
          <w:sz w:val="20"/>
          <w:szCs w:val="20"/>
        </w:rPr>
      </w:pPr>
      <w:commentRangeStart w:id="1066"/>
      <w:commentRangeStart w:id="1067"/>
      <w:ins w:id="1068" w:author="Bigras, Louis-Philippe" w:date="2026-01-23T06:27:00Z" w16du:dateUtc="2026-01-23T11:27:00Z">
        <w:r w:rsidRPr="002C2958">
          <w:rPr>
            <w:sz w:val="20"/>
            <w:szCs w:val="20"/>
            <w:highlight w:val="yellow"/>
          </w:rPr>
          <w:t>On the first business day of each quarter</w:t>
        </w:r>
        <w:r w:rsidRPr="00A74827">
          <w:rPr>
            <w:sz w:val="20"/>
            <w:szCs w:val="20"/>
          </w:rPr>
          <w:t>, Provider shall generate and submit to Client</w:t>
        </w:r>
      </w:ins>
      <w:ins w:id="1069" w:author="Bigras, Louis-Philippe" w:date="2026-01-23T06:31:00Z" w16du:dateUtc="2026-01-23T11:31:00Z">
        <w:r w:rsidR="00976A22">
          <w:rPr>
            <w:sz w:val="20"/>
            <w:szCs w:val="20"/>
          </w:rPr>
          <w:t xml:space="preserve"> for validation</w:t>
        </w:r>
      </w:ins>
      <w:ins w:id="1070" w:author="Bigras, Louis-Philippe" w:date="2026-01-23T06:27:00Z" w16du:dateUtc="2026-01-23T11:27:00Z">
        <w:r w:rsidRPr="00A74827">
          <w:rPr>
            <w:sz w:val="20"/>
            <w:szCs w:val="20"/>
          </w:rPr>
          <w:t xml:space="preserve"> a comprehensive Identity Inventory Report listing</w:t>
        </w:r>
      </w:ins>
      <w:commentRangeEnd w:id="1066"/>
      <w:ins w:id="1071" w:author="Bigras, Louis-Philippe" w:date="2026-02-12T11:19:00Z" w16du:dateUtc="2026-02-12T16:19:00Z">
        <w:r w:rsidR="00A22B1E" w:rsidRPr="00A74827">
          <w:rPr>
            <w:rStyle w:val="Marquedecommentaire"/>
            <w:sz w:val="20"/>
            <w:szCs w:val="20"/>
          </w:rPr>
          <w:commentReference w:id="1066"/>
        </w:r>
      </w:ins>
      <w:ins w:id="1072" w:author="Bigras, Louis-Philippe" w:date="2026-01-23T06:27:00Z" w16du:dateUtc="2026-01-23T11:27:00Z">
        <w:r w:rsidRPr="00A74827">
          <w:rPr>
            <w:sz w:val="20"/>
            <w:szCs w:val="20"/>
          </w:rPr>
          <w:t>:</w:t>
        </w:r>
      </w:ins>
    </w:p>
    <w:p w14:paraId="25890509" w14:textId="7ED76510" w:rsidR="00A74827" w:rsidRPr="00A74827" w:rsidRDefault="00A74827" w:rsidP="002C2958">
      <w:pPr>
        <w:pStyle w:val="Paragraphedeliste"/>
        <w:numPr>
          <w:ilvl w:val="4"/>
          <w:numId w:val="101"/>
        </w:numPr>
        <w:spacing w:before="120"/>
        <w:rPr>
          <w:ins w:id="1073" w:author="Bigras, Louis-Philippe" w:date="2026-01-23T06:27:00Z" w16du:dateUtc="2026-01-23T11:27:00Z"/>
          <w:sz w:val="20"/>
          <w:szCs w:val="20"/>
        </w:rPr>
      </w:pPr>
      <w:ins w:id="1074" w:author="Bigras, Louis-Philippe" w:date="2026-01-23T06:27:00Z" w16du:dateUtc="2026-01-23T11:27:00Z">
        <w:r w:rsidRPr="00A74827">
          <w:rPr>
            <w:sz w:val="20"/>
            <w:szCs w:val="20"/>
          </w:rPr>
          <w:t>All active user identities (Client staff, Provider staff, and Third Parties) with access to the GCP Environment.</w:t>
        </w:r>
      </w:ins>
    </w:p>
    <w:p w14:paraId="1492F74C" w14:textId="4E4B790B" w:rsidR="00A74827" w:rsidRPr="00A74827" w:rsidRDefault="00A74827" w:rsidP="002C2958">
      <w:pPr>
        <w:pStyle w:val="Paragraphedeliste"/>
        <w:numPr>
          <w:ilvl w:val="4"/>
          <w:numId w:val="101"/>
        </w:numPr>
        <w:spacing w:before="120"/>
        <w:rPr>
          <w:ins w:id="1075" w:author="Bigras, Louis-Philippe" w:date="2026-01-23T06:27:00Z" w16du:dateUtc="2026-01-23T11:27:00Z"/>
          <w:sz w:val="20"/>
          <w:szCs w:val="20"/>
        </w:rPr>
      </w:pPr>
      <w:ins w:id="1076" w:author="Bigras, Louis-Philippe" w:date="2026-01-23T06:27:00Z" w16du:dateUtc="2026-01-23T11:27:00Z">
        <w:r w:rsidRPr="00A74827">
          <w:rPr>
            <w:sz w:val="20"/>
            <w:szCs w:val="20"/>
          </w:rPr>
          <w:t>The specific IAM roles and permissions assigned to each identity.</w:t>
        </w:r>
      </w:ins>
    </w:p>
    <w:p w14:paraId="6525EDF5" w14:textId="1B4B99D2" w:rsidR="00A74827" w:rsidRPr="00A74827" w:rsidRDefault="00A74827" w:rsidP="002C2958">
      <w:pPr>
        <w:pStyle w:val="Paragraphedeliste"/>
        <w:numPr>
          <w:ilvl w:val="4"/>
          <w:numId w:val="101"/>
        </w:numPr>
        <w:spacing w:before="120"/>
        <w:rPr>
          <w:ins w:id="1077" w:author="Bigras, Louis-Philippe" w:date="2026-01-23T06:27:00Z" w16du:dateUtc="2026-01-23T11:27:00Z"/>
          <w:sz w:val="20"/>
          <w:szCs w:val="20"/>
        </w:rPr>
      </w:pPr>
      <w:ins w:id="1078" w:author="Bigras, Louis-Philippe" w:date="2026-01-23T06:27:00Z" w16du:dateUtc="2026-01-23T11:27:00Z">
        <w:r w:rsidRPr="00A74827">
          <w:rPr>
            <w:sz w:val="20"/>
            <w:szCs w:val="20"/>
          </w:rPr>
          <w:t>Last login date and activity status for each identity.</w:t>
        </w:r>
      </w:ins>
    </w:p>
    <w:p w14:paraId="7B26B78D" w14:textId="0A277479" w:rsidR="00A74827" w:rsidRPr="00A74827" w:rsidRDefault="00A74827" w:rsidP="002C2958">
      <w:pPr>
        <w:pStyle w:val="Paragraphedeliste"/>
        <w:numPr>
          <w:ilvl w:val="4"/>
          <w:numId w:val="101"/>
        </w:numPr>
        <w:spacing w:before="120"/>
        <w:rPr>
          <w:ins w:id="1079" w:author="Bigras, Louis-Philippe" w:date="2026-01-23T06:27:00Z" w16du:dateUtc="2026-01-23T11:27:00Z"/>
          <w:sz w:val="20"/>
          <w:szCs w:val="20"/>
        </w:rPr>
      </w:pPr>
      <w:ins w:id="1080" w:author="Bigras, Louis-Philippe" w:date="2026-01-23T06:27:00Z" w16du:dateUtc="2026-01-23T11:27:00Z">
        <w:r w:rsidRPr="00A74827">
          <w:rPr>
            <w:sz w:val="20"/>
            <w:szCs w:val="20"/>
          </w:rPr>
          <w:t>Service Account keys and their age.</w:t>
        </w:r>
      </w:ins>
      <w:commentRangeEnd w:id="1067"/>
      <w:ins w:id="1081" w:author="Bigras, Louis-Philippe" w:date="2026-01-23T06:30:00Z" w16du:dateUtc="2026-01-23T11:30:00Z">
        <w:r w:rsidR="009C5B3C" w:rsidRPr="00A74827">
          <w:rPr>
            <w:rStyle w:val="Marquedecommentaire"/>
            <w:sz w:val="20"/>
            <w:szCs w:val="20"/>
          </w:rPr>
          <w:commentReference w:id="1067"/>
        </w:r>
      </w:ins>
    </w:p>
    <w:p w14:paraId="57121188" w14:textId="5128DD36" w:rsidR="00A74827" w:rsidRPr="00A74827" w:rsidRDefault="00A74827" w:rsidP="00A74827">
      <w:pPr>
        <w:pStyle w:val="Paragraphedeliste"/>
        <w:numPr>
          <w:ilvl w:val="3"/>
          <w:numId w:val="101"/>
        </w:numPr>
        <w:spacing w:before="120"/>
        <w:rPr>
          <w:ins w:id="1082" w:author="Bigras, Louis-Philippe" w:date="2026-01-23T06:27:00Z" w16du:dateUtc="2026-01-23T11:27:00Z"/>
          <w:sz w:val="20"/>
          <w:szCs w:val="20"/>
        </w:rPr>
      </w:pPr>
      <w:ins w:id="1083" w:author="Bigras, Louis-Philippe" w:date="2026-01-23T06:27:00Z" w16du:dateUtc="2026-01-23T11:27:00Z">
        <w:r w:rsidRPr="00A74827">
          <w:rPr>
            <w:sz w:val="20"/>
            <w:szCs w:val="20"/>
          </w:rPr>
          <w:t xml:space="preserve">Upon receipt of the validated report from Client, Provider shall execute all "Revoke" actions within </w:t>
        </w:r>
        <w:r w:rsidRPr="002C2958">
          <w:rPr>
            <w:sz w:val="20"/>
            <w:szCs w:val="20"/>
            <w:highlight w:val="yellow"/>
          </w:rPr>
          <w:t>5</w:t>
        </w:r>
        <w:r w:rsidRPr="00A74827">
          <w:rPr>
            <w:sz w:val="20"/>
            <w:szCs w:val="20"/>
          </w:rPr>
          <w:t xml:space="preserve"> business days and provide a Confirmation of Remediation report to Client.</w:t>
        </w:r>
      </w:ins>
    </w:p>
    <w:p w14:paraId="639623BB" w14:textId="40362E85" w:rsidR="00A74827" w:rsidRPr="002C2958" w:rsidRDefault="00A74827" w:rsidP="00A74827">
      <w:pPr>
        <w:pStyle w:val="Paragraphedeliste"/>
        <w:numPr>
          <w:ilvl w:val="3"/>
          <w:numId w:val="101"/>
        </w:numPr>
        <w:spacing w:before="120"/>
        <w:rPr>
          <w:ins w:id="1084" w:author="Bigras, Louis-Philippe" w:date="2026-01-23T06:27:00Z" w16du:dateUtc="2026-01-23T11:27:00Z"/>
          <w:sz w:val="20"/>
          <w:szCs w:val="20"/>
        </w:rPr>
      </w:pPr>
      <w:ins w:id="1085" w:author="Bigras, Louis-Philippe" w:date="2026-01-23T06:27:00Z" w16du:dateUtc="2026-01-23T11:27:00Z">
        <w:r w:rsidRPr="00A74827">
          <w:rPr>
            <w:sz w:val="20"/>
            <w:szCs w:val="20"/>
          </w:rPr>
          <w:t>Provider Internal Audit: Independently of the Client review, Provider must conduct its own internal monthly review of Provider Staff access to ensure only active, authorized Provider personnel act as administrators.</w:t>
        </w:r>
      </w:ins>
    </w:p>
    <w:p w14:paraId="14491EA2" w14:textId="312E9851" w:rsidR="0094311C" w:rsidRDefault="0094311C" w:rsidP="00713C07">
      <w:pPr>
        <w:pStyle w:val="Corpsdetexte"/>
        <w:numPr>
          <w:ilvl w:val="0"/>
          <w:numId w:val="268"/>
        </w:numPr>
        <w:spacing w:before="120"/>
        <w:ind w:hanging="357"/>
      </w:pPr>
      <w:commentRangeStart w:id="1086"/>
      <w:ins w:id="1087" w:author="Bigras, Louis-Philippe" w:date="2026-01-22T09:18:00Z" w16du:dateUtc="2026-01-22T14:18:00Z">
        <w:r w:rsidRPr="007E323B">
          <w:t>Data Protection &amp; Encryption</w:t>
        </w:r>
      </w:ins>
      <w:commentRangeEnd w:id="1086"/>
      <w:ins w:id="1088" w:author="Bigras, Louis-Philippe" w:date="2026-02-12T11:24:00Z" w16du:dateUtc="2026-02-12T16:24:00Z">
        <w:r w:rsidR="00D768B7">
          <w:rPr>
            <w:rStyle w:val="Marquedecommentaire"/>
            <w:sz w:val="20"/>
            <w:szCs w:val="20"/>
          </w:rPr>
          <w:commentReference w:id="1086"/>
        </w:r>
      </w:ins>
    </w:p>
    <w:p w14:paraId="41AA47F6" w14:textId="77777777" w:rsidR="00EE492D" w:rsidRDefault="00DB3C72" w:rsidP="00EE492D">
      <w:pPr>
        <w:pStyle w:val="Paragraphedeliste"/>
        <w:numPr>
          <w:ilvl w:val="2"/>
          <w:numId w:val="101"/>
        </w:numPr>
        <w:spacing w:before="120"/>
        <w:rPr>
          <w:ins w:id="1089" w:author="Bigras, Louis-Philippe" w:date="2026-02-05T14:10:00Z" w16du:dateUtc="2026-02-05T19:10:00Z"/>
          <w:rFonts w:asciiTheme="minorHAnsi" w:hAnsiTheme="minorHAnsi" w:cstheme="minorHAnsi"/>
          <w:sz w:val="20"/>
          <w:szCs w:val="20"/>
        </w:rPr>
      </w:pPr>
      <w:ins w:id="1090" w:author="Bigras, Louis-Philippe" w:date="2026-02-05T14:10:00Z" w16du:dateUtc="2026-02-05T19:10:00Z">
        <w:r>
          <w:rPr>
            <w:rFonts w:asciiTheme="minorHAnsi" w:hAnsiTheme="minorHAnsi" w:cstheme="minorHAnsi"/>
            <w:sz w:val="20"/>
            <w:szCs w:val="20"/>
          </w:rPr>
          <w:t>Data Loss Prevention (DLP) Management</w:t>
        </w:r>
      </w:ins>
    </w:p>
    <w:p w14:paraId="3C978521" w14:textId="77777777" w:rsidR="00A77976" w:rsidRPr="00A77976" w:rsidRDefault="00A77976" w:rsidP="00A77976">
      <w:pPr>
        <w:pStyle w:val="Paragraphedeliste"/>
        <w:numPr>
          <w:ilvl w:val="3"/>
          <w:numId w:val="101"/>
        </w:numPr>
        <w:spacing w:before="120"/>
        <w:rPr>
          <w:ins w:id="1091" w:author="Bigras, Louis-Philippe" w:date="2026-02-05T14:10:00Z" w16du:dateUtc="2026-02-05T19:10:00Z"/>
          <w:rFonts w:asciiTheme="minorHAnsi" w:hAnsiTheme="minorHAnsi" w:cstheme="minorHAnsi"/>
          <w:sz w:val="20"/>
          <w:szCs w:val="20"/>
        </w:rPr>
      </w:pPr>
      <w:ins w:id="1092" w:author="Bigras, Louis-Philippe" w:date="2026-02-05T14:10:00Z" w16du:dateUtc="2026-02-05T19:10:00Z">
        <w:r w:rsidRPr="00A77976">
          <w:rPr>
            <w:rFonts w:asciiTheme="minorHAnsi" w:hAnsiTheme="minorHAnsi" w:cstheme="minorHAnsi"/>
            <w:sz w:val="20"/>
            <w:szCs w:val="20"/>
          </w:rPr>
          <w:lastRenderedPageBreak/>
          <w:t>Cloud DLP Configuration: Provider shall configure and manage Google Cloud DLP inspection jobs to scan [</w:t>
        </w:r>
        <w:r w:rsidRPr="004642BC">
          <w:rPr>
            <w:rFonts w:asciiTheme="minorHAnsi" w:hAnsiTheme="minorHAnsi" w:cstheme="minorHAnsi"/>
            <w:sz w:val="20"/>
            <w:szCs w:val="20"/>
            <w:highlight w:val="yellow"/>
          </w:rPr>
          <w:t>Designated High-Risk Storage Buckets / BigQuery Datasets</w:t>
        </w:r>
        <w:r w:rsidRPr="00A77976">
          <w:rPr>
            <w:rFonts w:asciiTheme="minorHAnsi" w:hAnsiTheme="minorHAnsi" w:cstheme="minorHAnsi"/>
            <w:sz w:val="20"/>
            <w:szCs w:val="20"/>
          </w:rPr>
          <w:t xml:space="preserve">] for sensitive </w:t>
        </w:r>
        <w:r w:rsidR="003663FF">
          <w:rPr>
            <w:rFonts w:asciiTheme="minorHAnsi" w:hAnsiTheme="minorHAnsi" w:cstheme="minorHAnsi"/>
            <w:sz w:val="20"/>
            <w:szCs w:val="20"/>
          </w:rPr>
          <w:t>information</w:t>
        </w:r>
        <w:r w:rsidRPr="00A77976">
          <w:rPr>
            <w:rFonts w:asciiTheme="minorHAnsi" w:hAnsiTheme="minorHAnsi" w:cstheme="minorHAnsi"/>
            <w:sz w:val="20"/>
            <w:szCs w:val="20"/>
          </w:rPr>
          <w:t xml:space="preserve"> </w:t>
        </w:r>
        <w:r w:rsidR="003663FF">
          <w:rPr>
            <w:rFonts w:asciiTheme="minorHAnsi" w:hAnsiTheme="minorHAnsi" w:cstheme="minorHAnsi"/>
            <w:sz w:val="20"/>
            <w:szCs w:val="20"/>
          </w:rPr>
          <w:t>[</w:t>
        </w:r>
        <w:r w:rsidR="003663FF" w:rsidRPr="00424172">
          <w:rPr>
            <w:rFonts w:asciiTheme="minorHAnsi" w:hAnsiTheme="minorHAnsi" w:cstheme="minorHAnsi"/>
            <w:sz w:val="20"/>
            <w:szCs w:val="20"/>
            <w:highlight w:val="yellow"/>
          </w:rPr>
          <w:t xml:space="preserve">what information </w:t>
        </w:r>
        <w:r w:rsidR="007C4C10" w:rsidRPr="00424172">
          <w:rPr>
            <w:rFonts w:asciiTheme="minorHAnsi" w:hAnsiTheme="minorHAnsi" w:cstheme="minorHAnsi"/>
            <w:sz w:val="20"/>
            <w:szCs w:val="20"/>
            <w:highlight w:val="yellow"/>
          </w:rPr>
          <w:t xml:space="preserve">type does the DLP </w:t>
        </w:r>
        <w:r w:rsidR="00424172" w:rsidRPr="00424172">
          <w:rPr>
            <w:rFonts w:asciiTheme="minorHAnsi" w:hAnsiTheme="minorHAnsi" w:cstheme="minorHAnsi"/>
            <w:sz w:val="20"/>
            <w:szCs w:val="20"/>
            <w:highlight w:val="yellow"/>
          </w:rPr>
          <w:t>catch currently?</w:t>
        </w:r>
        <w:r w:rsidR="003663FF">
          <w:rPr>
            <w:rFonts w:asciiTheme="minorHAnsi" w:hAnsiTheme="minorHAnsi" w:cstheme="minorHAnsi"/>
            <w:sz w:val="20"/>
            <w:szCs w:val="20"/>
          </w:rPr>
          <w:t>]</w:t>
        </w:r>
        <w:r w:rsidRPr="00A77976">
          <w:rPr>
            <w:rFonts w:asciiTheme="minorHAnsi" w:hAnsiTheme="minorHAnsi" w:cstheme="minorHAnsi"/>
            <w:sz w:val="20"/>
            <w:szCs w:val="20"/>
          </w:rPr>
          <w:t>.</w:t>
        </w:r>
      </w:ins>
    </w:p>
    <w:p w14:paraId="1BDB17E2" w14:textId="77777777" w:rsidR="00A77976" w:rsidRPr="00A77976" w:rsidRDefault="00A77976" w:rsidP="00A77976">
      <w:pPr>
        <w:pStyle w:val="Paragraphedeliste"/>
        <w:numPr>
          <w:ilvl w:val="3"/>
          <w:numId w:val="101"/>
        </w:numPr>
        <w:spacing w:before="120"/>
        <w:rPr>
          <w:ins w:id="1093" w:author="Bigras, Louis-Philippe" w:date="2026-02-05T14:10:00Z" w16du:dateUtc="2026-02-05T19:10:00Z"/>
          <w:rFonts w:asciiTheme="minorHAnsi" w:hAnsiTheme="minorHAnsi" w:cstheme="minorHAnsi"/>
          <w:sz w:val="20"/>
          <w:szCs w:val="20"/>
        </w:rPr>
      </w:pPr>
      <w:ins w:id="1094" w:author="Bigras, Louis-Philippe" w:date="2026-02-05T14:10:00Z" w16du:dateUtc="2026-02-05T19:10:00Z">
        <w:r w:rsidRPr="00A77976">
          <w:rPr>
            <w:rFonts w:asciiTheme="minorHAnsi" w:hAnsiTheme="minorHAnsi" w:cstheme="minorHAnsi"/>
            <w:sz w:val="20"/>
            <w:szCs w:val="20"/>
          </w:rPr>
          <w:t>Discovery &amp; Classification: Provider shall utilize Cloud DLP to generate "Data Profiles" that automatically classify and tag data assets based on sensitivity levels (e.g., "Public," "Internal," "Confidential," "Restricted").</w:t>
        </w:r>
      </w:ins>
    </w:p>
    <w:p w14:paraId="3F300B39" w14:textId="77777777" w:rsidR="00A77976" w:rsidRDefault="00A77976" w:rsidP="00A77976">
      <w:pPr>
        <w:pStyle w:val="Paragraphedeliste"/>
        <w:numPr>
          <w:ilvl w:val="3"/>
          <w:numId w:val="101"/>
        </w:numPr>
        <w:spacing w:before="120"/>
        <w:rPr>
          <w:ins w:id="1095" w:author="Bigras, Louis-Philippe" w:date="2026-02-05T14:10:00Z" w16du:dateUtc="2026-02-05T19:10:00Z"/>
          <w:rFonts w:asciiTheme="minorHAnsi" w:hAnsiTheme="minorHAnsi" w:cstheme="minorHAnsi"/>
          <w:sz w:val="20"/>
          <w:szCs w:val="20"/>
        </w:rPr>
      </w:pPr>
      <w:ins w:id="1096" w:author="Bigras, Louis-Philippe" w:date="2026-02-05T14:10:00Z" w16du:dateUtc="2026-02-05T19:10:00Z">
        <w:r w:rsidRPr="00A77976">
          <w:rPr>
            <w:rFonts w:asciiTheme="minorHAnsi" w:hAnsiTheme="minorHAnsi" w:cstheme="minorHAnsi"/>
            <w:sz w:val="20"/>
            <w:szCs w:val="20"/>
          </w:rPr>
          <w:t>De-Identification: Where requested by Client for non-production environments, Provider shall configure Cloud DLP de-identification templates to automatically mask or tokenise sensitive data.</w:t>
        </w:r>
      </w:ins>
    </w:p>
    <w:p w14:paraId="312B668B" w14:textId="77777777" w:rsidR="00DB3C72" w:rsidRDefault="00DB3C72" w:rsidP="00EE492D">
      <w:pPr>
        <w:pStyle w:val="Paragraphedeliste"/>
        <w:numPr>
          <w:ilvl w:val="2"/>
          <w:numId w:val="101"/>
        </w:numPr>
        <w:spacing w:before="120"/>
        <w:rPr>
          <w:ins w:id="1097" w:author="Bigras, Louis-Philippe" w:date="2026-02-05T14:10:00Z" w16du:dateUtc="2026-02-05T19:10:00Z"/>
          <w:rFonts w:asciiTheme="minorHAnsi" w:hAnsiTheme="minorHAnsi" w:cstheme="minorHAnsi"/>
          <w:sz w:val="20"/>
          <w:szCs w:val="20"/>
        </w:rPr>
      </w:pPr>
      <w:ins w:id="1098" w:author="Bigras, Louis-Philippe" w:date="2026-02-05T14:10:00Z" w16du:dateUtc="2026-02-05T19:10:00Z">
        <w:r>
          <w:rPr>
            <w:rFonts w:asciiTheme="minorHAnsi" w:hAnsiTheme="minorHAnsi" w:cstheme="minorHAnsi"/>
            <w:sz w:val="20"/>
            <w:szCs w:val="20"/>
          </w:rPr>
          <w:t>Data Exfiltration Monitoring (Data Layer)</w:t>
        </w:r>
      </w:ins>
    </w:p>
    <w:p w14:paraId="6909BE5B" w14:textId="77777777" w:rsidR="00D80447" w:rsidRPr="00D80447" w:rsidRDefault="00D80447" w:rsidP="00D80447">
      <w:pPr>
        <w:pStyle w:val="Paragraphedeliste"/>
        <w:numPr>
          <w:ilvl w:val="3"/>
          <w:numId w:val="101"/>
        </w:numPr>
        <w:spacing w:before="120"/>
        <w:rPr>
          <w:ins w:id="1099" w:author="Bigras, Louis-Philippe" w:date="2026-02-05T14:10:00Z" w16du:dateUtc="2026-02-05T19:10:00Z"/>
          <w:rFonts w:asciiTheme="minorHAnsi" w:hAnsiTheme="minorHAnsi" w:cstheme="minorHAnsi"/>
          <w:sz w:val="20"/>
          <w:szCs w:val="20"/>
        </w:rPr>
      </w:pPr>
      <w:ins w:id="1100" w:author="Bigras, Louis-Philippe" w:date="2026-02-05T14:10:00Z" w16du:dateUtc="2026-02-05T19:10:00Z">
        <w:r w:rsidRPr="00D80447">
          <w:rPr>
            <w:rFonts w:asciiTheme="minorHAnsi" w:hAnsiTheme="minorHAnsi" w:cstheme="minorHAnsi"/>
            <w:sz w:val="20"/>
            <w:szCs w:val="20"/>
          </w:rPr>
          <w:t>Egress Volume Monitoring: Distinct from network firewalling, Provider shall configure alerts within Cloud Monitoring to trigger if data egress volumes from specific High-Availability Projects exceed [</w:t>
        </w:r>
        <w:r w:rsidRPr="002476DF">
          <w:rPr>
            <w:rFonts w:asciiTheme="minorHAnsi" w:hAnsiTheme="minorHAnsi" w:cstheme="minorHAnsi"/>
            <w:sz w:val="20"/>
            <w:szCs w:val="20"/>
            <w:highlight w:val="yellow"/>
          </w:rPr>
          <w:t>Client Defined Threshold</w:t>
        </w:r>
        <w:r w:rsidRPr="00D80447">
          <w:rPr>
            <w:rFonts w:asciiTheme="minorHAnsi" w:hAnsiTheme="minorHAnsi" w:cstheme="minorHAnsi"/>
            <w:sz w:val="20"/>
            <w:szCs w:val="20"/>
          </w:rPr>
          <w:t>] GB in a defined time window.</w:t>
        </w:r>
      </w:ins>
    </w:p>
    <w:p w14:paraId="35D89D6C" w14:textId="77777777" w:rsidR="00DB3C72" w:rsidRPr="00EE492D" w:rsidRDefault="00D80447" w:rsidP="00D80447">
      <w:pPr>
        <w:pStyle w:val="Paragraphedeliste"/>
        <w:numPr>
          <w:ilvl w:val="3"/>
          <w:numId w:val="101"/>
        </w:numPr>
        <w:spacing w:before="120"/>
        <w:rPr>
          <w:ins w:id="1101" w:author="Bigras, Louis-Philippe" w:date="2026-02-05T14:10:00Z" w16du:dateUtc="2026-02-05T19:10:00Z"/>
          <w:rFonts w:asciiTheme="minorHAnsi" w:hAnsiTheme="minorHAnsi" w:cstheme="minorHAnsi"/>
          <w:sz w:val="20"/>
          <w:szCs w:val="20"/>
        </w:rPr>
      </w:pPr>
      <w:ins w:id="1102" w:author="Bigras, Louis-Philippe" w:date="2026-02-05T14:10:00Z" w16du:dateUtc="2026-02-05T19:10:00Z">
        <w:r w:rsidRPr="00D80447">
          <w:rPr>
            <w:rFonts w:asciiTheme="minorHAnsi" w:hAnsiTheme="minorHAnsi" w:cstheme="minorHAnsi"/>
            <w:sz w:val="20"/>
            <w:szCs w:val="20"/>
          </w:rPr>
          <w:t>BigQuery Exfiltration Controls: Provider shall enforce IAM controls that prevent the "Export" of BigQuery tables to external locations unless explicitly whitelisted.</w:t>
        </w:r>
      </w:ins>
    </w:p>
    <w:p w14:paraId="521C1572" w14:textId="378AA43A" w:rsidR="004C70B4" w:rsidRDefault="004C70B4" w:rsidP="004C70B4">
      <w:pPr>
        <w:pStyle w:val="Corpsdetexte"/>
        <w:numPr>
          <w:ilvl w:val="0"/>
          <w:numId w:val="268"/>
        </w:numPr>
        <w:spacing w:before="120"/>
        <w:ind w:hanging="357"/>
        <w:rPr>
          <w:ins w:id="1103" w:author="Bigras, Louis-Philippe" w:date="2026-02-05T14:10:00Z" w16du:dateUtc="2026-02-05T19:10:00Z"/>
        </w:rPr>
      </w:pPr>
      <w:commentRangeStart w:id="1104"/>
      <w:ins w:id="1105" w:author="Bigras, Louis-Philippe" w:date="2026-02-05T14:10:00Z" w16du:dateUtc="2026-02-05T19:10:00Z">
        <w:r>
          <w:t>Resiliency &amp; Data Recovery</w:t>
        </w:r>
      </w:ins>
      <w:commentRangeEnd w:id="1104"/>
      <w:ins w:id="1106" w:author="Bigras, Louis-Philippe" w:date="2026-02-26T15:21:00Z" w16du:dateUtc="2026-02-26T20:21:00Z">
        <w:r w:rsidR="00150977">
          <w:rPr>
            <w:rStyle w:val="Marquedecommentaire"/>
            <w:sz w:val="20"/>
            <w:szCs w:val="20"/>
          </w:rPr>
          <w:commentReference w:id="1104"/>
        </w:r>
      </w:ins>
    </w:p>
    <w:p w14:paraId="1A6F8EC2" w14:textId="77777777" w:rsidR="004C70B4" w:rsidRDefault="0054301A" w:rsidP="004C70B4">
      <w:pPr>
        <w:pStyle w:val="Paragraphedeliste"/>
        <w:numPr>
          <w:ilvl w:val="2"/>
          <w:numId w:val="101"/>
        </w:numPr>
        <w:spacing w:before="120"/>
        <w:rPr>
          <w:ins w:id="1108" w:author="Bigras, Louis-Philippe" w:date="2026-02-05T14:10:00Z" w16du:dateUtc="2026-02-05T19:10:00Z"/>
          <w:rFonts w:asciiTheme="minorHAnsi" w:hAnsiTheme="minorHAnsi" w:cstheme="minorHAnsi"/>
          <w:sz w:val="20"/>
          <w:szCs w:val="20"/>
        </w:rPr>
      </w:pPr>
      <w:ins w:id="1109" w:author="Bigras, Louis-Philippe" w:date="2026-02-05T14:10:00Z" w16du:dateUtc="2026-02-05T19:10:00Z">
        <w:r>
          <w:rPr>
            <w:rFonts w:asciiTheme="minorHAnsi" w:hAnsiTheme="minorHAnsi" w:cstheme="minorHAnsi"/>
            <w:sz w:val="20"/>
            <w:szCs w:val="20"/>
          </w:rPr>
          <w:t>Backup Operations &amp; Integrity</w:t>
        </w:r>
      </w:ins>
    </w:p>
    <w:p w14:paraId="44C461DF" w14:textId="77777777" w:rsidR="00512F32" w:rsidRPr="00512F32" w:rsidRDefault="00512F32" w:rsidP="00512F32">
      <w:pPr>
        <w:pStyle w:val="Paragraphedeliste"/>
        <w:numPr>
          <w:ilvl w:val="3"/>
          <w:numId w:val="101"/>
        </w:numPr>
        <w:spacing w:before="120"/>
        <w:rPr>
          <w:ins w:id="1110" w:author="Bigras, Louis-Philippe" w:date="2026-02-05T14:10:00Z" w16du:dateUtc="2026-02-05T19:10:00Z"/>
          <w:rFonts w:asciiTheme="minorHAnsi" w:hAnsiTheme="minorHAnsi" w:cstheme="minorHAnsi"/>
          <w:sz w:val="20"/>
          <w:szCs w:val="20"/>
        </w:rPr>
      </w:pPr>
      <w:ins w:id="1111" w:author="Bigras, Louis-Philippe" w:date="2026-02-05T14:10:00Z" w16du:dateUtc="2026-02-05T19:10:00Z">
        <w:r w:rsidRPr="00512F32">
          <w:rPr>
            <w:rFonts w:asciiTheme="minorHAnsi" w:hAnsiTheme="minorHAnsi" w:cstheme="minorHAnsi"/>
            <w:sz w:val="20"/>
            <w:szCs w:val="20"/>
          </w:rPr>
          <w:t>Scope: Provider shall configure and maintain automated backup schedules for all stateful components, including Compute Engine Persistent Disks, Cloud SQL instances, and designated Cloud Storage buckets.</w:t>
        </w:r>
      </w:ins>
    </w:p>
    <w:p w14:paraId="3CEB8719" w14:textId="12713D2F" w:rsidR="00512F32" w:rsidRPr="00512F32" w:rsidRDefault="00512F32" w:rsidP="00512F32">
      <w:pPr>
        <w:pStyle w:val="Paragraphedeliste"/>
        <w:numPr>
          <w:ilvl w:val="3"/>
          <w:numId w:val="101"/>
        </w:numPr>
        <w:spacing w:before="120"/>
        <w:rPr>
          <w:ins w:id="1112" w:author="Bigras, Louis-Philippe" w:date="2026-02-05T14:10:00Z" w16du:dateUtc="2026-02-05T19:10:00Z"/>
          <w:rFonts w:asciiTheme="minorHAnsi" w:hAnsiTheme="minorHAnsi" w:cstheme="minorHAnsi"/>
          <w:sz w:val="20"/>
          <w:szCs w:val="20"/>
        </w:rPr>
      </w:pPr>
      <w:commentRangeStart w:id="1113"/>
      <w:ins w:id="1114" w:author="Bigras, Louis-Philippe" w:date="2026-02-05T14:10:00Z" w16du:dateUtc="2026-02-05T19:10:00Z">
        <w:r w:rsidRPr="00512F32">
          <w:rPr>
            <w:rFonts w:asciiTheme="minorHAnsi" w:hAnsiTheme="minorHAnsi" w:cstheme="minorHAnsi"/>
            <w:sz w:val="20"/>
            <w:szCs w:val="20"/>
          </w:rPr>
          <w:t>Encryption</w:t>
        </w:r>
      </w:ins>
      <w:commentRangeEnd w:id="1113"/>
      <w:r w:rsidR="005221B7" w:rsidRPr="00512F32">
        <w:rPr>
          <w:rStyle w:val="Marquedecommentaire"/>
          <w:rFonts w:asciiTheme="minorHAnsi" w:hAnsiTheme="minorHAnsi" w:cstheme="minorHAnsi"/>
          <w:sz w:val="20"/>
          <w:szCs w:val="20"/>
        </w:rPr>
        <w:commentReference w:id="1113"/>
      </w:r>
      <w:ins w:id="1116" w:author="Bigras, Louis-Philippe" w:date="2026-02-05T14:10:00Z" w16du:dateUtc="2026-02-05T19:10:00Z">
        <w:r w:rsidRPr="00512F32">
          <w:rPr>
            <w:rFonts w:asciiTheme="minorHAnsi" w:hAnsiTheme="minorHAnsi" w:cstheme="minorHAnsi"/>
            <w:sz w:val="20"/>
            <w:szCs w:val="20"/>
          </w:rPr>
          <w:t>: All backup artifacts must be encrypted at rest</w:t>
        </w:r>
        <w:r w:rsidR="00FA55BC">
          <w:rPr>
            <w:rFonts w:asciiTheme="minorHAnsi" w:hAnsiTheme="minorHAnsi" w:cstheme="minorHAnsi"/>
            <w:sz w:val="20"/>
            <w:szCs w:val="20"/>
          </w:rPr>
          <w:t xml:space="preserve">. </w:t>
        </w:r>
      </w:ins>
    </w:p>
    <w:p w14:paraId="32AA90D1" w14:textId="77777777" w:rsidR="00512F32" w:rsidRDefault="00512F32" w:rsidP="00512F32">
      <w:pPr>
        <w:pStyle w:val="Paragraphedeliste"/>
        <w:numPr>
          <w:ilvl w:val="3"/>
          <w:numId w:val="101"/>
        </w:numPr>
        <w:spacing w:before="120"/>
        <w:rPr>
          <w:ins w:id="1117" w:author="Bigras, Louis-Philippe" w:date="2026-02-05T14:10:00Z" w16du:dateUtc="2026-02-05T19:10:00Z"/>
          <w:rFonts w:asciiTheme="minorHAnsi" w:hAnsiTheme="minorHAnsi" w:cstheme="minorHAnsi"/>
          <w:sz w:val="20"/>
          <w:szCs w:val="20"/>
        </w:rPr>
      </w:pPr>
      <w:ins w:id="1118" w:author="Bigras, Louis-Philippe" w:date="2026-02-05T14:10:00Z" w16du:dateUtc="2026-02-05T19:10:00Z">
        <w:r w:rsidRPr="00512F32">
          <w:rPr>
            <w:rFonts w:asciiTheme="minorHAnsi" w:hAnsiTheme="minorHAnsi" w:cstheme="minorHAnsi"/>
            <w:sz w:val="20"/>
            <w:szCs w:val="20"/>
          </w:rPr>
          <w:t xml:space="preserve">Failures: Backup failures must be treated as </w:t>
        </w:r>
        <w:r w:rsidRPr="00FA55BC">
          <w:rPr>
            <w:rFonts w:asciiTheme="minorHAnsi" w:hAnsiTheme="minorHAnsi" w:cstheme="minorHAnsi"/>
            <w:sz w:val="20"/>
            <w:szCs w:val="20"/>
            <w:highlight w:val="yellow"/>
          </w:rPr>
          <w:t>Priority 2 Incidents</w:t>
        </w:r>
        <w:r w:rsidRPr="00512F32">
          <w:rPr>
            <w:rFonts w:asciiTheme="minorHAnsi" w:hAnsiTheme="minorHAnsi" w:cstheme="minorHAnsi"/>
            <w:sz w:val="20"/>
            <w:szCs w:val="20"/>
          </w:rPr>
          <w:t xml:space="preserve">. Provider must remediate the failure and trigger a successful manual backup within </w:t>
        </w:r>
        <w:r w:rsidRPr="00FA55BC">
          <w:rPr>
            <w:rFonts w:asciiTheme="minorHAnsi" w:hAnsiTheme="minorHAnsi" w:cstheme="minorHAnsi"/>
            <w:sz w:val="20"/>
            <w:szCs w:val="20"/>
            <w:highlight w:val="yellow"/>
          </w:rPr>
          <w:t>12</w:t>
        </w:r>
        <w:r w:rsidRPr="00512F32">
          <w:rPr>
            <w:rFonts w:asciiTheme="minorHAnsi" w:hAnsiTheme="minorHAnsi" w:cstheme="minorHAnsi"/>
            <w:sz w:val="20"/>
            <w:szCs w:val="20"/>
          </w:rPr>
          <w:t xml:space="preserve"> hours of the failure notification.</w:t>
        </w:r>
      </w:ins>
    </w:p>
    <w:p w14:paraId="54826762" w14:textId="77777777" w:rsidR="0054301A" w:rsidRDefault="0054301A" w:rsidP="004C70B4">
      <w:pPr>
        <w:pStyle w:val="Paragraphedeliste"/>
        <w:numPr>
          <w:ilvl w:val="2"/>
          <w:numId w:val="101"/>
        </w:numPr>
        <w:spacing w:before="120"/>
        <w:rPr>
          <w:ins w:id="1119" w:author="Bigras, Louis-Philippe" w:date="2026-02-05T14:10:00Z" w16du:dateUtc="2026-02-05T19:10:00Z"/>
          <w:rFonts w:asciiTheme="minorHAnsi" w:hAnsiTheme="minorHAnsi" w:cstheme="minorHAnsi"/>
          <w:sz w:val="20"/>
          <w:szCs w:val="20"/>
        </w:rPr>
      </w:pPr>
      <w:ins w:id="1120" w:author="Bigras, Louis-Philippe" w:date="2026-02-05T14:10:00Z" w16du:dateUtc="2026-02-05T19:10:00Z">
        <w:r>
          <w:rPr>
            <w:rFonts w:asciiTheme="minorHAnsi" w:hAnsiTheme="minorHAnsi" w:cstheme="minorHAnsi"/>
            <w:sz w:val="20"/>
            <w:szCs w:val="20"/>
          </w:rPr>
          <w:t>Ransomware Protection</w:t>
        </w:r>
      </w:ins>
    </w:p>
    <w:p w14:paraId="29C5030E" w14:textId="77777777" w:rsidR="004213CB" w:rsidRPr="004213CB" w:rsidRDefault="004213CB" w:rsidP="004213CB">
      <w:pPr>
        <w:pStyle w:val="Paragraphedeliste"/>
        <w:numPr>
          <w:ilvl w:val="3"/>
          <w:numId w:val="101"/>
        </w:numPr>
        <w:spacing w:before="120"/>
        <w:rPr>
          <w:ins w:id="1121" w:author="Bigras, Louis-Philippe" w:date="2026-02-05T14:10:00Z" w16du:dateUtc="2026-02-05T19:10:00Z"/>
          <w:rFonts w:asciiTheme="minorHAnsi" w:hAnsiTheme="minorHAnsi" w:cstheme="minorHAnsi"/>
          <w:sz w:val="20"/>
          <w:szCs w:val="20"/>
        </w:rPr>
      </w:pPr>
      <w:ins w:id="1122" w:author="Bigras, Louis-Philippe" w:date="2026-02-05T14:10:00Z" w16du:dateUtc="2026-02-05T19:10:00Z">
        <w:r w:rsidRPr="004213CB">
          <w:rPr>
            <w:rFonts w:asciiTheme="minorHAnsi" w:hAnsiTheme="minorHAnsi" w:cstheme="minorHAnsi"/>
            <w:sz w:val="20"/>
            <w:szCs w:val="20"/>
          </w:rPr>
          <w:t>Immutable Storage: To protect against ransomware and malicious deletion, Provider shall store critical backups in a "Locked" Cloud Storage Bucket (or equivalent "Backup Vault") with Bucket Lock (Retention Policy) enabled.</w:t>
        </w:r>
      </w:ins>
    </w:p>
    <w:p w14:paraId="0612EB82" w14:textId="77777777" w:rsidR="004213CB" w:rsidRPr="004213CB" w:rsidRDefault="004213CB" w:rsidP="004213CB">
      <w:pPr>
        <w:pStyle w:val="Paragraphedeliste"/>
        <w:numPr>
          <w:ilvl w:val="3"/>
          <w:numId w:val="101"/>
        </w:numPr>
        <w:spacing w:before="120"/>
        <w:rPr>
          <w:ins w:id="1123" w:author="Bigras, Louis-Philippe" w:date="2026-02-05T14:10:00Z" w16du:dateUtc="2026-02-05T19:10:00Z"/>
          <w:rFonts w:asciiTheme="minorHAnsi" w:hAnsiTheme="minorHAnsi" w:cstheme="minorHAnsi"/>
          <w:sz w:val="20"/>
          <w:szCs w:val="20"/>
        </w:rPr>
      </w:pPr>
      <w:ins w:id="1124" w:author="Bigras, Louis-Philippe" w:date="2026-02-05T14:10:00Z" w16du:dateUtc="2026-02-05T19:10:00Z">
        <w:r w:rsidRPr="004213CB">
          <w:rPr>
            <w:rFonts w:asciiTheme="minorHAnsi" w:hAnsiTheme="minorHAnsi" w:cstheme="minorHAnsi"/>
            <w:sz w:val="20"/>
            <w:szCs w:val="20"/>
          </w:rPr>
          <w:t xml:space="preserve">Retention Period: Data in the locked bucket must be technically un-deletable and un-modifiable for a minimum of </w:t>
        </w:r>
        <w:r w:rsidRPr="008079C7">
          <w:rPr>
            <w:rFonts w:asciiTheme="minorHAnsi" w:hAnsiTheme="minorHAnsi" w:cstheme="minorHAnsi"/>
            <w:sz w:val="20"/>
            <w:szCs w:val="20"/>
            <w:highlight w:val="yellow"/>
          </w:rPr>
          <w:t>14</w:t>
        </w:r>
        <w:r w:rsidRPr="004213CB">
          <w:rPr>
            <w:rFonts w:asciiTheme="minorHAnsi" w:hAnsiTheme="minorHAnsi" w:cstheme="minorHAnsi"/>
            <w:sz w:val="20"/>
            <w:szCs w:val="20"/>
          </w:rPr>
          <w:t xml:space="preserve"> days, even by accounts with "Owner" or "Organization Admin" privileges.</w:t>
        </w:r>
      </w:ins>
    </w:p>
    <w:p w14:paraId="1EE18F47" w14:textId="77777777" w:rsidR="004213CB" w:rsidRDefault="004213CB" w:rsidP="004213CB">
      <w:pPr>
        <w:pStyle w:val="Paragraphedeliste"/>
        <w:numPr>
          <w:ilvl w:val="3"/>
          <w:numId w:val="101"/>
        </w:numPr>
        <w:spacing w:before="120"/>
        <w:rPr>
          <w:ins w:id="1125" w:author="Bigras, Louis-Philippe" w:date="2026-02-05T14:10:00Z" w16du:dateUtc="2026-02-05T19:10:00Z"/>
          <w:rFonts w:asciiTheme="minorHAnsi" w:hAnsiTheme="minorHAnsi" w:cstheme="minorHAnsi"/>
          <w:sz w:val="20"/>
          <w:szCs w:val="20"/>
        </w:rPr>
      </w:pPr>
      <w:ins w:id="1126" w:author="Bigras, Louis-Philippe" w:date="2026-02-05T14:10:00Z" w16du:dateUtc="2026-02-05T19:10:00Z">
        <w:r w:rsidRPr="004213CB">
          <w:rPr>
            <w:rFonts w:asciiTheme="minorHAnsi" w:hAnsiTheme="minorHAnsi" w:cstheme="minorHAnsi"/>
            <w:sz w:val="20"/>
            <w:szCs w:val="20"/>
          </w:rPr>
          <w:t>Separation of Duties: Where technically feasible, backup artifacts shall be stored in a separate GCP Project or isolated location distinct from the production workload.</w:t>
        </w:r>
      </w:ins>
    </w:p>
    <w:p w14:paraId="4E426159" w14:textId="77777777" w:rsidR="0054301A" w:rsidRDefault="0054301A" w:rsidP="004C70B4">
      <w:pPr>
        <w:pStyle w:val="Paragraphedeliste"/>
        <w:numPr>
          <w:ilvl w:val="2"/>
          <w:numId w:val="101"/>
        </w:numPr>
        <w:spacing w:before="120"/>
        <w:rPr>
          <w:ins w:id="1127" w:author="Bigras, Louis-Philippe" w:date="2026-02-05T14:10:00Z" w16du:dateUtc="2026-02-05T19:10:00Z"/>
          <w:rFonts w:asciiTheme="minorHAnsi" w:hAnsiTheme="minorHAnsi" w:cstheme="minorHAnsi"/>
          <w:sz w:val="20"/>
          <w:szCs w:val="20"/>
        </w:rPr>
      </w:pPr>
      <w:ins w:id="1128" w:author="Bigras, Louis-Philippe" w:date="2026-02-05T14:10:00Z" w16du:dateUtc="2026-02-05T19:10:00Z">
        <w:r>
          <w:rPr>
            <w:rFonts w:asciiTheme="minorHAnsi" w:hAnsiTheme="minorHAnsi" w:cstheme="minorHAnsi"/>
            <w:sz w:val="20"/>
            <w:szCs w:val="20"/>
          </w:rPr>
          <w:t>Restoration Testing</w:t>
        </w:r>
      </w:ins>
    </w:p>
    <w:p w14:paraId="639D62E7" w14:textId="77777777" w:rsidR="009E5684" w:rsidRPr="009E5684" w:rsidRDefault="009E5684" w:rsidP="009E5684">
      <w:pPr>
        <w:pStyle w:val="Paragraphedeliste"/>
        <w:numPr>
          <w:ilvl w:val="3"/>
          <w:numId w:val="101"/>
        </w:numPr>
        <w:spacing w:before="120"/>
        <w:rPr>
          <w:ins w:id="1129" w:author="Bigras, Louis-Philippe" w:date="2026-02-05T14:10:00Z" w16du:dateUtc="2026-02-05T19:10:00Z"/>
          <w:rFonts w:asciiTheme="minorHAnsi" w:hAnsiTheme="minorHAnsi" w:cstheme="minorHAnsi"/>
          <w:sz w:val="20"/>
          <w:szCs w:val="20"/>
        </w:rPr>
      </w:pPr>
      <w:ins w:id="1130" w:author="Bigras, Louis-Philippe" w:date="2026-02-05T14:10:00Z" w16du:dateUtc="2026-02-05T19:10:00Z">
        <w:r>
          <w:rPr>
            <w:rFonts w:asciiTheme="minorHAnsi" w:hAnsiTheme="minorHAnsi" w:cstheme="minorHAnsi"/>
            <w:sz w:val="20"/>
            <w:szCs w:val="20"/>
          </w:rPr>
          <w:t>R</w:t>
        </w:r>
        <w:r w:rsidRPr="009E5684">
          <w:rPr>
            <w:rFonts w:asciiTheme="minorHAnsi" w:hAnsiTheme="minorHAnsi" w:cstheme="minorHAnsi"/>
            <w:sz w:val="20"/>
            <w:szCs w:val="20"/>
          </w:rPr>
          <w:t>outine Testing: Provider shall perform a "Test Restore" of a random sampling of critical assets on a [</w:t>
        </w:r>
        <w:r w:rsidRPr="009E5684">
          <w:rPr>
            <w:rFonts w:asciiTheme="minorHAnsi" w:hAnsiTheme="minorHAnsi" w:cstheme="minorHAnsi"/>
            <w:sz w:val="20"/>
            <w:szCs w:val="20"/>
            <w:highlight w:val="yellow"/>
          </w:rPr>
          <w:t>Quarterly</w:t>
        </w:r>
        <w:r w:rsidRPr="009E5684">
          <w:rPr>
            <w:rFonts w:asciiTheme="minorHAnsi" w:hAnsiTheme="minorHAnsi" w:cstheme="minorHAnsi"/>
            <w:sz w:val="20"/>
            <w:szCs w:val="20"/>
          </w:rPr>
          <w:t>] basis to verify data integrity.</w:t>
        </w:r>
      </w:ins>
    </w:p>
    <w:p w14:paraId="27E83460" w14:textId="77777777" w:rsidR="00B551E3" w:rsidRDefault="009E5684" w:rsidP="009E5684">
      <w:pPr>
        <w:pStyle w:val="Paragraphedeliste"/>
        <w:numPr>
          <w:ilvl w:val="3"/>
          <w:numId w:val="101"/>
        </w:numPr>
        <w:spacing w:before="120"/>
        <w:rPr>
          <w:ins w:id="1131" w:author="Bigras, Louis-Philippe" w:date="2026-02-05T14:10:00Z" w16du:dateUtc="2026-02-05T19:10:00Z"/>
          <w:rFonts w:asciiTheme="minorHAnsi" w:hAnsiTheme="minorHAnsi" w:cstheme="minorBidi"/>
          <w:sz w:val="20"/>
          <w:szCs w:val="20"/>
        </w:rPr>
      </w:pPr>
      <w:ins w:id="1132" w:author="Bigras, Louis-Philippe" w:date="2026-02-05T14:10:00Z" w16du:dateUtc="2026-02-05T19:10:00Z">
        <w:r w:rsidRPr="009E5684">
          <w:rPr>
            <w:rFonts w:asciiTheme="minorHAnsi" w:hAnsiTheme="minorHAnsi" w:cstheme="minorHAnsi"/>
            <w:sz w:val="20"/>
            <w:szCs w:val="20"/>
          </w:rPr>
          <w:t>Reporting: Provider shall submit a Backup Integrity Report to Client quarterly, documenting the success/failure of these test restores.</w:t>
        </w:r>
      </w:ins>
    </w:p>
    <w:p w14:paraId="122E1567" w14:textId="77777777" w:rsidR="0054301A" w:rsidRDefault="0054301A" w:rsidP="004C70B4">
      <w:pPr>
        <w:pStyle w:val="Paragraphedeliste"/>
        <w:numPr>
          <w:ilvl w:val="2"/>
          <w:numId w:val="101"/>
        </w:numPr>
        <w:spacing w:before="120"/>
        <w:rPr>
          <w:ins w:id="1133" w:author="Bigras, Louis-Philippe" w:date="2026-02-05T14:10:00Z" w16du:dateUtc="2026-02-05T19:10:00Z"/>
          <w:rFonts w:asciiTheme="minorHAnsi" w:hAnsiTheme="minorHAnsi" w:cstheme="minorHAnsi"/>
          <w:sz w:val="20"/>
          <w:szCs w:val="20"/>
        </w:rPr>
      </w:pPr>
      <w:ins w:id="1134" w:author="Bigras, Louis-Philippe" w:date="2026-02-05T14:10:00Z" w16du:dateUtc="2026-02-05T19:10:00Z">
        <w:r>
          <w:rPr>
            <w:rFonts w:asciiTheme="minorHAnsi" w:hAnsiTheme="minorHAnsi" w:cstheme="minorHAnsi"/>
            <w:sz w:val="20"/>
            <w:szCs w:val="20"/>
          </w:rPr>
          <w:t>Disaster Recovery</w:t>
        </w:r>
        <w:r w:rsidR="00512F32">
          <w:rPr>
            <w:rFonts w:asciiTheme="minorHAnsi" w:hAnsiTheme="minorHAnsi" w:cstheme="minorHAnsi"/>
            <w:sz w:val="20"/>
            <w:szCs w:val="20"/>
          </w:rPr>
          <w:t xml:space="preserve"> Support</w:t>
        </w:r>
      </w:ins>
    </w:p>
    <w:p w14:paraId="0CF7D1AF" w14:textId="77777777" w:rsidR="004A5617" w:rsidRPr="004A5617" w:rsidRDefault="004A5617" w:rsidP="004A5617">
      <w:pPr>
        <w:pStyle w:val="Paragraphedeliste"/>
        <w:numPr>
          <w:ilvl w:val="3"/>
          <w:numId w:val="101"/>
        </w:numPr>
        <w:spacing w:before="120"/>
        <w:rPr>
          <w:ins w:id="1135" w:author="Bigras, Louis-Philippe" w:date="2026-02-05T14:10:00Z" w16du:dateUtc="2026-02-05T19:10:00Z"/>
          <w:rFonts w:asciiTheme="minorHAnsi" w:hAnsiTheme="minorHAnsi" w:cstheme="minorHAnsi"/>
          <w:sz w:val="20"/>
          <w:szCs w:val="20"/>
        </w:rPr>
      </w:pPr>
      <w:ins w:id="1136" w:author="Bigras, Louis-Philippe" w:date="2026-02-05T14:10:00Z" w16du:dateUtc="2026-02-05T19:10:00Z">
        <w:r w:rsidRPr="004A5617">
          <w:rPr>
            <w:rFonts w:asciiTheme="minorHAnsi" w:hAnsiTheme="minorHAnsi" w:cstheme="minorHAnsi"/>
            <w:sz w:val="20"/>
            <w:szCs w:val="20"/>
          </w:rPr>
          <w:t>DR Runbooks: Provider shall maintain up-to-date "Technical Recovery Runbooks" (Infrastructure-as-Code scripts or manual procedures) required to re-hydrate the GCP environment in a secondary region.</w:t>
        </w:r>
      </w:ins>
    </w:p>
    <w:p w14:paraId="1A33E212" w14:textId="77777777" w:rsidR="004A5617" w:rsidRPr="004C70B4" w:rsidRDefault="004A5617" w:rsidP="004A5617">
      <w:pPr>
        <w:pStyle w:val="Paragraphedeliste"/>
        <w:numPr>
          <w:ilvl w:val="3"/>
          <w:numId w:val="101"/>
        </w:numPr>
        <w:spacing w:before="120"/>
        <w:rPr>
          <w:ins w:id="1137" w:author="Bigras, Louis-Philippe" w:date="2026-01-22T09:18:00Z" w16du:dateUtc="2026-01-22T14:18:00Z"/>
          <w:rFonts w:asciiTheme="minorHAnsi" w:hAnsiTheme="minorHAnsi" w:cstheme="minorHAnsi"/>
          <w:sz w:val="20"/>
          <w:szCs w:val="20"/>
        </w:rPr>
      </w:pPr>
      <w:ins w:id="1138" w:author="Bigras, Louis-Philippe" w:date="2026-02-05T14:10:00Z" w16du:dateUtc="2026-02-05T19:10:00Z">
        <w:r w:rsidRPr="004A5617">
          <w:rPr>
            <w:rFonts w:asciiTheme="minorHAnsi" w:hAnsiTheme="minorHAnsi" w:cstheme="minorHAnsi"/>
            <w:sz w:val="20"/>
            <w:szCs w:val="20"/>
          </w:rPr>
          <w:t xml:space="preserve">Annual Exercise: </w:t>
        </w:r>
        <w:r w:rsidRPr="004A5617">
          <w:rPr>
            <w:rFonts w:asciiTheme="minorHAnsi" w:hAnsiTheme="minorHAnsi" w:cstheme="minorHAnsi"/>
            <w:sz w:val="20"/>
            <w:szCs w:val="20"/>
            <w:highlight w:val="yellow"/>
          </w:rPr>
          <w:t>Provider shall actively participate in Client’s Annual Disaster Recovery Simulation</w:t>
        </w:r>
        <w:r w:rsidRPr="004A5617">
          <w:rPr>
            <w:rFonts w:asciiTheme="minorHAnsi" w:hAnsiTheme="minorHAnsi" w:cstheme="minorHAnsi"/>
            <w:sz w:val="20"/>
            <w:szCs w:val="20"/>
          </w:rPr>
          <w:t xml:space="preserve">. This includes allocating engineering resources to execute failover/failback </w:t>
        </w:r>
        <w:r w:rsidRPr="004A5617">
          <w:rPr>
            <w:rFonts w:asciiTheme="minorHAnsi" w:hAnsiTheme="minorHAnsi" w:cstheme="minorHAnsi"/>
            <w:sz w:val="20"/>
            <w:szCs w:val="20"/>
          </w:rPr>
          <w:lastRenderedPageBreak/>
          <w:t>procedures during the exercise window.</w:t>
        </w:r>
      </w:ins>
    </w:p>
    <w:p w14:paraId="19DBF85C" w14:textId="1D835AF1" w:rsidR="00E80E01" w:rsidRDefault="00E80E01" w:rsidP="00E80E01">
      <w:pPr>
        <w:rPr>
          <w:ins w:id="1139" w:author="Bigras, Louis-Philippe" w:date="2026-01-23T06:14:00Z" w16du:dateUtc="2026-01-23T11:14:00Z"/>
          <w:b/>
          <w:bCs/>
          <w:highlight w:val="cyan"/>
        </w:rPr>
      </w:pPr>
    </w:p>
    <w:p w14:paraId="185BD154" w14:textId="52585B93" w:rsidR="0094311C" w:rsidRPr="006615C6" w:rsidRDefault="00E80E01" w:rsidP="006615C6">
      <w:pPr>
        <w:pStyle w:val="Corpsdetexte"/>
        <w:ind w:left="720" w:right="244"/>
        <w:jc w:val="both"/>
        <w:rPr>
          <w:sz w:val="22"/>
          <w:szCs w:val="22"/>
        </w:rPr>
      </w:pPr>
      <w:r w:rsidRPr="006615C6">
        <w:rPr>
          <w:highlight w:val="cyan"/>
        </w:rPr>
        <w:t>--------------------&gt; DELETE STARTING HERE</w:t>
      </w:r>
    </w:p>
    <w:p w14:paraId="0E4B40D0" w14:textId="6DF53254" w:rsidR="00860C9F" w:rsidRPr="006615C6" w:rsidRDefault="00860C9F" w:rsidP="00860C9F">
      <w:pPr>
        <w:pStyle w:val="Paragraphedeliste"/>
        <w:numPr>
          <w:ilvl w:val="0"/>
          <w:numId w:val="112"/>
        </w:numPr>
        <w:rPr>
          <w:sz w:val="20"/>
          <w:szCs w:val="20"/>
        </w:rPr>
      </w:pPr>
      <w:r w:rsidRPr="006615C6">
        <w:rPr>
          <w:sz w:val="20"/>
          <w:szCs w:val="20"/>
        </w:rPr>
        <w:t xml:space="preserve">Identity and Access Management: </w:t>
      </w:r>
    </w:p>
    <w:p w14:paraId="780215D2" w14:textId="664C0570" w:rsidR="00860C9F" w:rsidRPr="00C54604" w:rsidRDefault="00860C9F" w:rsidP="00860C9F">
      <w:pPr>
        <w:pStyle w:val="Paragraphedeliste"/>
        <w:numPr>
          <w:ilvl w:val="1"/>
          <w:numId w:val="112"/>
        </w:numPr>
        <w:rPr>
          <w:b/>
          <w:sz w:val="20"/>
          <w:szCs w:val="20"/>
          <w:u w:val="single"/>
        </w:rPr>
      </w:pPr>
      <w:r w:rsidRPr="006615C6">
        <w:rPr>
          <w:sz w:val="20"/>
          <w:szCs w:val="20"/>
          <w:lang w:val="es-MX"/>
        </w:rPr>
        <w:t>Identity Management</w:t>
      </w:r>
    </w:p>
    <w:p w14:paraId="030C0437" w14:textId="09F27575" w:rsidR="00860C9F" w:rsidRPr="00C54604" w:rsidRDefault="00860C9F" w:rsidP="00860C9F">
      <w:pPr>
        <w:pStyle w:val="Paragraphedeliste"/>
        <w:numPr>
          <w:ilvl w:val="1"/>
          <w:numId w:val="112"/>
        </w:numPr>
        <w:rPr>
          <w:b/>
          <w:sz w:val="20"/>
          <w:szCs w:val="20"/>
          <w:u w:val="single"/>
        </w:rPr>
      </w:pPr>
      <w:r w:rsidRPr="006615C6">
        <w:rPr>
          <w:sz w:val="20"/>
          <w:szCs w:val="20"/>
          <w:lang w:val="es-MX"/>
        </w:rPr>
        <w:t>Access Management</w:t>
      </w:r>
    </w:p>
    <w:p w14:paraId="7F0A6D3F" w14:textId="0BD444B0" w:rsidR="00860C9F" w:rsidRPr="00C54604" w:rsidRDefault="00860C9F" w:rsidP="00860C9F">
      <w:pPr>
        <w:pStyle w:val="Paragraphedeliste"/>
        <w:numPr>
          <w:ilvl w:val="1"/>
          <w:numId w:val="112"/>
        </w:numPr>
        <w:rPr>
          <w:b/>
          <w:sz w:val="20"/>
          <w:szCs w:val="20"/>
          <w:u w:val="single"/>
        </w:rPr>
      </w:pPr>
      <w:r w:rsidRPr="006615C6">
        <w:rPr>
          <w:sz w:val="20"/>
          <w:szCs w:val="20"/>
          <w:lang w:val="es-MX"/>
        </w:rPr>
        <w:t>Directory Management</w:t>
      </w:r>
    </w:p>
    <w:p w14:paraId="4E0DFDBA" w14:textId="01DE3519" w:rsidR="00860C9F" w:rsidRPr="00C54604" w:rsidRDefault="00860C9F" w:rsidP="00860C9F">
      <w:pPr>
        <w:pStyle w:val="Paragraphedeliste"/>
        <w:numPr>
          <w:ilvl w:val="1"/>
          <w:numId w:val="112"/>
        </w:numPr>
        <w:rPr>
          <w:b/>
          <w:sz w:val="20"/>
          <w:szCs w:val="20"/>
          <w:u w:val="single"/>
        </w:rPr>
      </w:pPr>
      <w:r w:rsidRPr="006615C6">
        <w:rPr>
          <w:sz w:val="20"/>
          <w:szCs w:val="20"/>
          <w:lang w:val="es-MX"/>
        </w:rPr>
        <w:t>Secret Management</w:t>
      </w:r>
    </w:p>
    <w:p w14:paraId="09CBB273" w14:textId="6E61607C" w:rsidR="00860C9F" w:rsidRPr="006615C6" w:rsidRDefault="00860C9F" w:rsidP="00860C9F">
      <w:pPr>
        <w:pStyle w:val="Paragraphedeliste"/>
        <w:numPr>
          <w:ilvl w:val="1"/>
          <w:numId w:val="112"/>
        </w:numPr>
        <w:rPr>
          <w:sz w:val="20"/>
          <w:szCs w:val="20"/>
          <w:lang w:val="es-MX"/>
        </w:rPr>
      </w:pPr>
      <w:r w:rsidRPr="006615C6">
        <w:rPr>
          <w:sz w:val="20"/>
          <w:szCs w:val="20"/>
          <w:lang w:val="es-MX"/>
        </w:rPr>
        <w:t>IAM Compliance (Access Certification)</w:t>
      </w:r>
    </w:p>
    <w:p w14:paraId="0E79F45D" w14:textId="001789D1" w:rsidR="0078421C" w:rsidRPr="006615C6" w:rsidRDefault="0078421C" w:rsidP="0078421C">
      <w:pPr>
        <w:pStyle w:val="Paragraphedeliste"/>
        <w:numPr>
          <w:ilvl w:val="0"/>
          <w:numId w:val="112"/>
        </w:numPr>
        <w:rPr>
          <w:sz w:val="20"/>
          <w:szCs w:val="20"/>
        </w:rPr>
      </w:pPr>
      <w:r w:rsidRPr="006615C6">
        <w:rPr>
          <w:sz w:val="20"/>
          <w:szCs w:val="20"/>
        </w:rPr>
        <w:t>Protection Services (S</w:t>
      </w:r>
      <w:r w:rsidR="004714A3" w:rsidRPr="006615C6">
        <w:rPr>
          <w:sz w:val="20"/>
          <w:szCs w:val="20"/>
        </w:rPr>
        <w:t xml:space="preserve">ecurity </w:t>
      </w:r>
      <w:r w:rsidRPr="006615C6">
        <w:rPr>
          <w:sz w:val="20"/>
          <w:szCs w:val="20"/>
        </w:rPr>
        <w:t>O</w:t>
      </w:r>
      <w:r w:rsidR="004714A3" w:rsidRPr="006615C6">
        <w:rPr>
          <w:sz w:val="20"/>
          <w:szCs w:val="20"/>
        </w:rPr>
        <w:t xml:space="preserve">peration </w:t>
      </w:r>
      <w:r w:rsidRPr="006615C6">
        <w:rPr>
          <w:sz w:val="20"/>
          <w:szCs w:val="20"/>
        </w:rPr>
        <w:t>C</w:t>
      </w:r>
      <w:r w:rsidR="004714A3" w:rsidRPr="006615C6">
        <w:rPr>
          <w:sz w:val="20"/>
          <w:szCs w:val="20"/>
        </w:rPr>
        <w:t>enter</w:t>
      </w:r>
      <w:r w:rsidRPr="006615C6">
        <w:rPr>
          <w:sz w:val="20"/>
          <w:szCs w:val="20"/>
        </w:rPr>
        <w:t>)</w:t>
      </w:r>
    </w:p>
    <w:p w14:paraId="6E8DF1CB" w14:textId="29BD2285" w:rsidR="002E7319" w:rsidRPr="006615C6" w:rsidRDefault="002E7319" w:rsidP="002E7319">
      <w:pPr>
        <w:pStyle w:val="Paragraphedeliste"/>
        <w:numPr>
          <w:ilvl w:val="1"/>
          <w:numId w:val="112"/>
        </w:numPr>
        <w:rPr>
          <w:sz w:val="20"/>
          <w:szCs w:val="20"/>
        </w:rPr>
      </w:pPr>
      <w:r w:rsidRPr="006615C6">
        <w:rPr>
          <w:sz w:val="20"/>
          <w:szCs w:val="20"/>
        </w:rPr>
        <w:t>Vulnerability Management</w:t>
      </w:r>
    </w:p>
    <w:p w14:paraId="5342B3B2" w14:textId="1617AECE" w:rsidR="00F83C21" w:rsidRPr="006615C6" w:rsidRDefault="00F83C21" w:rsidP="006615C6">
      <w:pPr>
        <w:pStyle w:val="Paragraphedeliste"/>
        <w:numPr>
          <w:ilvl w:val="0"/>
          <w:numId w:val="112"/>
        </w:numPr>
        <w:rPr>
          <w:sz w:val="20"/>
          <w:szCs w:val="20"/>
        </w:rPr>
      </w:pPr>
      <w:r w:rsidRPr="006615C6">
        <w:rPr>
          <w:sz w:val="20"/>
          <w:szCs w:val="20"/>
        </w:rPr>
        <w:t>Endpoint protection</w:t>
      </w:r>
      <w:r w:rsidRPr="006615C6" w:rsidDel="00F83C21">
        <w:rPr>
          <w:sz w:val="20"/>
          <w:szCs w:val="20"/>
        </w:rPr>
        <w:t>,</w:t>
      </w:r>
    </w:p>
    <w:p w14:paraId="5A2DCC04" w14:textId="20E233EE" w:rsidR="00AF4174" w:rsidRPr="006615C6" w:rsidRDefault="00AF4174" w:rsidP="00FF2C98">
      <w:pPr>
        <w:pStyle w:val="Paragraphedeliste"/>
        <w:numPr>
          <w:ilvl w:val="1"/>
          <w:numId w:val="112"/>
        </w:numPr>
        <w:rPr>
          <w:sz w:val="20"/>
          <w:szCs w:val="20"/>
        </w:rPr>
      </w:pPr>
      <w:r w:rsidRPr="006615C6">
        <w:rPr>
          <w:sz w:val="20"/>
          <w:szCs w:val="20"/>
        </w:rPr>
        <w:t>Web application security</w:t>
      </w:r>
      <w:r w:rsidR="00730E2E" w:rsidRPr="006615C6">
        <w:rPr>
          <w:sz w:val="20"/>
          <w:szCs w:val="20"/>
        </w:rPr>
        <w:t xml:space="preserve"> (WAAP)</w:t>
      </w:r>
      <w:r w:rsidRPr="006615C6" w:rsidDel="00AF4174">
        <w:rPr>
          <w:sz w:val="20"/>
          <w:szCs w:val="20"/>
        </w:rPr>
        <w:t>,</w:t>
      </w:r>
    </w:p>
    <w:p w14:paraId="686FBE07" w14:textId="0B807272" w:rsidR="00E516C1" w:rsidRPr="006615C6" w:rsidRDefault="00E516C1" w:rsidP="00E516C1">
      <w:pPr>
        <w:pStyle w:val="Paragraphedeliste"/>
        <w:numPr>
          <w:ilvl w:val="1"/>
          <w:numId w:val="112"/>
        </w:numPr>
        <w:rPr>
          <w:sz w:val="20"/>
          <w:szCs w:val="20"/>
        </w:rPr>
      </w:pPr>
      <w:r w:rsidRPr="006615C6">
        <w:rPr>
          <w:sz w:val="20"/>
          <w:szCs w:val="20"/>
        </w:rPr>
        <w:t>Data Security (DLP)</w:t>
      </w:r>
    </w:p>
    <w:p w14:paraId="0143260F" w14:textId="18CBE082" w:rsidR="003D2567" w:rsidRPr="006615C6" w:rsidRDefault="003D2567" w:rsidP="006615C6">
      <w:pPr>
        <w:pStyle w:val="Paragraphedeliste"/>
        <w:numPr>
          <w:ilvl w:val="0"/>
          <w:numId w:val="112"/>
        </w:numPr>
        <w:rPr>
          <w:sz w:val="20"/>
          <w:szCs w:val="20"/>
        </w:rPr>
      </w:pPr>
      <w:r w:rsidRPr="006615C6">
        <w:rPr>
          <w:sz w:val="20"/>
          <w:szCs w:val="20"/>
        </w:rPr>
        <w:t>Network securit</w:t>
      </w:r>
      <w:r>
        <w:rPr>
          <w:sz w:val="20"/>
          <w:szCs w:val="20"/>
        </w:rPr>
        <w:t>y</w:t>
      </w:r>
      <w:r w:rsidR="002E7AAB" w:rsidRPr="006615C6">
        <w:rPr>
          <w:sz w:val="20"/>
          <w:szCs w:val="20"/>
        </w:rPr>
        <w:t xml:space="preserve"> (firewall)</w:t>
      </w:r>
    </w:p>
    <w:p w14:paraId="2B963EB2" w14:textId="13E9AD0D" w:rsidR="002B17F1" w:rsidRPr="006615C6" w:rsidRDefault="002B17F1" w:rsidP="006615C6">
      <w:pPr>
        <w:pStyle w:val="Paragraphedeliste"/>
        <w:numPr>
          <w:ilvl w:val="0"/>
          <w:numId w:val="112"/>
        </w:numPr>
        <w:rPr>
          <w:sz w:val="20"/>
          <w:szCs w:val="20"/>
        </w:rPr>
      </w:pPr>
      <w:r w:rsidRPr="006615C6">
        <w:rPr>
          <w:sz w:val="20"/>
          <w:szCs w:val="20"/>
        </w:rPr>
        <w:t>Cloud security posture</w:t>
      </w:r>
      <w:r w:rsidR="008B336B" w:rsidRPr="006615C6">
        <w:rPr>
          <w:sz w:val="20"/>
          <w:szCs w:val="20"/>
        </w:rPr>
        <w:t xml:space="preserve"> (CSPM)</w:t>
      </w:r>
    </w:p>
    <w:p w14:paraId="3F83CDCC" w14:textId="5A390B4A" w:rsidR="00E516C1" w:rsidRPr="006615C6" w:rsidRDefault="002B17F1" w:rsidP="006615C6">
      <w:pPr>
        <w:pStyle w:val="Paragraphedeliste"/>
        <w:numPr>
          <w:ilvl w:val="0"/>
          <w:numId w:val="112"/>
        </w:numPr>
        <w:rPr>
          <w:sz w:val="20"/>
          <w:szCs w:val="20"/>
        </w:rPr>
      </w:pPr>
      <w:r w:rsidRPr="006615C6">
        <w:rPr>
          <w:sz w:val="20"/>
          <w:szCs w:val="20"/>
        </w:rPr>
        <w:t>Offensive security</w:t>
      </w:r>
    </w:p>
    <w:p w14:paraId="48F201A4" w14:textId="288BC794" w:rsidR="00D53530" w:rsidRPr="006615C6" w:rsidRDefault="00D53530" w:rsidP="00D53530">
      <w:pPr>
        <w:pStyle w:val="Paragraphedeliste"/>
        <w:numPr>
          <w:ilvl w:val="1"/>
          <w:numId w:val="112"/>
        </w:numPr>
        <w:rPr>
          <w:sz w:val="20"/>
          <w:szCs w:val="20"/>
        </w:rPr>
      </w:pPr>
      <w:r w:rsidRPr="006615C6">
        <w:rPr>
          <w:sz w:val="20"/>
          <w:szCs w:val="20"/>
        </w:rPr>
        <w:t>Monitoring and Analysis (SIEM)</w:t>
      </w:r>
    </w:p>
    <w:p w14:paraId="017EA060" w14:textId="2AD3F302" w:rsidR="0061650D" w:rsidRPr="006615C6" w:rsidDel="0061650D" w:rsidRDefault="0061650D" w:rsidP="006615C6">
      <w:pPr>
        <w:pStyle w:val="Paragraphedeliste"/>
        <w:numPr>
          <w:ilvl w:val="0"/>
          <w:numId w:val="112"/>
        </w:numPr>
        <w:rPr>
          <w:sz w:val="20"/>
          <w:szCs w:val="20"/>
        </w:rPr>
      </w:pPr>
      <w:r w:rsidRPr="006615C6">
        <w:rPr>
          <w:sz w:val="20"/>
          <w:szCs w:val="20"/>
        </w:rPr>
        <w:t>Threat preventio</w:t>
      </w:r>
      <w:r>
        <w:rPr>
          <w:sz w:val="20"/>
          <w:szCs w:val="20"/>
        </w:rPr>
        <w:t>n</w:t>
      </w:r>
      <w:r w:rsidRPr="006615C6" w:rsidDel="0061650D">
        <w:rPr>
          <w:sz w:val="20"/>
          <w:szCs w:val="20"/>
        </w:rPr>
        <w:t>.</w:t>
      </w:r>
    </w:p>
    <w:p w14:paraId="548985D9" w14:textId="4798254A" w:rsidR="0078421C" w:rsidRPr="00C54604" w:rsidRDefault="00801CFB" w:rsidP="0061650D">
      <w:pPr>
        <w:pStyle w:val="Paragraphedeliste"/>
        <w:numPr>
          <w:ilvl w:val="1"/>
          <w:numId w:val="112"/>
        </w:numPr>
        <w:rPr>
          <w:b/>
          <w:sz w:val="20"/>
          <w:szCs w:val="20"/>
          <w:u w:val="single"/>
        </w:rPr>
      </w:pPr>
      <w:r w:rsidRPr="006615C6">
        <w:t>(IDS/IPS)</w:t>
      </w:r>
    </w:p>
    <w:p w14:paraId="61EF9991" w14:textId="2840455A" w:rsidR="00B145F7" w:rsidRPr="006615C6" w:rsidRDefault="00B145F7" w:rsidP="00B145F7">
      <w:pPr>
        <w:pStyle w:val="Paragraphedeliste"/>
        <w:numPr>
          <w:ilvl w:val="0"/>
          <w:numId w:val="112"/>
        </w:numPr>
        <w:rPr>
          <w:sz w:val="20"/>
          <w:szCs w:val="20"/>
        </w:rPr>
      </w:pPr>
      <w:r w:rsidRPr="006615C6">
        <w:rPr>
          <w:sz w:val="20"/>
          <w:szCs w:val="20"/>
        </w:rPr>
        <w:t>Security events</w:t>
      </w:r>
      <w:r w:rsidRPr="006615C6" w:rsidDel="0061650D">
        <w:rPr>
          <w:sz w:val="20"/>
          <w:szCs w:val="20"/>
        </w:rPr>
        <w:t>,</w:t>
      </w:r>
    </w:p>
    <w:p w14:paraId="5E9E130E" w14:textId="3F212541" w:rsidR="00DC1313" w:rsidRPr="00587E48" w:rsidRDefault="0061650D" w:rsidP="00587E48">
      <w:pPr>
        <w:pStyle w:val="Corpsdetexte"/>
        <w:ind w:left="720" w:right="244"/>
        <w:jc w:val="both"/>
        <w:rPr>
          <w:sz w:val="22"/>
          <w:szCs w:val="22"/>
        </w:rPr>
      </w:pPr>
      <w:r w:rsidRPr="006615C6">
        <w:t>Resilienc</w:t>
      </w:r>
      <w:r>
        <w:t>y</w:t>
      </w:r>
    </w:p>
    <w:p w14:paraId="17C877C9" w14:textId="77777777" w:rsidR="00B80C62" w:rsidRDefault="00B80C62" w:rsidP="00C35CF1">
      <w:pPr>
        <w:pStyle w:val="Corpsdetexte"/>
        <w:ind w:left="720" w:right="244"/>
        <w:jc w:val="both"/>
        <w:rPr>
          <w:ins w:id="1140" w:author="Bigras, Louis-Philippe" w:date="2025-12-17T08:38:00Z" w16du:dateUtc="2025-12-17T13:38:00Z"/>
        </w:rPr>
      </w:pPr>
    </w:p>
    <w:p w14:paraId="00E05FB1" w14:textId="1C066ED4" w:rsidR="00C35CF1" w:rsidRPr="006615C6" w:rsidRDefault="00C35CF1" w:rsidP="00C35CF1">
      <w:pPr>
        <w:pStyle w:val="Corpsdetexte"/>
        <w:ind w:left="720" w:right="244"/>
        <w:jc w:val="both"/>
      </w:pPr>
      <w:r w:rsidRPr="006615C6">
        <w:t xml:space="preserve">As part of the Services, Supplier will provide, at all times, the </w:t>
      </w:r>
      <w:commentRangeStart w:id="1141"/>
      <w:commentRangeStart w:id="1142"/>
      <w:r w:rsidRPr="006615C6">
        <w:t>necessary data for the Client’s visibility and security oversight</w:t>
      </w:r>
      <w:commentRangeEnd w:id="1141"/>
      <w:r w:rsidRPr="006615C6">
        <w:rPr>
          <w:rStyle w:val="Marquedecommentaire"/>
          <w:sz w:val="20"/>
          <w:szCs w:val="20"/>
        </w:rPr>
        <w:commentReference w:id="1141"/>
      </w:r>
      <w:commentRangeEnd w:id="1142"/>
      <w:r w:rsidRPr="006615C6">
        <w:rPr>
          <w:rStyle w:val="Marquedecommentaire"/>
          <w:sz w:val="20"/>
          <w:szCs w:val="20"/>
        </w:rPr>
        <w:commentReference w:id="1142"/>
      </w:r>
      <w:r w:rsidRPr="006615C6">
        <w:t xml:space="preserve"> of the Google Platform, Assets and Third-Party Applications. Supplier will provide, at the request of Client, metrics, indicators, compliance reports, and any other relevant data required by Client to assess and oversee the following security capabilities of the Google Platform: </w:t>
      </w:r>
    </w:p>
    <w:p w14:paraId="418AB185" w14:textId="77777777" w:rsidR="00E80E01" w:rsidRPr="006D19D5" w:rsidRDefault="00E80E01" w:rsidP="00E80E01">
      <w:pPr>
        <w:rPr>
          <w:b/>
          <w:bCs/>
        </w:rPr>
      </w:pPr>
      <w:r w:rsidRPr="006D19D5">
        <w:rPr>
          <w:b/>
          <w:bCs/>
          <w:highlight w:val="cyan"/>
        </w:rPr>
        <w:t>&lt;--------------------</w:t>
      </w:r>
      <w:r>
        <w:rPr>
          <w:b/>
          <w:bCs/>
          <w:highlight w:val="cyan"/>
        </w:rPr>
        <w:t xml:space="preserve">STOP </w:t>
      </w:r>
      <w:r w:rsidRPr="006D19D5">
        <w:rPr>
          <w:b/>
          <w:bCs/>
          <w:highlight w:val="cyan"/>
        </w:rPr>
        <w:t>DELET</w:t>
      </w:r>
      <w:r>
        <w:rPr>
          <w:b/>
          <w:bCs/>
          <w:highlight w:val="cyan"/>
        </w:rPr>
        <w:t>ING</w:t>
      </w:r>
      <w:r w:rsidRPr="006D19D5">
        <w:rPr>
          <w:b/>
          <w:bCs/>
          <w:highlight w:val="cyan"/>
        </w:rPr>
        <w:t xml:space="preserve"> HERE</w:t>
      </w:r>
    </w:p>
    <w:p w14:paraId="3AC3B044" w14:textId="412C6D8E" w:rsidR="00C35CF1" w:rsidRPr="00D559C8" w:rsidDel="002B0F00" w:rsidRDefault="00C35CF1" w:rsidP="00C35CF1">
      <w:pPr>
        <w:pStyle w:val="Corpsdetexte"/>
        <w:ind w:left="720" w:right="244"/>
        <w:jc w:val="both"/>
      </w:pPr>
    </w:p>
    <w:p w14:paraId="004DE591" w14:textId="77777777" w:rsidR="00C35CF1" w:rsidRPr="00D559C8" w:rsidRDefault="00C35CF1" w:rsidP="00C35CF1">
      <w:pPr>
        <w:pStyle w:val="Paragraphedeliste"/>
        <w:numPr>
          <w:ilvl w:val="0"/>
          <w:numId w:val="112"/>
        </w:numPr>
        <w:rPr>
          <w:sz w:val="20"/>
          <w:szCs w:val="20"/>
        </w:rPr>
      </w:pPr>
      <w:r w:rsidRPr="00D559C8">
        <w:rPr>
          <w:sz w:val="20"/>
          <w:szCs w:val="20"/>
        </w:rPr>
        <w:t>Security events,</w:t>
      </w:r>
    </w:p>
    <w:p w14:paraId="476CA7D8" w14:textId="77777777" w:rsidR="00C35CF1" w:rsidRPr="00D559C8" w:rsidRDefault="00C35CF1" w:rsidP="00C35CF1">
      <w:pPr>
        <w:pStyle w:val="Paragraphedeliste"/>
        <w:numPr>
          <w:ilvl w:val="0"/>
          <w:numId w:val="112"/>
        </w:numPr>
        <w:rPr>
          <w:sz w:val="20"/>
          <w:szCs w:val="20"/>
        </w:rPr>
      </w:pPr>
      <w:r w:rsidRPr="00D559C8">
        <w:rPr>
          <w:sz w:val="20"/>
          <w:szCs w:val="20"/>
        </w:rPr>
        <w:t>Cloud security posture,</w:t>
      </w:r>
    </w:p>
    <w:p w14:paraId="2E6FDDD7" w14:textId="77777777" w:rsidR="00C35CF1" w:rsidRPr="00D559C8" w:rsidRDefault="00C35CF1" w:rsidP="00C35CF1">
      <w:pPr>
        <w:pStyle w:val="Paragraphedeliste"/>
        <w:numPr>
          <w:ilvl w:val="0"/>
          <w:numId w:val="112"/>
        </w:numPr>
        <w:rPr>
          <w:sz w:val="20"/>
          <w:szCs w:val="20"/>
        </w:rPr>
      </w:pPr>
      <w:r w:rsidRPr="00D559C8">
        <w:rPr>
          <w:sz w:val="20"/>
          <w:szCs w:val="20"/>
        </w:rPr>
        <w:t>Identities and accesses,</w:t>
      </w:r>
    </w:p>
    <w:p w14:paraId="149E5733" w14:textId="77777777" w:rsidR="00C35CF1" w:rsidRPr="00C955C1" w:rsidRDefault="00C35CF1" w:rsidP="00C35CF1">
      <w:pPr>
        <w:pStyle w:val="Paragraphedeliste"/>
        <w:numPr>
          <w:ilvl w:val="0"/>
          <w:numId w:val="112"/>
        </w:numPr>
        <w:rPr>
          <w:ins w:id="1143" w:author="Vincent Boisclair" w:date="2025-12-09T16:05:00Z" w16du:dateUtc="2025-12-09T21:05:00Z"/>
          <w:sz w:val="20"/>
          <w:szCs w:val="20"/>
        </w:rPr>
      </w:pPr>
      <w:commentRangeStart w:id="1144"/>
      <w:ins w:id="1145" w:author="Vincent Boisclair" w:date="2025-12-09T16:05:00Z" w16du:dateUtc="2025-12-09T21:05:00Z">
        <w:r w:rsidRPr="00C955C1">
          <w:rPr>
            <w:sz w:val="20"/>
            <w:szCs w:val="20"/>
          </w:rPr>
          <w:t>Network security</w:t>
        </w:r>
        <w:commentRangeEnd w:id="1144"/>
        <w:del w:id="1146" w:author="Bigras, Louis-Philippe" w:date="2025-12-17T10:41:00Z" w16du:dateUtc="2025-12-17T15:41:00Z">
          <w:r w:rsidRPr="00C955C1">
            <w:rPr>
              <w:rStyle w:val="Marquedecommentaire"/>
              <w:sz w:val="20"/>
              <w:szCs w:val="20"/>
            </w:rPr>
            <w:commentReference w:id="1144"/>
          </w:r>
        </w:del>
        <w:r w:rsidRPr="00C955C1">
          <w:rPr>
            <w:sz w:val="20"/>
            <w:szCs w:val="20"/>
          </w:rPr>
          <w:t>,</w:t>
        </w:r>
      </w:ins>
    </w:p>
    <w:p w14:paraId="19840E0E" w14:textId="7D843F06" w:rsidR="00C35CF1" w:rsidRPr="00C955C1" w:rsidRDefault="00C35CF1" w:rsidP="00C35CF1">
      <w:pPr>
        <w:pStyle w:val="Paragraphedeliste"/>
        <w:numPr>
          <w:ilvl w:val="0"/>
          <w:numId w:val="112"/>
        </w:numPr>
        <w:rPr>
          <w:sz w:val="20"/>
          <w:szCs w:val="20"/>
        </w:rPr>
      </w:pPr>
      <w:r w:rsidRPr="00C955C1">
        <w:rPr>
          <w:sz w:val="20"/>
          <w:szCs w:val="20"/>
        </w:rPr>
        <w:t>Web application security,</w:t>
      </w:r>
    </w:p>
    <w:p w14:paraId="7A1BF058" w14:textId="77777777" w:rsidR="00C35CF1" w:rsidRPr="00C955C1" w:rsidRDefault="00C35CF1" w:rsidP="00C35CF1">
      <w:pPr>
        <w:pStyle w:val="Paragraphedeliste"/>
        <w:numPr>
          <w:ilvl w:val="0"/>
          <w:numId w:val="112"/>
        </w:numPr>
        <w:rPr>
          <w:sz w:val="20"/>
          <w:szCs w:val="20"/>
        </w:rPr>
      </w:pPr>
      <w:r w:rsidRPr="00C955C1">
        <w:rPr>
          <w:sz w:val="20"/>
          <w:szCs w:val="20"/>
        </w:rPr>
        <w:t>Endpoint protection,</w:t>
      </w:r>
    </w:p>
    <w:p w14:paraId="1CE06831" w14:textId="59F66807" w:rsidR="00C35CF1" w:rsidRPr="00C955C1" w:rsidRDefault="00C35CF1" w:rsidP="00C35CF1">
      <w:pPr>
        <w:pStyle w:val="Paragraphedeliste"/>
        <w:numPr>
          <w:ilvl w:val="0"/>
          <w:numId w:val="112"/>
        </w:numPr>
        <w:rPr>
          <w:ins w:id="1147" w:author="Vincent Boisclair" w:date="2025-12-09T16:05:00Z" w16du:dateUtc="2025-12-09T21:05:00Z"/>
          <w:sz w:val="20"/>
          <w:szCs w:val="20"/>
        </w:rPr>
      </w:pPr>
      <w:commentRangeStart w:id="1148"/>
      <w:ins w:id="1149" w:author="Vincent Boisclair" w:date="2025-12-09T16:05:00Z" w16du:dateUtc="2025-12-09T21:05:00Z">
        <w:r w:rsidRPr="00C955C1">
          <w:rPr>
            <w:sz w:val="20"/>
            <w:szCs w:val="20"/>
          </w:rPr>
          <w:t>Resiliency</w:t>
        </w:r>
        <w:commentRangeEnd w:id="1148"/>
        <w:del w:id="1150" w:author="Bigras, Louis-Philippe" w:date="2025-12-17T10:44:00Z" w16du:dateUtc="2025-12-17T15:44:00Z">
          <w:r w:rsidRPr="00C955C1">
            <w:rPr>
              <w:rStyle w:val="Marquedecommentaire"/>
              <w:sz w:val="20"/>
              <w:szCs w:val="20"/>
            </w:rPr>
            <w:commentReference w:id="1148"/>
          </w:r>
        </w:del>
        <w:r w:rsidRPr="00C955C1">
          <w:rPr>
            <w:sz w:val="20"/>
            <w:szCs w:val="20"/>
          </w:rPr>
          <w:t>,</w:t>
        </w:r>
      </w:ins>
    </w:p>
    <w:p w14:paraId="6809DBF7" w14:textId="26D66B54" w:rsidR="00C35CF1" w:rsidRPr="00C955C1" w:rsidRDefault="00C35CF1" w:rsidP="00C35CF1">
      <w:pPr>
        <w:pStyle w:val="Paragraphedeliste"/>
        <w:numPr>
          <w:ilvl w:val="0"/>
          <w:numId w:val="112"/>
        </w:numPr>
        <w:rPr>
          <w:sz w:val="20"/>
          <w:szCs w:val="20"/>
        </w:rPr>
      </w:pPr>
      <w:r w:rsidRPr="00C955C1">
        <w:rPr>
          <w:sz w:val="20"/>
          <w:szCs w:val="20"/>
        </w:rPr>
        <w:t>Security operation center,</w:t>
      </w:r>
    </w:p>
    <w:p w14:paraId="5D488D76" w14:textId="14C1A2A5" w:rsidR="00C35CF1" w:rsidRPr="00C955C1" w:rsidRDefault="00C35CF1" w:rsidP="00C35CF1">
      <w:pPr>
        <w:pStyle w:val="Paragraphedeliste"/>
        <w:numPr>
          <w:ilvl w:val="0"/>
          <w:numId w:val="112"/>
        </w:numPr>
        <w:rPr>
          <w:ins w:id="1151" w:author="Vincent Boisclair" w:date="2025-12-09T16:05:00Z" w16du:dateUtc="2025-12-09T21:05:00Z"/>
          <w:sz w:val="20"/>
          <w:szCs w:val="20"/>
        </w:rPr>
      </w:pPr>
      <w:commentRangeStart w:id="1152"/>
      <w:ins w:id="1153" w:author="Vincent Boisclair" w:date="2025-12-09T16:05:00Z" w16du:dateUtc="2025-12-09T21:05:00Z">
        <w:r w:rsidRPr="00C955C1">
          <w:rPr>
            <w:sz w:val="20"/>
            <w:szCs w:val="20"/>
          </w:rPr>
          <w:t>Threat prevention</w:t>
        </w:r>
        <w:commentRangeEnd w:id="1152"/>
        <w:del w:id="1154" w:author="Bigras, Louis-Philippe" w:date="2025-12-17T10:44:00Z" w16du:dateUtc="2025-12-17T15:44:00Z">
          <w:r w:rsidRPr="00C955C1">
            <w:rPr>
              <w:rStyle w:val="Marquedecommentaire"/>
              <w:sz w:val="20"/>
              <w:szCs w:val="20"/>
            </w:rPr>
            <w:commentReference w:id="1152"/>
          </w:r>
        </w:del>
        <w:r w:rsidRPr="00C955C1">
          <w:rPr>
            <w:sz w:val="20"/>
            <w:szCs w:val="20"/>
          </w:rPr>
          <w:t>.</w:t>
        </w:r>
      </w:ins>
    </w:p>
    <w:p w14:paraId="4367D5F0" w14:textId="7EAC9109" w:rsidR="00C35CF1" w:rsidRPr="00005941" w:rsidDel="002B0F00" w:rsidRDefault="00C35CF1" w:rsidP="00C35CF1">
      <w:pPr>
        <w:pStyle w:val="Corpsdetexte"/>
        <w:ind w:left="720" w:right="244"/>
        <w:jc w:val="both"/>
        <w:rPr>
          <w:highlight w:val="yellow"/>
        </w:rPr>
      </w:pPr>
    </w:p>
    <w:p w14:paraId="01872B83" w14:textId="73C6E8F8" w:rsidR="00C35CF1" w:rsidRPr="00A70E3F" w:rsidRDefault="00C35CF1" w:rsidP="00C35CF1">
      <w:pPr>
        <w:pStyle w:val="Corpsdetexte"/>
        <w:ind w:left="720" w:right="244"/>
        <w:jc w:val="both"/>
      </w:pPr>
      <w:r w:rsidRPr="00A70E3F" w:rsidDel="002B0F00">
        <w:t>Per Client request, integration to or substitution of Google Platform Assets or Third-Party Applications in favor of Client-Managed Services will be governed by separate statement of work or service schedule. Once these separate integration statement of work or service schedule are completed, the scope and responsibilities in this Service Schedule related Google Platform Assets, Third-Party Applications and Client-Managed Services will be updated to include the newly integrated capabilities.</w:t>
      </w:r>
    </w:p>
    <w:p w14:paraId="399CF378" w14:textId="2B0ADC24" w:rsidR="00C35CF1" w:rsidDel="002B0F00" w:rsidRDefault="00C35CF1" w:rsidP="00E05D25">
      <w:pPr>
        <w:pStyle w:val="Corpsdetexte"/>
        <w:ind w:right="244"/>
        <w:jc w:val="both"/>
        <w:rPr>
          <w:del w:id="1155" w:author="Bigras, Louis-Philippe" w:date="2026-01-22T16:59:00Z" w16du:dateUtc="2026-01-22T21:59:00Z"/>
        </w:rPr>
      </w:pPr>
    </w:p>
    <w:p w14:paraId="553502E2" w14:textId="77777777" w:rsidR="00C35CF1" w:rsidRPr="00A92DD6" w:rsidRDefault="00C35CF1" w:rsidP="00C35CF1">
      <w:pPr>
        <w:pStyle w:val="Corpsdetexte"/>
        <w:ind w:left="720" w:right="244"/>
        <w:jc w:val="both"/>
      </w:pPr>
    </w:p>
    <w:p w14:paraId="5AA186A0" w14:textId="77777777" w:rsidR="00350185" w:rsidRPr="008F1F5B" w:rsidRDefault="0061755C" w:rsidP="008F1F5B">
      <w:pPr>
        <w:pStyle w:val="Titre3"/>
        <w:keepNext w:val="0"/>
        <w:keepLines w:val="0"/>
        <w:numPr>
          <w:ilvl w:val="0"/>
          <w:numId w:val="150"/>
        </w:numPr>
        <w:spacing w:before="0"/>
        <w:rPr>
          <w:rFonts w:ascii="Calibri" w:eastAsia="Calibri" w:hAnsi="Calibri" w:cs="Calibri"/>
          <w:b/>
          <w:color w:val="auto"/>
          <w:sz w:val="20"/>
          <w:szCs w:val="20"/>
        </w:rPr>
      </w:pPr>
      <w:r w:rsidRPr="008F1F5B">
        <w:rPr>
          <w:rFonts w:ascii="Calibri" w:eastAsia="Calibri" w:hAnsi="Calibri" w:cs="Calibri"/>
          <w:b/>
          <w:color w:val="auto"/>
          <w:sz w:val="20"/>
          <w:szCs w:val="20"/>
        </w:rPr>
        <w:t xml:space="preserve">Google </w:t>
      </w:r>
      <w:r w:rsidR="00350185" w:rsidRPr="008F1F5B">
        <w:rPr>
          <w:rFonts w:ascii="Calibri" w:eastAsia="Calibri" w:hAnsi="Calibri" w:cs="Calibri"/>
          <w:b/>
          <w:color w:val="auto"/>
          <w:sz w:val="20"/>
          <w:szCs w:val="20"/>
        </w:rPr>
        <w:t>Platform Support</w:t>
      </w:r>
    </w:p>
    <w:p w14:paraId="01B68F01" w14:textId="77777777" w:rsidR="00350185" w:rsidRPr="00A92DD6" w:rsidRDefault="00350185" w:rsidP="008667C8">
      <w:pPr>
        <w:pStyle w:val="Corpsdetexte"/>
        <w:ind w:left="720" w:right="244"/>
        <w:jc w:val="both"/>
      </w:pPr>
    </w:p>
    <w:p w14:paraId="5398DBE6" w14:textId="78CFBB9B" w:rsidR="00350185" w:rsidRPr="00A92DD6" w:rsidRDefault="006E21AC" w:rsidP="008667C8">
      <w:pPr>
        <w:pStyle w:val="Corpsdetexte"/>
        <w:ind w:left="720" w:right="244"/>
        <w:jc w:val="both"/>
      </w:pPr>
      <w:r w:rsidRPr="00A92DD6">
        <w:t>The Supplier will support the operation of the</w:t>
      </w:r>
      <w:r w:rsidR="00201035" w:rsidRPr="00A92DD6">
        <w:t xml:space="preserve"> </w:t>
      </w:r>
      <w:ins w:id="1156" w:author="Vincent Boisclair" w:date="2025-10-15T07:46:00Z" w16du:dateUtc="2025-10-15T11:46:00Z">
        <w:r w:rsidR="0051733F">
          <w:t xml:space="preserve">Google </w:t>
        </w:r>
      </w:ins>
      <w:r w:rsidR="00AD209D" w:rsidRPr="00A92DD6">
        <w:t>P</w:t>
      </w:r>
      <w:r w:rsidR="00201035" w:rsidRPr="00A92DD6">
        <w:t>latform</w:t>
      </w:r>
      <w:r w:rsidRPr="00A92DD6">
        <w:t xml:space="preserve"> </w:t>
      </w:r>
      <w:r w:rsidR="00D64EFA" w:rsidRPr="00A92DD6">
        <w:t>capabilities</w:t>
      </w:r>
      <w:r w:rsidRPr="00A92DD6">
        <w:t xml:space="preserve"> in scope</w:t>
      </w:r>
      <w:r w:rsidR="00C941CD" w:rsidRPr="00A92DD6">
        <w:t>.</w:t>
      </w:r>
    </w:p>
    <w:p w14:paraId="76EAE266" w14:textId="77777777" w:rsidR="00C941CD" w:rsidRPr="00A92DD6" w:rsidRDefault="00C941CD" w:rsidP="008667C8">
      <w:pPr>
        <w:pStyle w:val="Corpsdetexte"/>
        <w:ind w:left="720" w:right="244"/>
        <w:jc w:val="both"/>
      </w:pPr>
    </w:p>
    <w:p w14:paraId="2A38EBC9" w14:textId="09AB18CC" w:rsidR="00350185" w:rsidRPr="00A92DD6" w:rsidRDefault="0061755C" w:rsidP="0065082D">
      <w:pPr>
        <w:pStyle w:val="Corpsdetexte"/>
        <w:numPr>
          <w:ilvl w:val="0"/>
          <w:numId w:val="102"/>
        </w:numPr>
      </w:pPr>
      <w:r w:rsidRPr="00A92DD6">
        <w:t xml:space="preserve">Google </w:t>
      </w:r>
      <w:r w:rsidR="00350185" w:rsidRPr="00A92DD6">
        <w:t xml:space="preserve">Platform Support: </w:t>
      </w:r>
    </w:p>
    <w:p w14:paraId="64BA57B5" w14:textId="21662408" w:rsidR="00350185" w:rsidRPr="00A92DD6" w:rsidRDefault="00350185" w:rsidP="00EA3E7A">
      <w:pPr>
        <w:pStyle w:val="Corpsdetexte"/>
        <w:numPr>
          <w:ilvl w:val="2"/>
          <w:numId w:val="31"/>
        </w:numPr>
      </w:pPr>
      <w:r w:rsidRPr="00A92DD6">
        <w:t>Unplanned / break</w:t>
      </w:r>
      <w:r w:rsidR="0048342B" w:rsidRPr="00A92DD6">
        <w:t>-</w:t>
      </w:r>
      <w:r w:rsidR="003F7149" w:rsidRPr="00A92DD6">
        <w:t>f</w:t>
      </w:r>
      <w:r w:rsidRPr="00A92DD6">
        <w:t xml:space="preserve">ix / </w:t>
      </w:r>
      <w:r w:rsidR="003F7149" w:rsidRPr="00A92DD6">
        <w:t>i</w:t>
      </w:r>
      <w:r w:rsidRPr="00A92DD6">
        <w:t>ncident handling (24/7)</w:t>
      </w:r>
      <w:r w:rsidR="00250DF6" w:rsidRPr="00A92DD6">
        <w:t>,</w:t>
      </w:r>
    </w:p>
    <w:p w14:paraId="345C05EF" w14:textId="41F1D552" w:rsidR="00FE66BF" w:rsidRPr="00A92DD6" w:rsidRDefault="00350185" w:rsidP="00EA3E7A">
      <w:pPr>
        <w:pStyle w:val="Corpsdetexte"/>
        <w:numPr>
          <w:ilvl w:val="2"/>
          <w:numId w:val="31"/>
        </w:numPr>
      </w:pPr>
      <w:r w:rsidRPr="00A92DD6">
        <w:t>Fulfill</w:t>
      </w:r>
      <w:r w:rsidR="003F7149" w:rsidRPr="00A92DD6">
        <w:t>ment of</w:t>
      </w:r>
      <w:r w:rsidRPr="00A92DD6">
        <w:t xml:space="preserve"> client non</w:t>
      </w:r>
      <w:r w:rsidR="007A1A72" w:rsidRPr="00A92DD6">
        <w:t>-</w:t>
      </w:r>
      <w:r w:rsidRPr="00A92DD6">
        <w:t>standard service request</w:t>
      </w:r>
      <w:r w:rsidR="003F7149" w:rsidRPr="00A92DD6">
        <w:t>s</w:t>
      </w:r>
      <w:r w:rsidR="00262C74" w:rsidRPr="00A92DD6">
        <w:t>,</w:t>
      </w:r>
    </w:p>
    <w:p w14:paraId="5BC3A4DA" w14:textId="36AC826F" w:rsidR="00350185" w:rsidRPr="00A92DD6" w:rsidRDefault="009970DB" w:rsidP="00EA3E7A">
      <w:pPr>
        <w:pStyle w:val="Corpsdetexte"/>
        <w:numPr>
          <w:ilvl w:val="2"/>
          <w:numId w:val="31"/>
        </w:numPr>
      </w:pPr>
      <w:r w:rsidRPr="00A92DD6">
        <w:lastRenderedPageBreak/>
        <w:t>P</w:t>
      </w:r>
      <w:r w:rsidR="00FE66BF" w:rsidRPr="00A92DD6">
        <w:t xml:space="preserve">latform </w:t>
      </w:r>
      <w:r w:rsidRPr="00A92DD6">
        <w:t>maintenance</w:t>
      </w:r>
      <w:r w:rsidR="00250DF6" w:rsidRPr="00A92DD6">
        <w:t>,</w:t>
      </w:r>
    </w:p>
    <w:p w14:paraId="7B9820D3" w14:textId="0385BB90" w:rsidR="00350185" w:rsidRPr="00A92DD6" w:rsidRDefault="00794008" w:rsidP="00EA3E7A">
      <w:pPr>
        <w:pStyle w:val="Corpsdetexte"/>
        <w:numPr>
          <w:ilvl w:val="2"/>
          <w:numId w:val="31"/>
        </w:numPr>
      </w:pPr>
      <w:r w:rsidRPr="00A92DD6">
        <w:t>Manual</w:t>
      </w:r>
      <w:r w:rsidR="00350185" w:rsidRPr="00A92DD6">
        <w:t xml:space="preserve"> update</w:t>
      </w:r>
      <w:r w:rsidR="00617C75" w:rsidRPr="00A92DD6">
        <w:t>s</w:t>
      </w:r>
      <w:r w:rsidR="00350185" w:rsidRPr="00A92DD6">
        <w:t>,</w:t>
      </w:r>
    </w:p>
    <w:p w14:paraId="1630327F" w14:textId="7FB0EF2E" w:rsidR="00350185" w:rsidRPr="00A92DD6" w:rsidRDefault="002353EA" w:rsidP="00EA3E7A">
      <w:pPr>
        <w:pStyle w:val="Corpsdetexte"/>
        <w:numPr>
          <w:ilvl w:val="2"/>
          <w:numId w:val="31"/>
        </w:numPr>
      </w:pPr>
      <w:r w:rsidRPr="00A92DD6">
        <w:t>Implement</w:t>
      </w:r>
      <w:r w:rsidR="00617C75" w:rsidRPr="00A92DD6">
        <w:t>ation of</w:t>
      </w:r>
      <w:r w:rsidRPr="00A92DD6">
        <w:t xml:space="preserve"> s</w:t>
      </w:r>
      <w:r w:rsidR="00350185" w:rsidRPr="00A92DD6">
        <w:t>ecurity remediation</w:t>
      </w:r>
      <w:r w:rsidR="00F542B1" w:rsidRPr="00A92DD6">
        <w:t>s</w:t>
      </w:r>
      <w:r w:rsidR="00350185" w:rsidRPr="00A92DD6">
        <w:t>,</w:t>
      </w:r>
    </w:p>
    <w:p w14:paraId="520DDEB8" w14:textId="3CB4DBDA" w:rsidR="00350185" w:rsidRPr="00A92DD6" w:rsidRDefault="00350185" w:rsidP="00EA3E7A">
      <w:pPr>
        <w:pStyle w:val="Corpsdetexte"/>
        <w:numPr>
          <w:ilvl w:val="2"/>
          <w:numId w:val="31"/>
        </w:numPr>
      </w:pPr>
      <w:r w:rsidRPr="00A92DD6">
        <w:t>Network</w:t>
      </w:r>
      <w:r w:rsidR="00304FDC" w:rsidRPr="00A92DD6">
        <w:t xml:space="preserve"> </w:t>
      </w:r>
      <w:r w:rsidR="003F6751" w:rsidRPr="00A92DD6">
        <w:t>adjustments</w:t>
      </w:r>
      <w:r w:rsidRPr="00A92DD6">
        <w:t xml:space="preserve">, </w:t>
      </w:r>
    </w:p>
    <w:p w14:paraId="7926159A" w14:textId="7C7BDF23" w:rsidR="00350185" w:rsidRPr="00A92DD6" w:rsidRDefault="00350185" w:rsidP="00EA3E7A">
      <w:pPr>
        <w:pStyle w:val="Corpsdetexte"/>
        <w:numPr>
          <w:ilvl w:val="2"/>
          <w:numId w:val="31"/>
        </w:numPr>
      </w:pPr>
      <w:r w:rsidRPr="00A92DD6">
        <w:t>R</w:t>
      </w:r>
      <w:r w:rsidR="004B44F1" w:rsidRPr="00A92DD6">
        <w:t>eview</w:t>
      </w:r>
      <w:r w:rsidRPr="00A92DD6">
        <w:t xml:space="preserve"> of pull request</w:t>
      </w:r>
      <w:r w:rsidR="003F6751" w:rsidRPr="00A92DD6">
        <w:t>s</w:t>
      </w:r>
      <w:r w:rsidRPr="00A92DD6">
        <w:t xml:space="preserve"> opened by platform users,</w:t>
      </w:r>
    </w:p>
    <w:p w14:paraId="4517B034" w14:textId="77777777" w:rsidR="00350185" w:rsidRPr="00A92DD6" w:rsidRDefault="00350185" w:rsidP="00EA3E7A">
      <w:pPr>
        <w:pStyle w:val="Corpsdetexte"/>
        <w:numPr>
          <w:ilvl w:val="2"/>
          <w:numId w:val="31"/>
        </w:numPr>
      </w:pPr>
      <w:r w:rsidRPr="00A92DD6">
        <w:t>C</w:t>
      </w:r>
      <w:r w:rsidR="004B44F1" w:rsidRPr="00A92DD6">
        <w:t>onfiguration</w:t>
      </w:r>
      <w:r w:rsidRPr="00A92DD6">
        <w:t xml:space="preserve"> of manifests</w:t>
      </w:r>
      <w:r w:rsidR="004B44F1" w:rsidRPr="00A92DD6">
        <w:t xml:space="preserve">, </w:t>
      </w:r>
    </w:p>
    <w:p w14:paraId="38CF8D16" w14:textId="77777777" w:rsidR="00350185" w:rsidRPr="00A92DD6" w:rsidRDefault="004B44F1" w:rsidP="00EA3E7A">
      <w:pPr>
        <w:pStyle w:val="Corpsdetexte"/>
        <w:numPr>
          <w:ilvl w:val="2"/>
          <w:numId w:val="31"/>
        </w:numPr>
      </w:pPr>
      <w:r w:rsidRPr="00A92DD6">
        <w:t xml:space="preserve">CI/CD, </w:t>
      </w:r>
    </w:p>
    <w:p w14:paraId="0D6468CD" w14:textId="77777777" w:rsidR="00350185" w:rsidRPr="00A92DD6" w:rsidRDefault="004B44F1" w:rsidP="00EA3E7A">
      <w:pPr>
        <w:pStyle w:val="Corpsdetexte"/>
        <w:numPr>
          <w:ilvl w:val="2"/>
          <w:numId w:val="31"/>
        </w:numPr>
      </w:pPr>
      <w:r w:rsidRPr="00A92DD6">
        <w:t xml:space="preserve">IaC,  </w:t>
      </w:r>
    </w:p>
    <w:p w14:paraId="601531D9" w14:textId="77777777" w:rsidR="00350185" w:rsidRPr="00A92DD6" w:rsidRDefault="00350185" w:rsidP="00EA3E7A">
      <w:pPr>
        <w:pStyle w:val="Corpsdetexte"/>
        <w:numPr>
          <w:ilvl w:val="2"/>
          <w:numId w:val="31"/>
        </w:numPr>
      </w:pPr>
      <w:r w:rsidRPr="00A92DD6">
        <w:t>Documentation.</w:t>
      </w:r>
    </w:p>
    <w:p w14:paraId="28264692" w14:textId="77777777" w:rsidR="00350185" w:rsidRPr="00A92DD6" w:rsidRDefault="0061755C" w:rsidP="0065082D">
      <w:pPr>
        <w:pStyle w:val="Corpsdetexte"/>
        <w:numPr>
          <w:ilvl w:val="0"/>
          <w:numId w:val="102"/>
        </w:numPr>
      </w:pPr>
      <w:r w:rsidRPr="00A92DD6">
        <w:t xml:space="preserve">Google </w:t>
      </w:r>
      <w:r w:rsidR="00350185" w:rsidRPr="00A92DD6">
        <w:t>Platform Readiness:</w:t>
      </w:r>
    </w:p>
    <w:p w14:paraId="5F6E28BA" w14:textId="1D4F4C46" w:rsidR="00350185" w:rsidRPr="00A92DD6" w:rsidRDefault="00350185" w:rsidP="00EA3E7A">
      <w:pPr>
        <w:pStyle w:val="Paragraphedeliste"/>
        <w:numPr>
          <w:ilvl w:val="2"/>
          <w:numId w:val="31"/>
        </w:numPr>
        <w:rPr>
          <w:rFonts w:asciiTheme="minorHAnsi" w:hAnsiTheme="minorHAnsi" w:cstheme="minorHAnsi"/>
          <w:bCs/>
          <w:sz w:val="20"/>
          <w:szCs w:val="20"/>
        </w:rPr>
      </w:pPr>
      <w:r w:rsidRPr="00A92DD6">
        <w:rPr>
          <w:rFonts w:asciiTheme="minorHAnsi" w:hAnsiTheme="minorHAnsi" w:cstheme="minorHAnsi"/>
          <w:bCs/>
          <w:sz w:val="20"/>
          <w:szCs w:val="20"/>
        </w:rPr>
        <w:t>Coordin</w:t>
      </w:r>
      <w:r w:rsidR="00A95B3B" w:rsidRPr="00A92DD6">
        <w:rPr>
          <w:rFonts w:asciiTheme="minorHAnsi" w:hAnsiTheme="minorHAnsi" w:cstheme="minorHAnsi"/>
          <w:bCs/>
          <w:sz w:val="20"/>
          <w:szCs w:val="20"/>
        </w:rPr>
        <w:t>ation of</w:t>
      </w:r>
      <w:r w:rsidRPr="00A92DD6">
        <w:rPr>
          <w:rFonts w:asciiTheme="minorHAnsi" w:hAnsiTheme="minorHAnsi" w:cstheme="minorHAnsi"/>
          <w:bCs/>
          <w:sz w:val="20"/>
          <w:szCs w:val="20"/>
        </w:rPr>
        <w:t xml:space="preserve"> service support and assist</w:t>
      </w:r>
      <w:r w:rsidR="00A95B3B" w:rsidRPr="00A92DD6">
        <w:rPr>
          <w:rFonts w:asciiTheme="minorHAnsi" w:hAnsiTheme="minorHAnsi" w:cstheme="minorHAnsi"/>
          <w:bCs/>
          <w:sz w:val="20"/>
          <w:szCs w:val="20"/>
        </w:rPr>
        <w:t>ance</w:t>
      </w:r>
      <w:r w:rsidRPr="00A92DD6">
        <w:rPr>
          <w:rFonts w:asciiTheme="minorHAnsi" w:hAnsiTheme="minorHAnsi" w:cstheme="minorHAnsi"/>
          <w:bCs/>
          <w:sz w:val="20"/>
          <w:szCs w:val="20"/>
        </w:rPr>
        <w:t xml:space="preserve"> with resolution of incidents,</w:t>
      </w:r>
    </w:p>
    <w:p w14:paraId="201D51AC" w14:textId="77CD4D2C" w:rsidR="00350185" w:rsidRPr="00A92DD6" w:rsidRDefault="00A95B3B" w:rsidP="00EA3E7A">
      <w:pPr>
        <w:pStyle w:val="Paragraphedeliste"/>
        <w:numPr>
          <w:ilvl w:val="2"/>
          <w:numId w:val="31"/>
        </w:numPr>
        <w:rPr>
          <w:rFonts w:asciiTheme="minorHAnsi" w:hAnsiTheme="minorHAnsi" w:cstheme="minorHAnsi"/>
          <w:bCs/>
          <w:sz w:val="20"/>
          <w:szCs w:val="20"/>
        </w:rPr>
      </w:pPr>
      <w:r w:rsidRPr="00A92DD6">
        <w:rPr>
          <w:rFonts w:asciiTheme="minorHAnsi" w:hAnsiTheme="minorHAnsi" w:cstheme="minorHAnsi"/>
          <w:bCs/>
          <w:sz w:val="20"/>
          <w:szCs w:val="20"/>
        </w:rPr>
        <w:t>I</w:t>
      </w:r>
      <w:r w:rsidR="00350185" w:rsidRPr="00A92DD6">
        <w:rPr>
          <w:rFonts w:asciiTheme="minorHAnsi" w:hAnsiTheme="minorHAnsi" w:cstheme="minorHAnsi"/>
          <w:bCs/>
          <w:sz w:val="20"/>
          <w:szCs w:val="20"/>
        </w:rPr>
        <w:t>nteraction with platform users in their context to clarify requirements,</w:t>
      </w:r>
    </w:p>
    <w:p w14:paraId="1FD2EEC1" w14:textId="38EFCA1F" w:rsidR="00350185" w:rsidRPr="00A92DD6" w:rsidRDefault="00EE11E8" w:rsidP="00EA3E7A">
      <w:pPr>
        <w:pStyle w:val="Paragraphedeliste"/>
        <w:numPr>
          <w:ilvl w:val="2"/>
          <w:numId w:val="31"/>
        </w:numPr>
        <w:rPr>
          <w:rFonts w:asciiTheme="minorHAnsi" w:hAnsiTheme="minorHAnsi" w:cstheme="minorHAnsi"/>
          <w:bCs/>
          <w:sz w:val="20"/>
          <w:szCs w:val="20"/>
        </w:rPr>
      </w:pPr>
      <w:r w:rsidRPr="00A92DD6">
        <w:rPr>
          <w:rFonts w:asciiTheme="minorHAnsi" w:hAnsiTheme="minorHAnsi" w:cstheme="minorHAnsi"/>
          <w:bCs/>
          <w:sz w:val="20"/>
          <w:szCs w:val="20"/>
        </w:rPr>
        <w:t>Regular c</w:t>
      </w:r>
      <w:r w:rsidR="00350185" w:rsidRPr="00A92DD6">
        <w:rPr>
          <w:rFonts w:asciiTheme="minorHAnsi" w:hAnsiTheme="minorHAnsi" w:cstheme="minorHAnsi"/>
          <w:bCs/>
          <w:sz w:val="20"/>
          <w:szCs w:val="20"/>
        </w:rPr>
        <w:t xml:space="preserve">ontact with key </w:t>
      </w:r>
      <w:r w:rsidR="00A844A3" w:rsidRPr="00A92DD6">
        <w:rPr>
          <w:rFonts w:asciiTheme="minorHAnsi" w:hAnsiTheme="minorHAnsi" w:cstheme="minorHAnsi"/>
          <w:bCs/>
          <w:sz w:val="20"/>
          <w:szCs w:val="20"/>
        </w:rPr>
        <w:t>client</w:t>
      </w:r>
      <w:r w:rsidR="00350185" w:rsidRPr="00A92DD6">
        <w:rPr>
          <w:rFonts w:asciiTheme="minorHAnsi" w:hAnsiTheme="minorHAnsi" w:cstheme="minorHAnsi"/>
          <w:bCs/>
          <w:sz w:val="20"/>
          <w:szCs w:val="20"/>
        </w:rPr>
        <w:t xml:space="preserve"> technical staff,</w:t>
      </w:r>
    </w:p>
    <w:p w14:paraId="7A1E2F96" w14:textId="209C3ECD" w:rsidR="00350185" w:rsidRPr="00A92DD6" w:rsidRDefault="00EE11E8" w:rsidP="00EA3E7A">
      <w:pPr>
        <w:pStyle w:val="Paragraphedeliste"/>
        <w:numPr>
          <w:ilvl w:val="2"/>
          <w:numId w:val="31"/>
        </w:numPr>
        <w:rPr>
          <w:rFonts w:asciiTheme="minorHAnsi" w:hAnsiTheme="minorHAnsi" w:cstheme="minorHAnsi"/>
          <w:bCs/>
          <w:sz w:val="20"/>
          <w:szCs w:val="20"/>
        </w:rPr>
      </w:pPr>
      <w:r w:rsidRPr="00A92DD6">
        <w:rPr>
          <w:rFonts w:asciiTheme="minorHAnsi" w:hAnsiTheme="minorHAnsi" w:cstheme="minorHAnsi"/>
          <w:bCs/>
          <w:sz w:val="20"/>
          <w:szCs w:val="20"/>
        </w:rPr>
        <w:t>S</w:t>
      </w:r>
      <w:r w:rsidR="00350185" w:rsidRPr="00A92DD6">
        <w:rPr>
          <w:rFonts w:asciiTheme="minorHAnsi" w:hAnsiTheme="minorHAnsi" w:cstheme="minorHAnsi"/>
          <w:bCs/>
          <w:sz w:val="20"/>
          <w:szCs w:val="20"/>
        </w:rPr>
        <w:t>upport for all capabilities.</w:t>
      </w:r>
    </w:p>
    <w:p w14:paraId="731486A6" w14:textId="77777777" w:rsidR="00350185" w:rsidRPr="00A92DD6" w:rsidRDefault="0061755C" w:rsidP="0065082D">
      <w:pPr>
        <w:pStyle w:val="Corpsdetexte"/>
        <w:numPr>
          <w:ilvl w:val="0"/>
          <w:numId w:val="102"/>
        </w:numPr>
        <w:rPr>
          <w:rFonts w:asciiTheme="minorHAnsi" w:hAnsiTheme="minorHAnsi" w:cstheme="minorHAnsi"/>
        </w:rPr>
      </w:pPr>
      <w:r w:rsidRPr="00A92DD6">
        <w:t xml:space="preserve">Google </w:t>
      </w:r>
      <w:r w:rsidR="00350185" w:rsidRPr="00A92DD6">
        <w:t>Platform Review</w:t>
      </w:r>
    </w:p>
    <w:p w14:paraId="757E8391" w14:textId="763C5292" w:rsidR="00350185" w:rsidRPr="00A92DD6" w:rsidRDefault="00350185" w:rsidP="00EA3E7A">
      <w:pPr>
        <w:pStyle w:val="Paragraphedeliste"/>
        <w:numPr>
          <w:ilvl w:val="2"/>
          <w:numId w:val="31"/>
        </w:numPr>
        <w:rPr>
          <w:rFonts w:asciiTheme="minorHAnsi" w:hAnsiTheme="minorHAnsi" w:cstheme="minorHAnsi"/>
          <w:bCs/>
          <w:sz w:val="20"/>
          <w:szCs w:val="20"/>
        </w:rPr>
      </w:pPr>
      <w:r w:rsidRPr="00A92DD6">
        <w:rPr>
          <w:rFonts w:asciiTheme="minorHAnsi" w:hAnsiTheme="minorHAnsi" w:cstheme="minorHAnsi"/>
          <w:bCs/>
          <w:sz w:val="20"/>
          <w:szCs w:val="20"/>
        </w:rPr>
        <w:t>Architecture review</w:t>
      </w:r>
      <w:r w:rsidR="00715E78" w:rsidRPr="00A92DD6">
        <w:rPr>
          <w:rFonts w:asciiTheme="minorHAnsi" w:hAnsiTheme="minorHAnsi" w:cstheme="minorHAnsi"/>
          <w:bCs/>
          <w:sz w:val="20"/>
          <w:szCs w:val="20"/>
        </w:rPr>
        <w:t>,</w:t>
      </w:r>
    </w:p>
    <w:p w14:paraId="118A35DC" w14:textId="48431D47" w:rsidR="00350185" w:rsidRPr="00A92DD6" w:rsidRDefault="00350185" w:rsidP="00EA3E7A">
      <w:pPr>
        <w:pStyle w:val="Paragraphedeliste"/>
        <w:numPr>
          <w:ilvl w:val="2"/>
          <w:numId w:val="31"/>
        </w:numPr>
        <w:rPr>
          <w:rFonts w:asciiTheme="minorHAnsi" w:hAnsiTheme="minorHAnsi" w:cstheme="minorHAnsi"/>
          <w:bCs/>
          <w:sz w:val="20"/>
          <w:szCs w:val="20"/>
        </w:rPr>
      </w:pPr>
      <w:r w:rsidRPr="00A92DD6">
        <w:rPr>
          <w:rFonts w:asciiTheme="minorHAnsi" w:hAnsiTheme="minorHAnsi" w:cstheme="minorHAnsi"/>
          <w:bCs/>
          <w:sz w:val="20"/>
          <w:szCs w:val="20"/>
        </w:rPr>
        <w:t xml:space="preserve">Cloud consumption </w:t>
      </w:r>
      <w:r w:rsidR="00715E78" w:rsidRPr="00A92DD6">
        <w:rPr>
          <w:rFonts w:asciiTheme="minorHAnsi" w:hAnsiTheme="minorHAnsi" w:cstheme="minorHAnsi"/>
          <w:sz w:val="20"/>
        </w:rPr>
        <w:t>a</w:t>
      </w:r>
      <w:r w:rsidRPr="00A92DD6">
        <w:rPr>
          <w:rFonts w:asciiTheme="minorHAnsi" w:hAnsiTheme="minorHAnsi" w:cstheme="minorHAnsi"/>
          <w:sz w:val="20"/>
        </w:rPr>
        <w:t xml:space="preserve">nalysis &amp; </w:t>
      </w:r>
      <w:r w:rsidR="00715E78" w:rsidRPr="00A92DD6">
        <w:rPr>
          <w:rFonts w:asciiTheme="minorHAnsi" w:hAnsiTheme="minorHAnsi" w:cstheme="minorHAnsi"/>
          <w:sz w:val="20"/>
        </w:rPr>
        <w:t>r</w:t>
      </w:r>
      <w:r w:rsidRPr="00A92DD6">
        <w:rPr>
          <w:rFonts w:asciiTheme="minorHAnsi" w:hAnsiTheme="minorHAnsi" w:cstheme="minorHAnsi"/>
          <w:sz w:val="20"/>
        </w:rPr>
        <w:t>ecommendations</w:t>
      </w:r>
      <w:r w:rsidR="00715E78" w:rsidRPr="00A92DD6">
        <w:rPr>
          <w:rFonts w:asciiTheme="minorHAnsi" w:hAnsiTheme="minorHAnsi" w:cstheme="minorHAnsi"/>
          <w:sz w:val="20"/>
        </w:rPr>
        <w:t>.</w:t>
      </w:r>
    </w:p>
    <w:p w14:paraId="7E40E6D9" w14:textId="6E963F2E" w:rsidR="00350185" w:rsidRPr="00A92DD6" w:rsidDel="00CC0993" w:rsidRDefault="00350185" w:rsidP="008667C8">
      <w:pPr>
        <w:pStyle w:val="Corpsdetexte"/>
        <w:ind w:left="720" w:right="244"/>
        <w:jc w:val="both"/>
        <w:rPr>
          <w:del w:id="1157" w:author="Bigras, Louis-Philippe" w:date="2026-01-15T09:39:00Z" w16du:dateUtc="2026-01-15T14:39:00Z"/>
        </w:rPr>
      </w:pPr>
    </w:p>
    <w:p w14:paraId="1AE5204D" w14:textId="1502C944" w:rsidR="00350185" w:rsidRPr="00A92DD6" w:rsidDel="00CC0993" w:rsidRDefault="00350185" w:rsidP="008667C8">
      <w:pPr>
        <w:pStyle w:val="Corpsdetexte"/>
        <w:ind w:left="720" w:right="244"/>
        <w:jc w:val="both"/>
        <w:rPr>
          <w:del w:id="1158" w:author="Bigras, Louis-Philippe" w:date="2026-01-15T09:39:00Z" w16du:dateUtc="2026-01-15T14:39:00Z"/>
        </w:rPr>
      </w:pPr>
    </w:p>
    <w:p w14:paraId="175E761C" w14:textId="423A23AA" w:rsidR="005E6200" w:rsidRPr="00A92DD6" w:rsidDel="00CC0993" w:rsidRDefault="005E6200" w:rsidP="008667C8">
      <w:pPr>
        <w:pStyle w:val="Corpsdetexte"/>
        <w:ind w:left="720" w:right="244"/>
        <w:jc w:val="both"/>
        <w:rPr>
          <w:del w:id="1159" w:author="Bigras, Louis-Philippe" w:date="2026-01-15T09:39:00Z" w16du:dateUtc="2026-01-15T14:39:00Z"/>
        </w:rPr>
      </w:pPr>
    </w:p>
    <w:p w14:paraId="49341FAC" w14:textId="77777777" w:rsidR="005E6200" w:rsidRPr="00A92DD6" w:rsidRDefault="005E6200" w:rsidP="008667C8">
      <w:pPr>
        <w:pStyle w:val="Corpsdetexte"/>
        <w:ind w:left="720" w:right="244"/>
        <w:jc w:val="both"/>
      </w:pPr>
    </w:p>
    <w:p w14:paraId="4BC1AFFF" w14:textId="17C48542" w:rsidR="00ED5148" w:rsidRPr="008F1F5B" w:rsidRDefault="00ED5148" w:rsidP="008F1F5B">
      <w:pPr>
        <w:pStyle w:val="Titre3"/>
        <w:keepNext w:val="0"/>
        <w:keepLines w:val="0"/>
        <w:numPr>
          <w:ilvl w:val="0"/>
          <w:numId w:val="150"/>
        </w:numPr>
        <w:spacing w:before="0"/>
        <w:rPr>
          <w:rFonts w:ascii="Calibri" w:eastAsia="Calibri" w:hAnsi="Calibri" w:cs="Calibri"/>
          <w:b/>
          <w:color w:val="auto"/>
          <w:sz w:val="20"/>
          <w:szCs w:val="20"/>
        </w:rPr>
      </w:pPr>
      <w:r w:rsidRPr="008F1F5B">
        <w:rPr>
          <w:rFonts w:ascii="Calibri" w:eastAsia="Calibri" w:hAnsi="Calibri" w:cs="Calibri"/>
          <w:b/>
          <w:color w:val="auto"/>
          <w:sz w:val="20"/>
          <w:szCs w:val="20"/>
        </w:rPr>
        <w:t>Other Run Fees</w:t>
      </w:r>
    </w:p>
    <w:p w14:paraId="74634D35" w14:textId="77777777" w:rsidR="00090DD1" w:rsidRPr="00A92DD6" w:rsidRDefault="00090DD1" w:rsidP="008667C8">
      <w:pPr>
        <w:pStyle w:val="Corpsdetexte"/>
        <w:ind w:left="720" w:right="244"/>
        <w:jc w:val="both"/>
      </w:pPr>
    </w:p>
    <w:p w14:paraId="6089AF50" w14:textId="54FE2697" w:rsidR="00ED5148" w:rsidRPr="00A92DD6" w:rsidRDefault="00593C4A" w:rsidP="008667C8">
      <w:pPr>
        <w:pStyle w:val="Corpsdetexte"/>
        <w:ind w:left="720" w:right="244"/>
        <w:jc w:val="both"/>
      </w:pPr>
      <w:r w:rsidRPr="00A92DD6">
        <w:t xml:space="preserve">This service includes procurement, management and reporting </w:t>
      </w:r>
      <w:r w:rsidR="007D51E9" w:rsidRPr="00A92DD6">
        <w:t xml:space="preserve">of </w:t>
      </w:r>
      <w:r w:rsidR="005E6E50" w:rsidRPr="00DF5348">
        <w:t xml:space="preserve">the </w:t>
      </w:r>
      <w:ins w:id="1160" w:author="Vincent Boisclair" w:date="2025-10-21T15:44:00Z">
        <w:r w:rsidR="00854AB4" w:rsidRPr="00DF5348">
          <w:t xml:space="preserve">Third-Party Applications </w:t>
        </w:r>
      </w:ins>
      <w:del w:id="1161" w:author="iA" w:date="2025-10-14T14:20:00Z" w16du:dateUtc="2025-10-14T18:20:00Z">
        <w:r w:rsidR="00090DD1" w:rsidRPr="00146F58">
          <w:delText>third-party</w:delText>
        </w:r>
        <w:r w:rsidR="005E6E50" w:rsidRPr="00146F58">
          <w:delText xml:space="preserve"> </w:delText>
        </w:r>
        <w:r w:rsidR="00090DD1" w:rsidRPr="00146F58">
          <w:delText>licenses</w:delText>
        </w:r>
      </w:del>
      <w:r w:rsidR="005E6E50" w:rsidRPr="00DF5348">
        <w:t xml:space="preserve"> and </w:t>
      </w:r>
      <w:r w:rsidR="00367982" w:rsidRPr="00DF5348">
        <w:t xml:space="preserve">other </w:t>
      </w:r>
      <w:r w:rsidR="005E6E50" w:rsidRPr="00DF5348">
        <w:t>services</w:t>
      </w:r>
      <w:r w:rsidR="00090DD1" w:rsidRPr="00DF5348">
        <w:t>.</w:t>
      </w:r>
    </w:p>
    <w:p w14:paraId="6D65B437" w14:textId="77777777" w:rsidR="00A8461A" w:rsidRPr="00A92DD6" w:rsidRDefault="00A8461A" w:rsidP="008667C8">
      <w:pPr>
        <w:pStyle w:val="Corpsdetexte"/>
        <w:ind w:left="720" w:right="244"/>
        <w:jc w:val="both"/>
      </w:pPr>
    </w:p>
    <w:p w14:paraId="10828417" w14:textId="77777777" w:rsidR="00CF3BE0" w:rsidRPr="008F1F5B" w:rsidRDefault="00CF3BE0" w:rsidP="008F1F5B">
      <w:pPr>
        <w:pStyle w:val="Titre3"/>
        <w:keepNext w:val="0"/>
        <w:keepLines w:val="0"/>
        <w:numPr>
          <w:ilvl w:val="0"/>
          <w:numId w:val="150"/>
        </w:numPr>
        <w:spacing w:before="0"/>
        <w:rPr>
          <w:rFonts w:ascii="Calibri" w:eastAsia="Calibri" w:hAnsi="Calibri" w:cs="Calibri"/>
          <w:b/>
          <w:color w:val="auto"/>
          <w:sz w:val="20"/>
          <w:szCs w:val="20"/>
        </w:rPr>
      </w:pPr>
      <w:r w:rsidRPr="008F1F5B">
        <w:rPr>
          <w:rFonts w:ascii="Calibri" w:eastAsia="Calibri" w:hAnsi="Calibri" w:cs="Calibri"/>
          <w:b/>
          <w:color w:val="auto"/>
          <w:sz w:val="20"/>
          <w:szCs w:val="20"/>
        </w:rPr>
        <w:t>Service Request</w:t>
      </w:r>
    </w:p>
    <w:p w14:paraId="7EF84627" w14:textId="77777777" w:rsidR="00481489" w:rsidRPr="00A92DD6" w:rsidRDefault="00481489" w:rsidP="008667C8">
      <w:pPr>
        <w:pStyle w:val="Corpsdetexte"/>
        <w:ind w:left="720" w:right="244"/>
        <w:jc w:val="both"/>
      </w:pPr>
    </w:p>
    <w:p w14:paraId="495C1B46" w14:textId="73408773" w:rsidR="00481489" w:rsidRPr="00A92DD6" w:rsidRDefault="00481489" w:rsidP="008667C8">
      <w:pPr>
        <w:pStyle w:val="Corpsdetexte"/>
        <w:ind w:left="720" w:right="244"/>
        <w:jc w:val="both"/>
      </w:pPr>
      <w:r w:rsidRPr="00A92DD6">
        <w:t xml:space="preserve">As described in Exhibit </w:t>
      </w:r>
      <w:r w:rsidR="00261E0D" w:rsidRPr="00A92DD6">
        <w:t>C</w:t>
      </w:r>
      <w:r w:rsidRPr="00A92DD6">
        <w:t xml:space="preserve">, Section </w:t>
      </w:r>
      <w:r w:rsidR="00261E0D" w:rsidRPr="00A92DD6">
        <w:t>3</w:t>
      </w:r>
      <w:r w:rsidRPr="00A92DD6">
        <w:t>.</w:t>
      </w:r>
    </w:p>
    <w:p w14:paraId="7383067E" w14:textId="6D8F2272" w:rsidR="002D5A13" w:rsidRPr="00A92DD6" w:rsidRDefault="002D5A13" w:rsidP="00481489">
      <w:pPr>
        <w:rPr>
          <w:del w:id="1162" w:author="iA" w:date="2025-10-14T14:20:00Z" w16du:dateUtc="2025-10-14T18:20:00Z"/>
        </w:rPr>
      </w:pPr>
    </w:p>
    <w:p w14:paraId="6824D577" w14:textId="77777777" w:rsidR="00CF3BE0" w:rsidRPr="00A92DD6" w:rsidRDefault="00CF3BE0" w:rsidP="00CF3BE0"/>
    <w:p w14:paraId="26367F82" w14:textId="0CDA6CB3" w:rsidR="00F36822" w:rsidRPr="00A92DD6" w:rsidRDefault="006B1C02" w:rsidP="00785EED">
      <w:pPr>
        <w:pStyle w:val="Titre2"/>
        <w:numPr>
          <w:ilvl w:val="0"/>
          <w:numId w:val="202"/>
        </w:numPr>
      </w:pPr>
      <w:r w:rsidRPr="00A92DD6">
        <w:t xml:space="preserve">GOOGLE </w:t>
      </w:r>
      <w:r w:rsidR="00F36822" w:rsidRPr="00A92DD6">
        <w:t>PLATFORM MANAGEMENT SERVICES</w:t>
      </w:r>
    </w:p>
    <w:p w14:paraId="4B589B6A" w14:textId="77777777" w:rsidR="00F36822" w:rsidRPr="00A92DD6" w:rsidRDefault="00F36822" w:rsidP="008667C8">
      <w:pPr>
        <w:pStyle w:val="Corpsdetexte"/>
        <w:ind w:left="720" w:right="244"/>
        <w:jc w:val="both"/>
      </w:pPr>
    </w:p>
    <w:p w14:paraId="25E039E9" w14:textId="0FAE9CF8" w:rsidR="00377E68" w:rsidRPr="00A92DD6" w:rsidRDefault="00377E68" w:rsidP="008667C8">
      <w:pPr>
        <w:pStyle w:val="Corpsdetexte"/>
        <w:ind w:left="720" w:right="244"/>
        <w:jc w:val="both"/>
      </w:pPr>
      <w:r w:rsidRPr="00A92DD6">
        <w:t xml:space="preserve">The Supplier </w:t>
      </w:r>
      <w:r w:rsidR="00CF3EA9" w:rsidRPr="00A92DD6">
        <w:t xml:space="preserve">will </w:t>
      </w:r>
      <w:r w:rsidR="00210EE4" w:rsidRPr="00A92DD6">
        <w:t xml:space="preserve">deploy and maintain the </w:t>
      </w:r>
      <w:r w:rsidR="006B1C02" w:rsidRPr="00A92DD6">
        <w:t xml:space="preserve">Google </w:t>
      </w:r>
      <w:r w:rsidR="002B6629" w:rsidRPr="00A92DD6">
        <w:t>P</w:t>
      </w:r>
      <w:r w:rsidR="00210EE4" w:rsidRPr="00A92DD6">
        <w:t>latform capabilities</w:t>
      </w:r>
      <w:r w:rsidR="006204B8" w:rsidRPr="00A92DD6">
        <w:t>.</w:t>
      </w:r>
    </w:p>
    <w:p w14:paraId="11B11F70" w14:textId="77777777" w:rsidR="006204B8" w:rsidRPr="00A92DD6" w:rsidRDefault="006204B8" w:rsidP="008667C8">
      <w:pPr>
        <w:pStyle w:val="Corpsdetexte"/>
        <w:ind w:left="720" w:right="244"/>
        <w:jc w:val="both"/>
      </w:pPr>
    </w:p>
    <w:p w14:paraId="0483416D" w14:textId="00223039" w:rsidR="005A298C" w:rsidRPr="00A92DD6" w:rsidRDefault="00447EE9" w:rsidP="008667C8">
      <w:pPr>
        <w:pStyle w:val="Corpsdetexte"/>
        <w:ind w:left="720" w:right="244"/>
        <w:jc w:val="both"/>
      </w:pPr>
      <w:r w:rsidRPr="00A92DD6">
        <w:t xml:space="preserve">The </w:t>
      </w:r>
      <w:ins w:id="1163" w:author="Vincent Boisclair" w:date="2025-10-21T15:47:00Z" w16du:dateUtc="2025-10-21T19:47:00Z">
        <w:r w:rsidR="00FD2AEF">
          <w:t xml:space="preserve">Google Platform </w:t>
        </w:r>
        <w:r w:rsidR="003C51B1">
          <w:t xml:space="preserve">management </w:t>
        </w:r>
      </w:ins>
      <w:commentRangeStart w:id="1164"/>
      <w:ins w:id="1165" w:author="iA" w:date="2025-10-14T14:20:00Z" w16du:dateUtc="2025-10-14T18:20:00Z">
        <w:del w:id="1166" w:author="Vincent Boisclair" w:date="2025-10-21T15:47:00Z" w16du:dateUtc="2025-10-21T19:47:00Z">
          <w:r w:rsidR="00123B73" w:rsidRPr="00083953" w:rsidDel="003C51B1">
            <w:rPr>
              <w:highlight w:val="cyan"/>
            </w:rPr>
            <w:delText>S</w:delText>
          </w:r>
        </w:del>
      </w:ins>
      <w:ins w:id="1167" w:author="Vincent Boisclair" w:date="2025-10-21T15:47:00Z" w16du:dateUtc="2025-10-21T19:47:00Z">
        <w:r w:rsidR="003C51B1">
          <w:rPr>
            <w:highlight w:val="cyan"/>
          </w:rPr>
          <w:t>s</w:t>
        </w:r>
      </w:ins>
      <w:ins w:id="1168" w:author="iA" w:date="2025-10-14T14:20:00Z" w16du:dateUtc="2025-10-14T18:20:00Z">
        <w:r w:rsidR="00F36822" w:rsidRPr="00083953">
          <w:rPr>
            <w:highlight w:val="cyan"/>
          </w:rPr>
          <w:t>ervice</w:t>
        </w:r>
        <w:r w:rsidR="00CC3C20" w:rsidRPr="00083953">
          <w:rPr>
            <w:highlight w:val="cyan"/>
          </w:rPr>
          <w:t>s</w:t>
        </w:r>
      </w:ins>
      <w:del w:id="1169" w:author="iA" w:date="2025-10-14T14:20:00Z" w16du:dateUtc="2025-10-14T18:20:00Z">
        <w:r w:rsidRPr="00083953">
          <w:rPr>
            <w:highlight w:val="cyan"/>
          </w:rPr>
          <w:delText>p</w:delText>
        </w:r>
        <w:r w:rsidR="00F36822" w:rsidRPr="00083953">
          <w:rPr>
            <w:highlight w:val="cyan"/>
          </w:rPr>
          <w:delText xml:space="preserve">latform </w:delText>
        </w:r>
        <w:r w:rsidRPr="00083953">
          <w:rPr>
            <w:highlight w:val="cyan"/>
          </w:rPr>
          <w:delText>m</w:delText>
        </w:r>
        <w:r w:rsidR="00F36822" w:rsidRPr="00083953">
          <w:rPr>
            <w:highlight w:val="cyan"/>
          </w:rPr>
          <w:delText xml:space="preserve">anagement </w:delText>
        </w:r>
        <w:r w:rsidRPr="00083953">
          <w:rPr>
            <w:highlight w:val="cyan"/>
          </w:rPr>
          <w:delText>s</w:delText>
        </w:r>
        <w:r w:rsidR="00F36822" w:rsidRPr="00083953">
          <w:rPr>
            <w:highlight w:val="cyan"/>
          </w:rPr>
          <w:delText>ervice</w:delText>
        </w:r>
        <w:r w:rsidR="00CC3C20" w:rsidRPr="00083953">
          <w:rPr>
            <w:highlight w:val="cyan"/>
          </w:rPr>
          <w:delText>s</w:delText>
        </w:r>
      </w:del>
      <w:r w:rsidR="00CC3C20" w:rsidRPr="00A92DD6">
        <w:t xml:space="preserve"> </w:t>
      </w:r>
      <w:commentRangeEnd w:id="1164"/>
      <w:r w:rsidR="004D492C" w:rsidRPr="00A92DD6">
        <w:rPr>
          <w:rStyle w:val="Marquedecommentaire"/>
          <w:sz w:val="20"/>
          <w:szCs w:val="20"/>
        </w:rPr>
        <w:commentReference w:id="1164"/>
      </w:r>
      <w:r w:rsidR="00CC3C20" w:rsidRPr="00A92DD6">
        <w:t>f</w:t>
      </w:r>
      <w:r w:rsidR="00F36822" w:rsidRPr="00A92DD6">
        <w:t>ocus</w:t>
      </w:r>
      <w:r w:rsidR="00F36822" w:rsidRPr="008667C8">
        <w:t xml:space="preserve"> </w:t>
      </w:r>
      <w:r w:rsidR="00F36822" w:rsidRPr="00A92DD6">
        <w:t>on</w:t>
      </w:r>
      <w:r w:rsidR="00F36822" w:rsidRPr="008667C8">
        <w:t xml:space="preserve"> </w:t>
      </w:r>
      <w:r w:rsidR="00F36822" w:rsidRPr="00A92DD6">
        <w:t>the</w:t>
      </w:r>
      <w:r w:rsidR="00F36822" w:rsidRPr="008667C8">
        <w:t xml:space="preserve"> </w:t>
      </w:r>
      <w:r w:rsidR="00F36822" w:rsidRPr="00A92DD6">
        <w:t>continuous</w:t>
      </w:r>
      <w:r w:rsidR="00F36822" w:rsidRPr="008667C8">
        <w:t xml:space="preserve"> </w:t>
      </w:r>
      <w:r w:rsidR="00F36822" w:rsidRPr="00A92DD6">
        <w:t>evolution</w:t>
      </w:r>
      <w:r w:rsidR="00F36822" w:rsidRPr="008667C8">
        <w:t xml:space="preserve"> </w:t>
      </w:r>
      <w:r w:rsidR="00F36822" w:rsidRPr="00A92DD6">
        <w:t>of</w:t>
      </w:r>
      <w:r w:rsidR="00F36822" w:rsidRPr="008667C8">
        <w:t xml:space="preserve"> </w:t>
      </w:r>
      <w:r w:rsidR="00F36822" w:rsidRPr="00A92DD6">
        <w:t>the</w:t>
      </w:r>
      <w:r w:rsidR="00F36822" w:rsidRPr="008667C8">
        <w:t xml:space="preserve"> </w:t>
      </w:r>
      <w:r w:rsidR="00123B73" w:rsidRPr="008667C8">
        <w:t xml:space="preserve">Google </w:t>
      </w:r>
      <w:r w:rsidR="002B6629" w:rsidRPr="008667C8">
        <w:t>P</w:t>
      </w:r>
      <w:r w:rsidR="00F36822" w:rsidRPr="00A92DD6">
        <w:t>latform,</w:t>
      </w:r>
      <w:r w:rsidR="00F36822" w:rsidRPr="008667C8">
        <w:t xml:space="preserve"> </w:t>
      </w:r>
      <w:r w:rsidR="00F36822" w:rsidRPr="00A92DD6">
        <w:t>delivering</w:t>
      </w:r>
      <w:r w:rsidR="00F36822" w:rsidRPr="008667C8">
        <w:t xml:space="preserve"> </w:t>
      </w:r>
      <w:r w:rsidR="00F36822" w:rsidRPr="00A92DD6">
        <w:t>innovation,</w:t>
      </w:r>
      <w:r w:rsidR="00F36822" w:rsidRPr="008667C8">
        <w:t xml:space="preserve"> </w:t>
      </w:r>
      <w:r w:rsidR="00F36822" w:rsidRPr="00A92DD6">
        <w:t>and</w:t>
      </w:r>
      <w:r w:rsidR="00F36822" w:rsidRPr="008667C8">
        <w:t xml:space="preserve"> </w:t>
      </w:r>
      <w:r w:rsidR="00F36822" w:rsidRPr="00A92DD6">
        <w:t xml:space="preserve">bringing value to the </w:t>
      </w:r>
      <w:r w:rsidR="00CC3C20" w:rsidRPr="00A92DD6">
        <w:t>Client</w:t>
      </w:r>
      <w:r w:rsidR="00F36822" w:rsidRPr="00A92DD6">
        <w:t xml:space="preserve"> by:</w:t>
      </w:r>
    </w:p>
    <w:p w14:paraId="4DCB5787" w14:textId="77777777" w:rsidR="005A298C" w:rsidRPr="00A92DD6" w:rsidRDefault="00CC3C20" w:rsidP="00EE3765">
      <w:pPr>
        <w:pStyle w:val="Corpsdetexte"/>
        <w:numPr>
          <w:ilvl w:val="0"/>
          <w:numId w:val="204"/>
        </w:numPr>
        <w:ind w:right="244"/>
      </w:pPr>
      <w:r w:rsidRPr="00A92DD6">
        <w:t>I</w:t>
      </w:r>
      <w:r w:rsidR="00F36822" w:rsidRPr="00A92DD6">
        <w:t>mplementing</w:t>
      </w:r>
      <w:r w:rsidR="00F36822" w:rsidRPr="00A92DD6">
        <w:rPr>
          <w:spacing w:val="-8"/>
        </w:rPr>
        <w:t xml:space="preserve"> </w:t>
      </w:r>
      <w:r w:rsidR="00F36822" w:rsidRPr="00A92DD6">
        <w:t>new</w:t>
      </w:r>
      <w:r w:rsidR="00F36822" w:rsidRPr="00A92DD6">
        <w:rPr>
          <w:spacing w:val="-7"/>
        </w:rPr>
        <w:t xml:space="preserve"> </w:t>
      </w:r>
      <w:r w:rsidR="00F36822" w:rsidRPr="00A92DD6">
        <w:t>features</w:t>
      </w:r>
      <w:r w:rsidR="00F36822" w:rsidRPr="00A92DD6">
        <w:rPr>
          <w:spacing w:val="-6"/>
        </w:rPr>
        <w:t xml:space="preserve"> </w:t>
      </w:r>
      <w:r w:rsidR="00F36822" w:rsidRPr="00A92DD6">
        <w:t>and</w:t>
      </w:r>
      <w:r w:rsidR="00F36822" w:rsidRPr="00A92DD6">
        <w:rPr>
          <w:spacing w:val="-7"/>
        </w:rPr>
        <w:t xml:space="preserve"> </w:t>
      </w:r>
      <w:r w:rsidR="00F36822" w:rsidRPr="00A92DD6">
        <w:t>new</w:t>
      </w:r>
      <w:r w:rsidR="00F36822" w:rsidRPr="00A92DD6">
        <w:rPr>
          <w:spacing w:val="-3"/>
        </w:rPr>
        <w:t xml:space="preserve"> </w:t>
      </w:r>
      <w:r w:rsidR="00F36822" w:rsidRPr="00A92DD6">
        <w:t>functionalities</w:t>
      </w:r>
      <w:r w:rsidR="00315FAB" w:rsidRPr="00A92DD6">
        <w:t xml:space="preserve"> o</w:t>
      </w:r>
      <w:r w:rsidR="00263964" w:rsidRPr="00A92DD6">
        <w:t>n</w:t>
      </w:r>
      <w:r w:rsidR="00315FAB" w:rsidRPr="00A92DD6">
        <w:t xml:space="preserve"> existing capabilities</w:t>
      </w:r>
      <w:r w:rsidR="00263964" w:rsidRPr="00A92DD6">
        <w:rPr>
          <w:spacing w:val="-2"/>
        </w:rPr>
        <w:t>,</w:t>
      </w:r>
    </w:p>
    <w:p w14:paraId="4CE5CBAD" w14:textId="77777777" w:rsidR="005A298C" w:rsidRPr="00A92DD6" w:rsidRDefault="00F36822" w:rsidP="00EE3765">
      <w:pPr>
        <w:pStyle w:val="Corpsdetexte"/>
        <w:numPr>
          <w:ilvl w:val="0"/>
          <w:numId w:val="204"/>
        </w:numPr>
        <w:tabs>
          <w:tab w:val="left" w:pos="839"/>
        </w:tabs>
        <w:spacing w:line="254" w:lineRule="exact"/>
        <w:ind w:right="244"/>
      </w:pPr>
      <w:r w:rsidRPr="00A92DD6">
        <w:t>Executing</w:t>
      </w:r>
      <w:r w:rsidRPr="00A92DD6">
        <w:rPr>
          <w:spacing w:val="-11"/>
        </w:rPr>
        <w:t xml:space="preserve"> </w:t>
      </w:r>
      <w:r w:rsidRPr="00A92DD6">
        <w:t>reviews</w:t>
      </w:r>
      <w:r w:rsidRPr="00A92DD6">
        <w:rPr>
          <w:spacing w:val="-9"/>
        </w:rPr>
        <w:t xml:space="preserve"> </w:t>
      </w:r>
      <w:r w:rsidRPr="00A92DD6">
        <w:t>and</w:t>
      </w:r>
      <w:r w:rsidRPr="00A92DD6">
        <w:rPr>
          <w:spacing w:val="-9"/>
        </w:rPr>
        <w:t xml:space="preserve"> </w:t>
      </w:r>
      <w:r w:rsidRPr="00A92DD6">
        <w:t>environment</w:t>
      </w:r>
      <w:r w:rsidRPr="00A92DD6">
        <w:rPr>
          <w:spacing w:val="-6"/>
        </w:rPr>
        <w:t xml:space="preserve"> </w:t>
      </w:r>
      <w:r w:rsidRPr="00A92DD6">
        <w:rPr>
          <w:spacing w:val="-2"/>
        </w:rPr>
        <w:t>assessments</w:t>
      </w:r>
      <w:r w:rsidR="00263964" w:rsidRPr="00A92DD6">
        <w:rPr>
          <w:spacing w:val="-2"/>
        </w:rPr>
        <w:t>,</w:t>
      </w:r>
    </w:p>
    <w:p w14:paraId="0EB08BF6" w14:textId="77777777" w:rsidR="005A298C" w:rsidRPr="00A92DD6" w:rsidRDefault="00063E2A" w:rsidP="00EE3765">
      <w:pPr>
        <w:pStyle w:val="Corpsdetexte"/>
        <w:numPr>
          <w:ilvl w:val="0"/>
          <w:numId w:val="204"/>
        </w:numPr>
        <w:tabs>
          <w:tab w:val="left" w:pos="839"/>
        </w:tabs>
        <w:spacing w:line="254" w:lineRule="exact"/>
        <w:ind w:right="244"/>
      </w:pPr>
      <w:r w:rsidRPr="00A92DD6">
        <w:t>Proactively i</w:t>
      </w:r>
      <w:r w:rsidR="00263964" w:rsidRPr="00A92DD6">
        <w:t>dentifying</w:t>
      </w:r>
      <w:r w:rsidR="00263964" w:rsidRPr="00A92DD6">
        <w:rPr>
          <w:spacing w:val="-10"/>
        </w:rPr>
        <w:t xml:space="preserve"> </w:t>
      </w:r>
      <w:r w:rsidR="00F36822" w:rsidRPr="00A92DD6">
        <w:t>opportunities</w:t>
      </w:r>
      <w:r w:rsidR="00F36822" w:rsidRPr="00A92DD6">
        <w:rPr>
          <w:spacing w:val="-10"/>
        </w:rPr>
        <w:t xml:space="preserve"> </w:t>
      </w:r>
      <w:r w:rsidR="00F36822" w:rsidRPr="00A92DD6">
        <w:t>for</w:t>
      </w:r>
      <w:r w:rsidR="00F36822" w:rsidRPr="00A92DD6">
        <w:rPr>
          <w:spacing w:val="-9"/>
        </w:rPr>
        <w:t xml:space="preserve"> </w:t>
      </w:r>
      <w:r w:rsidR="00F36822" w:rsidRPr="00A92DD6">
        <w:t>service</w:t>
      </w:r>
      <w:r w:rsidR="00F36822" w:rsidRPr="00A92DD6">
        <w:rPr>
          <w:spacing w:val="-11"/>
        </w:rPr>
        <w:t xml:space="preserve"> </w:t>
      </w:r>
      <w:r w:rsidR="00F36822" w:rsidRPr="00A92DD6">
        <w:rPr>
          <w:spacing w:val="-2"/>
        </w:rPr>
        <w:t>improvement</w:t>
      </w:r>
      <w:r w:rsidR="00263964" w:rsidRPr="00A92DD6">
        <w:rPr>
          <w:spacing w:val="-2"/>
        </w:rPr>
        <w:t>,</w:t>
      </w:r>
    </w:p>
    <w:p w14:paraId="2826BA8D" w14:textId="77777777" w:rsidR="005A298C" w:rsidRPr="00A92DD6" w:rsidRDefault="00F36822" w:rsidP="00EE3765">
      <w:pPr>
        <w:pStyle w:val="Corpsdetexte"/>
        <w:numPr>
          <w:ilvl w:val="0"/>
          <w:numId w:val="204"/>
        </w:numPr>
        <w:tabs>
          <w:tab w:val="left" w:pos="839"/>
        </w:tabs>
        <w:spacing w:line="254" w:lineRule="exact"/>
        <w:ind w:right="244"/>
      </w:pPr>
      <w:r w:rsidRPr="00A92DD6">
        <w:rPr>
          <w:spacing w:val="-2"/>
        </w:rPr>
        <w:t>Implementing</w:t>
      </w:r>
      <w:r w:rsidRPr="00A92DD6">
        <w:rPr>
          <w:spacing w:val="8"/>
        </w:rPr>
        <w:t xml:space="preserve"> </w:t>
      </w:r>
      <w:r w:rsidRPr="00A92DD6">
        <w:rPr>
          <w:spacing w:val="-2"/>
        </w:rPr>
        <w:t>recommendations</w:t>
      </w:r>
      <w:r w:rsidR="00263964" w:rsidRPr="00A92DD6">
        <w:rPr>
          <w:spacing w:val="-2"/>
        </w:rPr>
        <w:t>,</w:t>
      </w:r>
    </w:p>
    <w:p w14:paraId="5B4E4E14" w14:textId="1B4E5BDC" w:rsidR="00F36822" w:rsidRPr="00A92DD6" w:rsidRDefault="00F36822" w:rsidP="00785EED">
      <w:pPr>
        <w:pStyle w:val="Corpsdetexte"/>
        <w:numPr>
          <w:ilvl w:val="0"/>
          <w:numId w:val="204"/>
        </w:numPr>
        <w:tabs>
          <w:tab w:val="left" w:pos="839"/>
        </w:tabs>
        <w:spacing w:line="254" w:lineRule="exact"/>
        <w:ind w:right="244"/>
      </w:pPr>
      <w:r w:rsidRPr="00A92DD6">
        <w:t>Maintain</w:t>
      </w:r>
      <w:r w:rsidR="00263964" w:rsidRPr="00A92DD6">
        <w:t>ing</w:t>
      </w:r>
      <w:r w:rsidRPr="00A92DD6">
        <w:rPr>
          <w:spacing w:val="-7"/>
        </w:rPr>
        <w:t xml:space="preserve"> </w:t>
      </w:r>
      <w:r w:rsidRPr="00A92DD6">
        <w:t>a</w:t>
      </w:r>
      <w:r w:rsidRPr="00A92DD6">
        <w:rPr>
          <w:spacing w:val="-7"/>
        </w:rPr>
        <w:t xml:space="preserve"> </w:t>
      </w:r>
      <w:r w:rsidRPr="00A92DD6">
        <w:t>cutting-edge</w:t>
      </w:r>
      <w:r w:rsidRPr="00A92DD6">
        <w:rPr>
          <w:spacing w:val="-9"/>
        </w:rPr>
        <w:t xml:space="preserve"> </w:t>
      </w:r>
      <w:r w:rsidRPr="00A92DD6">
        <w:t>cloud</w:t>
      </w:r>
      <w:r w:rsidRPr="00A92DD6">
        <w:rPr>
          <w:spacing w:val="-6"/>
        </w:rPr>
        <w:t xml:space="preserve"> </w:t>
      </w:r>
      <w:r w:rsidRPr="00A92DD6">
        <w:rPr>
          <w:spacing w:val="-2"/>
        </w:rPr>
        <w:t>environment.</w:t>
      </w:r>
    </w:p>
    <w:p w14:paraId="583E2A06" w14:textId="77777777" w:rsidR="001B7B37" w:rsidRPr="00A92DD6" w:rsidRDefault="001B7B37" w:rsidP="008667C8">
      <w:pPr>
        <w:pStyle w:val="Corpsdetexte"/>
        <w:ind w:left="720" w:right="244"/>
        <w:jc w:val="both"/>
      </w:pPr>
    </w:p>
    <w:p w14:paraId="05ECD38A" w14:textId="77777777" w:rsidR="00F36822" w:rsidRPr="00A92DD6" w:rsidRDefault="00F36822" w:rsidP="008667C8">
      <w:pPr>
        <w:pStyle w:val="Corpsdetexte"/>
        <w:ind w:left="720" w:right="244"/>
        <w:jc w:val="both"/>
      </w:pPr>
    </w:p>
    <w:p w14:paraId="3E651ABA" w14:textId="77777777" w:rsidR="000C48E8" w:rsidRPr="007957F4" w:rsidRDefault="00123B73" w:rsidP="00C807B0">
      <w:pPr>
        <w:pStyle w:val="Titre3"/>
        <w:numPr>
          <w:ilvl w:val="0"/>
          <w:numId w:val="208"/>
        </w:numPr>
        <w:rPr>
          <w:rFonts w:asciiTheme="minorHAnsi" w:hAnsiTheme="minorHAnsi"/>
          <w:b/>
          <w:color w:val="auto"/>
          <w:sz w:val="20"/>
        </w:rPr>
      </w:pPr>
      <w:r w:rsidRPr="007957F4">
        <w:rPr>
          <w:rFonts w:asciiTheme="minorHAnsi" w:hAnsiTheme="minorHAnsi"/>
          <w:b/>
          <w:color w:val="auto"/>
          <w:sz w:val="20"/>
        </w:rPr>
        <w:t xml:space="preserve">Google </w:t>
      </w:r>
      <w:r w:rsidR="000C48E8" w:rsidRPr="007957F4">
        <w:rPr>
          <w:rFonts w:asciiTheme="minorHAnsi" w:hAnsiTheme="minorHAnsi"/>
          <w:b/>
          <w:color w:val="auto"/>
          <w:sz w:val="20"/>
        </w:rPr>
        <w:t>Platform Oversight</w:t>
      </w:r>
    </w:p>
    <w:p w14:paraId="4E4DD3AA" w14:textId="77777777" w:rsidR="00993D46" w:rsidRPr="00A92DD6" w:rsidRDefault="00993D46" w:rsidP="008667C8">
      <w:pPr>
        <w:pStyle w:val="Corpsdetexte"/>
        <w:ind w:left="720" w:right="244"/>
        <w:jc w:val="both"/>
      </w:pPr>
    </w:p>
    <w:p w14:paraId="0C448912" w14:textId="0A6FCEEF" w:rsidR="000C48E8" w:rsidRPr="00A92DD6" w:rsidRDefault="00993D46" w:rsidP="008667C8">
      <w:pPr>
        <w:pStyle w:val="Corpsdetexte"/>
        <w:ind w:left="720" w:right="244"/>
        <w:jc w:val="both"/>
      </w:pPr>
      <w:r w:rsidRPr="00A92DD6">
        <w:t xml:space="preserve">The Supplier will </w:t>
      </w:r>
      <w:r w:rsidR="00C53575" w:rsidRPr="00A92DD6">
        <w:t xml:space="preserve">lead and manage the activities </w:t>
      </w:r>
      <w:r w:rsidR="00E64BB1" w:rsidRPr="00A92DD6">
        <w:t>related</w:t>
      </w:r>
      <w:r w:rsidR="00C53575" w:rsidRPr="00A92DD6">
        <w:t xml:space="preserve"> to the </w:t>
      </w:r>
      <w:r w:rsidR="00123B73" w:rsidRPr="00A92DD6">
        <w:t xml:space="preserve">Google </w:t>
      </w:r>
      <w:r w:rsidR="002B6629" w:rsidRPr="00A92DD6">
        <w:t>P</w:t>
      </w:r>
      <w:r w:rsidR="00C53575" w:rsidRPr="00A92DD6">
        <w:t>latform</w:t>
      </w:r>
      <w:r w:rsidR="00085FDA" w:rsidRPr="00A92DD6">
        <w:t>, including</w:t>
      </w:r>
      <w:r w:rsidR="000C48E8" w:rsidRPr="00A92DD6">
        <w:t>, but not limited to:</w:t>
      </w:r>
    </w:p>
    <w:p w14:paraId="3C4B2625" w14:textId="1F61FE43" w:rsidR="000C48E8" w:rsidRPr="00A92DD6" w:rsidRDefault="000C48E8" w:rsidP="0065082D">
      <w:pPr>
        <w:pStyle w:val="Paragraphedeliste"/>
        <w:numPr>
          <w:ilvl w:val="0"/>
          <w:numId w:val="112"/>
        </w:numPr>
        <w:rPr>
          <w:sz w:val="20"/>
          <w:szCs w:val="20"/>
        </w:rPr>
      </w:pPr>
      <w:r w:rsidRPr="00A92DD6">
        <w:rPr>
          <w:sz w:val="20"/>
          <w:szCs w:val="20"/>
        </w:rPr>
        <w:t xml:space="preserve">Platform ownership proxy: guard technical coherence and keep the </w:t>
      </w:r>
      <w:r w:rsidR="00A36EAB" w:rsidRPr="00A92DD6">
        <w:rPr>
          <w:sz w:val="20"/>
          <w:szCs w:val="20"/>
        </w:rPr>
        <w:t>work</w:t>
      </w:r>
      <w:r w:rsidRPr="00A92DD6">
        <w:rPr>
          <w:sz w:val="20"/>
          <w:szCs w:val="20"/>
        </w:rPr>
        <w:t xml:space="preserve"> aligned with agreed design principles</w:t>
      </w:r>
      <w:r w:rsidR="00F348E7" w:rsidRPr="00A92DD6">
        <w:rPr>
          <w:sz w:val="20"/>
          <w:szCs w:val="20"/>
        </w:rPr>
        <w:t>,</w:t>
      </w:r>
    </w:p>
    <w:p w14:paraId="2A033288" w14:textId="44C664D3" w:rsidR="000C48E8" w:rsidRPr="00A92DD6" w:rsidRDefault="000C48E8" w:rsidP="0065082D">
      <w:pPr>
        <w:pStyle w:val="Paragraphedeliste"/>
        <w:numPr>
          <w:ilvl w:val="0"/>
          <w:numId w:val="112"/>
        </w:numPr>
        <w:rPr>
          <w:sz w:val="20"/>
          <w:szCs w:val="20"/>
        </w:rPr>
      </w:pPr>
      <w:r w:rsidRPr="00A92DD6">
        <w:rPr>
          <w:sz w:val="20"/>
          <w:szCs w:val="20"/>
        </w:rPr>
        <w:t>Design authority: arbitrate architecture decisions and approve changes that materially affect reliability, security, cost or user experience</w:t>
      </w:r>
      <w:r w:rsidR="00F348E7" w:rsidRPr="00A92DD6">
        <w:rPr>
          <w:sz w:val="20"/>
          <w:szCs w:val="20"/>
        </w:rPr>
        <w:t>,</w:t>
      </w:r>
    </w:p>
    <w:p w14:paraId="57B6641F" w14:textId="23E462B5" w:rsidR="000C48E8" w:rsidRPr="00A92DD6" w:rsidRDefault="000C48E8" w:rsidP="0065082D">
      <w:pPr>
        <w:pStyle w:val="Paragraphedeliste"/>
        <w:numPr>
          <w:ilvl w:val="0"/>
          <w:numId w:val="112"/>
        </w:numPr>
        <w:rPr>
          <w:sz w:val="20"/>
          <w:szCs w:val="20"/>
        </w:rPr>
      </w:pPr>
      <w:r w:rsidRPr="00A92DD6">
        <w:rPr>
          <w:sz w:val="20"/>
          <w:szCs w:val="20"/>
        </w:rPr>
        <w:t xml:space="preserve">Oversight of support: ensure the </w:t>
      </w:r>
      <w:r w:rsidR="000F0388" w:rsidRPr="00A92DD6">
        <w:rPr>
          <w:sz w:val="20"/>
          <w:szCs w:val="20"/>
        </w:rPr>
        <w:t>Platform S</w:t>
      </w:r>
      <w:r w:rsidRPr="00A92DD6">
        <w:rPr>
          <w:sz w:val="20"/>
          <w:szCs w:val="20"/>
        </w:rPr>
        <w:t xml:space="preserve">upport follows standards, stays within scope, and feeds lessons learned back into the </w:t>
      </w:r>
      <w:r w:rsidR="00123B73" w:rsidRPr="00A92DD6">
        <w:rPr>
          <w:sz w:val="20"/>
          <w:szCs w:val="20"/>
        </w:rPr>
        <w:t xml:space="preserve">Google </w:t>
      </w:r>
      <w:r w:rsidR="002B6629" w:rsidRPr="00A92DD6">
        <w:rPr>
          <w:sz w:val="20"/>
          <w:szCs w:val="20"/>
        </w:rPr>
        <w:t>P</w:t>
      </w:r>
      <w:r w:rsidRPr="00A92DD6">
        <w:rPr>
          <w:sz w:val="20"/>
          <w:szCs w:val="20"/>
        </w:rPr>
        <w:t>latform</w:t>
      </w:r>
      <w:r w:rsidR="00F348E7" w:rsidRPr="00A92DD6">
        <w:rPr>
          <w:sz w:val="20"/>
          <w:szCs w:val="20"/>
        </w:rPr>
        <w:t>,</w:t>
      </w:r>
    </w:p>
    <w:p w14:paraId="0B2BD581" w14:textId="39F5DB15" w:rsidR="000C48E8" w:rsidRPr="00A92DD6" w:rsidRDefault="000C48E8" w:rsidP="0065082D">
      <w:pPr>
        <w:pStyle w:val="Paragraphedeliste"/>
        <w:numPr>
          <w:ilvl w:val="0"/>
          <w:numId w:val="112"/>
        </w:numPr>
        <w:rPr>
          <w:sz w:val="20"/>
          <w:szCs w:val="20"/>
        </w:rPr>
      </w:pPr>
      <w:r w:rsidRPr="00A92DD6">
        <w:rPr>
          <w:sz w:val="20"/>
          <w:szCs w:val="20"/>
        </w:rPr>
        <w:lastRenderedPageBreak/>
        <w:t>Stakeholder liaison: represent the platform in cross-team interaction</w:t>
      </w:r>
      <w:r w:rsidR="001272D9" w:rsidRPr="00A92DD6">
        <w:rPr>
          <w:sz w:val="20"/>
          <w:szCs w:val="20"/>
        </w:rPr>
        <w:t>s</w:t>
      </w:r>
      <w:r w:rsidRPr="00A92DD6">
        <w:rPr>
          <w:sz w:val="20"/>
          <w:szCs w:val="20"/>
        </w:rPr>
        <w:t>, clarify requirements on behalf of users, and communicate trade-offs</w:t>
      </w:r>
      <w:r w:rsidR="00F348E7" w:rsidRPr="00A92DD6">
        <w:rPr>
          <w:sz w:val="20"/>
          <w:szCs w:val="20"/>
        </w:rPr>
        <w:t>,</w:t>
      </w:r>
    </w:p>
    <w:p w14:paraId="2BAA59FB" w14:textId="232ED0A1" w:rsidR="000C48E8" w:rsidRPr="00A92DD6" w:rsidRDefault="000C48E8" w:rsidP="0065082D">
      <w:pPr>
        <w:numPr>
          <w:ilvl w:val="0"/>
          <w:numId w:val="112"/>
        </w:numPr>
        <w:rPr>
          <w:sz w:val="20"/>
          <w:szCs w:val="20"/>
        </w:rPr>
      </w:pPr>
      <w:r w:rsidRPr="00A92DD6">
        <w:rPr>
          <w:sz w:val="20"/>
          <w:szCs w:val="20"/>
        </w:rPr>
        <w:t>Orchestration of activities for constant optimisation of efficiency</w:t>
      </w:r>
      <w:r w:rsidR="00CD2A01" w:rsidRPr="00A92DD6">
        <w:rPr>
          <w:sz w:val="20"/>
          <w:szCs w:val="20"/>
        </w:rPr>
        <w:t>,</w:t>
      </w:r>
    </w:p>
    <w:p w14:paraId="414ABACA" w14:textId="72540492" w:rsidR="000C48E8" w:rsidRPr="00A92DD6" w:rsidRDefault="004B7345" w:rsidP="0065082D">
      <w:pPr>
        <w:pStyle w:val="Paragraphedeliste"/>
        <w:numPr>
          <w:ilvl w:val="0"/>
          <w:numId w:val="112"/>
        </w:numPr>
        <w:rPr>
          <w:sz w:val="20"/>
          <w:szCs w:val="20"/>
        </w:rPr>
      </w:pPr>
      <w:r w:rsidRPr="00A92DD6">
        <w:rPr>
          <w:sz w:val="20"/>
          <w:szCs w:val="20"/>
        </w:rPr>
        <w:t>E</w:t>
      </w:r>
      <w:r w:rsidR="000C48E8" w:rsidRPr="00A92DD6">
        <w:rPr>
          <w:sz w:val="20"/>
          <w:szCs w:val="20"/>
        </w:rPr>
        <w:t>nsur</w:t>
      </w:r>
      <w:r w:rsidR="006E4F38" w:rsidRPr="00A92DD6">
        <w:rPr>
          <w:sz w:val="20"/>
          <w:szCs w:val="20"/>
        </w:rPr>
        <w:t>ing</w:t>
      </w:r>
      <w:r w:rsidR="000C48E8" w:rsidRPr="00A92DD6">
        <w:rPr>
          <w:sz w:val="20"/>
          <w:szCs w:val="20"/>
        </w:rPr>
        <w:t xml:space="preserve"> integration and cohesion of solutions</w:t>
      </w:r>
      <w:r w:rsidR="00CD2A01" w:rsidRPr="00A92DD6">
        <w:rPr>
          <w:sz w:val="20"/>
          <w:szCs w:val="20"/>
        </w:rPr>
        <w:t>,</w:t>
      </w:r>
    </w:p>
    <w:p w14:paraId="6AECB198" w14:textId="47505AC7" w:rsidR="000C48E8" w:rsidRPr="00A92DD6" w:rsidRDefault="000C48E8" w:rsidP="0065082D">
      <w:pPr>
        <w:pStyle w:val="Paragraphedeliste"/>
        <w:numPr>
          <w:ilvl w:val="0"/>
          <w:numId w:val="112"/>
        </w:numPr>
        <w:rPr>
          <w:sz w:val="20"/>
          <w:szCs w:val="20"/>
        </w:rPr>
      </w:pPr>
      <w:r w:rsidRPr="00A92DD6">
        <w:rPr>
          <w:sz w:val="20"/>
          <w:szCs w:val="20"/>
        </w:rPr>
        <w:t xml:space="preserve">Joint prioritization of </w:t>
      </w:r>
      <w:ins w:id="1170" w:author="Vincent Boisclair" w:date="2025-10-15T07:51:00Z" w16du:dateUtc="2025-10-15T11:51:00Z">
        <w:r w:rsidR="00E75FA0">
          <w:rPr>
            <w:sz w:val="20"/>
            <w:szCs w:val="20"/>
          </w:rPr>
          <w:t xml:space="preserve">Google </w:t>
        </w:r>
      </w:ins>
      <w:r w:rsidR="004F0E71" w:rsidRPr="00A92DD6">
        <w:rPr>
          <w:sz w:val="20"/>
          <w:szCs w:val="20"/>
        </w:rPr>
        <w:t>P</w:t>
      </w:r>
      <w:r w:rsidRPr="00A92DD6">
        <w:rPr>
          <w:sz w:val="20"/>
          <w:szCs w:val="20"/>
        </w:rPr>
        <w:t>latform evolution activities with Client stakeholders.</w:t>
      </w:r>
    </w:p>
    <w:p w14:paraId="156608BC" w14:textId="77777777" w:rsidR="000C48E8" w:rsidRPr="00E955BB" w:rsidRDefault="000C48E8" w:rsidP="008667C8">
      <w:pPr>
        <w:pStyle w:val="Corpsdetexte"/>
        <w:ind w:left="720" w:right="244"/>
        <w:jc w:val="both"/>
      </w:pPr>
    </w:p>
    <w:p w14:paraId="026E4471" w14:textId="7AF521D0" w:rsidR="00932D3B" w:rsidRPr="00915689" w:rsidDel="00C35CF1" w:rsidRDefault="00932D3B" w:rsidP="00C807B0">
      <w:pPr>
        <w:pStyle w:val="Titre3"/>
        <w:numPr>
          <w:ilvl w:val="0"/>
          <w:numId w:val="208"/>
        </w:numPr>
        <w:rPr>
          <w:del w:id="1171" w:author="Vincent Boisclair" w:date="2025-12-09T16:05:00Z" w16du:dateUtc="2025-12-09T21:05:00Z"/>
          <w:rFonts w:asciiTheme="minorHAnsi" w:hAnsiTheme="minorHAnsi"/>
          <w:b/>
          <w:color w:val="auto"/>
          <w:sz w:val="20"/>
        </w:rPr>
      </w:pPr>
      <w:del w:id="1172" w:author="Vincent Boisclair" w:date="2025-12-09T16:05:00Z" w16du:dateUtc="2025-12-09T21:05:00Z">
        <w:r w:rsidRPr="00915689" w:rsidDel="00C35CF1">
          <w:rPr>
            <w:rFonts w:asciiTheme="minorHAnsi" w:hAnsiTheme="minorHAnsi"/>
            <w:b/>
            <w:color w:val="auto"/>
            <w:sz w:val="20"/>
          </w:rPr>
          <w:lastRenderedPageBreak/>
          <w:delText xml:space="preserve">Google Platform Security </w:delText>
        </w:r>
        <w:commentRangeStart w:id="1173"/>
        <w:commentRangeStart w:id="1174"/>
        <w:r w:rsidRPr="00915689" w:rsidDel="00C35CF1">
          <w:rPr>
            <w:rFonts w:asciiTheme="minorHAnsi" w:hAnsiTheme="minorHAnsi"/>
            <w:b/>
            <w:color w:val="auto"/>
            <w:sz w:val="20"/>
          </w:rPr>
          <w:delText>Oversight</w:delText>
        </w:r>
        <w:commentRangeEnd w:id="1173"/>
        <w:r w:rsidR="00C35CF1" w:rsidRPr="00915689" w:rsidDel="00C35CF1">
          <w:rPr>
            <w:rStyle w:val="Marquedecommentaire"/>
            <w:rFonts w:asciiTheme="minorHAnsi" w:hAnsiTheme="minorHAnsi"/>
            <w:b/>
            <w:color w:val="auto"/>
            <w:sz w:val="20"/>
            <w:szCs w:val="24"/>
          </w:rPr>
          <w:commentReference w:id="1173"/>
        </w:r>
        <w:commentRangeEnd w:id="1174"/>
        <w:r w:rsidRPr="00915689">
          <w:rPr>
            <w:rStyle w:val="Marquedecommentaire"/>
            <w:rFonts w:asciiTheme="minorHAnsi" w:hAnsiTheme="minorHAnsi"/>
            <w:b/>
            <w:color w:val="auto"/>
            <w:sz w:val="20"/>
            <w:szCs w:val="24"/>
          </w:rPr>
          <w:commentReference w:id="1174"/>
        </w:r>
      </w:del>
    </w:p>
    <w:p w14:paraId="1C8A42FE" w14:textId="291F2E76" w:rsidR="00932D3B" w:rsidRPr="00915689" w:rsidDel="00C35CF1" w:rsidRDefault="00932D3B" w:rsidP="00915689">
      <w:pPr>
        <w:pStyle w:val="Corpsdetexte"/>
        <w:keepNext/>
        <w:keepLines/>
        <w:numPr>
          <w:ilvl w:val="0"/>
          <w:numId w:val="208"/>
        </w:numPr>
        <w:spacing w:before="40"/>
        <w:ind w:right="244"/>
        <w:jc w:val="both"/>
        <w:rPr>
          <w:del w:id="1175" w:author="Vincent Boisclair" w:date="2025-12-09T16:05:00Z" w16du:dateUtc="2025-12-09T21:05:00Z"/>
          <w:rFonts w:asciiTheme="minorHAnsi" w:hAnsiTheme="minorHAnsi"/>
          <w:b/>
        </w:rPr>
      </w:pPr>
    </w:p>
    <w:p w14:paraId="3498CADC" w14:textId="77B880F2" w:rsidR="00CD767E" w:rsidRPr="00915689" w:rsidDel="00C35CF1" w:rsidRDefault="00CD767E" w:rsidP="00915689">
      <w:pPr>
        <w:pStyle w:val="Corpsdetexte"/>
        <w:keepNext/>
        <w:keepLines/>
        <w:numPr>
          <w:ilvl w:val="0"/>
          <w:numId w:val="208"/>
        </w:numPr>
        <w:spacing w:before="40"/>
        <w:ind w:right="244"/>
        <w:jc w:val="both"/>
        <w:rPr>
          <w:del w:id="1176" w:author="Vincent Boisclair" w:date="2025-12-09T16:05:00Z" w16du:dateUtc="2025-12-09T21:05:00Z"/>
          <w:rFonts w:asciiTheme="minorHAnsi" w:hAnsiTheme="minorHAnsi"/>
          <w:b/>
        </w:rPr>
      </w:pPr>
      <w:del w:id="1177" w:author="Vincent Boisclair" w:date="2025-12-09T16:05:00Z" w16du:dateUtc="2025-12-09T21:05:00Z">
        <w:r w:rsidRPr="00915689" w:rsidDel="00C35CF1">
          <w:rPr>
            <w:rFonts w:asciiTheme="minorHAnsi" w:hAnsiTheme="minorHAnsi"/>
            <w:b/>
          </w:rPr>
          <w:delText>As part of the Services, Supplier will provide, at all times, the necessary data for the Client’s visibility and security oversight of the Google Platform</w:delText>
        </w:r>
        <w:r w:rsidR="002963E3" w:rsidRPr="00915689" w:rsidDel="00C35CF1">
          <w:rPr>
            <w:rFonts w:asciiTheme="minorHAnsi" w:hAnsiTheme="minorHAnsi"/>
            <w:b/>
          </w:rPr>
          <w:delText>,</w:delText>
        </w:r>
        <w:r w:rsidR="00B51342" w:rsidRPr="00915689" w:rsidDel="00C35CF1">
          <w:rPr>
            <w:rFonts w:asciiTheme="minorHAnsi" w:hAnsiTheme="minorHAnsi"/>
            <w:b/>
          </w:rPr>
          <w:delText xml:space="preserve"> </w:delText>
        </w:r>
        <w:r w:rsidRPr="00915689" w:rsidDel="00C35CF1">
          <w:rPr>
            <w:rFonts w:asciiTheme="minorHAnsi" w:hAnsiTheme="minorHAnsi"/>
            <w:b/>
          </w:rPr>
          <w:delText>Assets</w:delText>
        </w:r>
        <w:r w:rsidR="002963E3" w:rsidRPr="00915689" w:rsidDel="00C35CF1">
          <w:rPr>
            <w:rFonts w:asciiTheme="minorHAnsi" w:hAnsiTheme="minorHAnsi"/>
            <w:b/>
          </w:rPr>
          <w:delText xml:space="preserve"> and Third-Party Applications</w:delText>
        </w:r>
        <w:r w:rsidRPr="00915689" w:rsidDel="00C35CF1">
          <w:rPr>
            <w:rFonts w:asciiTheme="minorHAnsi" w:hAnsiTheme="minorHAnsi"/>
            <w:b/>
          </w:rPr>
          <w:delText xml:space="preserve">. Supplier will provide, at the request of Client, metrics, indicators, compliance reports, and any other relevant data required by Client to assess and oversee the following security capabilities </w:delText>
        </w:r>
        <w:r w:rsidR="009D7728" w:rsidRPr="00915689" w:rsidDel="00C35CF1">
          <w:rPr>
            <w:rFonts w:asciiTheme="minorHAnsi" w:hAnsiTheme="minorHAnsi"/>
            <w:b/>
          </w:rPr>
          <w:delText>of</w:delText>
        </w:r>
        <w:r w:rsidRPr="00915689" w:rsidDel="00C35CF1">
          <w:rPr>
            <w:rFonts w:asciiTheme="minorHAnsi" w:hAnsiTheme="minorHAnsi"/>
            <w:b/>
          </w:rPr>
          <w:delText xml:space="preserve"> the Google Platform: </w:delText>
        </w:r>
      </w:del>
    </w:p>
    <w:p w14:paraId="78710C4A" w14:textId="7C37B042" w:rsidR="00BE5A20" w:rsidRPr="00915689" w:rsidDel="00C35CF1" w:rsidRDefault="00BE5A20" w:rsidP="00915689">
      <w:pPr>
        <w:pStyle w:val="Corpsdetexte"/>
        <w:keepNext/>
        <w:keepLines/>
        <w:numPr>
          <w:ilvl w:val="0"/>
          <w:numId w:val="208"/>
        </w:numPr>
        <w:spacing w:before="40"/>
        <w:ind w:right="244"/>
        <w:jc w:val="both"/>
        <w:rPr>
          <w:del w:id="1178" w:author="Vincent Boisclair" w:date="2025-12-09T16:05:00Z" w16du:dateUtc="2025-12-09T21:05:00Z"/>
          <w:rFonts w:asciiTheme="minorHAnsi" w:hAnsiTheme="minorHAnsi"/>
          <w:b/>
        </w:rPr>
      </w:pPr>
    </w:p>
    <w:p w14:paraId="6257EE56" w14:textId="4AEBD138" w:rsidR="00CD767E" w:rsidRPr="00915689" w:rsidDel="00C35CF1" w:rsidRDefault="00CD767E" w:rsidP="00915689">
      <w:pPr>
        <w:pStyle w:val="Paragraphedeliste"/>
        <w:keepNext/>
        <w:keepLines/>
        <w:numPr>
          <w:ilvl w:val="0"/>
          <w:numId w:val="208"/>
        </w:numPr>
        <w:spacing w:before="40"/>
        <w:rPr>
          <w:del w:id="1179" w:author="Vincent Boisclair" w:date="2025-12-09T16:05:00Z" w16du:dateUtc="2025-12-09T21:05:00Z"/>
          <w:rFonts w:asciiTheme="minorHAnsi" w:hAnsiTheme="minorHAnsi"/>
          <w:b/>
          <w:sz w:val="20"/>
          <w:szCs w:val="24"/>
        </w:rPr>
      </w:pPr>
      <w:del w:id="1180" w:author="Vincent Boisclair" w:date="2025-12-09T16:05:00Z" w16du:dateUtc="2025-12-09T21:05:00Z">
        <w:r w:rsidRPr="00915689" w:rsidDel="00C35CF1">
          <w:rPr>
            <w:rFonts w:asciiTheme="minorHAnsi" w:hAnsiTheme="minorHAnsi"/>
            <w:b/>
            <w:sz w:val="20"/>
            <w:szCs w:val="24"/>
          </w:rPr>
          <w:delText>Security events,</w:delText>
        </w:r>
      </w:del>
    </w:p>
    <w:p w14:paraId="6C058C97" w14:textId="74E67692" w:rsidR="00CD767E" w:rsidRPr="00915689" w:rsidDel="00C35CF1" w:rsidRDefault="00CD767E" w:rsidP="00915689">
      <w:pPr>
        <w:pStyle w:val="Paragraphedeliste"/>
        <w:keepNext/>
        <w:keepLines/>
        <w:numPr>
          <w:ilvl w:val="0"/>
          <w:numId w:val="208"/>
        </w:numPr>
        <w:spacing w:before="40"/>
        <w:rPr>
          <w:del w:id="1181" w:author="Vincent Boisclair" w:date="2025-12-09T16:05:00Z" w16du:dateUtc="2025-12-09T21:05:00Z"/>
          <w:rFonts w:asciiTheme="minorHAnsi" w:hAnsiTheme="minorHAnsi"/>
          <w:b/>
          <w:sz w:val="20"/>
          <w:szCs w:val="24"/>
        </w:rPr>
      </w:pPr>
      <w:del w:id="1182" w:author="Vincent Boisclair" w:date="2025-12-09T16:05:00Z" w16du:dateUtc="2025-12-09T21:05:00Z">
        <w:r w:rsidRPr="00915689" w:rsidDel="00C35CF1">
          <w:rPr>
            <w:rFonts w:asciiTheme="minorHAnsi" w:hAnsiTheme="minorHAnsi"/>
            <w:b/>
            <w:sz w:val="20"/>
            <w:szCs w:val="24"/>
          </w:rPr>
          <w:delText>Cloud security posture,</w:delText>
        </w:r>
      </w:del>
    </w:p>
    <w:p w14:paraId="0B4EF3EF" w14:textId="1A7253B5" w:rsidR="00CD767E" w:rsidRPr="00915689" w:rsidDel="00C35CF1" w:rsidRDefault="00CD767E" w:rsidP="00915689">
      <w:pPr>
        <w:pStyle w:val="Paragraphedeliste"/>
        <w:keepNext/>
        <w:keepLines/>
        <w:numPr>
          <w:ilvl w:val="0"/>
          <w:numId w:val="208"/>
        </w:numPr>
        <w:spacing w:before="40"/>
        <w:rPr>
          <w:ins w:id="1183" w:author="iA" w:date="2025-10-14T14:20:00Z" w16du:dateUtc="2025-10-14T18:20:00Z"/>
          <w:del w:id="1184" w:author="Vincent Boisclair" w:date="2025-12-09T16:05:00Z" w16du:dateUtc="2025-12-09T21:05:00Z"/>
          <w:rFonts w:asciiTheme="minorHAnsi" w:hAnsiTheme="minorHAnsi"/>
          <w:b/>
          <w:sz w:val="20"/>
          <w:szCs w:val="24"/>
        </w:rPr>
      </w:pPr>
      <w:ins w:id="1185" w:author="iA" w:date="2025-10-14T14:20:00Z" w16du:dateUtc="2025-10-14T18:20:00Z">
        <w:del w:id="1186" w:author="Vincent Boisclair" w:date="2025-12-09T16:05:00Z" w16du:dateUtc="2025-12-09T21:05:00Z">
          <w:r w:rsidRPr="00915689" w:rsidDel="00C35CF1">
            <w:rPr>
              <w:rFonts w:asciiTheme="minorHAnsi" w:hAnsiTheme="minorHAnsi"/>
              <w:b/>
              <w:sz w:val="20"/>
              <w:szCs w:val="24"/>
            </w:rPr>
            <w:delText>Identities and accesses,</w:delText>
          </w:r>
        </w:del>
      </w:ins>
    </w:p>
    <w:p w14:paraId="5E44CD11" w14:textId="7F38C637" w:rsidR="00CD767E" w:rsidRPr="00915689" w:rsidDel="00C35CF1" w:rsidRDefault="00CD767E" w:rsidP="00915689">
      <w:pPr>
        <w:pStyle w:val="Paragraphedeliste"/>
        <w:keepNext/>
        <w:keepLines/>
        <w:numPr>
          <w:ilvl w:val="0"/>
          <w:numId w:val="208"/>
        </w:numPr>
        <w:spacing w:before="40"/>
        <w:rPr>
          <w:ins w:id="1187" w:author="iA" w:date="2025-10-14T14:20:00Z" w16du:dateUtc="2025-10-14T18:20:00Z"/>
          <w:del w:id="1188" w:author="Vincent Boisclair" w:date="2025-12-09T16:05:00Z" w16du:dateUtc="2025-12-09T21:05:00Z"/>
          <w:rFonts w:asciiTheme="minorHAnsi" w:hAnsiTheme="minorHAnsi"/>
          <w:b/>
          <w:sz w:val="20"/>
          <w:szCs w:val="24"/>
        </w:rPr>
      </w:pPr>
      <w:ins w:id="1189" w:author="iA" w:date="2025-10-14T14:20:00Z" w16du:dateUtc="2025-10-14T18:20:00Z">
        <w:del w:id="1190" w:author="Vincent Boisclair" w:date="2025-12-09T16:05:00Z" w16du:dateUtc="2025-12-09T21:05:00Z">
          <w:r w:rsidRPr="00915689" w:rsidDel="00C35CF1">
            <w:rPr>
              <w:rFonts w:asciiTheme="minorHAnsi" w:hAnsiTheme="minorHAnsi"/>
              <w:b/>
              <w:sz w:val="20"/>
              <w:szCs w:val="24"/>
            </w:rPr>
            <w:delText>Network security,</w:delText>
          </w:r>
        </w:del>
      </w:ins>
    </w:p>
    <w:p w14:paraId="39574C1D" w14:textId="1D627F9F" w:rsidR="00CD767E" w:rsidRPr="00915689" w:rsidDel="00C35CF1" w:rsidRDefault="00CD767E" w:rsidP="00915689">
      <w:pPr>
        <w:pStyle w:val="Paragraphedeliste"/>
        <w:keepNext/>
        <w:keepLines/>
        <w:numPr>
          <w:ilvl w:val="0"/>
          <w:numId w:val="208"/>
        </w:numPr>
        <w:spacing w:before="40"/>
        <w:rPr>
          <w:ins w:id="1191" w:author="iA" w:date="2025-10-14T14:20:00Z" w16du:dateUtc="2025-10-14T18:20:00Z"/>
          <w:del w:id="1192" w:author="Vincent Boisclair" w:date="2025-12-09T16:05:00Z" w16du:dateUtc="2025-12-09T21:05:00Z"/>
          <w:rFonts w:asciiTheme="minorHAnsi" w:hAnsiTheme="minorHAnsi"/>
          <w:b/>
          <w:sz w:val="20"/>
          <w:szCs w:val="24"/>
        </w:rPr>
      </w:pPr>
      <w:ins w:id="1193" w:author="iA" w:date="2025-10-14T14:20:00Z" w16du:dateUtc="2025-10-14T18:20:00Z">
        <w:del w:id="1194" w:author="Vincent Boisclair" w:date="2025-12-09T16:05:00Z" w16du:dateUtc="2025-12-09T21:05:00Z">
          <w:r w:rsidRPr="00915689" w:rsidDel="00C35CF1">
            <w:rPr>
              <w:rFonts w:asciiTheme="minorHAnsi" w:hAnsiTheme="minorHAnsi"/>
              <w:b/>
              <w:sz w:val="20"/>
              <w:szCs w:val="24"/>
            </w:rPr>
            <w:delText>Web application security,</w:delText>
          </w:r>
        </w:del>
      </w:ins>
    </w:p>
    <w:p w14:paraId="6303492C" w14:textId="70C53D94" w:rsidR="00CD767E" w:rsidRPr="00915689" w:rsidDel="00C35CF1" w:rsidRDefault="00CD767E" w:rsidP="00915689">
      <w:pPr>
        <w:pStyle w:val="Paragraphedeliste"/>
        <w:keepNext/>
        <w:keepLines/>
        <w:numPr>
          <w:ilvl w:val="0"/>
          <w:numId w:val="208"/>
        </w:numPr>
        <w:spacing w:before="40"/>
        <w:rPr>
          <w:del w:id="1195" w:author="Vincent Boisclair" w:date="2025-12-09T16:05:00Z" w16du:dateUtc="2025-12-09T21:05:00Z"/>
          <w:rFonts w:asciiTheme="minorHAnsi" w:hAnsiTheme="minorHAnsi"/>
          <w:b/>
          <w:sz w:val="20"/>
          <w:szCs w:val="24"/>
        </w:rPr>
      </w:pPr>
      <w:del w:id="1196" w:author="Vincent Boisclair" w:date="2025-12-09T16:05:00Z" w16du:dateUtc="2025-12-09T21:05:00Z">
        <w:r w:rsidRPr="00915689" w:rsidDel="00C35CF1">
          <w:rPr>
            <w:rFonts w:asciiTheme="minorHAnsi" w:hAnsiTheme="minorHAnsi"/>
            <w:b/>
            <w:sz w:val="20"/>
            <w:szCs w:val="24"/>
          </w:rPr>
          <w:delText>Endpoint protection,</w:delText>
        </w:r>
      </w:del>
    </w:p>
    <w:p w14:paraId="66DAB0C6" w14:textId="56AE9D67" w:rsidR="00CD767E" w:rsidRPr="00915689" w:rsidDel="00C35CF1" w:rsidRDefault="00CD767E" w:rsidP="00915689">
      <w:pPr>
        <w:pStyle w:val="Paragraphedeliste"/>
        <w:keepNext/>
        <w:keepLines/>
        <w:numPr>
          <w:ilvl w:val="0"/>
          <w:numId w:val="208"/>
        </w:numPr>
        <w:spacing w:before="40"/>
        <w:rPr>
          <w:ins w:id="1197" w:author="iA" w:date="2025-10-14T14:20:00Z" w16du:dateUtc="2025-10-14T18:20:00Z"/>
          <w:del w:id="1198" w:author="Vincent Boisclair" w:date="2025-12-09T16:05:00Z" w16du:dateUtc="2025-12-09T21:05:00Z"/>
          <w:rFonts w:asciiTheme="minorHAnsi" w:hAnsiTheme="minorHAnsi"/>
          <w:b/>
          <w:sz w:val="20"/>
          <w:szCs w:val="24"/>
        </w:rPr>
      </w:pPr>
      <w:commentRangeStart w:id="1199"/>
      <w:commentRangeStart w:id="1200"/>
      <w:ins w:id="1201" w:author="iA" w:date="2025-10-14T14:20:00Z" w16du:dateUtc="2025-10-14T18:20:00Z">
        <w:del w:id="1202" w:author="Vincent Boisclair" w:date="2025-12-09T16:05:00Z" w16du:dateUtc="2025-12-09T21:05:00Z">
          <w:r w:rsidRPr="00915689" w:rsidDel="00C35CF1">
            <w:rPr>
              <w:rFonts w:asciiTheme="minorHAnsi" w:hAnsiTheme="minorHAnsi"/>
              <w:b/>
              <w:sz w:val="20"/>
              <w:szCs w:val="24"/>
            </w:rPr>
            <w:delText>E-mail protection</w:delText>
          </w:r>
        </w:del>
      </w:ins>
      <w:commentRangeEnd w:id="1199"/>
      <w:del w:id="1203" w:author="Vincent Boisclair" w:date="2025-10-16T13:43:00Z" w16du:dateUtc="2025-10-16T17:43:00Z">
        <w:r w:rsidR="00D23FAB" w:rsidRPr="00915689" w:rsidDel="006340DB">
          <w:rPr>
            <w:rStyle w:val="Marquedecommentaire"/>
            <w:rFonts w:asciiTheme="minorHAnsi" w:hAnsiTheme="minorHAnsi"/>
            <w:b/>
            <w:sz w:val="20"/>
            <w:szCs w:val="24"/>
          </w:rPr>
          <w:commentReference w:id="1199"/>
        </w:r>
        <w:commentRangeEnd w:id="1200"/>
        <w:r w:rsidRPr="00915689">
          <w:rPr>
            <w:rStyle w:val="Marquedecommentaire"/>
            <w:rFonts w:asciiTheme="minorHAnsi" w:hAnsiTheme="minorHAnsi"/>
            <w:b/>
            <w:sz w:val="20"/>
            <w:szCs w:val="24"/>
          </w:rPr>
          <w:commentReference w:id="1200"/>
        </w:r>
      </w:del>
      <w:ins w:id="1204" w:author="iA" w:date="2025-10-14T14:20:00Z" w16du:dateUtc="2025-10-14T18:20:00Z">
        <w:del w:id="1205" w:author="Vincent Boisclair" w:date="2025-12-09T16:05:00Z" w16du:dateUtc="2025-12-09T21:05:00Z">
          <w:r w:rsidRPr="00915689" w:rsidDel="00C35CF1">
            <w:rPr>
              <w:rFonts w:asciiTheme="minorHAnsi" w:hAnsiTheme="minorHAnsi"/>
              <w:b/>
              <w:sz w:val="20"/>
              <w:szCs w:val="24"/>
            </w:rPr>
            <w:delText>,</w:delText>
          </w:r>
        </w:del>
      </w:ins>
    </w:p>
    <w:p w14:paraId="2C05C87E" w14:textId="7FB316CC" w:rsidR="00CD767E" w:rsidRPr="00915689" w:rsidDel="00C35CF1" w:rsidRDefault="00CD767E" w:rsidP="00915689">
      <w:pPr>
        <w:pStyle w:val="Paragraphedeliste"/>
        <w:keepNext/>
        <w:keepLines/>
        <w:numPr>
          <w:ilvl w:val="0"/>
          <w:numId w:val="208"/>
        </w:numPr>
        <w:spacing w:before="40"/>
        <w:rPr>
          <w:ins w:id="1206" w:author="iA" w:date="2025-10-14T14:20:00Z" w16du:dateUtc="2025-10-14T18:20:00Z"/>
          <w:del w:id="1207" w:author="Vincent Boisclair" w:date="2025-12-09T16:05:00Z" w16du:dateUtc="2025-12-09T21:05:00Z"/>
          <w:rFonts w:asciiTheme="minorHAnsi" w:hAnsiTheme="minorHAnsi"/>
          <w:b/>
          <w:sz w:val="20"/>
          <w:szCs w:val="24"/>
        </w:rPr>
      </w:pPr>
      <w:ins w:id="1208" w:author="iA" w:date="2025-10-14T14:20:00Z" w16du:dateUtc="2025-10-14T18:20:00Z">
        <w:del w:id="1209" w:author="Vincent Boisclair" w:date="2025-12-09T16:05:00Z" w16du:dateUtc="2025-12-09T21:05:00Z">
          <w:r w:rsidRPr="00915689" w:rsidDel="00C35CF1">
            <w:rPr>
              <w:rFonts w:asciiTheme="minorHAnsi" w:hAnsiTheme="minorHAnsi"/>
              <w:b/>
              <w:sz w:val="20"/>
              <w:szCs w:val="24"/>
            </w:rPr>
            <w:delText>Resiliency,</w:delText>
          </w:r>
        </w:del>
      </w:ins>
    </w:p>
    <w:p w14:paraId="2BC69597" w14:textId="54DDD11E" w:rsidR="00CD767E" w:rsidRPr="00915689" w:rsidDel="00C35CF1" w:rsidRDefault="00CD767E" w:rsidP="00915689">
      <w:pPr>
        <w:pStyle w:val="Paragraphedeliste"/>
        <w:keepNext/>
        <w:keepLines/>
        <w:numPr>
          <w:ilvl w:val="0"/>
          <w:numId w:val="208"/>
        </w:numPr>
        <w:spacing w:before="40"/>
        <w:rPr>
          <w:del w:id="1210" w:author="Vincent Boisclair" w:date="2025-12-09T16:05:00Z" w16du:dateUtc="2025-12-09T21:05:00Z"/>
          <w:rFonts w:asciiTheme="minorHAnsi" w:hAnsiTheme="minorHAnsi"/>
          <w:b/>
          <w:sz w:val="20"/>
          <w:szCs w:val="24"/>
        </w:rPr>
      </w:pPr>
      <w:del w:id="1211" w:author="Vincent Boisclair" w:date="2025-12-09T16:05:00Z" w16du:dateUtc="2025-12-09T21:05:00Z">
        <w:r w:rsidRPr="00915689" w:rsidDel="00C35CF1">
          <w:rPr>
            <w:rFonts w:asciiTheme="minorHAnsi" w:hAnsiTheme="minorHAnsi"/>
            <w:b/>
            <w:sz w:val="20"/>
            <w:szCs w:val="24"/>
          </w:rPr>
          <w:delText>Security operation center,</w:delText>
        </w:r>
      </w:del>
    </w:p>
    <w:p w14:paraId="705B76C4" w14:textId="59BA5163" w:rsidR="00CD767E" w:rsidRPr="00915689" w:rsidDel="00C35CF1" w:rsidRDefault="00CD767E" w:rsidP="00915689">
      <w:pPr>
        <w:pStyle w:val="Paragraphedeliste"/>
        <w:keepNext/>
        <w:keepLines/>
        <w:numPr>
          <w:ilvl w:val="0"/>
          <w:numId w:val="208"/>
        </w:numPr>
        <w:spacing w:before="40"/>
        <w:rPr>
          <w:ins w:id="1212" w:author="iA" w:date="2025-10-14T14:20:00Z" w16du:dateUtc="2025-10-14T18:20:00Z"/>
          <w:del w:id="1213" w:author="Vincent Boisclair" w:date="2025-12-09T16:05:00Z" w16du:dateUtc="2025-12-09T21:05:00Z"/>
          <w:rFonts w:asciiTheme="minorHAnsi" w:hAnsiTheme="minorHAnsi"/>
          <w:b/>
          <w:sz w:val="20"/>
          <w:szCs w:val="24"/>
        </w:rPr>
      </w:pPr>
      <w:ins w:id="1214" w:author="iA" w:date="2025-10-14T14:20:00Z" w16du:dateUtc="2025-10-14T18:20:00Z">
        <w:del w:id="1215" w:author="Vincent Boisclair" w:date="2025-12-09T16:05:00Z" w16du:dateUtc="2025-12-09T21:05:00Z">
          <w:r w:rsidRPr="00915689" w:rsidDel="00C35CF1">
            <w:rPr>
              <w:rFonts w:asciiTheme="minorHAnsi" w:hAnsiTheme="minorHAnsi"/>
              <w:b/>
              <w:sz w:val="20"/>
              <w:szCs w:val="24"/>
            </w:rPr>
            <w:delText>Threat prevention.</w:delText>
          </w:r>
        </w:del>
      </w:ins>
    </w:p>
    <w:p w14:paraId="7FE83130" w14:textId="5BD123FF" w:rsidR="00CD767E" w:rsidRPr="00915689" w:rsidDel="00C35CF1" w:rsidRDefault="00CD767E" w:rsidP="00915689">
      <w:pPr>
        <w:pStyle w:val="Corpsdetexte"/>
        <w:keepNext/>
        <w:keepLines/>
        <w:numPr>
          <w:ilvl w:val="0"/>
          <w:numId w:val="208"/>
        </w:numPr>
        <w:spacing w:before="40"/>
        <w:ind w:right="244"/>
        <w:jc w:val="both"/>
        <w:rPr>
          <w:del w:id="1216" w:author="Vincent Boisclair" w:date="2025-12-09T16:05:00Z" w16du:dateUtc="2025-12-09T21:05:00Z"/>
          <w:rFonts w:asciiTheme="minorHAnsi" w:hAnsiTheme="minorHAnsi"/>
          <w:b/>
        </w:rPr>
      </w:pPr>
    </w:p>
    <w:p w14:paraId="1CC59C73" w14:textId="715938E3" w:rsidR="00CC282B" w:rsidRPr="00915689" w:rsidDel="00C35CF1" w:rsidRDefault="0074696D" w:rsidP="00915689">
      <w:pPr>
        <w:pStyle w:val="Corpsdetexte"/>
        <w:keepNext/>
        <w:keepLines/>
        <w:numPr>
          <w:ilvl w:val="0"/>
          <w:numId w:val="208"/>
        </w:numPr>
        <w:spacing w:before="40"/>
        <w:ind w:right="244"/>
        <w:jc w:val="both"/>
        <w:rPr>
          <w:del w:id="1217" w:author="Vincent Boisclair" w:date="2025-12-09T16:05:00Z" w16du:dateUtc="2025-12-09T21:05:00Z"/>
          <w:rFonts w:asciiTheme="minorHAnsi" w:hAnsiTheme="minorHAnsi"/>
          <w:b/>
        </w:rPr>
      </w:pPr>
      <w:del w:id="1218" w:author="Vincent Boisclair" w:date="2025-12-09T16:05:00Z" w16du:dateUtc="2025-12-09T21:05:00Z">
        <w:r w:rsidRPr="00915689" w:rsidDel="00C35CF1">
          <w:rPr>
            <w:rFonts w:asciiTheme="minorHAnsi" w:hAnsiTheme="minorHAnsi"/>
            <w:b/>
          </w:rPr>
          <w:delText>Per Client request</w:delText>
        </w:r>
        <w:r w:rsidR="00CD767E" w:rsidRPr="00915689" w:rsidDel="00C35CF1">
          <w:rPr>
            <w:rFonts w:asciiTheme="minorHAnsi" w:hAnsiTheme="minorHAnsi"/>
            <w:b/>
          </w:rPr>
          <w:delText xml:space="preserve">, integration to or substitution of </w:delText>
        </w:r>
        <w:r w:rsidR="003554E3" w:rsidRPr="00915689" w:rsidDel="00C35CF1">
          <w:rPr>
            <w:rFonts w:asciiTheme="minorHAnsi" w:hAnsiTheme="minorHAnsi"/>
            <w:b/>
          </w:rPr>
          <w:delText xml:space="preserve">Google Platform </w:delText>
        </w:r>
        <w:r w:rsidR="00CD767E" w:rsidRPr="00915689" w:rsidDel="00C35CF1">
          <w:rPr>
            <w:rFonts w:asciiTheme="minorHAnsi" w:hAnsiTheme="minorHAnsi"/>
            <w:b/>
          </w:rPr>
          <w:delText>Assets</w:delText>
        </w:r>
        <w:r w:rsidR="001443B7" w:rsidRPr="00915689" w:rsidDel="00C35CF1">
          <w:rPr>
            <w:rFonts w:asciiTheme="minorHAnsi" w:hAnsiTheme="minorHAnsi"/>
            <w:b/>
          </w:rPr>
          <w:delText xml:space="preserve"> or Third-Party Applications</w:delText>
        </w:r>
        <w:r w:rsidR="00CD767E" w:rsidRPr="00915689" w:rsidDel="00C35CF1">
          <w:rPr>
            <w:rFonts w:asciiTheme="minorHAnsi" w:hAnsiTheme="minorHAnsi"/>
            <w:b/>
          </w:rPr>
          <w:delText xml:space="preserve"> in favor of Client</w:delText>
        </w:r>
        <w:r w:rsidR="0093260C" w:rsidRPr="00915689" w:rsidDel="00C35CF1">
          <w:rPr>
            <w:rFonts w:asciiTheme="minorHAnsi" w:hAnsiTheme="minorHAnsi"/>
            <w:b/>
          </w:rPr>
          <w:delText>-</w:delText>
        </w:r>
        <w:r w:rsidR="00CD767E" w:rsidRPr="00915689" w:rsidDel="00C35CF1">
          <w:rPr>
            <w:rFonts w:asciiTheme="minorHAnsi" w:hAnsiTheme="minorHAnsi"/>
            <w:b/>
          </w:rPr>
          <w:delText xml:space="preserve">Managed Services will be governed by separate </w:delText>
        </w:r>
        <w:r w:rsidR="00E67453" w:rsidRPr="00915689" w:rsidDel="00C35CF1">
          <w:rPr>
            <w:rFonts w:asciiTheme="minorHAnsi" w:hAnsiTheme="minorHAnsi"/>
            <w:b/>
          </w:rPr>
          <w:delText>statement of work or service schedule</w:delText>
        </w:r>
        <w:r w:rsidR="00CD767E" w:rsidRPr="00915689" w:rsidDel="00C35CF1">
          <w:rPr>
            <w:rFonts w:asciiTheme="minorHAnsi" w:hAnsiTheme="minorHAnsi"/>
            <w:b/>
          </w:rPr>
          <w:delText xml:space="preserve">. Once these </w:delText>
        </w:r>
        <w:r w:rsidR="002A6396" w:rsidRPr="00915689" w:rsidDel="00C35CF1">
          <w:rPr>
            <w:rFonts w:asciiTheme="minorHAnsi" w:hAnsiTheme="minorHAnsi"/>
            <w:b/>
          </w:rPr>
          <w:delText>separate</w:delText>
        </w:r>
        <w:r w:rsidR="00497547" w:rsidRPr="00915689" w:rsidDel="00C35CF1">
          <w:rPr>
            <w:rFonts w:asciiTheme="minorHAnsi" w:hAnsiTheme="minorHAnsi"/>
            <w:b/>
          </w:rPr>
          <w:delText xml:space="preserve"> integration </w:delText>
        </w:r>
        <w:r w:rsidR="00E67453" w:rsidRPr="00915689" w:rsidDel="00C35CF1">
          <w:rPr>
            <w:rFonts w:asciiTheme="minorHAnsi" w:hAnsiTheme="minorHAnsi"/>
            <w:b/>
          </w:rPr>
          <w:delText>statement of work or service schedule</w:delText>
        </w:r>
        <w:r w:rsidR="00497547" w:rsidRPr="00915689" w:rsidDel="00C35CF1">
          <w:rPr>
            <w:rFonts w:asciiTheme="minorHAnsi" w:hAnsiTheme="minorHAnsi"/>
            <w:b/>
          </w:rPr>
          <w:delText xml:space="preserve"> </w:delText>
        </w:r>
        <w:r w:rsidR="00CD767E" w:rsidRPr="00915689" w:rsidDel="00C35CF1">
          <w:rPr>
            <w:rFonts w:asciiTheme="minorHAnsi" w:hAnsiTheme="minorHAnsi"/>
            <w:b/>
          </w:rPr>
          <w:delText xml:space="preserve">are completed, the scope and responsibilities </w:delText>
        </w:r>
        <w:r w:rsidR="001A1F69" w:rsidRPr="00915689" w:rsidDel="00C35CF1">
          <w:rPr>
            <w:rFonts w:asciiTheme="minorHAnsi" w:hAnsiTheme="minorHAnsi"/>
            <w:b/>
          </w:rPr>
          <w:delText xml:space="preserve">in this </w:delText>
        </w:r>
        <w:r w:rsidR="007C6E49" w:rsidRPr="00915689" w:rsidDel="00C35CF1">
          <w:rPr>
            <w:rFonts w:asciiTheme="minorHAnsi" w:hAnsiTheme="minorHAnsi"/>
            <w:b/>
          </w:rPr>
          <w:delText xml:space="preserve">Service Schedule </w:delText>
        </w:r>
        <w:r w:rsidR="00CD767E" w:rsidRPr="00915689" w:rsidDel="00C35CF1">
          <w:rPr>
            <w:rFonts w:asciiTheme="minorHAnsi" w:hAnsiTheme="minorHAnsi"/>
            <w:b/>
          </w:rPr>
          <w:delText>related</w:delText>
        </w:r>
        <w:r w:rsidR="0093260C" w:rsidRPr="00915689" w:rsidDel="00C35CF1">
          <w:rPr>
            <w:rFonts w:asciiTheme="minorHAnsi" w:hAnsiTheme="minorHAnsi"/>
            <w:b/>
          </w:rPr>
          <w:delText xml:space="preserve"> </w:delText>
        </w:r>
        <w:r w:rsidR="003554E3" w:rsidRPr="00915689" w:rsidDel="00C35CF1">
          <w:rPr>
            <w:rFonts w:asciiTheme="minorHAnsi" w:hAnsiTheme="minorHAnsi"/>
            <w:b/>
          </w:rPr>
          <w:delText xml:space="preserve">Google Platform </w:delText>
        </w:r>
        <w:r w:rsidR="0093260C" w:rsidRPr="00915689" w:rsidDel="00C35CF1">
          <w:rPr>
            <w:rFonts w:asciiTheme="minorHAnsi" w:hAnsiTheme="minorHAnsi"/>
            <w:b/>
          </w:rPr>
          <w:delText xml:space="preserve">Assets, </w:delText>
        </w:r>
        <w:r w:rsidR="00CD767E" w:rsidRPr="00915689" w:rsidDel="00C35CF1">
          <w:rPr>
            <w:rFonts w:asciiTheme="minorHAnsi" w:hAnsiTheme="minorHAnsi"/>
            <w:b/>
          </w:rPr>
          <w:delText>Third-Party Application</w:delText>
        </w:r>
        <w:r w:rsidR="00497547" w:rsidRPr="00915689" w:rsidDel="00C35CF1">
          <w:rPr>
            <w:rFonts w:asciiTheme="minorHAnsi" w:hAnsiTheme="minorHAnsi"/>
            <w:b/>
          </w:rPr>
          <w:delText>s</w:delText>
        </w:r>
        <w:r w:rsidR="00CD767E" w:rsidRPr="00915689" w:rsidDel="00C35CF1">
          <w:rPr>
            <w:rFonts w:asciiTheme="minorHAnsi" w:hAnsiTheme="minorHAnsi"/>
            <w:b/>
          </w:rPr>
          <w:delText> and Client</w:delText>
        </w:r>
        <w:r w:rsidR="008B2C38" w:rsidRPr="00915689" w:rsidDel="00C35CF1">
          <w:rPr>
            <w:rFonts w:asciiTheme="minorHAnsi" w:hAnsiTheme="minorHAnsi"/>
            <w:b/>
          </w:rPr>
          <w:delText>-</w:delText>
        </w:r>
        <w:r w:rsidR="00CD767E" w:rsidRPr="00915689" w:rsidDel="00C35CF1">
          <w:rPr>
            <w:rFonts w:asciiTheme="minorHAnsi" w:hAnsiTheme="minorHAnsi"/>
            <w:b/>
          </w:rPr>
          <w:delText xml:space="preserve">Managed Services will be updated to include the newly integrated </w:delText>
        </w:r>
        <w:r w:rsidR="00747EE9" w:rsidRPr="00915689" w:rsidDel="00C35CF1">
          <w:rPr>
            <w:rFonts w:asciiTheme="minorHAnsi" w:hAnsiTheme="minorHAnsi"/>
            <w:b/>
          </w:rPr>
          <w:delText>capabilities</w:delText>
        </w:r>
        <w:r w:rsidR="00CD767E" w:rsidRPr="00915689" w:rsidDel="00C35CF1">
          <w:rPr>
            <w:rFonts w:asciiTheme="minorHAnsi" w:hAnsiTheme="minorHAnsi"/>
            <w:b/>
          </w:rPr>
          <w:delText>.</w:delText>
        </w:r>
      </w:del>
    </w:p>
    <w:p w14:paraId="09B40589" w14:textId="364D2A65" w:rsidR="00CD767E" w:rsidRPr="00915689" w:rsidDel="00C35CF1" w:rsidRDefault="00906DF3" w:rsidP="00915689">
      <w:pPr>
        <w:pStyle w:val="Corpsdetexte"/>
        <w:keepNext/>
        <w:keepLines/>
        <w:numPr>
          <w:ilvl w:val="0"/>
          <w:numId w:val="208"/>
        </w:numPr>
        <w:spacing w:before="40"/>
        <w:ind w:right="244"/>
        <w:jc w:val="both"/>
        <w:rPr>
          <w:ins w:id="1219" w:author="iA" w:date="2025-10-14T14:20:00Z" w16du:dateUtc="2025-10-14T18:20:00Z"/>
          <w:del w:id="1220" w:author="Vincent Boisclair" w:date="2025-12-09T16:05:00Z" w16du:dateUtc="2025-12-09T21:05:00Z"/>
          <w:rFonts w:asciiTheme="minorHAnsi" w:hAnsiTheme="minorHAnsi"/>
          <w:b/>
        </w:rPr>
      </w:pPr>
      <w:commentRangeStart w:id="1221"/>
      <w:commentRangeStart w:id="1222"/>
      <w:ins w:id="1223" w:author="iA" w:date="2025-10-14T14:20:00Z" w16du:dateUtc="2025-10-14T18:20:00Z">
        <w:del w:id="1224" w:author="Vincent Boisclair" w:date="2025-12-09T16:05:00Z" w16du:dateUtc="2025-12-09T21:05:00Z">
          <w:r w:rsidRPr="00915689" w:rsidDel="00C35CF1">
            <w:rPr>
              <w:rFonts w:asciiTheme="minorHAnsi" w:hAnsiTheme="minorHAnsi"/>
              <w:b/>
            </w:rPr>
            <w:delText>Client</w:delText>
          </w:r>
          <w:r w:rsidR="008B2C38" w:rsidRPr="00915689" w:rsidDel="00C35CF1">
            <w:rPr>
              <w:rFonts w:asciiTheme="minorHAnsi" w:hAnsiTheme="minorHAnsi"/>
              <w:b/>
            </w:rPr>
            <w:delText>-</w:delText>
          </w:r>
          <w:r w:rsidRPr="00915689" w:rsidDel="00C35CF1">
            <w:rPr>
              <w:rFonts w:asciiTheme="minorHAnsi" w:hAnsiTheme="minorHAnsi"/>
              <w:b/>
            </w:rPr>
            <w:delText>Managed Services to be integrated</w:delText>
          </w:r>
          <w:r w:rsidR="00CD767E" w:rsidRPr="00915689" w:rsidDel="00C35CF1">
            <w:rPr>
              <w:rFonts w:asciiTheme="minorHAnsi" w:hAnsiTheme="minorHAnsi"/>
              <w:b/>
            </w:rPr>
            <w:delText xml:space="preserve"> </w:delText>
          </w:r>
          <w:r w:rsidR="008B2C38" w:rsidRPr="00915689" w:rsidDel="00C35CF1">
            <w:rPr>
              <w:rFonts w:asciiTheme="minorHAnsi" w:hAnsiTheme="minorHAnsi"/>
              <w:b/>
            </w:rPr>
            <w:delText>include</w:delText>
          </w:r>
          <w:r w:rsidR="00CD767E" w:rsidRPr="00915689" w:rsidDel="00C35CF1">
            <w:rPr>
              <w:rFonts w:asciiTheme="minorHAnsi" w:hAnsiTheme="minorHAnsi"/>
              <w:b/>
            </w:rPr>
            <w:delText xml:space="preserve">, but </w:delText>
          </w:r>
          <w:r w:rsidR="00B82C6C" w:rsidRPr="00915689" w:rsidDel="00C35CF1">
            <w:rPr>
              <w:rFonts w:asciiTheme="minorHAnsi" w:hAnsiTheme="minorHAnsi"/>
              <w:b/>
            </w:rPr>
            <w:delText>are</w:delText>
          </w:r>
          <w:r w:rsidR="00CD767E" w:rsidRPr="00915689" w:rsidDel="00C35CF1">
            <w:rPr>
              <w:rFonts w:asciiTheme="minorHAnsi" w:hAnsiTheme="minorHAnsi"/>
              <w:b/>
            </w:rPr>
            <w:delText xml:space="preserve"> not limited to: </w:delText>
          </w:r>
        </w:del>
      </w:ins>
    </w:p>
    <w:p w14:paraId="21789010" w14:textId="496037F0" w:rsidR="003A0F49" w:rsidRPr="00915689" w:rsidDel="00C35CF1" w:rsidRDefault="003A0F49" w:rsidP="00915689">
      <w:pPr>
        <w:pStyle w:val="Corpsdetexte"/>
        <w:keepNext/>
        <w:keepLines/>
        <w:numPr>
          <w:ilvl w:val="0"/>
          <w:numId w:val="208"/>
        </w:numPr>
        <w:spacing w:before="40"/>
        <w:ind w:right="244"/>
        <w:jc w:val="both"/>
        <w:rPr>
          <w:ins w:id="1225" w:author="iA" w:date="2025-10-14T14:20:00Z" w16du:dateUtc="2025-10-14T18:20:00Z"/>
          <w:del w:id="1226" w:author="Vincent Boisclair" w:date="2025-12-09T16:05:00Z" w16du:dateUtc="2025-12-09T21:05:00Z"/>
          <w:rFonts w:asciiTheme="minorHAnsi" w:hAnsiTheme="minorHAnsi"/>
          <w:b/>
        </w:rPr>
      </w:pPr>
    </w:p>
    <w:p w14:paraId="20B358EC" w14:textId="67D3A746" w:rsidR="003A0F49" w:rsidRPr="00915689" w:rsidDel="00C35CF1" w:rsidRDefault="00050417" w:rsidP="00915689">
      <w:pPr>
        <w:keepNext/>
        <w:keepLines/>
        <w:numPr>
          <w:ilvl w:val="0"/>
          <w:numId w:val="208"/>
        </w:numPr>
        <w:spacing w:before="40"/>
        <w:rPr>
          <w:ins w:id="1227" w:author="iA" w:date="2025-10-14T14:20:00Z" w16du:dateUtc="2025-10-14T18:20:00Z"/>
          <w:del w:id="1228" w:author="Vincent Boisclair" w:date="2025-12-09T16:05:00Z" w16du:dateUtc="2025-12-09T21:05:00Z"/>
          <w:rFonts w:asciiTheme="minorHAnsi" w:hAnsiTheme="minorHAnsi"/>
          <w:b/>
          <w:sz w:val="20"/>
          <w:szCs w:val="24"/>
        </w:rPr>
      </w:pPr>
      <w:ins w:id="1229" w:author="iA" w:date="2025-10-14T14:20:00Z" w16du:dateUtc="2025-10-14T18:20:00Z">
        <w:del w:id="1230" w:author="Vincent Boisclair" w:date="2025-12-09T16:05:00Z" w16du:dateUtc="2025-12-09T21:05:00Z">
          <w:r w:rsidRPr="00915689" w:rsidDel="00C35CF1">
            <w:rPr>
              <w:rFonts w:asciiTheme="minorHAnsi" w:hAnsiTheme="minorHAnsi"/>
              <w:b/>
              <w:sz w:val="20"/>
              <w:szCs w:val="24"/>
            </w:rPr>
            <w:delText>Identity and Access Management</w:delText>
          </w:r>
        </w:del>
      </w:ins>
    </w:p>
    <w:p w14:paraId="39BF8F65" w14:textId="4EC60B42" w:rsidR="007628B9" w:rsidRPr="00915689" w:rsidDel="00C35CF1" w:rsidRDefault="00153244" w:rsidP="00915689">
      <w:pPr>
        <w:pStyle w:val="Paragraphedeliste"/>
        <w:keepNext/>
        <w:keepLines/>
        <w:numPr>
          <w:ilvl w:val="0"/>
          <w:numId w:val="208"/>
        </w:numPr>
        <w:spacing w:before="40"/>
        <w:rPr>
          <w:ins w:id="1231" w:author="iA" w:date="2025-10-14T14:20:00Z" w16du:dateUtc="2025-10-14T18:20:00Z"/>
          <w:del w:id="1232" w:author="Vincent Boisclair" w:date="2025-12-09T16:05:00Z" w16du:dateUtc="2025-12-09T21:05:00Z"/>
          <w:rFonts w:asciiTheme="minorHAnsi" w:hAnsiTheme="minorHAnsi"/>
          <w:b/>
          <w:sz w:val="20"/>
          <w:szCs w:val="24"/>
        </w:rPr>
      </w:pPr>
      <w:ins w:id="1233" w:author="iA" w:date="2025-10-14T14:20:00Z" w16du:dateUtc="2025-10-14T18:20:00Z">
        <w:del w:id="1234" w:author="Vincent Boisclair" w:date="2025-12-09T16:05:00Z" w16du:dateUtc="2025-12-09T21:05:00Z">
          <w:r w:rsidRPr="00915689" w:rsidDel="00C35CF1">
            <w:rPr>
              <w:rFonts w:asciiTheme="minorHAnsi" w:hAnsiTheme="minorHAnsi"/>
              <w:b/>
              <w:sz w:val="20"/>
              <w:szCs w:val="24"/>
            </w:rPr>
            <w:delText>Identity Management</w:delText>
          </w:r>
        </w:del>
      </w:ins>
    </w:p>
    <w:p w14:paraId="03726D4C" w14:textId="168D95F0" w:rsidR="00153244" w:rsidRPr="00915689" w:rsidDel="00C35CF1" w:rsidRDefault="00153244" w:rsidP="00915689">
      <w:pPr>
        <w:pStyle w:val="Paragraphedeliste"/>
        <w:keepNext/>
        <w:keepLines/>
        <w:numPr>
          <w:ilvl w:val="0"/>
          <w:numId w:val="208"/>
        </w:numPr>
        <w:spacing w:before="40"/>
        <w:rPr>
          <w:ins w:id="1235" w:author="iA" w:date="2025-10-14T14:20:00Z" w16du:dateUtc="2025-10-14T18:20:00Z"/>
          <w:del w:id="1236" w:author="Vincent Boisclair" w:date="2025-12-09T16:05:00Z" w16du:dateUtc="2025-12-09T21:05:00Z"/>
          <w:rFonts w:asciiTheme="minorHAnsi" w:hAnsiTheme="minorHAnsi"/>
          <w:b/>
          <w:sz w:val="20"/>
          <w:szCs w:val="24"/>
        </w:rPr>
      </w:pPr>
      <w:ins w:id="1237" w:author="iA" w:date="2025-10-14T14:20:00Z" w16du:dateUtc="2025-10-14T18:20:00Z">
        <w:del w:id="1238" w:author="Vincent Boisclair" w:date="2025-12-09T16:05:00Z" w16du:dateUtc="2025-12-09T21:05:00Z">
          <w:r w:rsidRPr="00915689" w:rsidDel="00C35CF1">
            <w:rPr>
              <w:rFonts w:asciiTheme="minorHAnsi" w:hAnsiTheme="minorHAnsi"/>
              <w:b/>
              <w:sz w:val="20"/>
              <w:szCs w:val="24"/>
            </w:rPr>
            <w:delText>Access Management</w:delText>
          </w:r>
        </w:del>
      </w:ins>
    </w:p>
    <w:p w14:paraId="50651E5C" w14:textId="1DADD9C0" w:rsidR="00153244" w:rsidRPr="00915689" w:rsidDel="00C35CF1" w:rsidRDefault="00153244" w:rsidP="00915689">
      <w:pPr>
        <w:pStyle w:val="Paragraphedeliste"/>
        <w:keepNext/>
        <w:keepLines/>
        <w:numPr>
          <w:ilvl w:val="0"/>
          <w:numId w:val="208"/>
        </w:numPr>
        <w:spacing w:before="40"/>
        <w:rPr>
          <w:ins w:id="1239" w:author="iA" w:date="2025-10-14T14:20:00Z" w16du:dateUtc="2025-10-14T18:20:00Z"/>
          <w:del w:id="1240" w:author="Vincent Boisclair" w:date="2025-12-09T16:05:00Z" w16du:dateUtc="2025-12-09T21:05:00Z"/>
          <w:rFonts w:asciiTheme="minorHAnsi" w:hAnsiTheme="minorHAnsi"/>
          <w:b/>
          <w:sz w:val="20"/>
          <w:szCs w:val="24"/>
        </w:rPr>
      </w:pPr>
      <w:ins w:id="1241" w:author="iA" w:date="2025-10-14T14:20:00Z" w16du:dateUtc="2025-10-14T18:20:00Z">
        <w:del w:id="1242" w:author="Vincent Boisclair" w:date="2025-12-09T16:05:00Z" w16du:dateUtc="2025-12-09T21:05:00Z">
          <w:r w:rsidRPr="00915689" w:rsidDel="00C35CF1">
            <w:rPr>
              <w:rFonts w:asciiTheme="minorHAnsi" w:hAnsiTheme="minorHAnsi"/>
              <w:b/>
              <w:sz w:val="20"/>
              <w:szCs w:val="24"/>
            </w:rPr>
            <w:delText>Directory Management</w:delText>
          </w:r>
        </w:del>
      </w:ins>
    </w:p>
    <w:p w14:paraId="58C40156" w14:textId="2F917014" w:rsidR="003A0F49" w:rsidRPr="00915689" w:rsidDel="00C35CF1" w:rsidRDefault="007628B9" w:rsidP="00915689">
      <w:pPr>
        <w:pStyle w:val="Paragraphedeliste"/>
        <w:keepNext/>
        <w:keepLines/>
        <w:numPr>
          <w:ilvl w:val="0"/>
          <w:numId w:val="208"/>
        </w:numPr>
        <w:spacing w:before="40"/>
        <w:rPr>
          <w:ins w:id="1243" w:author="iA" w:date="2025-10-14T14:20:00Z" w16du:dateUtc="2025-10-14T18:20:00Z"/>
          <w:del w:id="1244" w:author="Vincent Boisclair" w:date="2025-12-09T16:05:00Z" w16du:dateUtc="2025-12-09T21:05:00Z"/>
          <w:rFonts w:asciiTheme="minorHAnsi" w:hAnsiTheme="minorHAnsi"/>
          <w:b/>
          <w:sz w:val="20"/>
          <w:szCs w:val="24"/>
        </w:rPr>
      </w:pPr>
      <w:ins w:id="1245" w:author="iA" w:date="2025-10-14T14:20:00Z" w16du:dateUtc="2025-10-14T18:20:00Z">
        <w:del w:id="1246" w:author="Vincent Boisclair" w:date="2025-12-09T16:05:00Z" w16du:dateUtc="2025-12-09T21:05:00Z">
          <w:r w:rsidRPr="00915689" w:rsidDel="00C35CF1">
            <w:rPr>
              <w:rFonts w:asciiTheme="minorHAnsi" w:hAnsiTheme="minorHAnsi"/>
              <w:b/>
              <w:sz w:val="20"/>
              <w:szCs w:val="24"/>
            </w:rPr>
            <w:delText>Secret Management</w:delText>
          </w:r>
        </w:del>
      </w:ins>
    </w:p>
    <w:p w14:paraId="3DD4593A" w14:textId="6D445B4D" w:rsidR="00153244" w:rsidRPr="00915689" w:rsidDel="00C35CF1" w:rsidRDefault="00755C49" w:rsidP="00915689">
      <w:pPr>
        <w:pStyle w:val="Paragraphedeliste"/>
        <w:keepNext/>
        <w:keepLines/>
        <w:numPr>
          <w:ilvl w:val="0"/>
          <w:numId w:val="208"/>
        </w:numPr>
        <w:spacing w:before="40"/>
        <w:rPr>
          <w:ins w:id="1247" w:author="iA" w:date="2025-10-14T14:20:00Z" w16du:dateUtc="2025-10-14T18:20:00Z"/>
          <w:del w:id="1248" w:author="Vincent Boisclair" w:date="2025-12-09T16:05:00Z" w16du:dateUtc="2025-12-09T21:05:00Z"/>
          <w:rFonts w:asciiTheme="minorHAnsi" w:hAnsiTheme="minorHAnsi"/>
          <w:b/>
          <w:sz w:val="20"/>
          <w:szCs w:val="24"/>
        </w:rPr>
      </w:pPr>
      <w:ins w:id="1249" w:author="iA" w:date="2025-10-14T14:20:00Z" w16du:dateUtc="2025-10-14T18:20:00Z">
        <w:del w:id="1250" w:author="Vincent Boisclair" w:date="2025-12-09T16:05:00Z" w16du:dateUtc="2025-12-09T21:05:00Z">
          <w:r w:rsidRPr="00915689" w:rsidDel="00C35CF1">
            <w:rPr>
              <w:rFonts w:asciiTheme="minorHAnsi" w:hAnsiTheme="minorHAnsi"/>
              <w:b/>
              <w:sz w:val="20"/>
              <w:szCs w:val="24"/>
            </w:rPr>
            <w:delText xml:space="preserve">IAM Compliance (Access </w:delText>
          </w:r>
          <w:r w:rsidR="00052426" w:rsidRPr="00915689" w:rsidDel="00C35CF1">
            <w:rPr>
              <w:rFonts w:asciiTheme="minorHAnsi" w:hAnsiTheme="minorHAnsi"/>
              <w:b/>
              <w:sz w:val="20"/>
              <w:szCs w:val="24"/>
            </w:rPr>
            <w:delText>C</w:delText>
          </w:r>
          <w:r w:rsidRPr="00915689" w:rsidDel="00C35CF1">
            <w:rPr>
              <w:rFonts w:asciiTheme="minorHAnsi" w:hAnsiTheme="minorHAnsi"/>
              <w:b/>
              <w:sz w:val="20"/>
              <w:szCs w:val="24"/>
            </w:rPr>
            <w:delText>ertification)</w:delText>
          </w:r>
        </w:del>
      </w:ins>
    </w:p>
    <w:p w14:paraId="52667884" w14:textId="726F8025" w:rsidR="007628B9" w:rsidRPr="00915689" w:rsidDel="00C35CF1" w:rsidRDefault="007628B9" w:rsidP="00915689">
      <w:pPr>
        <w:pStyle w:val="Corpsdetexte"/>
        <w:keepNext/>
        <w:keepLines/>
        <w:numPr>
          <w:ilvl w:val="0"/>
          <w:numId w:val="208"/>
        </w:numPr>
        <w:spacing w:before="40"/>
        <w:ind w:right="244"/>
        <w:jc w:val="both"/>
        <w:rPr>
          <w:ins w:id="1251" w:author="iA" w:date="2025-10-14T14:20:00Z" w16du:dateUtc="2025-10-14T18:20:00Z"/>
          <w:del w:id="1252" w:author="Vincent Boisclair" w:date="2025-12-09T16:05:00Z" w16du:dateUtc="2025-12-09T21:05:00Z"/>
          <w:rFonts w:asciiTheme="minorHAnsi" w:hAnsiTheme="minorHAnsi"/>
          <w:b/>
        </w:rPr>
      </w:pPr>
    </w:p>
    <w:p w14:paraId="7BC63182" w14:textId="3ED60784" w:rsidR="00266A63" w:rsidRPr="00915689" w:rsidDel="00C35CF1" w:rsidRDefault="00266A63" w:rsidP="00915689">
      <w:pPr>
        <w:keepNext/>
        <w:keepLines/>
        <w:numPr>
          <w:ilvl w:val="0"/>
          <w:numId w:val="208"/>
        </w:numPr>
        <w:spacing w:before="40"/>
        <w:rPr>
          <w:ins w:id="1253" w:author="iA" w:date="2025-10-14T14:20:00Z" w16du:dateUtc="2025-10-14T18:20:00Z"/>
          <w:del w:id="1254" w:author="Vincent Boisclair" w:date="2025-12-09T16:05:00Z" w16du:dateUtc="2025-12-09T21:05:00Z"/>
          <w:rFonts w:asciiTheme="minorHAnsi" w:hAnsiTheme="minorHAnsi"/>
          <w:b/>
          <w:sz w:val="20"/>
          <w:szCs w:val="24"/>
        </w:rPr>
      </w:pPr>
      <w:ins w:id="1255" w:author="iA" w:date="2025-10-14T14:20:00Z" w16du:dateUtc="2025-10-14T18:20:00Z">
        <w:del w:id="1256" w:author="Vincent Boisclair" w:date="2025-12-09T16:05:00Z" w16du:dateUtc="2025-12-09T21:05:00Z">
          <w:r w:rsidRPr="00915689" w:rsidDel="00C35CF1">
            <w:rPr>
              <w:rFonts w:asciiTheme="minorHAnsi" w:hAnsiTheme="minorHAnsi"/>
              <w:b/>
              <w:sz w:val="20"/>
              <w:szCs w:val="24"/>
            </w:rPr>
            <w:delText>Protection Services</w:delText>
          </w:r>
          <w:r w:rsidR="00FF292C" w:rsidRPr="00915689" w:rsidDel="00C35CF1">
            <w:rPr>
              <w:rFonts w:asciiTheme="minorHAnsi" w:hAnsiTheme="minorHAnsi"/>
              <w:b/>
              <w:sz w:val="20"/>
              <w:szCs w:val="24"/>
            </w:rPr>
            <w:delText xml:space="preserve"> (SOC)</w:delText>
          </w:r>
        </w:del>
      </w:ins>
    </w:p>
    <w:p w14:paraId="5B7CC5B5" w14:textId="6141AC7C" w:rsidR="00205A18" w:rsidRPr="00915689" w:rsidDel="00C35CF1" w:rsidRDefault="00205A18" w:rsidP="00915689">
      <w:pPr>
        <w:pStyle w:val="Paragraphedeliste"/>
        <w:keepNext/>
        <w:keepLines/>
        <w:numPr>
          <w:ilvl w:val="0"/>
          <w:numId w:val="208"/>
        </w:numPr>
        <w:spacing w:before="40"/>
        <w:rPr>
          <w:ins w:id="1257" w:author="iA" w:date="2025-10-14T14:20:00Z" w16du:dateUtc="2025-10-14T18:20:00Z"/>
          <w:del w:id="1258" w:author="Vincent Boisclair" w:date="2025-12-09T16:05:00Z" w16du:dateUtc="2025-12-09T21:05:00Z"/>
          <w:rFonts w:asciiTheme="minorHAnsi" w:hAnsiTheme="minorHAnsi"/>
          <w:b/>
          <w:sz w:val="20"/>
          <w:szCs w:val="24"/>
        </w:rPr>
      </w:pPr>
      <w:ins w:id="1259" w:author="iA" w:date="2025-10-14T14:20:00Z" w16du:dateUtc="2025-10-14T18:20:00Z">
        <w:del w:id="1260" w:author="Vincent Boisclair" w:date="2025-12-09T16:05:00Z" w16du:dateUtc="2025-12-09T21:05:00Z">
          <w:r w:rsidRPr="00915689" w:rsidDel="00C35CF1">
            <w:rPr>
              <w:rFonts w:asciiTheme="minorHAnsi" w:hAnsiTheme="minorHAnsi"/>
              <w:b/>
              <w:sz w:val="20"/>
              <w:szCs w:val="24"/>
            </w:rPr>
            <w:delText>Vulnerability Management</w:delText>
          </w:r>
        </w:del>
      </w:ins>
    </w:p>
    <w:p w14:paraId="080076B4" w14:textId="4DE407D7" w:rsidR="003F50E1" w:rsidRPr="00915689" w:rsidDel="00C35CF1" w:rsidRDefault="003F50E1" w:rsidP="00915689">
      <w:pPr>
        <w:pStyle w:val="Paragraphedeliste"/>
        <w:keepNext/>
        <w:keepLines/>
        <w:numPr>
          <w:ilvl w:val="0"/>
          <w:numId w:val="208"/>
        </w:numPr>
        <w:spacing w:before="40"/>
        <w:rPr>
          <w:ins w:id="1261" w:author="iA" w:date="2025-10-14T14:20:00Z" w16du:dateUtc="2025-10-14T18:20:00Z"/>
          <w:del w:id="1262" w:author="Vincent Boisclair" w:date="2025-12-09T16:05:00Z" w16du:dateUtc="2025-12-09T21:05:00Z"/>
          <w:rFonts w:asciiTheme="minorHAnsi" w:hAnsiTheme="minorHAnsi"/>
          <w:b/>
          <w:sz w:val="20"/>
          <w:szCs w:val="24"/>
        </w:rPr>
      </w:pPr>
      <w:ins w:id="1263" w:author="iA" w:date="2025-10-14T14:20:00Z" w16du:dateUtc="2025-10-14T18:20:00Z">
        <w:del w:id="1264" w:author="Vincent Boisclair" w:date="2025-12-09T16:05:00Z" w16du:dateUtc="2025-12-09T21:05:00Z">
          <w:r w:rsidRPr="00915689" w:rsidDel="00C35CF1">
            <w:rPr>
              <w:rFonts w:asciiTheme="minorHAnsi" w:hAnsiTheme="minorHAnsi"/>
              <w:b/>
              <w:sz w:val="20"/>
              <w:szCs w:val="24"/>
            </w:rPr>
            <w:delText>Endpoint Protection</w:delText>
          </w:r>
        </w:del>
      </w:ins>
    </w:p>
    <w:p w14:paraId="2285CF47" w14:textId="67E5A395" w:rsidR="00275FE6" w:rsidRPr="00915689" w:rsidDel="00C35CF1" w:rsidRDefault="00275FE6" w:rsidP="00915689">
      <w:pPr>
        <w:pStyle w:val="Paragraphedeliste"/>
        <w:keepNext/>
        <w:keepLines/>
        <w:numPr>
          <w:ilvl w:val="0"/>
          <w:numId w:val="208"/>
        </w:numPr>
        <w:spacing w:before="40"/>
        <w:rPr>
          <w:ins w:id="1265" w:author="iA" w:date="2025-10-14T14:20:00Z" w16du:dateUtc="2025-10-14T18:20:00Z"/>
          <w:del w:id="1266" w:author="Vincent Boisclair" w:date="2025-12-09T16:05:00Z" w16du:dateUtc="2025-12-09T21:05:00Z"/>
          <w:rFonts w:asciiTheme="minorHAnsi" w:hAnsiTheme="minorHAnsi"/>
          <w:b/>
          <w:sz w:val="20"/>
          <w:szCs w:val="24"/>
        </w:rPr>
      </w:pPr>
      <w:ins w:id="1267" w:author="iA" w:date="2025-10-14T14:20:00Z" w16du:dateUtc="2025-10-14T18:20:00Z">
        <w:del w:id="1268" w:author="Vincent Boisclair" w:date="2025-12-09T16:05:00Z" w16du:dateUtc="2025-12-09T21:05:00Z">
          <w:r w:rsidRPr="00915689" w:rsidDel="00C35CF1">
            <w:rPr>
              <w:rFonts w:asciiTheme="minorHAnsi" w:hAnsiTheme="minorHAnsi"/>
              <w:b/>
              <w:sz w:val="20"/>
              <w:szCs w:val="24"/>
            </w:rPr>
            <w:delText>E-mail Security</w:delText>
          </w:r>
        </w:del>
      </w:ins>
    </w:p>
    <w:p w14:paraId="17AFE234" w14:textId="64609B56" w:rsidR="003F50E1" w:rsidRPr="00915689" w:rsidDel="00C35CF1" w:rsidRDefault="003F50E1" w:rsidP="00915689">
      <w:pPr>
        <w:pStyle w:val="Paragraphedeliste"/>
        <w:keepNext/>
        <w:keepLines/>
        <w:numPr>
          <w:ilvl w:val="0"/>
          <w:numId w:val="208"/>
        </w:numPr>
        <w:spacing w:before="40"/>
        <w:rPr>
          <w:ins w:id="1269" w:author="iA" w:date="2025-10-14T14:20:00Z" w16du:dateUtc="2025-10-14T18:20:00Z"/>
          <w:del w:id="1270" w:author="Vincent Boisclair" w:date="2025-12-09T16:05:00Z" w16du:dateUtc="2025-12-09T21:05:00Z"/>
          <w:rFonts w:asciiTheme="minorHAnsi" w:hAnsiTheme="minorHAnsi"/>
          <w:b/>
          <w:sz w:val="20"/>
          <w:szCs w:val="24"/>
        </w:rPr>
      </w:pPr>
      <w:ins w:id="1271" w:author="iA" w:date="2025-10-14T14:20:00Z" w16du:dateUtc="2025-10-14T18:20:00Z">
        <w:del w:id="1272" w:author="Vincent Boisclair" w:date="2025-12-09T16:05:00Z" w16du:dateUtc="2025-12-09T21:05:00Z">
          <w:r w:rsidRPr="00915689" w:rsidDel="00C35CF1">
            <w:rPr>
              <w:rFonts w:asciiTheme="minorHAnsi" w:hAnsiTheme="minorHAnsi"/>
              <w:b/>
              <w:sz w:val="20"/>
              <w:szCs w:val="24"/>
            </w:rPr>
            <w:delText xml:space="preserve">Application </w:delText>
          </w:r>
          <w:r w:rsidR="004A2A7F" w:rsidRPr="00915689" w:rsidDel="00C35CF1">
            <w:rPr>
              <w:rFonts w:asciiTheme="minorHAnsi" w:hAnsiTheme="minorHAnsi"/>
              <w:b/>
              <w:sz w:val="20"/>
              <w:szCs w:val="24"/>
            </w:rPr>
            <w:delText>Security</w:delText>
          </w:r>
          <w:r w:rsidR="005D7540" w:rsidRPr="00915689" w:rsidDel="00C35CF1">
            <w:rPr>
              <w:rFonts w:asciiTheme="minorHAnsi" w:hAnsiTheme="minorHAnsi"/>
              <w:b/>
              <w:sz w:val="20"/>
              <w:szCs w:val="24"/>
            </w:rPr>
            <w:delText xml:space="preserve"> (WAAP)</w:delText>
          </w:r>
        </w:del>
      </w:ins>
    </w:p>
    <w:p w14:paraId="45786706" w14:textId="2558E9B8" w:rsidR="00F924DB" w:rsidRPr="00915689" w:rsidDel="00C35CF1" w:rsidRDefault="00F924DB" w:rsidP="00915689">
      <w:pPr>
        <w:pStyle w:val="Paragraphedeliste"/>
        <w:keepNext/>
        <w:keepLines/>
        <w:numPr>
          <w:ilvl w:val="0"/>
          <w:numId w:val="208"/>
        </w:numPr>
        <w:spacing w:before="40"/>
        <w:rPr>
          <w:ins w:id="1273" w:author="iA" w:date="2025-10-14T14:20:00Z" w16du:dateUtc="2025-10-14T18:20:00Z"/>
          <w:del w:id="1274" w:author="Vincent Boisclair" w:date="2025-12-09T16:05:00Z" w16du:dateUtc="2025-12-09T21:05:00Z"/>
          <w:rFonts w:asciiTheme="minorHAnsi" w:hAnsiTheme="minorHAnsi"/>
          <w:b/>
          <w:sz w:val="20"/>
          <w:szCs w:val="24"/>
        </w:rPr>
      </w:pPr>
      <w:ins w:id="1275" w:author="iA" w:date="2025-10-14T14:20:00Z" w16du:dateUtc="2025-10-14T18:20:00Z">
        <w:del w:id="1276" w:author="Vincent Boisclair" w:date="2025-12-09T16:05:00Z" w16du:dateUtc="2025-12-09T21:05:00Z">
          <w:r w:rsidRPr="00915689" w:rsidDel="00C35CF1">
            <w:rPr>
              <w:rFonts w:asciiTheme="minorHAnsi" w:hAnsiTheme="minorHAnsi"/>
              <w:b/>
              <w:sz w:val="20"/>
              <w:szCs w:val="24"/>
            </w:rPr>
            <w:delText>Data Security</w:delText>
          </w:r>
          <w:r w:rsidR="005D7540" w:rsidRPr="00915689" w:rsidDel="00C35CF1">
            <w:rPr>
              <w:rFonts w:asciiTheme="minorHAnsi" w:hAnsiTheme="minorHAnsi"/>
              <w:b/>
              <w:sz w:val="20"/>
              <w:szCs w:val="24"/>
            </w:rPr>
            <w:delText xml:space="preserve"> (DLP)</w:delText>
          </w:r>
        </w:del>
      </w:ins>
    </w:p>
    <w:p w14:paraId="43751AF3" w14:textId="1F5909F0" w:rsidR="00811BF4" w:rsidRPr="00915689" w:rsidDel="00C35CF1" w:rsidRDefault="00811BF4" w:rsidP="00915689">
      <w:pPr>
        <w:pStyle w:val="Paragraphedeliste"/>
        <w:keepNext/>
        <w:keepLines/>
        <w:numPr>
          <w:ilvl w:val="0"/>
          <w:numId w:val="208"/>
        </w:numPr>
        <w:spacing w:before="40"/>
        <w:rPr>
          <w:ins w:id="1277" w:author="iA" w:date="2025-10-14T14:20:00Z" w16du:dateUtc="2025-10-14T18:20:00Z"/>
          <w:del w:id="1278" w:author="Vincent Boisclair" w:date="2025-12-09T16:05:00Z" w16du:dateUtc="2025-12-09T21:05:00Z"/>
          <w:rFonts w:asciiTheme="minorHAnsi" w:hAnsiTheme="minorHAnsi"/>
          <w:b/>
          <w:sz w:val="20"/>
          <w:szCs w:val="24"/>
        </w:rPr>
      </w:pPr>
      <w:ins w:id="1279" w:author="iA" w:date="2025-10-14T14:20:00Z" w16du:dateUtc="2025-10-14T18:20:00Z">
        <w:del w:id="1280" w:author="Vincent Boisclair" w:date="2025-12-09T16:05:00Z" w16du:dateUtc="2025-12-09T21:05:00Z">
          <w:r w:rsidRPr="00915689" w:rsidDel="00C35CF1">
            <w:rPr>
              <w:rFonts w:asciiTheme="minorHAnsi" w:hAnsiTheme="minorHAnsi"/>
              <w:b/>
              <w:sz w:val="20"/>
              <w:szCs w:val="24"/>
            </w:rPr>
            <w:delText>Network Security</w:delText>
          </w:r>
          <w:r w:rsidR="00C32F31" w:rsidRPr="00915689" w:rsidDel="00C35CF1">
            <w:rPr>
              <w:rFonts w:asciiTheme="minorHAnsi" w:hAnsiTheme="minorHAnsi"/>
              <w:b/>
              <w:sz w:val="20"/>
              <w:szCs w:val="24"/>
            </w:rPr>
            <w:delText xml:space="preserve"> (Firewall)</w:delText>
          </w:r>
        </w:del>
      </w:ins>
    </w:p>
    <w:p w14:paraId="1D93C5E6" w14:textId="2F5844AA" w:rsidR="00811BF4" w:rsidRPr="00915689" w:rsidDel="00C35CF1" w:rsidRDefault="00811BF4" w:rsidP="00915689">
      <w:pPr>
        <w:pStyle w:val="Paragraphedeliste"/>
        <w:keepNext/>
        <w:keepLines/>
        <w:numPr>
          <w:ilvl w:val="0"/>
          <w:numId w:val="208"/>
        </w:numPr>
        <w:spacing w:before="40"/>
        <w:rPr>
          <w:ins w:id="1281" w:author="iA" w:date="2025-10-14T14:20:00Z" w16du:dateUtc="2025-10-14T18:20:00Z"/>
          <w:del w:id="1282" w:author="Vincent Boisclair" w:date="2025-12-09T16:05:00Z" w16du:dateUtc="2025-12-09T21:05:00Z"/>
          <w:rFonts w:asciiTheme="minorHAnsi" w:hAnsiTheme="minorHAnsi"/>
          <w:b/>
          <w:sz w:val="20"/>
          <w:szCs w:val="24"/>
        </w:rPr>
      </w:pPr>
      <w:ins w:id="1283" w:author="iA" w:date="2025-10-14T14:20:00Z" w16du:dateUtc="2025-10-14T18:20:00Z">
        <w:del w:id="1284" w:author="Vincent Boisclair" w:date="2025-12-09T16:05:00Z" w16du:dateUtc="2025-12-09T21:05:00Z">
          <w:r w:rsidRPr="00915689" w:rsidDel="00C35CF1">
            <w:rPr>
              <w:rFonts w:asciiTheme="minorHAnsi" w:hAnsiTheme="minorHAnsi"/>
              <w:b/>
              <w:sz w:val="20"/>
              <w:szCs w:val="24"/>
            </w:rPr>
            <w:delText>Cloud Security</w:delText>
          </w:r>
          <w:r w:rsidR="005D7540" w:rsidRPr="00915689" w:rsidDel="00C35CF1">
            <w:rPr>
              <w:rFonts w:asciiTheme="minorHAnsi" w:hAnsiTheme="minorHAnsi"/>
              <w:b/>
              <w:sz w:val="20"/>
              <w:szCs w:val="24"/>
            </w:rPr>
            <w:delText xml:space="preserve"> (CSPM)</w:delText>
          </w:r>
        </w:del>
      </w:ins>
    </w:p>
    <w:p w14:paraId="6D2FF878" w14:textId="3879460F" w:rsidR="00D359A8" w:rsidRPr="00915689" w:rsidDel="00C35CF1" w:rsidRDefault="00811BF4" w:rsidP="00915689">
      <w:pPr>
        <w:pStyle w:val="Paragraphedeliste"/>
        <w:keepNext/>
        <w:keepLines/>
        <w:numPr>
          <w:ilvl w:val="0"/>
          <w:numId w:val="208"/>
        </w:numPr>
        <w:spacing w:before="40"/>
        <w:rPr>
          <w:ins w:id="1285" w:author="iA" w:date="2025-10-14T14:20:00Z" w16du:dateUtc="2025-10-14T18:20:00Z"/>
          <w:del w:id="1286" w:author="Vincent Boisclair" w:date="2025-12-09T16:05:00Z" w16du:dateUtc="2025-12-09T21:05:00Z"/>
          <w:rFonts w:asciiTheme="minorHAnsi" w:hAnsiTheme="minorHAnsi"/>
          <w:b/>
          <w:sz w:val="20"/>
          <w:szCs w:val="24"/>
        </w:rPr>
      </w:pPr>
      <w:ins w:id="1287" w:author="iA" w:date="2025-10-14T14:20:00Z" w16du:dateUtc="2025-10-14T18:20:00Z">
        <w:del w:id="1288" w:author="Vincent Boisclair" w:date="2025-12-09T16:05:00Z" w16du:dateUtc="2025-12-09T21:05:00Z">
          <w:r w:rsidRPr="00915689" w:rsidDel="00C35CF1">
            <w:rPr>
              <w:rFonts w:asciiTheme="minorHAnsi" w:hAnsiTheme="minorHAnsi"/>
              <w:b/>
              <w:sz w:val="20"/>
              <w:szCs w:val="24"/>
            </w:rPr>
            <w:delText>Offensive Security</w:delText>
          </w:r>
        </w:del>
      </w:ins>
    </w:p>
    <w:p w14:paraId="65612FCB" w14:textId="11C6B4FB" w:rsidR="003F50E1" w:rsidRPr="00915689" w:rsidDel="00C35CF1" w:rsidRDefault="00BB7BBE" w:rsidP="00915689">
      <w:pPr>
        <w:pStyle w:val="Paragraphedeliste"/>
        <w:keepNext/>
        <w:keepLines/>
        <w:numPr>
          <w:ilvl w:val="0"/>
          <w:numId w:val="208"/>
        </w:numPr>
        <w:spacing w:before="40"/>
        <w:rPr>
          <w:ins w:id="1289" w:author="iA" w:date="2025-10-14T14:20:00Z" w16du:dateUtc="2025-10-14T18:20:00Z"/>
          <w:del w:id="1290" w:author="Vincent Boisclair" w:date="2025-12-09T16:05:00Z" w16du:dateUtc="2025-12-09T21:05:00Z"/>
          <w:rFonts w:asciiTheme="minorHAnsi" w:hAnsiTheme="minorHAnsi"/>
          <w:b/>
          <w:sz w:val="20"/>
          <w:szCs w:val="24"/>
        </w:rPr>
      </w:pPr>
      <w:ins w:id="1291" w:author="iA" w:date="2025-10-14T14:20:00Z" w16du:dateUtc="2025-10-14T18:20:00Z">
        <w:del w:id="1292" w:author="Vincent Boisclair" w:date="2025-12-09T16:05:00Z" w16du:dateUtc="2025-12-09T21:05:00Z">
          <w:r w:rsidRPr="00915689" w:rsidDel="00C35CF1">
            <w:rPr>
              <w:rFonts w:asciiTheme="minorHAnsi" w:hAnsiTheme="minorHAnsi"/>
              <w:b/>
              <w:sz w:val="20"/>
              <w:szCs w:val="24"/>
            </w:rPr>
            <w:delText>Monitoring and Analysis (</w:delText>
          </w:r>
          <w:r w:rsidR="00CD767E" w:rsidRPr="00915689" w:rsidDel="00C35CF1">
            <w:rPr>
              <w:rFonts w:asciiTheme="minorHAnsi" w:hAnsiTheme="minorHAnsi"/>
              <w:b/>
              <w:sz w:val="20"/>
              <w:szCs w:val="24"/>
            </w:rPr>
            <w:delText>SIEM</w:delText>
          </w:r>
          <w:r w:rsidR="00A94F32" w:rsidRPr="00915689" w:rsidDel="00C35CF1">
            <w:rPr>
              <w:rFonts w:asciiTheme="minorHAnsi" w:hAnsiTheme="minorHAnsi"/>
              <w:b/>
              <w:sz w:val="20"/>
              <w:szCs w:val="24"/>
            </w:rPr>
            <w:delText xml:space="preserve"> Integration</w:delText>
          </w:r>
          <w:r w:rsidRPr="00915689" w:rsidDel="00C35CF1">
            <w:rPr>
              <w:rFonts w:asciiTheme="minorHAnsi" w:hAnsiTheme="minorHAnsi"/>
              <w:b/>
              <w:sz w:val="20"/>
              <w:szCs w:val="24"/>
            </w:rPr>
            <w:delText>)</w:delText>
          </w:r>
        </w:del>
      </w:ins>
    </w:p>
    <w:p w14:paraId="54809159" w14:textId="6B53A51D" w:rsidR="00CD767E" w:rsidRPr="00915689" w:rsidDel="00C35CF1" w:rsidRDefault="009F2537" w:rsidP="00915689">
      <w:pPr>
        <w:pStyle w:val="Paragraphedeliste"/>
        <w:keepNext/>
        <w:keepLines/>
        <w:numPr>
          <w:ilvl w:val="0"/>
          <w:numId w:val="208"/>
        </w:numPr>
        <w:spacing w:before="40"/>
        <w:rPr>
          <w:ins w:id="1293" w:author="iA" w:date="2025-10-14T14:20:00Z" w16du:dateUtc="2025-10-14T18:20:00Z"/>
          <w:del w:id="1294" w:author="Vincent Boisclair" w:date="2025-12-09T16:05:00Z" w16du:dateUtc="2025-12-09T21:05:00Z"/>
          <w:rFonts w:asciiTheme="minorHAnsi" w:hAnsiTheme="minorHAnsi"/>
          <w:b/>
          <w:sz w:val="20"/>
          <w:szCs w:val="24"/>
        </w:rPr>
      </w:pPr>
      <w:ins w:id="1295" w:author="iA" w:date="2025-10-14T14:20:00Z" w16du:dateUtc="2025-10-14T18:20:00Z">
        <w:del w:id="1296" w:author="Vincent Boisclair" w:date="2025-12-09T16:05:00Z" w16du:dateUtc="2025-12-09T21:05:00Z">
          <w:r w:rsidRPr="00915689" w:rsidDel="00C35CF1">
            <w:rPr>
              <w:rFonts w:asciiTheme="minorHAnsi" w:hAnsiTheme="minorHAnsi"/>
              <w:b/>
              <w:sz w:val="20"/>
              <w:szCs w:val="24"/>
            </w:rPr>
            <w:delText>Incident Response</w:delText>
          </w:r>
        </w:del>
      </w:ins>
    </w:p>
    <w:p w14:paraId="3503A352" w14:textId="1EFBE359" w:rsidR="009F2537" w:rsidRPr="00915689" w:rsidDel="00C35CF1" w:rsidRDefault="009F2537" w:rsidP="00915689">
      <w:pPr>
        <w:pStyle w:val="Paragraphedeliste"/>
        <w:keepNext/>
        <w:keepLines/>
        <w:numPr>
          <w:ilvl w:val="0"/>
          <w:numId w:val="208"/>
        </w:numPr>
        <w:spacing w:before="40"/>
        <w:rPr>
          <w:ins w:id="1297" w:author="iA" w:date="2025-10-14T14:20:00Z" w16du:dateUtc="2025-10-14T18:20:00Z"/>
          <w:del w:id="1298" w:author="Vincent Boisclair" w:date="2025-12-09T16:05:00Z" w16du:dateUtc="2025-12-09T21:05:00Z"/>
          <w:rFonts w:asciiTheme="minorHAnsi" w:hAnsiTheme="minorHAnsi"/>
          <w:b/>
          <w:sz w:val="20"/>
          <w:szCs w:val="24"/>
        </w:rPr>
      </w:pPr>
      <w:ins w:id="1299" w:author="iA" w:date="2025-10-14T14:20:00Z" w16du:dateUtc="2025-10-14T18:20:00Z">
        <w:del w:id="1300" w:author="Vincent Boisclair" w:date="2025-12-09T16:05:00Z" w16du:dateUtc="2025-12-09T21:05:00Z">
          <w:r w:rsidRPr="00915689" w:rsidDel="00C35CF1">
            <w:rPr>
              <w:rFonts w:asciiTheme="minorHAnsi" w:hAnsiTheme="minorHAnsi"/>
              <w:b/>
              <w:sz w:val="20"/>
              <w:szCs w:val="24"/>
            </w:rPr>
            <w:delText>Cybersecurity Forensics</w:delText>
          </w:r>
        </w:del>
      </w:ins>
      <w:commentRangeEnd w:id="1221"/>
      <w:del w:id="1301" w:author="Vincent Boisclair" w:date="2025-10-16T13:44:00Z" w16du:dateUtc="2025-10-16T17:44:00Z">
        <w:r w:rsidR="00C35CF1" w:rsidRPr="00915689" w:rsidDel="002778EF">
          <w:rPr>
            <w:rStyle w:val="Marquedecommentaire"/>
            <w:rFonts w:asciiTheme="minorHAnsi" w:hAnsiTheme="minorHAnsi"/>
            <w:b/>
            <w:sz w:val="20"/>
            <w:szCs w:val="24"/>
          </w:rPr>
          <w:commentReference w:id="1221"/>
        </w:r>
        <w:commentRangeEnd w:id="1222"/>
        <w:r w:rsidRPr="00915689">
          <w:rPr>
            <w:rStyle w:val="Marquedecommentaire"/>
            <w:rFonts w:asciiTheme="minorHAnsi" w:hAnsiTheme="minorHAnsi"/>
            <w:b/>
            <w:sz w:val="20"/>
            <w:szCs w:val="24"/>
          </w:rPr>
          <w:commentReference w:id="1222"/>
        </w:r>
      </w:del>
    </w:p>
    <w:p w14:paraId="31787B23" w14:textId="3F337030" w:rsidR="00C35CF1" w:rsidRPr="00915689" w:rsidDel="00C35CF1" w:rsidRDefault="00C35CF1" w:rsidP="00915689">
      <w:pPr>
        <w:pStyle w:val="Corpsdetexte"/>
        <w:keepNext/>
        <w:keepLines/>
        <w:numPr>
          <w:ilvl w:val="0"/>
          <w:numId w:val="208"/>
        </w:numPr>
        <w:spacing w:before="40"/>
        <w:ind w:right="244"/>
        <w:jc w:val="both"/>
        <w:rPr>
          <w:ins w:id="1302" w:author="iA" w:date="2025-10-14T14:20:00Z" w16du:dateUtc="2025-10-14T18:20:00Z"/>
          <w:del w:id="1303" w:author="Vincent Boisclair" w:date="2025-12-09T16:05:00Z" w16du:dateUtc="2025-12-09T21:05:00Z"/>
          <w:rFonts w:asciiTheme="minorHAnsi" w:hAnsiTheme="minorHAnsi"/>
          <w:b/>
        </w:rPr>
      </w:pPr>
    </w:p>
    <w:p w14:paraId="7DD7BD3C" w14:textId="77777777" w:rsidR="00B84780" w:rsidRPr="00915689" w:rsidRDefault="00123B73" w:rsidP="00C807B0">
      <w:pPr>
        <w:pStyle w:val="Titre3"/>
        <w:numPr>
          <w:ilvl w:val="0"/>
          <w:numId w:val="208"/>
        </w:numPr>
        <w:rPr>
          <w:rFonts w:asciiTheme="minorHAnsi" w:hAnsiTheme="minorHAnsi"/>
          <w:b/>
          <w:color w:val="auto"/>
          <w:sz w:val="20"/>
        </w:rPr>
      </w:pPr>
      <w:r w:rsidRPr="00915689">
        <w:rPr>
          <w:rFonts w:asciiTheme="minorHAnsi" w:hAnsiTheme="minorHAnsi"/>
          <w:b/>
          <w:color w:val="auto"/>
          <w:sz w:val="20"/>
        </w:rPr>
        <w:t xml:space="preserve">Google </w:t>
      </w:r>
      <w:r w:rsidR="00B84780" w:rsidRPr="00915689">
        <w:rPr>
          <w:rFonts w:asciiTheme="minorHAnsi" w:hAnsiTheme="minorHAnsi"/>
          <w:b/>
          <w:color w:val="auto"/>
          <w:sz w:val="20"/>
        </w:rPr>
        <w:t>Platform Evolution</w:t>
      </w:r>
    </w:p>
    <w:p w14:paraId="5883A62C" w14:textId="77777777" w:rsidR="00B84780" w:rsidRPr="00A92DD6" w:rsidRDefault="00B84780" w:rsidP="008667C8">
      <w:pPr>
        <w:pStyle w:val="Corpsdetexte"/>
        <w:ind w:left="720" w:right="244"/>
        <w:jc w:val="both"/>
      </w:pPr>
    </w:p>
    <w:p w14:paraId="3ADB3737" w14:textId="010772F2" w:rsidR="00F50894" w:rsidRDefault="00F50894" w:rsidP="008667C8">
      <w:pPr>
        <w:pStyle w:val="Corpsdetexte"/>
        <w:ind w:left="720" w:right="244"/>
        <w:jc w:val="both"/>
      </w:pPr>
      <w:r w:rsidRPr="00A92DD6">
        <w:t>The Supplier will perform the following</w:t>
      </w:r>
      <w:r w:rsidR="00B11177" w:rsidRPr="00A92DD6">
        <w:t xml:space="preserve"> activities</w:t>
      </w:r>
      <w:r w:rsidR="004D29A9" w:rsidRPr="00A92DD6">
        <w:t xml:space="preserve"> to main</w:t>
      </w:r>
      <w:r w:rsidR="00A01AC8" w:rsidRPr="00A92DD6">
        <w:t xml:space="preserve">tain </w:t>
      </w:r>
      <w:r w:rsidR="007011CF" w:rsidRPr="00A92DD6">
        <w:t xml:space="preserve">the </w:t>
      </w:r>
      <w:r w:rsidR="00C21CCC" w:rsidRPr="00A92DD6">
        <w:t xml:space="preserve">environment </w:t>
      </w:r>
      <w:r w:rsidR="00E927D9" w:rsidRPr="00A92DD6">
        <w:t>in a cutting</w:t>
      </w:r>
      <w:r w:rsidR="00DB5F7C" w:rsidRPr="00A92DD6">
        <w:t>-</w:t>
      </w:r>
      <w:r w:rsidR="00E927D9" w:rsidRPr="00A92DD6">
        <w:t>edge state</w:t>
      </w:r>
      <w:r w:rsidR="00B11177" w:rsidRPr="00A92DD6">
        <w:t>:</w:t>
      </w:r>
    </w:p>
    <w:p w14:paraId="132C585A" w14:textId="77777777" w:rsidR="004C48DB" w:rsidRPr="00A92DD6" w:rsidRDefault="004C48DB" w:rsidP="008667C8">
      <w:pPr>
        <w:pStyle w:val="Corpsdetexte"/>
        <w:ind w:left="720" w:right="244"/>
        <w:jc w:val="both"/>
      </w:pPr>
    </w:p>
    <w:p w14:paraId="63771F13" w14:textId="4084F330" w:rsidR="00B84780" w:rsidRPr="00A92DD6" w:rsidRDefault="00B84780" w:rsidP="00785EED">
      <w:pPr>
        <w:pStyle w:val="Paragraphedeliste"/>
        <w:numPr>
          <w:ilvl w:val="0"/>
          <w:numId w:val="112"/>
        </w:numPr>
        <w:rPr>
          <w:sz w:val="20"/>
          <w:szCs w:val="20"/>
        </w:rPr>
      </w:pPr>
      <w:r w:rsidRPr="00A92DD6">
        <w:rPr>
          <w:sz w:val="20"/>
          <w:szCs w:val="20"/>
        </w:rPr>
        <w:t xml:space="preserve">Build, implement, test and deploy platform features under the technical direction of the </w:t>
      </w:r>
      <w:r w:rsidR="00123B73" w:rsidRPr="00A92DD6">
        <w:rPr>
          <w:sz w:val="20"/>
          <w:szCs w:val="20"/>
        </w:rPr>
        <w:t xml:space="preserve">Google </w:t>
      </w:r>
      <w:r w:rsidRPr="00A92DD6">
        <w:rPr>
          <w:sz w:val="20"/>
          <w:szCs w:val="20"/>
        </w:rPr>
        <w:t>Platform oversight</w:t>
      </w:r>
      <w:r w:rsidR="005716E2" w:rsidRPr="00A92DD6">
        <w:rPr>
          <w:sz w:val="20"/>
          <w:szCs w:val="20"/>
        </w:rPr>
        <w:t>,</w:t>
      </w:r>
    </w:p>
    <w:p w14:paraId="6BF00C5E" w14:textId="7A5215BC" w:rsidR="00B84780" w:rsidRPr="00A92DD6" w:rsidRDefault="00B84780" w:rsidP="00785EED">
      <w:pPr>
        <w:pStyle w:val="Paragraphedeliste"/>
        <w:numPr>
          <w:ilvl w:val="0"/>
          <w:numId w:val="112"/>
        </w:numPr>
        <w:rPr>
          <w:sz w:val="20"/>
          <w:szCs w:val="20"/>
        </w:rPr>
      </w:pPr>
      <w:r w:rsidRPr="00A92DD6">
        <w:rPr>
          <w:sz w:val="20"/>
          <w:szCs w:val="20"/>
        </w:rPr>
        <w:t xml:space="preserve">Implement automation that </w:t>
      </w:r>
      <w:del w:id="1304" w:author="Ateko" w:date="2025-10-14T14:20:00Z" w16du:dateUtc="2025-10-14T18:20:00Z">
        <w:r w:rsidRPr="00A92DD6">
          <w:rPr>
            <w:sz w:val="20"/>
            <w:szCs w:val="20"/>
          </w:rPr>
          <w:delText>pave</w:delText>
        </w:r>
      </w:del>
      <w:ins w:id="1305" w:author="Ateko" w:date="2025-10-14T14:20:00Z" w16du:dateUtc="2025-10-14T18:20:00Z">
        <w:r w:rsidRPr="00A92DD6">
          <w:rPr>
            <w:sz w:val="20"/>
            <w:szCs w:val="20"/>
          </w:rPr>
          <w:t>pave</w:t>
        </w:r>
        <w:r w:rsidR="006E4BFC" w:rsidRPr="00A92DD6">
          <w:rPr>
            <w:sz w:val="20"/>
            <w:szCs w:val="20"/>
          </w:rPr>
          <w:t>s</w:t>
        </w:r>
      </w:ins>
      <w:r w:rsidRPr="00A92DD6">
        <w:rPr>
          <w:sz w:val="20"/>
          <w:szCs w:val="20"/>
        </w:rPr>
        <w:t xml:space="preserve"> a way to production for developers without exposing them to the complexity of Infrastructure as Code.</w:t>
      </w:r>
    </w:p>
    <w:p w14:paraId="7C4A3498" w14:textId="77777777" w:rsidR="003B66E3" w:rsidRPr="00A92DD6" w:rsidRDefault="003B66E3" w:rsidP="008667C8">
      <w:pPr>
        <w:pStyle w:val="Corpsdetexte"/>
        <w:ind w:left="720" w:right="244"/>
        <w:jc w:val="both"/>
      </w:pPr>
    </w:p>
    <w:p w14:paraId="14E49370" w14:textId="77777777" w:rsidR="00581B08" w:rsidRPr="00915689" w:rsidRDefault="00123B73" w:rsidP="00C807B0">
      <w:pPr>
        <w:pStyle w:val="Titre3"/>
        <w:numPr>
          <w:ilvl w:val="0"/>
          <w:numId w:val="208"/>
        </w:numPr>
        <w:rPr>
          <w:rFonts w:asciiTheme="minorHAnsi" w:hAnsiTheme="minorHAnsi"/>
          <w:b/>
          <w:color w:val="auto"/>
          <w:sz w:val="20"/>
        </w:rPr>
      </w:pPr>
      <w:r w:rsidRPr="00915689">
        <w:rPr>
          <w:rFonts w:asciiTheme="minorHAnsi" w:hAnsiTheme="minorHAnsi"/>
          <w:b/>
          <w:color w:val="auto"/>
          <w:sz w:val="20"/>
        </w:rPr>
        <w:t xml:space="preserve">Google </w:t>
      </w:r>
      <w:r w:rsidR="00581B08" w:rsidRPr="00915689">
        <w:rPr>
          <w:rFonts w:asciiTheme="minorHAnsi" w:hAnsiTheme="minorHAnsi"/>
          <w:b/>
          <w:color w:val="auto"/>
          <w:sz w:val="20"/>
        </w:rPr>
        <w:t xml:space="preserve">Platform Review </w:t>
      </w:r>
    </w:p>
    <w:p w14:paraId="1FF8E99C" w14:textId="77777777" w:rsidR="00581B08" w:rsidRPr="004C48DB" w:rsidRDefault="00581B08" w:rsidP="008667C8">
      <w:pPr>
        <w:pStyle w:val="Corpsdetexte"/>
        <w:ind w:left="720" w:right="244"/>
        <w:jc w:val="both"/>
      </w:pPr>
    </w:p>
    <w:p w14:paraId="2B26C8CF" w14:textId="320829BE" w:rsidR="00581B08" w:rsidRPr="00A92DD6" w:rsidRDefault="00222E2D" w:rsidP="008667C8">
      <w:pPr>
        <w:pStyle w:val="Corpsdetexte"/>
        <w:ind w:left="720" w:right="244"/>
        <w:jc w:val="both"/>
      </w:pPr>
      <w:r w:rsidRPr="00A92DD6">
        <w:t xml:space="preserve">In parallel to the </w:t>
      </w:r>
      <w:r w:rsidR="00BD2240" w:rsidRPr="00A92DD6">
        <w:t>A</w:t>
      </w:r>
      <w:r w:rsidRPr="00A92DD6">
        <w:t xml:space="preserve">ccount </w:t>
      </w:r>
      <w:r w:rsidR="00BD2240" w:rsidRPr="00A92DD6">
        <w:t>M</w:t>
      </w:r>
      <w:r w:rsidRPr="00A92DD6">
        <w:t xml:space="preserve">anagement defined below, </w:t>
      </w:r>
      <w:r w:rsidR="0096589A" w:rsidRPr="00A92DD6">
        <w:t>t</w:t>
      </w:r>
      <w:r w:rsidR="00DF29CB" w:rsidRPr="00A92DD6">
        <w:t xml:space="preserve">he </w:t>
      </w:r>
      <w:r w:rsidR="00581B08" w:rsidRPr="00A92DD6">
        <w:t>Supplier</w:t>
      </w:r>
      <w:r w:rsidR="00581B08" w:rsidRPr="004C48DB">
        <w:t xml:space="preserve"> </w:t>
      </w:r>
      <w:r w:rsidR="00770C19" w:rsidRPr="00A92DD6">
        <w:t>will perform the following</w:t>
      </w:r>
      <w:r w:rsidR="00581B08" w:rsidRPr="004C48DB">
        <w:t>:</w:t>
      </w:r>
    </w:p>
    <w:p w14:paraId="09F27D73" w14:textId="77777777" w:rsidR="00581B08" w:rsidRPr="00A92DD6" w:rsidRDefault="00581B08" w:rsidP="008667C8">
      <w:pPr>
        <w:pStyle w:val="Corpsdetexte"/>
        <w:ind w:left="720" w:right="244"/>
        <w:jc w:val="both"/>
      </w:pPr>
    </w:p>
    <w:p w14:paraId="36C36CDC" w14:textId="77777777" w:rsidR="00581B08" w:rsidRPr="00A92DD6" w:rsidRDefault="00581B08" w:rsidP="004F4AB9">
      <w:pPr>
        <w:pStyle w:val="Titre4"/>
        <w:numPr>
          <w:ilvl w:val="1"/>
          <w:numId w:val="205"/>
        </w:numPr>
      </w:pPr>
      <w:r w:rsidRPr="00A92DD6">
        <w:t>Quarterly Architecture Review</w:t>
      </w:r>
    </w:p>
    <w:p w14:paraId="629EFF8A" w14:textId="77777777" w:rsidR="00DA6E35" w:rsidRPr="00A92DD6" w:rsidRDefault="00DA6E35" w:rsidP="008667C8">
      <w:pPr>
        <w:pStyle w:val="Corpsdetexte"/>
        <w:ind w:left="720" w:right="244"/>
        <w:jc w:val="both"/>
      </w:pPr>
    </w:p>
    <w:p w14:paraId="023403B9" w14:textId="77777777" w:rsidR="00581B08" w:rsidRPr="00A92DD6" w:rsidRDefault="00581B08" w:rsidP="00AF13C7">
      <w:pPr>
        <w:pStyle w:val="Paragraphedeliste"/>
        <w:numPr>
          <w:ilvl w:val="1"/>
          <w:numId w:val="152"/>
        </w:numPr>
        <w:rPr>
          <w:sz w:val="20"/>
          <w:szCs w:val="20"/>
        </w:rPr>
      </w:pPr>
      <w:r w:rsidRPr="00A92DD6">
        <w:rPr>
          <w:sz w:val="20"/>
          <w:szCs w:val="20"/>
        </w:rPr>
        <w:t>Perform</w:t>
      </w:r>
      <w:r w:rsidRPr="00A92DD6">
        <w:rPr>
          <w:spacing w:val="45"/>
          <w:sz w:val="20"/>
          <w:szCs w:val="20"/>
        </w:rPr>
        <w:t xml:space="preserve"> </w:t>
      </w:r>
      <w:r w:rsidRPr="00A92DD6">
        <w:rPr>
          <w:sz w:val="20"/>
          <w:szCs w:val="20"/>
        </w:rPr>
        <w:t>a</w:t>
      </w:r>
      <w:r w:rsidRPr="00A92DD6">
        <w:rPr>
          <w:spacing w:val="45"/>
          <w:sz w:val="20"/>
          <w:szCs w:val="20"/>
        </w:rPr>
        <w:t xml:space="preserve"> </w:t>
      </w:r>
      <w:r w:rsidRPr="00A92DD6">
        <w:rPr>
          <w:sz w:val="20"/>
          <w:szCs w:val="20"/>
        </w:rPr>
        <w:t>review</w:t>
      </w:r>
      <w:r w:rsidRPr="00A92DD6">
        <w:rPr>
          <w:spacing w:val="45"/>
          <w:sz w:val="20"/>
          <w:szCs w:val="20"/>
        </w:rPr>
        <w:t xml:space="preserve"> </w:t>
      </w:r>
      <w:r w:rsidRPr="00A92DD6">
        <w:rPr>
          <w:sz w:val="20"/>
          <w:szCs w:val="20"/>
        </w:rPr>
        <w:t>of</w:t>
      </w:r>
      <w:r w:rsidRPr="00A92DD6">
        <w:rPr>
          <w:spacing w:val="47"/>
          <w:sz w:val="20"/>
          <w:szCs w:val="20"/>
        </w:rPr>
        <w:t xml:space="preserve"> </w:t>
      </w:r>
      <w:r w:rsidRPr="00A92DD6">
        <w:rPr>
          <w:sz w:val="20"/>
          <w:szCs w:val="20"/>
        </w:rPr>
        <w:t>Client’s</w:t>
      </w:r>
      <w:r w:rsidRPr="00A92DD6">
        <w:rPr>
          <w:spacing w:val="46"/>
          <w:sz w:val="20"/>
          <w:szCs w:val="20"/>
        </w:rPr>
        <w:t xml:space="preserve"> </w:t>
      </w:r>
      <w:r w:rsidRPr="00A92DD6">
        <w:rPr>
          <w:sz w:val="20"/>
          <w:szCs w:val="20"/>
        </w:rPr>
        <w:t>environment</w:t>
      </w:r>
      <w:r w:rsidRPr="00A92DD6">
        <w:rPr>
          <w:spacing w:val="46"/>
          <w:sz w:val="20"/>
          <w:szCs w:val="20"/>
        </w:rPr>
        <w:t xml:space="preserve"> </w:t>
      </w:r>
      <w:r w:rsidRPr="00A92DD6">
        <w:rPr>
          <w:sz w:val="20"/>
          <w:szCs w:val="20"/>
        </w:rPr>
        <w:t>through</w:t>
      </w:r>
      <w:r w:rsidRPr="00A92DD6">
        <w:rPr>
          <w:spacing w:val="43"/>
          <w:sz w:val="20"/>
          <w:szCs w:val="20"/>
        </w:rPr>
        <w:t xml:space="preserve"> </w:t>
      </w:r>
      <w:r w:rsidRPr="00A92DD6">
        <w:rPr>
          <w:sz w:val="20"/>
          <w:szCs w:val="20"/>
        </w:rPr>
        <w:t>the</w:t>
      </w:r>
      <w:r w:rsidRPr="00A92DD6">
        <w:rPr>
          <w:spacing w:val="43"/>
          <w:sz w:val="20"/>
          <w:szCs w:val="20"/>
        </w:rPr>
        <w:t xml:space="preserve"> </w:t>
      </w:r>
      <w:r w:rsidRPr="00A92DD6">
        <w:rPr>
          <w:sz w:val="20"/>
          <w:szCs w:val="20"/>
        </w:rPr>
        <w:t>prism</w:t>
      </w:r>
      <w:r w:rsidRPr="00A92DD6">
        <w:rPr>
          <w:spacing w:val="45"/>
          <w:sz w:val="20"/>
          <w:szCs w:val="20"/>
        </w:rPr>
        <w:t xml:space="preserve"> </w:t>
      </w:r>
      <w:r w:rsidRPr="00A92DD6">
        <w:rPr>
          <w:sz w:val="20"/>
          <w:szCs w:val="20"/>
        </w:rPr>
        <w:t>of</w:t>
      </w:r>
      <w:r w:rsidRPr="00A92DD6">
        <w:rPr>
          <w:spacing w:val="44"/>
          <w:sz w:val="20"/>
          <w:szCs w:val="20"/>
        </w:rPr>
        <w:t xml:space="preserve"> </w:t>
      </w:r>
      <w:r w:rsidRPr="00A92DD6">
        <w:rPr>
          <w:sz w:val="20"/>
          <w:szCs w:val="20"/>
        </w:rPr>
        <w:t>Security,</w:t>
      </w:r>
      <w:r w:rsidRPr="00A92DD6">
        <w:rPr>
          <w:spacing w:val="46"/>
          <w:sz w:val="20"/>
          <w:szCs w:val="20"/>
        </w:rPr>
        <w:t xml:space="preserve"> </w:t>
      </w:r>
      <w:r w:rsidRPr="00A92DD6">
        <w:rPr>
          <w:sz w:val="20"/>
          <w:szCs w:val="20"/>
        </w:rPr>
        <w:t>Operation</w:t>
      </w:r>
      <w:r w:rsidRPr="00A92DD6">
        <w:rPr>
          <w:spacing w:val="46"/>
          <w:sz w:val="20"/>
          <w:szCs w:val="20"/>
        </w:rPr>
        <w:t xml:space="preserve"> </w:t>
      </w:r>
      <w:r w:rsidRPr="00A92DD6">
        <w:rPr>
          <w:sz w:val="20"/>
          <w:szCs w:val="20"/>
        </w:rPr>
        <w:t>Excellency,</w:t>
      </w:r>
      <w:r w:rsidRPr="00A92DD6">
        <w:rPr>
          <w:spacing w:val="46"/>
          <w:sz w:val="20"/>
          <w:szCs w:val="20"/>
        </w:rPr>
        <w:t xml:space="preserve"> </w:t>
      </w:r>
      <w:r w:rsidRPr="00A92DD6">
        <w:rPr>
          <w:spacing w:val="-4"/>
          <w:sz w:val="20"/>
          <w:szCs w:val="20"/>
        </w:rPr>
        <w:t xml:space="preserve">Cost </w:t>
      </w:r>
      <w:r w:rsidRPr="00A92DD6">
        <w:rPr>
          <w:sz w:val="20"/>
          <w:szCs w:val="20"/>
        </w:rPr>
        <w:t>Optimization, Performance Efficiency, and Reliability.</w:t>
      </w:r>
    </w:p>
    <w:p w14:paraId="207F94D8" w14:textId="77777777" w:rsidR="00581B08" w:rsidRPr="00A92DD6" w:rsidRDefault="00581B08" w:rsidP="00AF13C7">
      <w:pPr>
        <w:pStyle w:val="Paragraphedeliste"/>
        <w:numPr>
          <w:ilvl w:val="1"/>
          <w:numId w:val="152"/>
        </w:numPr>
        <w:rPr>
          <w:sz w:val="20"/>
          <w:szCs w:val="20"/>
        </w:rPr>
      </w:pPr>
      <w:r w:rsidRPr="00A92DD6">
        <w:rPr>
          <w:sz w:val="20"/>
          <w:szCs w:val="20"/>
        </w:rPr>
        <w:t>Provide</w:t>
      </w:r>
      <w:r w:rsidRPr="00A92DD6">
        <w:rPr>
          <w:spacing w:val="27"/>
          <w:sz w:val="20"/>
          <w:szCs w:val="20"/>
        </w:rPr>
        <w:t xml:space="preserve"> </w:t>
      </w:r>
      <w:r w:rsidRPr="00A92DD6">
        <w:rPr>
          <w:sz w:val="20"/>
          <w:szCs w:val="20"/>
        </w:rPr>
        <w:t>recommendations</w:t>
      </w:r>
      <w:r w:rsidRPr="00A92DD6">
        <w:rPr>
          <w:spacing w:val="29"/>
          <w:sz w:val="20"/>
          <w:szCs w:val="20"/>
        </w:rPr>
        <w:t xml:space="preserve"> </w:t>
      </w:r>
      <w:r w:rsidRPr="00A92DD6">
        <w:rPr>
          <w:sz w:val="20"/>
          <w:szCs w:val="20"/>
        </w:rPr>
        <w:t>to</w:t>
      </w:r>
      <w:r w:rsidRPr="00A92DD6">
        <w:rPr>
          <w:spacing w:val="29"/>
          <w:sz w:val="20"/>
          <w:szCs w:val="20"/>
        </w:rPr>
        <w:t xml:space="preserve"> </w:t>
      </w:r>
      <w:r w:rsidRPr="00A92DD6">
        <w:rPr>
          <w:sz w:val="20"/>
          <w:szCs w:val="20"/>
        </w:rPr>
        <w:t>help</w:t>
      </w:r>
      <w:r w:rsidRPr="00A92DD6">
        <w:rPr>
          <w:spacing w:val="33"/>
          <w:sz w:val="20"/>
          <w:szCs w:val="20"/>
        </w:rPr>
        <w:t xml:space="preserve"> </w:t>
      </w:r>
      <w:r w:rsidRPr="00A92DD6">
        <w:rPr>
          <w:sz w:val="20"/>
          <w:szCs w:val="20"/>
        </w:rPr>
        <w:t>Client</w:t>
      </w:r>
      <w:r w:rsidRPr="00A92DD6">
        <w:rPr>
          <w:spacing w:val="29"/>
          <w:sz w:val="20"/>
          <w:szCs w:val="20"/>
        </w:rPr>
        <w:t xml:space="preserve"> </w:t>
      </w:r>
      <w:r w:rsidRPr="00A92DD6">
        <w:rPr>
          <w:sz w:val="20"/>
          <w:szCs w:val="20"/>
        </w:rPr>
        <w:t>building</w:t>
      </w:r>
      <w:r w:rsidRPr="00A92DD6">
        <w:rPr>
          <w:spacing w:val="27"/>
          <w:sz w:val="20"/>
          <w:szCs w:val="20"/>
        </w:rPr>
        <w:t xml:space="preserve"> </w:t>
      </w:r>
      <w:r w:rsidRPr="00A92DD6">
        <w:rPr>
          <w:sz w:val="20"/>
          <w:szCs w:val="20"/>
        </w:rPr>
        <w:t>a</w:t>
      </w:r>
      <w:r w:rsidRPr="00A92DD6">
        <w:rPr>
          <w:spacing w:val="28"/>
          <w:sz w:val="20"/>
          <w:szCs w:val="20"/>
        </w:rPr>
        <w:t xml:space="preserve"> </w:t>
      </w:r>
      <w:r w:rsidRPr="00A92DD6">
        <w:rPr>
          <w:sz w:val="20"/>
          <w:szCs w:val="20"/>
        </w:rPr>
        <w:t>trusted,</w:t>
      </w:r>
      <w:r w:rsidRPr="00A92DD6">
        <w:rPr>
          <w:spacing w:val="28"/>
          <w:sz w:val="20"/>
          <w:szCs w:val="20"/>
        </w:rPr>
        <w:t xml:space="preserve"> </w:t>
      </w:r>
      <w:r w:rsidRPr="00A92DD6">
        <w:rPr>
          <w:sz w:val="20"/>
          <w:szCs w:val="20"/>
        </w:rPr>
        <w:t>scalable,</w:t>
      </w:r>
      <w:r w:rsidRPr="00A92DD6">
        <w:rPr>
          <w:spacing w:val="28"/>
          <w:sz w:val="20"/>
          <w:szCs w:val="20"/>
        </w:rPr>
        <w:t xml:space="preserve"> </w:t>
      </w:r>
      <w:r w:rsidRPr="00A92DD6">
        <w:rPr>
          <w:sz w:val="20"/>
          <w:szCs w:val="20"/>
        </w:rPr>
        <w:t>cost-effective,</w:t>
      </w:r>
      <w:r w:rsidRPr="00A92DD6">
        <w:rPr>
          <w:spacing w:val="28"/>
          <w:sz w:val="20"/>
          <w:szCs w:val="20"/>
        </w:rPr>
        <w:t xml:space="preserve"> </w:t>
      </w:r>
      <w:r w:rsidRPr="00A92DD6">
        <w:rPr>
          <w:sz w:val="20"/>
          <w:szCs w:val="20"/>
        </w:rPr>
        <w:t>and</w:t>
      </w:r>
      <w:r w:rsidRPr="00A92DD6">
        <w:rPr>
          <w:spacing w:val="28"/>
          <w:sz w:val="20"/>
          <w:szCs w:val="20"/>
        </w:rPr>
        <w:t xml:space="preserve"> </w:t>
      </w:r>
      <w:r w:rsidRPr="00A92DD6">
        <w:rPr>
          <w:sz w:val="20"/>
          <w:szCs w:val="20"/>
        </w:rPr>
        <w:t>efficient</w:t>
      </w:r>
      <w:r w:rsidRPr="00A92DD6">
        <w:rPr>
          <w:spacing w:val="31"/>
          <w:sz w:val="20"/>
          <w:szCs w:val="20"/>
        </w:rPr>
        <w:t xml:space="preserve"> </w:t>
      </w:r>
      <w:r w:rsidRPr="00A92DD6">
        <w:rPr>
          <w:sz w:val="20"/>
          <w:szCs w:val="20"/>
        </w:rPr>
        <w:t>Cloud operating system.</w:t>
      </w:r>
    </w:p>
    <w:p w14:paraId="597DE4A2" w14:textId="77777777" w:rsidR="00581B08" w:rsidRPr="00A92DD6" w:rsidRDefault="00581B08" w:rsidP="00AF13C7">
      <w:pPr>
        <w:pStyle w:val="Paragraphedeliste"/>
        <w:numPr>
          <w:ilvl w:val="1"/>
          <w:numId w:val="152"/>
        </w:numPr>
        <w:rPr>
          <w:sz w:val="20"/>
          <w:szCs w:val="20"/>
        </w:rPr>
      </w:pPr>
      <w:r w:rsidRPr="00A92DD6">
        <w:rPr>
          <w:sz w:val="20"/>
          <w:szCs w:val="20"/>
        </w:rPr>
        <w:t xml:space="preserve">Obtain Client feedback (approvals, deferrals, or rejections) and propose remediation for the specific Client </w:t>
      </w:r>
      <w:r w:rsidRPr="00A92DD6">
        <w:rPr>
          <w:spacing w:val="-2"/>
          <w:sz w:val="20"/>
          <w:szCs w:val="20"/>
        </w:rPr>
        <w:t>context.</w:t>
      </w:r>
    </w:p>
    <w:p w14:paraId="4DB8F43E" w14:textId="77777777" w:rsidR="00581B08" w:rsidRPr="00A92DD6" w:rsidRDefault="00581B08" w:rsidP="00AF13C7">
      <w:pPr>
        <w:pStyle w:val="Paragraphedeliste"/>
        <w:numPr>
          <w:ilvl w:val="1"/>
          <w:numId w:val="152"/>
        </w:numPr>
        <w:rPr>
          <w:sz w:val="20"/>
          <w:szCs w:val="20"/>
        </w:rPr>
      </w:pPr>
      <w:r w:rsidRPr="00A92DD6">
        <w:rPr>
          <w:sz w:val="20"/>
          <w:szCs w:val="20"/>
        </w:rPr>
        <w:t>Maintain</w:t>
      </w:r>
      <w:r w:rsidRPr="00A92DD6">
        <w:rPr>
          <w:spacing w:val="-7"/>
          <w:sz w:val="20"/>
          <w:szCs w:val="20"/>
        </w:rPr>
        <w:t xml:space="preserve"> </w:t>
      </w:r>
      <w:r w:rsidRPr="00A92DD6">
        <w:rPr>
          <w:sz w:val="20"/>
          <w:szCs w:val="20"/>
        </w:rPr>
        <w:t>a</w:t>
      </w:r>
      <w:r w:rsidRPr="00A92DD6">
        <w:rPr>
          <w:spacing w:val="-6"/>
          <w:sz w:val="20"/>
          <w:szCs w:val="20"/>
        </w:rPr>
        <w:t xml:space="preserve"> </w:t>
      </w:r>
      <w:r w:rsidRPr="00A92DD6">
        <w:rPr>
          <w:sz w:val="20"/>
          <w:szCs w:val="20"/>
        </w:rPr>
        <w:t>backlog</w:t>
      </w:r>
      <w:r w:rsidRPr="00A92DD6">
        <w:rPr>
          <w:spacing w:val="-6"/>
          <w:sz w:val="20"/>
          <w:szCs w:val="20"/>
        </w:rPr>
        <w:t xml:space="preserve"> </w:t>
      </w:r>
      <w:r w:rsidRPr="00A92DD6">
        <w:rPr>
          <w:sz w:val="20"/>
          <w:szCs w:val="20"/>
        </w:rPr>
        <w:t>of</w:t>
      </w:r>
      <w:r w:rsidRPr="00A92DD6">
        <w:rPr>
          <w:spacing w:val="-8"/>
          <w:sz w:val="20"/>
          <w:szCs w:val="20"/>
        </w:rPr>
        <w:t xml:space="preserve"> </w:t>
      </w:r>
      <w:r w:rsidRPr="00A92DD6">
        <w:rPr>
          <w:sz w:val="20"/>
          <w:szCs w:val="20"/>
        </w:rPr>
        <w:t>those</w:t>
      </w:r>
      <w:r w:rsidRPr="00A92DD6">
        <w:rPr>
          <w:spacing w:val="-7"/>
          <w:sz w:val="20"/>
          <w:szCs w:val="20"/>
        </w:rPr>
        <w:t xml:space="preserve"> </w:t>
      </w:r>
      <w:r w:rsidRPr="00A92DD6">
        <w:rPr>
          <w:sz w:val="20"/>
          <w:szCs w:val="20"/>
        </w:rPr>
        <w:t>recommendations</w:t>
      </w:r>
      <w:r w:rsidRPr="00A92DD6">
        <w:rPr>
          <w:spacing w:val="-6"/>
          <w:sz w:val="20"/>
          <w:szCs w:val="20"/>
        </w:rPr>
        <w:t xml:space="preserve"> </w:t>
      </w:r>
      <w:r w:rsidRPr="00A92DD6">
        <w:rPr>
          <w:sz w:val="20"/>
          <w:szCs w:val="20"/>
        </w:rPr>
        <w:t>for</w:t>
      </w:r>
      <w:r w:rsidRPr="00A92DD6">
        <w:rPr>
          <w:spacing w:val="-6"/>
          <w:sz w:val="20"/>
          <w:szCs w:val="20"/>
        </w:rPr>
        <w:t xml:space="preserve"> </w:t>
      </w:r>
      <w:r w:rsidRPr="00A92DD6">
        <w:rPr>
          <w:sz w:val="20"/>
          <w:szCs w:val="20"/>
        </w:rPr>
        <w:t>update</w:t>
      </w:r>
      <w:r w:rsidRPr="00A92DD6">
        <w:rPr>
          <w:spacing w:val="-7"/>
          <w:sz w:val="20"/>
          <w:szCs w:val="20"/>
        </w:rPr>
        <w:t xml:space="preserve"> </w:t>
      </w:r>
      <w:r w:rsidRPr="00A92DD6">
        <w:rPr>
          <w:sz w:val="20"/>
          <w:szCs w:val="20"/>
        </w:rPr>
        <w:t>and</w:t>
      </w:r>
      <w:r w:rsidRPr="00A92DD6">
        <w:rPr>
          <w:spacing w:val="-6"/>
          <w:sz w:val="20"/>
          <w:szCs w:val="20"/>
        </w:rPr>
        <w:t xml:space="preserve"> </w:t>
      </w:r>
      <w:r w:rsidRPr="00A92DD6">
        <w:rPr>
          <w:sz w:val="20"/>
          <w:szCs w:val="20"/>
        </w:rPr>
        <w:t>ongoing</w:t>
      </w:r>
      <w:r w:rsidRPr="00A92DD6">
        <w:rPr>
          <w:spacing w:val="-7"/>
          <w:sz w:val="20"/>
          <w:szCs w:val="20"/>
        </w:rPr>
        <w:t xml:space="preserve"> </w:t>
      </w:r>
      <w:r w:rsidRPr="00A92DD6">
        <w:rPr>
          <w:spacing w:val="-2"/>
          <w:sz w:val="20"/>
          <w:szCs w:val="20"/>
        </w:rPr>
        <w:t>review.</w:t>
      </w:r>
    </w:p>
    <w:p w14:paraId="4B7EBCC0" w14:textId="77777777" w:rsidR="00581B08" w:rsidRPr="00A92DD6" w:rsidRDefault="00581B08" w:rsidP="00AF13C7">
      <w:pPr>
        <w:pStyle w:val="Paragraphedeliste"/>
        <w:numPr>
          <w:ilvl w:val="1"/>
          <w:numId w:val="152"/>
        </w:numPr>
      </w:pPr>
      <w:r w:rsidRPr="00A92DD6">
        <w:rPr>
          <w:sz w:val="20"/>
          <w:szCs w:val="20"/>
        </w:rPr>
        <w:t>Prioritize</w:t>
      </w:r>
      <w:r w:rsidRPr="00A92DD6">
        <w:rPr>
          <w:spacing w:val="-11"/>
          <w:sz w:val="20"/>
          <w:szCs w:val="20"/>
        </w:rPr>
        <w:t xml:space="preserve"> </w:t>
      </w:r>
      <w:r w:rsidRPr="00A92DD6">
        <w:rPr>
          <w:sz w:val="20"/>
          <w:szCs w:val="20"/>
        </w:rPr>
        <w:t>recommendations</w:t>
      </w:r>
      <w:r w:rsidRPr="00A92DD6">
        <w:rPr>
          <w:spacing w:val="-10"/>
          <w:sz w:val="20"/>
          <w:szCs w:val="20"/>
        </w:rPr>
        <w:t xml:space="preserve"> </w:t>
      </w:r>
      <w:r w:rsidRPr="00A92DD6">
        <w:t>for</w:t>
      </w:r>
      <w:r w:rsidRPr="00A92DD6">
        <w:rPr>
          <w:spacing w:val="-10"/>
        </w:rPr>
        <w:t xml:space="preserve"> </w:t>
      </w:r>
      <w:r w:rsidRPr="00A92DD6">
        <w:rPr>
          <w:spacing w:val="-2"/>
        </w:rPr>
        <w:t>implementation.</w:t>
      </w:r>
    </w:p>
    <w:p w14:paraId="581BDD80" w14:textId="77777777" w:rsidR="00581B08" w:rsidRPr="00A92DD6" w:rsidRDefault="00581B08" w:rsidP="008667C8">
      <w:pPr>
        <w:pStyle w:val="Corpsdetexte"/>
        <w:ind w:left="720" w:right="244"/>
        <w:jc w:val="both"/>
      </w:pPr>
    </w:p>
    <w:p w14:paraId="400D69D7" w14:textId="77777777" w:rsidR="00581B08" w:rsidRPr="00A92DD6" w:rsidRDefault="00581B08" w:rsidP="004F4AB9">
      <w:pPr>
        <w:pStyle w:val="Titre4"/>
        <w:numPr>
          <w:ilvl w:val="1"/>
          <w:numId w:val="205"/>
        </w:numPr>
      </w:pPr>
      <w:r w:rsidRPr="00A92DD6">
        <w:t>Cloud Consumption Analysis &amp; Recommendations</w:t>
      </w:r>
    </w:p>
    <w:p w14:paraId="43A340C4" w14:textId="77777777" w:rsidR="00DA6E35" w:rsidRPr="00A92DD6" w:rsidRDefault="00DA6E35" w:rsidP="008667C8">
      <w:pPr>
        <w:pStyle w:val="Corpsdetexte"/>
        <w:ind w:left="720" w:right="244"/>
        <w:jc w:val="both"/>
      </w:pPr>
    </w:p>
    <w:p w14:paraId="5DA23DFC" w14:textId="77777777" w:rsidR="00581B08" w:rsidRPr="00A92DD6" w:rsidRDefault="00581B08" w:rsidP="00AF13C7">
      <w:pPr>
        <w:pStyle w:val="Paragraphedeliste"/>
        <w:numPr>
          <w:ilvl w:val="1"/>
          <w:numId w:val="152"/>
        </w:numPr>
        <w:rPr>
          <w:sz w:val="20"/>
          <w:szCs w:val="20"/>
        </w:rPr>
      </w:pPr>
      <w:r w:rsidRPr="00A92DD6">
        <w:rPr>
          <w:sz w:val="20"/>
          <w:szCs w:val="20"/>
        </w:rPr>
        <w:t>Perform a review of Client’s environment through the prism of cost visibility, cost optimization, and cost governance.</w:t>
      </w:r>
    </w:p>
    <w:p w14:paraId="3430E76E" w14:textId="77777777" w:rsidR="00581B08" w:rsidRPr="00A92DD6" w:rsidRDefault="00581B08" w:rsidP="00AF13C7">
      <w:pPr>
        <w:pStyle w:val="Paragraphedeliste"/>
        <w:numPr>
          <w:ilvl w:val="1"/>
          <w:numId w:val="152"/>
        </w:numPr>
        <w:rPr>
          <w:sz w:val="20"/>
          <w:szCs w:val="20"/>
        </w:rPr>
      </w:pPr>
      <w:r w:rsidRPr="00A92DD6">
        <w:rPr>
          <w:sz w:val="20"/>
          <w:szCs w:val="20"/>
        </w:rPr>
        <w:t>Provide cost management recommendations to help align with FinOps Foundations best practices.</w:t>
      </w:r>
    </w:p>
    <w:p w14:paraId="532B3C9A" w14:textId="77777777" w:rsidR="00581B08" w:rsidRPr="00A92DD6" w:rsidRDefault="00581B08" w:rsidP="00AF13C7">
      <w:pPr>
        <w:pStyle w:val="Paragraphedeliste"/>
        <w:numPr>
          <w:ilvl w:val="1"/>
          <w:numId w:val="152"/>
        </w:numPr>
        <w:rPr>
          <w:sz w:val="20"/>
          <w:szCs w:val="20"/>
        </w:rPr>
      </w:pPr>
      <w:r w:rsidRPr="00A92DD6">
        <w:rPr>
          <w:sz w:val="20"/>
          <w:szCs w:val="20"/>
        </w:rPr>
        <w:t>Obtain Client feedback (approvals, deferrals, or rejections) and propose remediation for the specific Client context.</w:t>
      </w:r>
    </w:p>
    <w:p w14:paraId="3CC0D163" w14:textId="77777777" w:rsidR="00581B08" w:rsidRPr="00A92DD6" w:rsidRDefault="00581B08" w:rsidP="00AF13C7">
      <w:pPr>
        <w:pStyle w:val="Paragraphedeliste"/>
        <w:numPr>
          <w:ilvl w:val="1"/>
          <w:numId w:val="152"/>
        </w:numPr>
        <w:rPr>
          <w:sz w:val="20"/>
          <w:szCs w:val="20"/>
        </w:rPr>
      </w:pPr>
      <w:r w:rsidRPr="00A92DD6">
        <w:rPr>
          <w:sz w:val="20"/>
          <w:szCs w:val="20"/>
        </w:rPr>
        <w:t>Maintain a backlog of those recommendations for update and ongoing review.</w:t>
      </w:r>
    </w:p>
    <w:p w14:paraId="4C2D9CF4" w14:textId="77777777" w:rsidR="00581B08" w:rsidRPr="00A92DD6" w:rsidRDefault="00581B08" w:rsidP="00AF13C7">
      <w:pPr>
        <w:pStyle w:val="Paragraphedeliste"/>
        <w:numPr>
          <w:ilvl w:val="1"/>
          <w:numId w:val="152"/>
        </w:numPr>
        <w:rPr>
          <w:sz w:val="20"/>
        </w:rPr>
      </w:pPr>
      <w:r w:rsidRPr="00A92DD6">
        <w:rPr>
          <w:sz w:val="20"/>
          <w:szCs w:val="20"/>
        </w:rPr>
        <w:t>Prioritize recommendations</w:t>
      </w:r>
      <w:r w:rsidRPr="00A92DD6">
        <w:rPr>
          <w:spacing w:val="-10"/>
          <w:sz w:val="20"/>
        </w:rPr>
        <w:t xml:space="preserve"> </w:t>
      </w:r>
      <w:r w:rsidRPr="00A92DD6">
        <w:rPr>
          <w:sz w:val="20"/>
        </w:rPr>
        <w:t>for</w:t>
      </w:r>
      <w:r w:rsidRPr="00A92DD6">
        <w:rPr>
          <w:spacing w:val="-10"/>
          <w:sz w:val="20"/>
        </w:rPr>
        <w:t xml:space="preserve"> </w:t>
      </w:r>
      <w:r w:rsidRPr="00A92DD6">
        <w:rPr>
          <w:spacing w:val="-2"/>
          <w:sz w:val="20"/>
        </w:rPr>
        <w:t>implementation.</w:t>
      </w:r>
    </w:p>
    <w:p w14:paraId="0CEB1C41" w14:textId="77777777" w:rsidR="00581B08" w:rsidRPr="00A92DD6" w:rsidRDefault="00581B08" w:rsidP="008667C8">
      <w:pPr>
        <w:pStyle w:val="Corpsdetexte"/>
        <w:ind w:left="720" w:right="244"/>
        <w:jc w:val="both"/>
      </w:pPr>
    </w:p>
    <w:p w14:paraId="32A79466" w14:textId="77777777" w:rsidR="00581B08" w:rsidRPr="00A92DD6" w:rsidRDefault="00581B08" w:rsidP="004F4AB9">
      <w:pPr>
        <w:pStyle w:val="Titre4"/>
        <w:numPr>
          <w:ilvl w:val="1"/>
          <w:numId w:val="205"/>
        </w:numPr>
      </w:pPr>
      <w:r w:rsidRPr="00A92DD6">
        <w:t>Implementation of Approved Recommendations</w:t>
      </w:r>
    </w:p>
    <w:p w14:paraId="7D5342F9" w14:textId="77777777" w:rsidR="00DA6E35" w:rsidRPr="00A92DD6" w:rsidRDefault="00DA6E35" w:rsidP="008667C8">
      <w:pPr>
        <w:pStyle w:val="Corpsdetexte"/>
        <w:ind w:left="720" w:right="244"/>
        <w:jc w:val="both"/>
      </w:pPr>
    </w:p>
    <w:p w14:paraId="61F4DC07" w14:textId="374FA7E2" w:rsidR="00581B08" w:rsidRPr="00A92DD6" w:rsidRDefault="00581B08" w:rsidP="00DA6E35">
      <w:pPr>
        <w:pStyle w:val="Paragraphedeliste"/>
        <w:numPr>
          <w:ilvl w:val="1"/>
          <w:numId w:val="152"/>
        </w:numPr>
        <w:rPr>
          <w:sz w:val="20"/>
          <w:szCs w:val="20"/>
        </w:rPr>
      </w:pPr>
      <w:r w:rsidRPr="00A92DD6">
        <w:rPr>
          <w:sz w:val="20"/>
        </w:rPr>
        <w:t>Client-</w:t>
      </w:r>
      <w:r w:rsidRPr="00A92DD6">
        <w:rPr>
          <w:sz w:val="20"/>
          <w:szCs w:val="20"/>
        </w:rPr>
        <w:t>approved recommendations will be implemented using</w:t>
      </w:r>
      <w:ins w:id="1306" w:author="Vincent Boisclair" w:date="2025-10-14T16:51:00Z" w16du:dateUtc="2025-10-14T20:51:00Z">
        <w:r w:rsidR="00516D06">
          <w:rPr>
            <w:sz w:val="20"/>
            <w:szCs w:val="20"/>
          </w:rPr>
          <w:t xml:space="preserve"> </w:t>
        </w:r>
        <w:commentRangeStart w:id="1307"/>
        <w:r w:rsidR="00516D06" w:rsidRPr="00A1245B">
          <w:rPr>
            <w:sz w:val="20"/>
            <w:szCs w:val="20"/>
          </w:rPr>
          <w:t>Service Request</w:t>
        </w:r>
        <w:r w:rsidR="00516D06">
          <w:rPr>
            <w:sz w:val="20"/>
            <w:szCs w:val="20"/>
          </w:rPr>
          <w:t>s</w:t>
        </w:r>
      </w:ins>
      <w:del w:id="1308" w:author="Vincent Boisclair" w:date="2025-10-14T16:51:00Z" w16du:dateUtc="2025-10-14T20:51:00Z">
        <w:r w:rsidRPr="00A92DD6" w:rsidDel="00516D06">
          <w:rPr>
            <w:sz w:val="20"/>
            <w:szCs w:val="20"/>
          </w:rPr>
          <w:delText xml:space="preserve"> one of the following methods, at Client discretion</w:delText>
        </w:r>
      </w:del>
      <w:commentRangeEnd w:id="1307"/>
      <w:r w:rsidR="004D492C" w:rsidRPr="00A92DD6">
        <w:rPr>
          <w:rStyle w:val="Marquedecommentaire"/>
          <w:sz w:val="20"/>
          <w:szCs w:val="20"/>
        </w:rPr>
        <w:commentReference w:id="1307"/>
      </w:r>
    </w:p>
    <w:p w14:paraId="09A9E39E" w14:textId="5EFD401E" w:rsidR="00581B08" w:rsidRPr="00A92DD6" w:rsidRDefault="00581B08" w:rsidP="00DA6E35">
      <w:pPr>
        <w:pStyle w:val="Paragraphedeliste"/>
        <w:numPr>
          <w:ilvl w:val="1"/>
          <w:numId w:val="152"/>
        </w:numPr>
        <w:rPr>
          <w:sz w:val="20"/>
          <w:szCs w:val="20"/>
        </w:rPr>
      </w:pPr>
      <w:r w:rsidRPr="00A92DD6">
        <w:rPr>
          <w:sz w:val="20"/>
          <w:szCs w:val="20"/>
        </w:rPr>
        <w:t>Backlog prioritization: Design, implementation and operationalization will be injected into the backlog to be executed by the Platform Management.</w:t>
      </w:r>
    </w:p>
    <w:p w14:paraId="556540B8" w14:textId="77777777" w:rsidR="00464317" w:rsidRPr="006846D0" w:rsidRDefault="00464317" w:rsidP="008667C8">
      <w:pPr>
        <w:pStyle w:val="Corpsdetexte"/>
        <w:ind w:left="720" w:right="244"/>
        <w:jc w:val="both"/>
      </w:pPr>
    </w:p>
    <w:p w14:paraId="2870BCF2" w14:textId="4D0BD17A" w:rsidR="00464317" w:rsidRPr="00915689" w:rsidRDefault="00464317" w:rsidP="00C807B0">
      <w:pPr>
        <w:pStyle w:val="Titre3"/>
        <w:numPr>
          <w:ilvl w:val="0"/>
          <w:numId w:val="208"/>
        </w:numPr>
        <w:rPr>
          <w:rFonts w:asciiTheme="minorHAnsi" w:hAnsiTheme="minorHAnsi"/>
          <w:b/>
          <w:color w:val="auto"/>
          <w:sz w:val="20"/>
        </w:rPr>
      </w:pPr>
      <w:r w:rsidRPr="00915689">
        <w:rPr>
          <w:rFonts w:asciiTheme="minorHAnsi" w:hAnsiTheme="minorHAnsi"/>
          <w:b/>
          <w:color w:val="auto"/>
          <w:sz w:val="20"/>
        </w:rPr>
        <w:t>Service Request</w:t>
      </w:r>
    </w:p>
    <w:p w14:paraId="080D4B30" w14:textId="77777777" w:rsidR="00464317" w:rsidRPr="006846D0" w:rsidRDefault="00464317" w:rsidP="008667C8">
      <w:pPr>
        <w:pStyle w:val="Corpsdetexte"/>
        <w:ind w:left="720" w:right="244"/>
        <w:jc w:val="both"/>
      </w:pPr>
    </w:p>
    <w:p w14:paraId="010A178E" w14:textId="125FEFEA" w:rsidR="00464317" w:rsidRPr="006846D0" w:rsidRDefault="00464317" w:rsidP="008667C8">
      <w:pPr>
        <w:pStyle w:val="Corpsdetexte"/>
        <w:ind w:left="720" w:right="244"/>
        <w:jc w:val="both"/>
      </w:pPr>
      <w:r w:rsidRPr="006846D0">
        <w:t>As described in Exhibit C, Section 3.</w:t>
      </w:r>
    </w:p>
    <w:p w14:paraId="518D6468" w14:textId="77777777" w:rsidR="001E1A40" w:rsidRPr="006846D0" w:rsidRDefault="001E1A40" w:rsidP="008667C8">
      <w:pPr>
        <w:pStyle w:val="Corpsdetexte"/>
        <w:ind w:left="720" w:right="244"/>
        <w:jc w:val="both"/>
      </w:pPr>
    </w:p>
    <w:p w14:paraId="54F9D5FB" w14:textId="77777777" w:rsidR="00464317" w:rsidRPr="006846D0" w:rsidRDefault="00464317" w:rsidP="00581B08">
      <w:pPr>
        <w:spacing w:line="249" w:lineRule="exact"/>
        <w:rPr>
          <w:sz w:val="20"/>
        </w:rPr>
      </w:pPr>
    </w:p>
    <w:p w14:paraId="558DED87" w14:textId="77777777" w:rsidR="006846D0" w:rsidRPr="006846D0" w:rsidRDefault="006846D0" w:rsidP="00581B08">
      <w:pPr>
        <w:spacing w:line="249" w:lineRule="exact"/>
        <w:rPr>
          <w:sz w:val="20"/>
        </w:rPr>
        <w:sectPr w:rsidR="006846D0" w:rsidRPr="006846D0" w:rsidSect="00581B08">
          <w:pgSz w:w="12240" w:h="15840"/>
          <w:pgMar w:top="1720" w:right="980" w:bottom="840" w:left="1100" w:header="645" w:footer="653" w:gutter="0"/>
          <w:cols w:space="720"/>
        </w:sectPr>
      </w:pPr>
    </w:p>
    <w:p w14:paraId="6776C2DE" w14:textId="0E061525" w:rsidR="00A37C7C" w:rsidRPr="00A92DD6" w:rsidRDefault="00A37C7C" w:rsidP="00785EED">
      <w:pPr>
        <w:pStyle w:val="Titre2"/>
        <w:numPr>
          <w:ilvl w:val="0"/>
          <w:numId w:val="202"/>
        </w:numPr>
      </w:pPr>
      <w:r w:rsidRPr="00A92DD6">
        <w:lastRenderedPageBreak/>
        <w:t>SERVICE REQUEST</w:t>
      </w:r>
      <w:r w:rsidR="00E00F16" w:rsidRPr="00A92DD6">
        <w:t xml:space="preserve"> MANAGEMENT</w:t>
      </w:r>
    </w:p>
    <w:p w14:paraId="521EA8F9" w14:textId="77777777" w:rsidR="00A37C7C" w:rsidRPr="00A92DD6" w:rsidRDefault="00A37C7C" w:rsidP="005C1D70">
      <w:pPr>
        <w:pStyle w:val="Corpsdetexte"/>
        <w:ind w:left="720" w:right="244"/>
        <w:jc w:val="both"/>
      </w:pPr>
    </w:p>
    <w:p w14:paraId="34A005C9" w14:textId="77777777" w:rsidR="00011935" w:rsidRPr="00A92DD6" w:rsidRDefault="00011935" w:rsidP="005C1D70">
      <w:pPr>
        <w:pStyle w:val="Corpsdetexte"/>
        <w:ind w:left="720" w:right="244"/>
        <w:jc w:val="both"/>
      </w:pPr>
      <w:r w:rsidRPr="00A92DD6">
        <w:t>Following the reception of the request, the effort is estimated, prioritized and agreed upon.</w:t>
      </w:r>
    </w:p>
    <w:p w14:paraId="043CC670" w14:textId="77777777" w:rsidR="00011935" w:rsidRPr="00A92DD6" w:rsidRDefault="00011935" w:rsidP="005C1D70">
      <w:pPr>
        <w:pStyle w:val="Corpsdetexte"/>
        <w:ind w:left="720" w:right="244"/>
        <w:jc w:val="both"/>
      </w:pPr>
    </w:p>
    <w:p w14:paraId="0DFBEDFE" w14:textId="30172D97" w:rsidR="00A47580" w:rsidRPr="00A92DD6" w:rsidRDefault="001F6523" w:rsidP="005C1D70">
      <w:pPr>
        <w:pStyle w:val="Corpsdetexte"/>
        <w:ind w:left="720" w:right="244"/>
        <w:jc w:val="both"/>
      </w:pPr>
      <w:r w:rsidRPr="00A92DD6">
        <w:t xml:space="preserve">The effort </w:t>
      </w:r>
      <w:r w:rsidR="002709A5" w:rsidRPr="00A92DD6">
        <w:t xml:space="preserve">related to a </w:t>
      </w:r>
      <w:r w:rsidR="00A47580" w:rsidRPr="00A92DD6">
        <w:t xml:space="preserve">Service request </w:t>
      </w:r>
      <w:r w:rsidR="004065A8" w:rsidRPr="00A92DD6">
        <w:t>is</w:t>
      </w:r>
      <w:r w:rsidR="00207864" w:rsidRPr="00A92DD6">
        <w:t xml:space="preserve"> </w:t>
      </w:r>
      <w:r w:rsidRPr="00A92DD6">
        <w:t xml:space="preserve">limited </w:t>
      </w:r>
      <w:r w:rsidR="00D5481A" w:rsidRPr="00A92DD6">
        <w:t>t</w:t>
      </w:r>
      <w:r w:rsidR="00F078FD" w:rsidRPr="00A92DD6">
        <w:t>o</w:t>
      </w:r>
      <w:r w:rsidR="00D5441A" w:rsidRPr="00A92DD6">
        <w:t xml:space="preserve"> </w:t>
      </w:r>
      <w:r w:rsidR="00805DA9" w:rsidRPr="00A92DD6">
        <w:t>40</w:t>
      </w:r>
      <w:r w:rsidR="00A47580" w:rsidRPr="00A92DD6">
        <w:t xml:space="preserve"> hours</w:t>
      </w:r>
      <w:r w:rsidR="002709A5" w:rsidRPr="00A92DD6">
        <w:t>. Beyo</w:t>
      </w:r>
      <w:r w:rsidR="004065A8" w:rsidRPr="00A92DD6">
        <w:t>nd that, work will be subject to a separate SOW.</w:t>
      </w:r>
      <w:r w:rsidR="00805DA9" w:rsidRPr="00A92DD6">
        <w:t xml:space="preserve"> </w:t>
      </w:r>
      <w:r w:rsidR="00D5481A" w:rsidRPr="00A92DD6">
        <w:t>T</w:t>
      </w:r>
      <w:r w:rsidR="001E438C" w:rsidRPr="00A92DD6">
        <w:t xml:space="preserve">he service request </w:t>
      </w:r>
      <w:r w:rsidR="00412D66" w:rsidRPr="00A92DD6">
        <w:t>will be financed by the bank of hours</w:t>
      </w:r>
      <w:r w:rsidR="00D535C2" w:rsidRPr="00A92DD6">
        <w:t xml:space="preserve"> and will be subject to </w:t>
      </w:r>
      <w:r w:rsidR="00551670" w:rsidRPr="00A92DD6">
        <w:t>the agreed capacity.</w:t>
      </w:r>
    </w:p>
    <w:p w14:paraId="61348FF6" w14:textId="27C5C527" w:rsidR="00A37C7C" w:rsidRPr="00A92DD6" w:rsidRDefault="00A37C7C" w:rsidP="005C1D70">
      <w:pPr>
        <w:pStyle w:val="Corpsdetexte"/>
        <w:ind w:left="720" w:right="244"/>
        <w:jc w:val="both"/>
      </w:pPr>
    </w:p>
    <w:p w14:paraId="33050CCD" w14:textId="36285BB0" w:rsidR="00A37C7C" w:rsidRPr="00A92DD6" w:rsidRDefault="00A37C7C" w:rsidP="005C1D70">
      <w:pPr>
        <w:pStyle w:val="Corpsdetexte"/>
        <w:ind w:left="720" w:right="244"/>
        <w:jc w:val="both"/>
      </w:pPr>
      <w:r w:rsidRPr="00A92DD6">
        <w:t>Upon approval</w:t>
      </w:r>
      <w:r w:rsidR="005B2D34" w:rsidRPr="00A92DD6">
        <w:t xml:space="preserve"> of the request</w:t>
      </w:r>
      <w:r w:rsidRPr="00A92DD6">
        <w:t xml:space="preserve">, the service </w:t>
      </w:r>
      <w:r w:rsidR="008640C7" w:rsidRPr="00A92DD6">
        <w:t>can</w:t>
      </w:r>
      <w:r w:rsidRPr="00A92DD6">
        <w:t xml:space="preserve"> be used to </w:t>
      </w:r>
      <w:r w:rsidR="009D7CE0" w:rsidRPr="00A92DD6">
        <w:t xml:space="preserve">deliver </w:t>
      </w:r>
      <w:r w:rsidRPr="00A92DD6">
        <w:t xml:space="preserve">elements outside the existing </w:t>
      </w:r>
      <w:r w:rsidR="006752F2" w:rsidRPr="00A92DD6">
        <w:t>scope</w:t>
      </w:r>
      <w:r w:rsidRPr="00A92DD6">
        <w:t xml:space="preserve"> </w:t>
      </w:r>
      <w:r w:rsidR="001E0624" w:rsidRPr="00A92DD6">
        <w:t>(e.g., adding Google subscription for a new line business)</w:t>
      </w:r>
      <w:r w:rsidRPr="00A92DD6">
        <w:t>.</w:t>
      </w:r>
    </w:p>
    <w:p w14:paraId="63C8D608" w14:textId="77777777" w:rsidR="00A37C7C" w:rsidRPr="00A92DD6" w:rsidRDefault="00A37C7C" w:rsidP="005C1D70">
      <w:pPr>
        <w:pStyle w:val="Corpsdetexte"/>
        <w:ind w:left="720" w:right="244"/>
        <w:jc w:val="both"/>
      </w:pPr>
    </w:p>
    <w:p w14:paraId="2AC7EEA3" w14:textId="724F231F" w:rsidR="00A37C7C" w:rsidRPr="001629C7" w:rsidRDefault="00A37C7C" w:rsidP="005C1D70">
      <w:pPr>
        <w:pStyle w:val="Corpsdetexte"/>
        <w:ind w:left="720" w:right="244"/>
        <w:jc w:val="both"/>
      </w:pPr>
      <w:r w:rsidRPr="001629C7">
        <w:t xml:space="preserve">The </w:t>
      </w:r>
      <w:r w:rsidR="008B55A8" w:rsidRPr="001629C7">
        <w:t>C</w:t>
      </w:r>
      <w:r w:rsidRPr="001629C7">
        <w:t xml:space="preserve">lient has the flexibility to adjust the capacity </w:t>
      </w:r>
      <w:r w:rsidR="003A50F9" w:rsidRPr="001629C7">
        <w:t>defined by</w:t>
      </w:r>
      <w:r w:rsidRPr="001629C7">
        <w:t xml:space="preserve"> the bank of hours based on their priorities within defined limits:</w:t>
      </w:r>
    </w:p>
    <w:p w14:paraId="531AB51C" w14:textId="77777777" w:rsidR="00A37C7C" w:rsidRPr="00A92DD6" w:rsidRDefault="00A37C7C" w:rsidP="009267DB">
      <w:pPr>
        <w:pStyle w:val="Corpsdetexte"/>
        <w:numPr>
          <w:ilvl w:val="0"/>
          <w:numId w:val="82"/>
        </w:numPr>
        <w:ind w:left="1440"/>
        <w:jc w:val="both"/>
      </w:pPr>
      <w:r w:rsidRPr="001629C7">
        <w:t xml:space="preserve">Maximum Decrease: The Client can decrease the bank of hours by a maximum of 15% </w:t>
      </w:r>
      <w:r w:rsidRPr="00A92DD6">
        <w:t>at least sixty (60) days in advance.</w:t>
      </w:r>
    </w:p>
    <w:p w14:paraId="42A2E177" w14:textId="77777777" w:rsidR="00A37C7C" w:rsidRPr="00A92DD6" w:rsidRDefault="00A37C7C" w:rsidP="009267DB">
      <w:pPr>
        <w:pStyle w:val="Corpsdetexte"/>
        <w:numPr>
          <w:ilvl w:val="0"/>
          <w:numId w:val="82"/>
        </w:numPr>
        <w:ind w:left="1440"/>
        <w:jc w:val="both"/>
      </w:pPr>
      <w:r w:rsidRPr="00A92DD6">
        <w:t>Maximum Increase: The Client can increase the bank of hours by a maximum of 50% at least sixty (60) days in advance.</w:t>
      </w:r>
    </w:p>
    <w:p w14:paraId="7DB07A74" w14:textId="62F79865" w:rsidR="00A37C7C" w:rsidRPr="00A92DD6" w:rsidRDefault="00A37C7C" w:rsidP="009267DB">
      <w:pPr>
        <w:pStyle w:val="Corpsdetexte"/>
        <w:numPr>
          <w:ilvl w:val="0"/>
          <w:numId w:val="82"/>
        </w:numPr>
        <w:ind w:left="1440"/>
        <w:jc w:val="both"/>
      </w:pPr>
      <w:r w:rsidRPr="00A92DD6">
        <w:t>Capacity Modulation: To adjust the bank of hours, Supplier can request the modulation at least sixty (60) days in advance.</w:t>
      </w:r>
    </w:p>
    <w:p w14:paraId="7656A761" w14:textId="77777777" w:rsidR="00A37C7C" w:rsidRPr="00A92DD6" w:rsidRDefault="00A37C7C" w:rsidP="009267DB">
      <w:pPr>
        <w:pStyle w:val="Corpsdetexte"/>
        <w:numPr>
          <w:ilvl w:val="0"/>
          <w:numId w:val="82"/>
        </w:numPr>
        <w:ind w:left="1440"/>
        <w:jc w:val="both"/>
      </w:pPr>
      <w:r w:rsidRPr="00A92DD6">
        <w:t>Capacity Carry-Over: Any unused hours from a given month can be carried over for use in subsequent months, up to a maximum of twelve (12) months. </w:t>
      </w:r>
    </w:p>
    <w:p w14:paraId="03254EB4" w14:textId="6F320A18" w:rsidR="00A37C7C" w:rsidRPr="00A92DD6" w:rsidRDefault="00A37C7C" w:rsidP="009267DB">
      <w:pPr>
        <w:pStyle w:val="Corpsdetexte"/>
        <w:numPr>
          <w:ilvl w:val="0"/>
          <w:numId w:val="82"/>
        </w:numPr>
        <w:ind w:left="1440"/>
        <w:jc w:val="both"/>
      </w:pPr>
      <w:r w:rsidRPr="00A92DD6">
        <w:t>Excess Capacity Charges: Any activities exceeding the bank of hours at the anniversary date will be due based on the current year project rate card.</w:t>
      </w:r>
    </w:p>
    <w:p w14:paraId="494901F8" w14:textId="77777777" w:rsidR="00A37C7C" w:rsidRPr="00A92DD6" w:rsidRDefault="00A37C7C" w:rsidP="005C1D70">
      <w:pPr>
        <w:pStyle w:val="Corpsdetexte"/>
        <w:ind w:left="720" w:right="244"/>
        <w:jc w:val="both"/>
      </w:pPr>
    </w:p>
    <w:p w14:paraId="1D3169BB" w14:textId="77777777" w:rsidR="00B84780" w:rsidRPr="00A92DD6" w:rsidRDefault="00B84780" w:rsidP="005C1D70">
      <w:pPr>
        <w:pStyle w:val="Corpsdetexte"/>
        <w:ind w:left="720" w:right="244"/>
        <w:jc w:val="both"/>
      </w:pPr>
    </w:p>
    <w:p w14:paraId="1BC2925C" w14:textId="77777777" w:rsidR="00294C5D" w:rsidRPr="00A92DD6" w:rsidRDefault="00294C5D" w:rsidP="00785EED">
      <w:pPr>
        <w:pStyle w:val="Titre3"/>
        <w:keepNext w:val="0"/>
        <w:keepLines w:val="0"/>
        <w:numPr>
          <w:ilvl w:val="0"/>
          <w:numId w:val="211"/>
        </w:numPr>
        <w:spacing w:before="0"/>
        <w:rPr>
          <w:rFonts w:ascii="Calibri" w:eastAsia="Calibri" w:hAnsi="Calibri" w:cs="Calibri"/>
          <w:b/>
          <w:color w:val="auto"/>
          <w:sz w:val="20"/>
          <w:szCs w:val="20"/>
        </w:rPr>
      </w:pPr>
      <w:r w:rsidRPr="00A92DD6">
        <w:rPr>
          <w:rFonts w:ascii="Calibri" w:eastAsia="Calibri" w:hAnsi="Calibri" w:cs="Calibri"/>
          <w:b/>
          <w:color w:val="auto"/>
          <w:sz w:val="20"/>
          <w:szCs w:val="20"/>
        </w:rPr>
        <w:t>Service request management</w:t>
      </w:r>
    </w:p>
    <w:p w14:paraId="12759656" w14:textId="77777777" w:rsidR="00294C5D" w:rsidRPr="005C1D70" w:rsidRDefault="00294C5D" w:rsidP="005C1D70">
      <w:pPr>
        <w:pStyle w:val="Corpsdetexte"/>
        <w:ind w:left="720" w:right="244"/>
        <w:jc w:val="both"/>
      </w:pPr>
    </w:p>
    <w:p w14:paraId="44151C96" w14:textId="47F02AF5" w:rsidR="00294C5D" w:rsidRPr="00A92DD6" w:rsidRDefault="00294C5D" w:rsidP="009267DB">
      <w:pPr>
        <w:pStyle w:val="Paragraphedeliste"/>
        <w:numPr>
          <w:ilvl w:val="0"/>
          <w:numId w:val="6"/>
        </w:numPr>
        <w:tabs>
          <w:tab w:val="left" w:pos="1199"/>
        </w:tabs>
        <w:spacing w:line="243" w:lineRule="exact"/>
        <w:jc w:val="both"/>
        <w:rPr>
          <w:sz w:val="20"/>
        </w:rPr>
      </w:pPr>
      <w:r w:rsidRPr="00A92DD6">
        <w:rPr>
          <w:sz w:val="20"/>
        </w:rPr>
        <w:t>Log,</w:t>
      </w:r>
      <w:r w:rsidRPr="00A92DD6">
        <w:rPr>
          <w:spacing w:val="-7"/>
          <w:sz w:val="20"/>
        </w:rPr>
        <w:t xml:space="preserve"> </w:t>
      </w:r>
      <w:r w:rsidRPr="00A92DD6">
        <w:rPr>
          <w:sz w:val="20"/>
        </w:rPr>
        <w:t>track,</w:t>
      </w:r>
      <w:r w:rsidRPr="00A92DD6">
        <w:rPr>
          <w:spacing w:val="-6"/>
          <w:sz w:val="20"/>
        </w:rPr>
        <w:t xml:space="preserve"> </w:t>
      </w:r>
      <w:r w:rsidRPr="00A92DD6">
        <w:rPr>
          <w:sz w:val="20"/>
        </w:rPr>
        <w:t>and</w:t>
      </w:r>
      <w:r w:rsidRPr="00A92DD6">
        <w:rPr>
          <w:spacing w:val="-7"/>
          <w:sz w:val="20"/>
        </w:rPr>
        <w:t xml:space="preserve"> </w:t>
      </w:r>
      <w:r w:rsidRPr="00A92DD6">
        <w:rPr>
          <w:sz w:val="20"/>
        </w:rPr>
        <w:t>prioritize</w:t>
      </w:r>
      <w:r w:rsidRPr="00A92DD6">
        <w:rPr>
          <w:spacing w:val="-4"/>
          <w:sz w:val="20"/>
        </w:rPr>
        <w:t xml:space="preserve"> </w:t>
      </w:r>
      <w:r w:rsidRPr="00A92DD6">
        <w:rPr>
          <w:sz w:val="20"/>
        </w:rPr>
        <w:t>Service</w:t>
      </w:r>
      <w:r w:rsidRPr="00A92DD6">
        <w:rPr>
          <w:spacing w:val="-7"/>
          <w:sz w:val="20"/>
        </w:rPr>
        <w:t xml:space="preserve"> </w:t>
      </w:r>
      <w:r w:rsidRPr="00A92DD6">
        <w:rPr>
          <w:sz w:val="20"/>
        </w:rPr>
        <w:t>Requests</w:t>
      </w:r>
      <w:r w:rsidRPr="00A92DD6">
        <w:rPr>
          <w:spacing w:val="-5"/>
          <w:sz w:val="20"/>
        </w:rPr>
        <w:t xml:space="preserve"> </w:t>
      </w:r>
      <w:r w:rsidRPr="00A92DD6">
        <w:rPr>
          <w:sz w:val="20"/>
        </w:rPr>
        <w:t>in</w:t>
      </w:r>
      <w:r w:rsidRPr="00A92DD6">
        <w:rPr>
          <w:spacing w:val="-7"/>
          <w:sz w:val="20"/>
        </w:rPr>
        <w:t xml:space="preserve"> </w:t>
      </w:r>
      <w:r w:rsidRPr="00A92DD6">
        <w:rPr>
          <w:sz w:val="20"/>
        </w:rPr>
        <w:t>Supplier</w:t>
      </w:r>
      <w:r w:rsidRPr="00A92DD6">
        <w:rPr>
          <w:spacing w:val="-6"/>
          <w:sz w:val="20"/>
        </w:rPr>
        <w:t xml:space="preserve"> </w:t>
      </w:r>
      <w:r w:rsidRPr="00A92DD6">
        <w:rPr>
          <w:sz w:val="20"/>
        </w:rPr>
        <w:t>provided</w:t>
      </w:r>
      <w:r w:rsidRPr="00A92DD6">
        <w:rPr>
          <w:spacing w:val="-6"/>
          <w:sz w:val="20"/>
        </w:rPr>
        <w:t xml:space="preserve"> </w:t>
      </w:r>
      <w:r w:rsidRPr="00A92DD6">
        <w:rPr>
          <w:sz w:val="20"/>
        </w:rPr>
        <w:t>ticketing</w:t>
      </w:r>
      <w:r w:rsidRPr="00A92DD6">
        <w:rPr>
          <w:spacing w:val="-7"/>
          <w:sz w:val="20"/>
        </w:rPr>
        <w:t xml:space="preserve"> </w:t>
      </w:r>
      <w:r w:rsidRPr="00A92DD6">
        <w:rPr>
          <w:spacing w:val="-2"/>
          <w:sz w:val="20"/>
        </w:rPr>
        <w:t>system</w:t>
      </w:r>
      <w:r w:rsidR="00BD5FDB" w:rsidRPr="00A92DD6">
        <w:rPr>
          <w:spacing w:val="-2"/>
          <w:sz w:val="20"/>
        </w:rPr>
        <w:t>,</w:t>
      </w:r>
    </w:p>
    <w:p w14:paraId="78F67AEF" w14:textId="63ACCECC" w:rsidR="00294C5D" w:rsidRPr="00A92DD6" w:rsidRDefault="00294C5D" w:rsidP="009267DB">
      <w:pPr>
        <w:pStyle w:val="Paragraphedeliste"/>
        <w:numPr>
          <w:ilvl w:val="0"/>
          <w:numId w:val="6"/>
        </w:numPr>
        <w:tabs>
          <w:tab w:val="left" w:pos="1199"/>
        </w:tabs>
        <w:spacing w:line="243" w:lineRule="exact"/>
        <w:jc w:val="both"/>
        <w:rPr>
          <w:sz w:val="20"/>
        </w:rPr>
      </w:pPr>
      <w:r w:rsidRPr="00A92DD6">
        <w:rPr>
          <w:sz w:val="20"/>
        </w:rPr>
        <w:t>Provide</w:t>
      </w:r>
      <w:r w:rsidRPr="00A92DD6">
        <w:rPr>
          <w:spacing w:val="-7"/>
          <w:sz w:val="20"/>
        </w:rPr>
        <w:t xml:space="preserve"> </w:t>
      </w:r>
      <w:r w:rsidRPr="00A92DD6">
        <w:rPr>
          <w:sz w:val="20"/>
        </w:rPr>
        <w:t>a</w:t>
      </w:r>
      <w:r w:rsidRPr="00A92DD6">
        <w:rPr>
          <w:spacing w:val="-6"/>
          <w:sz w:val="20"/>
        </w:rPr>
        <w:t xml:space="preserve"> </w:t>
      </w:r>
      <w:r w:rsidRPr="00A92DD6">
        <w:rPr>
          <w:sz w:val="20"/>
        </w:rPr>
        <w:t>service</w:t>
      </w:r>
      <w:r w:rsidRPr="00A92DD6">
        <w:rPr>
          <w:spacing w:val="-8"/>
          <w:sz w:val="20"/>
        </w:rPr>
        <w:t xml:space="preserve"> </w:t>
      </w:r>
      <w:r w:rsidRPr="00A92DD6">
        <w:rPr>
          <w:sz w:val="20"/>
        </w:rPr>
        <w:t>catalog</w:t>
      </w:r>
      <w:r w:rsidRPr="00A92DD6">
        <w:rPr>
          <w:spacing w:val="-6"/>
          <w:sz w:val="20"/>
        </w:rPr>
        <w:t xml:space="preserve"> </w:t>
      </w:r>
      <w:r w:rsidRPr="00A92DD6">
        <w:rPr>
          <w:sz w:val="20"/>
        </w:rPr>
        <w:t>of</w:t>
      </w:r>
      <w:r w:rsidRPr="00A92DD6">
        <w:rPr>
          <w:spacing w:val="-8"/>
          <w:sz w:val="20"/>
        </w:rPr>
        <w:t xml:space="preserve"> </w:t>
      </w:r>
      <w:r w:rsidRPr="00A92DD6">
        <w:rPr>
          <w:sz w:val="20"/>
        </w:rPr>
        <w:t>standard</w:t>
      </w:r>
      <w:r w:rsidRPr="00A92DD6">
        <w:rPr>
          <w:spacing w:val="-6"/>
          <w:sz w:val="20"/>
        </w:rPr>
        <w:t xml:space="preserve"> </w:t>
      </w:r>
      <w:r w:rsidRPr="00A92DD6">
        <w:rPr>
          <w:sz w:val="20"/>
        </w:rPr>
        <w:t>requests</w:t>
      </w:r>
      <w:r w:rsidRPr="00A92DD6">
        <w:rPr>
          <w:spacing w:val="-5"/>
          <w:sz w:val="20"/>
        </w:rPr>
        <w:t xml:space="preserve"> </w:t>
      </w:r>
      <w:r w:rsidRPr="00A92DD6">
        <w:rPr>
          <w:sz w:val="20"/>
        </w:rPr>
        <w:t>to</w:t>
      </w:r>
      <w:r w:rsidRPr="00A92DD6">
        <w:rPr>
          <w:spacing w:val="-6"/>
          <w:sz w:val="20"/>
        </w:rPr>
        <w:t xml:space="preserve"> </w:t>
      </w:r>
      <w:r w:rsidRPr="00A92DD6">
        <w:rPr>
          <w:sz w:val="20"/>
        </w:rPr>
        <w:t>streamline</w:t>
      </w:r>
      <w:r w:rsidRPr="00A92DD6">
        <w:rPr>
          <w:spacing w:val="-7"/>
          <w:sz w:val="20"/>
        </w:rPr>
        <w:t xml:space="preserve"> </w:t>
      </w:r>
      <w:r w:rsidRPr="00A92DD6">
        <w:rPr>
          <w:sz w:val="20"/>
        </w:rPr>
        <w:t>the</w:t>
      </w:r>
      <w:r w:rsidRPr="00A92DD6">
        <w:rPr>
          <w:spacing w:val="-7"/>
          <w:sz w:val="20"/>
        </w:rPr>
        <w:t xml:space="preserve"> </w:t>
      </w:r>
      <w:r w:rsidRPr="00A92DD6">
        <w:rPr>
          <w:sz w:val="20"/>
        </w:rPr>
        <w:t>request</w:t>
      </w:r>
      <w:r w:rsidRPr="00A92DD6">
        <w:rPr>
          <w:spacing w:val="-6"/>
          <w:sz w:val="20"/>
        </w:rPr>
        <w:t xml:space="preserve"> </w:t>
      </w:r>
      <w:r w:rsidRPr="00A92DD6">
        <w:rPr>
          <w:sz w:val="20"/>
        </w:rPr>
        <w:t>submission</w:t>
      </w:r>
      <w:r w:rsidRPr="00A92DD6">
        <w:rPr>
          <w:spacing w:val="-7"/>
          <w:sz w:val="20"/>
        </w:rPr>
        <w:t xml:space="preserve"> </w:t>
      </w:r>
      <w:r w:rsidRPr="00A92DD6">
        <w:rPr>
          <w:spacing w:val="-2"/>
          <w:sz w:val="20"/>
        </w:rPr>
        <w:t>process</w:t>
      </w:r>
      <w:r w:rsidR="00BD5FDB" w:rsidRPr="00A92DD6">
        <w:rPr>
          <w:spacing w:val="-2"/>
          <w:sz w:val="20"/>
        </w:rPr>
        <w:t>,</w:t>
      </w:r>
    </w:p>
    <w:p w14:paraId="22D717DD" w14:textId="7786411F" w:rsidR="000603EF" w:rsidRPr="00A92DD6" w:rsidRDefault="000603EF" w:rsidP="009267DB">
      <w:pPr>
        <w:pStyle w:val="Paragraphedeliste"/>
        <w:numPr>
          <w:ilvl w:val="0"/>
          <w:numId w:val="6"/>
        </w:numPr>
        <w:tabs>
          <w:tab w:val="left" w:pos="1199"/>
        </w:tabs>
        <w:spacing w:before="1"/>
        <w:jc w:val="both"/>
        <w:rPr>
          <w:sz w:val="20"/>
        </w:rPr>
      </w:pPr>
      <w:r w:rsidRPr="00A92DD6">
        <w:rPr>
          <w:sz w:val="20"/>
        </w:rPr>
        <w:t>Develop</w:t>
      </w:r>
      <w:r w:rsidRPr="00A92DD6">
        <w:rPr>
          <w:spacing w:val="-7"/>
          <w:sz w:val="20"/>
        </w:rPr>
        <w:t xml:space="preserve"> </w:t>
      </w:r>
      <w:r w:rsidRPr="00A92DD6">
        <w:rPr>
          <w:sz w:val="20"/>
        </w:rPr>
        <w:t>implementation</w:t>
      </w:r>
      <w:r w:rsidRPr="00A92DD6">
        <w:rPr>
          <w:spacing w:val="-7"/>
          <w:sz w:val="20"/>
        </w:rPr>
        <w:t xml:space="preserve"> </w:t>
      </w:r>
      <w:r w:rsidRPr="00A92DD6">
        <w:rPr>
          <w:sz w:val="20"/>
        </w:rPr>
        <w:t>plans</w:t>
      </w:r>
      <w:r w:rsidRPr="00A92DD6">
        <w:rPr>
          <w:spacing w:val="-7"/>
          <w:sz w:val="20"/>
        </w:rPr>
        <w:t xml:space="preserve"> </w:t>
      </w:r>
      <w:r w:rsidRPr="00A92DD6">
        <w:rPr>
          <w:sz w:val="20"/>
        </w:rPr>
        <w:t>and</w:t>
      </w:r>
      <w:r w:rsidRPr="00A92DD6">
        <w:rPr>
          <w:spacing w:val="-7"/>
          <w:sz w:val="20"/>
        </w:rPr>
        <w:t xml:space="preserve"> </w:t>
      </w:r>
      <w:r w:rsidRPr="00A92DD6">
        <w:rPr>
          <w:sz w:val="20"/>
        </w:rPr>
        <w:t>chargeable</w:t>
      </w:r>
      <w:r w:rsidRPr="00A92DD6">
        <w:rPr>
          <w:spacing w:val="-8"/>
          <w:sz w:val="20"/>
        </w:rPr>
        <w:t xml:space="preserve"> </w:t>
      </w:r>
      <w:r w:rsidRPr="00A92DD6">
        <w:rPr>
          <w:sz w:val="20"/>
        </w:rPr>
        <w:t>requests</w:t>
      </w:r>
      <w:r w:rsidRPr="00A92DD6">
        <w:rPr>
          <w:spacing w:val="-6"/>
          <w:sz w:val="20"/>
        </w:rPr>
        <w:t xml:space="preserve"> </w:t>
      </w:r>
      <w:r w:rsidRPr="00A92DD6">
        <w:rPr>
          <w:sz w:val="20"/>
        </w:rPr>
        <w:t>as</w:t>
      </w:r>
      <w:r w:rsidRPr="00A92DD6">
        <w:rPr>
          <w:spacing w:val="-9"/>
          <w:sz w:val="20"/>
        </w:rPr>
        <w:t xml:space="preserve"> </w:t>
      </w:r>
      <w:r w:rsidRPr="00A92DD6">
        <w:rPr>
          <w:sz w:val="20"/>
        </w:rPr>
        <w:t>necessary,</w:t>
      </w:r>
      <w:r w:rsidRPr="00A92DD6">
        <w:rPr>
          <w:spacing w:val="-7"/>
          <w:sz w:val="20"/>
        </w:rPr>
        <w:t xml:space="preserve"> </w:t>
      </w:r>
      <w:r w:rsidRPr="00A92DD6">
        <w:rPr>
          <w:sz w:val="20"/>
        </w:rPr>
        <w:t>subject</w:t>
      </w:r>
      <w:r w:rsidRPr="00A92DD6">
        <w:rPr>
          <w:spacing w:val="-7"/>
          <w:sz w:val="20"/>
        </w:rPr>
        <w:t xml:space="preserve"> </w:t>
      </w:r>
      <w:r w:rsidRPr="00A92DD6">
        <w:rPr>
          <w:sz w:val="20"/>
        </w:rPr>
        <w:t>to</w:t>
      </w:r>
      <w:r w:rsidRPr="00A92DD6">
        <w:rPr>
          <w:spacing w:val="1"/>
          <w:sz w:val="20"/>
        </w:rPr>
        <w:t xml:space="preserve"> </w:t>
      </w:r>
      <w:r w:rsidRPr="00A92DD6">
        <w:rPr>
          <w:sz w:val="20"/>
        </w:rPr>
        <w:t>Client</w:t>
      </w:r>
      <w:r w:rsidRPr="00A92DD6">
        <w:rPr>
          <w:spacing w:val="-6"/>
          <w:sz w:val="20"/>
        </w:rPr>
        <w:t xml:space="preserve"> </w:t>
      </w:r>
      <w:r w:rsidRPr="00A92DD6">
        <w:rPr>
          <w:spacing w:val="-2"/>
          <w:sz w:val="20"/>
        </w:rPr>
        <w:t>approval</w:t>
      </w:r>
      <w:r w:rsidR="00BD5FDB" w:rsidRPr="00A92DD6">
        <w:rPr>
          <w:spacing w:val="-2"/>
          <w:sz w:val="20"/>
        </w:rPr>
        <w:t>,</w:t>
      </w:r>
    </w:p>
    <w:p w14:paraId="30BB48A3" w14:textId="747D3A5E" w:rsidR="00294C5D" w:rsidRPr="00A92DD6" w:rsidRDefault="00FB179D" w:rsidP="009267DB">
      <w:pPr>
        <w:pStyle w:val="Paragraphedeliste"/>
        <w:numPr>
          <w:ilvl w:val="0"/>
          <w:numId w:val="6"/>
        </w:numPr>
        <w:tabs>
          <w:tab w:val="left" w:pos="1199"/>
        </w:tabs>
        <w:jc w:val="both"/>
        <w:rPr>
          <w:sz w:val="20"/>
        </w:rPr>
      </w:pPr>
      <w:r w:rsidRPr="00A92DD6">
        <w:rPr>
          <w:sz w:val="20"/>
        </w:rPr>
        <w:t>For standard requests</w:t>
      </w:r>
      <w:r w:rsidR="006D0633" w:rsidRPr="00A92DD6">
        <w:rPr>
          <w:sz w:val="20"/>
        </w:rPr>
        <w:t>, e</w:t>
      </w:r>
      <w:r w:rsidR="00294C5D" w:rsidRPr="00A92DD6">
        <w:rPr>
          <w:sz w:val="20"/>
        </w:rPr>
        <w:t>xecute</w:t>
      </w:r>
      <w:r w:rsidR="00294C5D" w:rsidRPr="00A92DD6">
        <w:rPr>
          <w:spacing w:val="-8"/>
          <w:sz w:val="20"/>
        </w:rPr>
        <w:t xml:space="preserve"> </w:t>
      </w:r>
      <w:r w:rsidR="00294C5D" w:rsidRPr="00A92DD6">
        <w:rPr>
          <w:sz w:val="20"/>
        </w:rPr>
        <w:t>and</w:t>
      </w:r>
      <w:r w:rsidR="00294C5D" w:rsidRPr="00A92DD6">
        <w:rPr>
          <w:spacing w:val="-7"/>
          <w:sz w:val="20"/>
        </w:rPr>
        <w:t xml:space="preserve"> </w:t>
      </w:r>
      <w:r w:rsidR="00294C5D" w:rsidRPr="00A92DD6">
        <w:rPr>
          <w:sz w:val="20"/>
        </w:rPr>
        <w:t>implement</w:t>
      </w:r>
      <w:r w:rsidR="00294C5D" w:rsidRPr="00A92DD6">
        <w:rPr>
          <w:spacing w:val="-6"/>
          <w:sz w:val="20"/>
        </w:rPr>
        <w:t xml:space="preserve"> </w:t>
      </w:r>
      <w:r w:rsidR="00294C5D" w:rsidRPr="00A92DD6">
        <w:rPr>
          <w:sz w:val="20"/>
        </w:rPr>
        <w:t>standard</w:t>
      </w:r>
      <w:r w:rsidR="00294C5D" w:rsidRPr="00A92DD6">
        <w:rPr>
          <w:spacing w:val="-7"/>
          <w:sz w:val="20"/>
        </w:rPr>
        <w:t xml:space="preserve"> </w:t>
      </w:r>
      <w:r w:rsidR="00294C5D" w:rsidRPr="00A92DD6">
        <w:rPr>
          <w:sz w:val="20"/>
        </w:rPr>
        <w:t>requests</w:t>
      </w:r>
      <w:r w:rsidR="00294C5D" w:rsidRPr="00A92DD6">
        <w:rPr>
          <w:spacing w:val="-6"/>
          <w:sz w:val="20"/>
        </w:rPr>
        <w:t xml:space="preserve"> </w:t>
      </w:r>
      <w:r w:rsidR="00294C5D" w:rsidRPr="00A92DD6">
        <w:rPr>
          <w:sz w:val="20"/>
        </w:rPr>
        <w:t>in</w:t>
      </w:r>
      <w:r w:rsidR="00294C5D" w:rsidRPr="00A92DD6">
        <w:rPr>
          <w:spacing w:val="-6"/>
          <w:sz w:val="20"/>
        </w:rPr>
        <w:t xml:space="preserve"> </w:t>
      </w:r>
      <w:r w:rsidR="00294C5D" w:rsidRPr="00A92DD6">
        <w:rPr>
          <w:sz w:val="20"/>
        </w:rPr>
        <w:t>accordance</w:t>
      </w:r>
      <w:r w:rsidR="00294C5D" w:rsidRPr="00A92DD6">
        <w:rPr>
          <w:spacing w:val="-9"/>
          <w:sz w:val="20"/>
        </w:rPr>
        <w:t xml:space="preserve"> </w:t>
      </w:r>
      <w:r w:rsidR="00294C5D" w:rsidRPr="00A92DD6">
        <w:rPr>
          <w:sz w:val="20"/>
        </w:rPr>
        <w:t>with</w:t>
      </w:r>
      <w:r w:rsidR="00294C5D" w:rsidRPr="00A92DD6">
        <w:rPr>
          <w:spacing w:val="-6"/>
          <w:sz w:val="20"/>
        </w:rPr>
        <w:t xml:space="preserve"> </w:t>
      </w:r>
      <w:r w:rsidR="00294C5D" w:rsidRPr="00A92DD6">
        <w:rPr>
          <w:sz w:val="20"/>
        </w:rPr>
        <w:t>the</w:t>
      </w:r>
      <w:r w:rsidR="00294C5D" w:rsidRPr="00A92DD6">
        <w:rPr>
          <w:spacing w:val="-8"/>
          <w:sz w:val="20"/>
        </w:rPr>
        <w:t xml:space="preserve"> </w:t>
      </w:r>
      <w:r w:rsidR="00294C5D" w:rsidRPr="00A92DD6">
        <w:rPr>
          <w:sz w:val="20"/>
        </w:rPr>
        <w:t>Service</w:t>
      </w:r>
      <w:r w:rsidR="00294C5D" w:rsidRPr="00A92DD6">
        <w:rPr>
          <w:spacing w:val="-8"/>
          <w:sz w:val="20"/>
        </w:rPr>
        <w:t xml:space="preserve"> </w:t>
      </w:r>
      <w:r w:rsidR="00294C5D" w:rsidRPr="00A92DD6">
        <w:rPr>
          <w:sz w:val="20"/>
        </w:rPr>
        <w:t>Levels</w:t>
      </w:r>
      <w:r w:rsidR="00294C5D" w:rsidRPr="00A92DD6">
        <w:rPr>
          <w:spacing w:val="-7"/>
          <w:sz w:val="20"/>
        </w:rPr>
        <w:t xml:space="preserve"> </w:t>
      </w:r>
      <w:r w:rsidR="00294C5D" w:rsidRPr="00A92DD6">
        <w:rPr>
          <w:sz w:val="20"/>
        </w:rPr>
        <w:t>specified</w:t>
      </w:r>
      <w:r w:rsidR="00294C5D" w:rsidRPr="00A92DD6">
        <w:rPr>
          <w:spacing w:val="-5"/>
          <w:sz w:val="20"/>
        </w:rPr>
        <w:t xml:space="preserve"> </w:t>
      </w:r>
      <w:r w:rsidR="00294C5D" w:rsidRPr="00A92DD6">
        <w:rPr>
          <w:sz w:val="20"/>
        </w:rPr>
        <w:t>in</w:t>
      </w:r>
      <w:r w:rsidR="00294C5D" w:rsidRPr="00A92DD6">
        <w:rPr>
          <w:spacing w:val="-7"/>
          <w:sz w:val="20"/>
        </w:rPr>
        <w:t xml:space="preserve"> </w:t>
      </w:r>
      <w:r w:rsidR="00294C5D" w:rsidRPr="00A92DD6">
        <w:rPr>
          <w:sz w:val="20"/>
        </w:rPr>
        <w:t>Exhibit</w:t>
      </w:r>
      <w:r w:rsidR="00294C5D" w:rsidRPr="00A92DD6">
        <w:rPr>
          <w:spacing w:val="-6"/>
          <w:sz w:val="20"/>
        </w:rPr>
        <w:t xml:space="preserve"> </w:t>
      </w:r>
      <w:r w:rsidR="00294C5D" w:rsidRPr="00A92DD6">
        <w:rPr>
          <w:spacing w:val="-5"/>
          <w:sz w:val="20"/>
        </w:rPr>
        <w:t>B, section 2 (b)</w:t>
      </w:r>
      <w:r w:rsidR="00BD5FDB" w:rsidRPr="00A92DD6">
        <w:rPr>
          <w:spacing w:val="-5"/>
          <w:sz w:val="20"/>
        </w:rPr>
        <w:t>,</w:t>
      </w:r>
    </w:p>
    <w:p w14:paraId="569ECA9D" w14:textId="294E2ED8" w:rsidR="000603EF" w:rsidRPr="00A92DD6" w:rsidRDefault="000603EF" w:rsidP="009267DB">
      <w:pPr>
        <w:pStyle w:val="Paragraphedeliste"/>
        <w:numPr>
          <w:ilvl w:val="0"/>
          <w:numId w:val="6"/>
        </w:numPr>
        <w:tabs>
          <w:tab w:val="left" w:pos="1199"/>
        </w:tabs>
        <w:spacing w:before="1"/>
        <w:ind w:right="827"/>
        <w:jc w:val="both"/>
        <w:rPr>
          <w:sz w:val="20"/>
        </w:rPr>
      </w:pPr>
      <w:r w:rsidRPr="00A92DD6">
        <w:rPr>
          <w:sz w:val="20"/>
        </w:rPr>
        <w:t xml:space="preserve">For non-standard </w:t>
      </w:r>
      <w:r w:rsidR="007B7A8D" w:rsidRPr="00A92DD6">
        <w:rPr>
          <w:sz w:val="20"/>
        </w:rPr>
        <w:t>requests</w:t>
      </w:r>
      <w:r w:rsidR="006D0633" w:rsidRPr="00A92DD6">
        <w:rPr>
          <w:sz w:val="20"/>
        </w:rPr>
        <w:t>, a</w:t>
      </w:r>
      <w:r w:rsidRPr="00A92DD6">
        <w:rPr>
          <w:sz w:val="20"/>
        </w:rPr>
        <w:t>ssess</w:t>
      </w:r>
      <w:r w:rsidRPr="00A92DD6">
        <w:rPr>
          <w:spacing w:val="-3"/>
          <w:sz w:val="20"/>
        </w:rPr>
        <w:t xml:space="preserve"> </w:t>
      </w:r>
      <w:r w:rsidRPr="00A92DD6">
        <w:rPr>
          <w:sz w:val="20"/>
        </w:rPr>
        <w:t>the</w:t>
      </w:r>
      <w:r w:rsidRPr="00A92DD6">
        <w:rPr>
          <w:spacing w:val="-4"/>
          <w:sz w:val="20"/>
        </w:rPr>
        <w:t xml:space="preserve"> </w:t>
      </w:r>
      <w:r w:rsidRPr="00A92DD6">
        <w:rPr>
          <w:sz w:val="20"/>
        </w:rPr>
        <w:t>efforts,</w:t>
      </w:r>
      <w:r w:rsidRPr="00A92DD6">
        <w:rPr>
          <w:spacing w:val="-3"/>
          <w:sz w:val="20"/>
        </w:rPr>
        <w:t xml:space="preserve"> </w:t>
      </w:r>
      <w:r w:rsidRPr="00A92DD6">
        <w:rPr>
          <w:sz w:val="20"/>
        </w:rPr>
        <w:t>costs,</w:t>
      </w:r>
      <w:r w:rsidRPr="00A92DD6">
        <w:rPr>
          <w:spacing w:val="-3"/>
          <w:sz w:val="20"/>
        </w:rPr>
        <w:t xml:space="preserve"> </w:t>
      </w:r>
      <w:r w:rsidRPr="00A92DD6">
        <w:rPr>
          <w:sz w:val="20"/>
        </w:rPr>
        <w:t>and</w:t>
      </w:r>
      <w:r w:rsidRPr="00A92DD6">
        <w:rPr>
          <w:spacing w:val="-5"/>
          <w:sz w:val="20"/>
        </w:rPr>
        <w:t xml:space="preserve"> </w:t>
      </w:r>
      <w:r w:rsidRPr="00A92DD6">
        <w:rPr>
          <w:sz w:val="20"/>
        </w:rPr>
        <w:t>delivery</w:t>
      </w:r>
      <w:r w:rsidRPr="00A92DD6">
        <w:rPr>
          <w:spacing w:val="-3"/>
          <w:sz w:val="20"/>
        </w:rPr>
        <w:t xml:space="preserve"> </w:t>
      </w:r>
      <w:r w:rsidRPr="00A92DD6">
        <w:rPr>
          <w:sz w:val="20"/>
        </w:rPr>
        <w:t>timelines;</w:t>
      </w:r>
      <w:r w:rsidRPr="00A92DD6">
        <w:rPr>
          <w:spacing w:val="-4"/>
          <w:sz w:val="20"/>
        </w:rPr>
        <w:t xml:space="preserve"> </w:t>
      </w:r>
      <w:r w:rsidRPr="00A92DD6">
        <w:rPr>
          <w:sz w:val="20"/>
        </w:rPr>
        <w:t>implement</w:t>
      </w:r>
      <w:r w:rsidRPr="00A92DD6">
        <w:rPr>
          <w:spacing w:val="-3"/>
          <w:sz w:val="20"/>
        </w:rPr>
        <w:t xml:space="preserve"> </w:t>
      </w:r>
      <w:r w:rsidRPr="00A92DD6">
        <w:rPr>
          <w:sz w:val="20"/>
        </w:rPr>
        <w:t>non-standard requests upon Client approval.</w:t>
      </w:r>
    </w:p>
    <w:p w14:paraId="3BA5884E" w14:textId="77777777" w:rsidR="00294C5D" w:rsidRPr="00A92DD6" w:rsidRDefault="00294C5D" w:rsidP="005C1D70">
      <w:pPr>
        <w:pStyle w:val="Corpsdetexte"/>
        <w:ind w:left="720" w:right="244"/>
        <w:jc w:val="both"/>
      </w:pPr>
    </w:p>
    <w:p w14:paraId="586AFED6" w14:textId="77777777" w:rsidR="00294C5D" w:rsidRPr="00A92DD6" w:rsidRDefault="00294C5D" w:rsidP="008A27FD">
      <w:pPr>
        <w:pStyle w:val="Titre4"/>
        <w:numPr>
          <w:ilvl w:val="0"/>
          <w:numId w:val="170"/>
        </w:numPr>
        <w:ind w:left="1440"/>
      </w:pPr>
      <w:r w:rsidRPr="00A92DD6">
        <w:t>Service Request</w:t>
      </w:r>
    </w:p>
    <w:p w14:paraId="1BBF442A" w14:textId="77777777" w:rsidR="00294C5D" w:rsidRPr="005C1D70" w:rsidRDefault="00294C5D" w:rsidP="005C1D70">
      <w:pPr>
        <w:pStyle w:val="Corpsdetexte"/>
        <w:ind w:left="720" w:right="244"/>
        <w:jc w:val="both"/>
      </w:pPr>
    </w:p>
    <w:p w14:paraId="2FDEE6B0" w14:textId="77777777" w:rsidR="003C6553" w:rsidRPr="00A92DD6" w:rsidRDefault="003C6553" w:rsidP="005C1D70">
      <w:pPr>
        <w:pStyle w:val="Corpsdetexte"/>
        <w:ind w:left="720" w:right="244"/>
        <w:jc w:val="both"/>
      </w:pPr>
      <w:r w:rsidRPr="005C1D70">
        <w:t>The Service Request will be executed at the request of the Client</w:t>
      </w:r>
      <w:r w:rsidRPr="00A92DD6">
        <w:t>.</w:t>
      </w:r>
    </w:p>
    <w:p w14:paraId="1DECFBEE" w14:textId="77777777" w:rsidR="00243B0C" w:rsidRPr="00A92DD6" w:rsidRDefault="00243B0C" w:rsidP="005C1D70">
      <w:pPr>
        <w:pStyle w:val="Corpsdetexte"/>
        <w:ind w:left="720" w:right="244"/>
        <w:jc w:val="both"/>
      </w:pPr>
    </w:p>
    <w:p w14:paraId="13A6D2BB" w14:textId="09B0465B" w:rsidR="00294C5D" w:rsidRPr="00A92DD6" w:rsidRDefault="00294C5D" w:rsidP="005C1D70">
      <w:pPr>
        <w:pStyle w:val="Corpsdetexte"/>
        <w:ind w:left="720" w:right="244"/>
        <w:jc w:val="both"/>
      </w:pPr>
      <w:r w:rsidRPr="00A92DD6">
        <w:t xml:space="preserve">The </w:t>
      </w:r>
      <w:r w:rsidR="00C4646A" w:rsidRPr="00A92DD6">
        <w:t>b</w:t>
      </w:r>
      <w:r w:rsidRPr="00A92DD6">
        <w:t>ank</w:t>
      </w:r>
      <w:r w:rsidR="00C4646A" w:rsidRPr="00A92DD6">
        <w:t>s</w:t>
      </w:r>
      <w:r w:rsidRPr="00A92DD6">
        <w:t xml:space="preserve"> of hours</w:t>
      </w:r>
      <w:r w:rsidR="006C2714" w:rsidRPr="00A92DD6">
        <w:t xml:space="preserve"> </w:t>
      </w:r>
      <w:r w:rsidR="00C4646A" w:rsidRPr="00A92DD6">
        <w:t>defined in Exhibit A</w:t>
      </w:r>
      <w:r w:rsidR="00AE1EE8" w:rsidRPr="00A92DD6">
        <w:t>,</w:t>
      </w:r>
      <w:r w:rsidRPr="00A92DD6">
        <w:t xml:space="preserve"> </w:t>
      </w:r>
      <w:r w:rsidR="006C2714" w:rsidRPr="00A92DD6">
        <w:t>u</w:t>
      </w:r>
      <w:r w:rsidRPr="00A92DD6">
        <w:t xml:space="preserve">sed for </w:t>
      </w:r>
      <w:r w:rsidR="006C2714" w:rsidRPr="00A92DD6">
        <w:t xml:space="preserve">the </w:t>
      </w:r>
      <w:r w:rsidRPr="00A92DD6">
        <w:t>Service Requests</w:t>
      </w:r>
      <w:r w:rsidR="00FF66D5" w:rsidRPr="00A92DD6">
        <w:t>,</w:t>
      </w:r>
      <w:r w:rsidRPr="00A92DD6">
        <w:t xml:space="preserve"> </w:t>
      </w:r>
      <w:r w:rsidR="00FF66D5" w:rsidRPr="00A92DD6">
        <w:t>will</w:t>
      </w:r>
      <w:r w:rsidRPr="00A92DD6">
        <w:t xml:space="preserve"> adhere to the following </w:t>
      </w:r>
      <w:r w:rsidRPr="005C1D70">
        <w:t>principles:</w:t>
      </w:r>
    </w:p>
    <w:p w14:paraId="01EF10C0" w14:textId="0136C959" w:rsidR="00294C5D" w:rsidRPr="00A92DD6" w:rsidRDefault="00BA6FB3" w:rsidP="009267DB">
      <w:pPr>
        <w:pStyle w:val="Paragraphedeliste"/>
        <w:numPr>
          <w:ilvl w:val="0"/>
          <w:numId w:val="9"/>
        </w:numPr>
        <w:tabs>
          <w:tab w:val="left" w:pos="1919"/>
        </w:tabs>
        <w:ind w:left="1800" w:right="242"/>
        <w:jc w:val="both"/>
        <w:rPr>
          <w:sz w:val="20"/>
        </w:rPr>
      </w:pPr>
      <w:r w:rsidRPr="00A92DD6">
        <w:rPr>
          <w:sz w:val="20"/>
        </w:rPr>
        <w:t>Scope:</w:t>
      </w:r>
      <w:r w:rsidRPr="00A92DD6">
        <w:rPr>
          <w:spacing w:val="-8"/>
          <w:sz w:val="20"/>
        </w:rPr>
        <w:t xml:space="preserve"> </w:t>
      </w:r>
      <w:r w:rsidR="00294C5D" w:rsidRPr="00A92DD6">
        <w:rPr>
          <w:sz w:val="20"/>
        </w:rPr>
        <w:t>The</w:t>
      </w:r>
      <w:r w:rsidR="00294C5D" w:rsidRPr="00A92DD6">
        <w:rPr>
          <w:spacing w:val="-8"/>
          <w:sz w:val="20"/>
        </w:rPr>
        <w:t xml:space="preserve"> </w:t>
      </w:r>
      <w:r w:rsidR="00294C5D" w:rsidRPr="00A92DD6">
        <w:rPr>
          <w:sz w:val="20"/>
        </w:rPr>
        <w:t>technological</w:t>
      </w:r>
      <w:r w:rsidR="00294C5D" w:rsidRPr="00A92DD6">
        <w:rPr>
          <w:spacing w:val="-7"/>
          <w:sz w:val="20"/>
        </w:rPr>
        <w:t xml:space="preserve"> </w:t>
      </w:r>
      <w:r w:rsidR="00294C5D" w:rsidRPr="00A92DD6">
        <w:rPr>
          <w:sz w:val="20"/>
        </w:rPr>
        <w:t>scope</w:t>
      </w:r>
      <w:r w:rsidR="00294C5D" w:rsidRPr="00A92DD6">
        <w:rPr>
          <w:spacing w:val="-8"/>
          <w:sz w:val="20"/>
        </w:rPr>
        <w:t xml:space="preserve"> </w:t>
      </w:r>
      <w:r w:rsidR="00294C5D" w:rsidRPr="00A92DD6">
        <w:rPr>
          <w:sz w:val="20"/>
        </w:rPr>
        <w:t>of</w:t>
      </w:r>
      <w:r w:rsidR="00294C5D" w:rsidRPr="00A92DD6">
        <w:rPr>
          <w:spacing w:val="-8"/>
          <w:sz w:val="20"/>
        </w:rPr>
        <w:t xml:space="preserve"> </w:t>
      </w:r>
      <w:r w:rsidR="00294C5D" w:rsidRPr="00A92DD6">
        <w:rPr>
          <w:sz w:val="20"/>
        </w:rPr>
        <w:t>the</w:t>
      </w:r>
      <w:r w:rsidR="00294C5D" w:rsidRPr="00A92DD6">
        <w:rPr>
          <w:spacing w:val="-8"/>
          <w:sz w:val="20"/>
        </w:rPr>
        <w:t xml:space="preserve"> </w:t>
      </w:r>
      <w:r w:rsidR="00294C5D" w:rsidRPr="00A92DD6">
        <w:rPr>
          <w:sz w:val="20"/>
        </w:rPr>
        <w:t>run,</w:t>
      </w:r>
      <w:r w:rsidR="00294C5D" w:rsidRPr="00A92DD6">
        <w:rPr>
          <w:spacing w:val="-7"/>
          <w:sz w:val="20"/>
        </w:rPr>
        <w:t xml:space="preserve"> </w:t>
      </w:r>
      <w:r w:rsidR="00294C5D" w:rsidRPr="00A92DD6">
        <w:rPr>
          <w:sz w:val="20"/>
        </w:rPr>
        <w:t>architecture,</w:t>
      </w:r>
      <w:r w:rsidR="00294C5D" w:rsidRPr="00A92DD6">
        <w:rPr>
          <w:spacing w:val="-7"/>
          <w:sz w:val="20"/>
        </w:rPr>
        <w:t xml:space="preserve"> </w:t>
      </w:r>
      <w:r w:rsidR="00294C5D" w:rsidRPr="00A92DD6">
        <w:rPr>
          <w:sz w:val="20"/>
        </w:rPr>
        <w:t>and</w:t>
      </w:r>
      <w:r w:rsidR="00294C5D" w:rsidRPr="00A92DD6">
        <w:rPr>
          <w:spacing w:val="-9"/>
          <w:sz w:val="20"/>
        </w:rPr>
        <w:t xml:space="preserve"> </w:t>
      </w:r>
      <w:r w:rsidR="00294C5D" w:rsidRPr="00A92DD6">
        <w:rPr>
          <w:sz w:val="20"/>
        </w:rPr>
        <w:t>governance/compliance</w:t>
      </w:r>
      <w:r w:rsidR="00294C5D" w:rsidRPr="00A92DD6">
        <w:rPr>
          <w:spacing w:val="-8"/>
          <w:sz w:val="20"/>
        </w:rPr>
        <w:t xml:space="preserve"> </w:t>
      </w:r>
      <w:r w:rsidR="00294C5D" w:rsidRPr="00A92DD6">
        <w:rPr>
          <w:sz w:val="20"/>
        </w:rPr>
        <w:t>process</w:t>
      </w:r>
      <w:r w:rsidR="001B565E" w:rsidRPr="00A92DD6">
        <w:rPr>
          <w:sz w:val="20"/>
        </w:rPr>
        <w:t>es</w:t>
      </w:r>
      <w:r w:rsidR="00294C5D" w:rsidRPr="00A92DD6">
        <w:rPr>
          <w:spacing w:val="-6"/>
          <w:sz w:val="20"/>
        </w:rPr>
        <w:t xml:space="preserve"> </w:t>
      </w:r>
      <w:r w:rsidR="00294C5D" w:rsidRPr="00A92DD6">
        <w:rPr>
          <w:sz w:val="20"/>
        </w:rPr>
        <w:t>must</w:t>
      </w:r>
      <w:r w:rsidR="00294C5D" w:rsidRPr="00A92DD6">
        <w:rPr>
          <w:spacing w:val="-7"/>
          <w:sz w:val="20"/>
        </w:rPr>
        <w:t xml:space="preserve"> </w:t>
      </w:r>
      <w:r w:rsidR="00294C5D" w:rsidRPr="00A92DD6">
        <w:rPr>
          <w:sz w:val="20"/>
        </w:rPr>
        <w:t xml:space="preserve">remain </w:t>
      </w:r>
      <w:r w:rsidR="00294C5D" w:rsidRPr="00A92DD6">
        <w:rPr>
          <w:spacing w:val="-2"/>
          <w:sz w:val="20"/>
        </w:rPr>
        <w:t>unchanged</w:t>
      </w:r>
      <w:r w:rsidR="006F1D2C" w:rsidRPr="00A92DD6">
        <w:rPr>
          <w:spacing w:val="-2"/>
          <w:sz w:val="20"/>
        </w:rPr>
        <w:t>,</w:t>
      </w:r>
    </w:p>
    <w:p w14:paraId="154F5FDC" w14:textId="04DA44B4" w:rsidR="00294C5D" w:rsidRPr="00A92DD6" w:rsidRDefault="00294C5D" w:rsidP="009267DB">
      <w:pPr>
        <w:pStyle w:val="Paragraphedeliste"/>
        <w:numPr>
          <w:ilvl w:val="0"/>
          <w:numId w:val="9"/>
        </w:numPr>
        <w:tabs>
          <w:tab w:val="left" w:pos="1919"/>
        </w:tabs>
        <w:ind w:left="1800" w:right="242"/>
        <w:jc w:val="both"/>
        <w:rPr>
          <w:sz w:val="20"/>
        </w:rPr>
      </w:pPr>
      <w:r w:rsidRPr="00A92DD6">
        <w:rPr>
          <w:sz w:val="20"/>
        </w:rPr>
        <w:t>Initiation:</w:t>
      </w:r>
      <w:r w:rsidRPr="00A92DD6">
        <w:rPr>
          <w:spacing w:val="37"/>
          <w:sz w:val="20"/>
        </w:rPr>
        <w:t xml:space="preserve"> </w:t>
      </w:r>
      <w:r w:rsidRPr="00A92DD6">
        <w:rPr>
          <w:sz w:val="20"/>
        </w:rPr>
        <w:t>Service</w:t>
      </w:r>
      <w:r w:rsidRPr="00A92DD6">
        <w:rPr>
          <w:spacing w:val="39"/>
          <w:sz w:val="20"/>
        </w:rPr>
        <w:t xml:space="preserve"> </w:t>
      </w:r>
      <w:r w:rsidRPr="00A92DD6">
        <w:rPr>
          <w:sz w:val="20"/>
        </w:rPr>
        <w:t>Requests</w:t>
      </w:r>
      <w:r w:rsidRPr="00A92DD6">
        <w:rPr>
          <w:spacing w:val="37"/>
          <w:sz w:val="20"/>
        </w:rPr>
        <w:t xml:space="preserve"> </w:t>
      </w:r>
      <w:r w:rsidRPr="00A92DD6">
        <w:rPr>
          <w:sz w:val="20"/>
        </w:rPr>
        <w:t>are</w:t>
      </w:r>
      <w:r w:rsidRPr="00A92DD6">
        <w:rPr>
          <w:spacing w:val="37"/>
          <w:sz w:val="20"/>
        </w:rPr>
        <w:t xml:space="preserve"> </w:t>
      </w:r>
      <w:r w:rsidRPr="00A92DD6">
        <w:rPr>
          <w:sz w:val="20"/>
        </w:rPr>
        <w:t>initiated</w:t>
      </w:r>
      <w:r w:rsidRPr="00A92DD6">
        <w:rPr>
          <w:spacing w:val="38"/>
          <w:sz w:val="20"/>
        </w:rPr>
        <w:t xml:space="preserve"> </w:t>
      </w:r>
      <w:r w:rsidRPr="00A92DD6">
        <w:rPr>
          <w:sz w:val="20"/>
        </w:rPr>
        <w:t>by</w:t>
      </w:r>
      <w:r w:rsidRPr="00A92DD6">
        <w:rPr>
          <w:spacing w:val="38"/>
          <w:sz w:val="20"/>
        </w:rPr>
        <w:t xml:space="preserve"> </w:t>
      </w:r>
      <w:r w:rsidR="001B29D5" w:rsidRPr="00A92DD6">
        <w:rPr>
          <w:sz w:val="20"/>
        </w:rPr>
        <w:t>A</w:t>
      </w:r>
      <w:r w:rsidR="00307D78" w:rsidRPr="00A92DD6">
        <w:rPr>
          <w:sz w:val="20"/>
        </w:rPr>
        <w:t xml:space="preserve">uthorized </w:t>
      </w:r>
      <w:r w:rsidR="001B29D5" w:rsidRPr="00A92DD6">
        <w:rPr>
          <w:sz w:val="20"/>
        </w:rPr>
        <w:t>U</w:t>
      </w:r>
      <w:r w:rsidR="00307D78" w:rsidRPr="00A92DD6">
        <w:rPr>
          <w:sz w:val="20"/>
        </w:rPr>
        <w:t>sers</w:t>
      </w:r>
      <w:r w:rsidR="008F4E42" w:rsidRPr="00A92DD6">
        <w:rPr>
          <w:spacing w:val="-2"/>
          <w:sz w:val="20"/>
        </w:rPr>
        <w:t>,</w:t>
      </w:r>
    </w:p>
    <w:p w14:paraId="77BD8E65" w14:textId="66F2CF98" w:rsidR="00294C5D" w:rsidRPr="00A92DD6" w:rsidRDefault="00294C5D" w:rsidP="009267DB">
      <w:pPr>
        <w:pStyle w:val="Paragraphedeliste"/>
        <w:numPr>
          <w:ilvl w:val="0"/>
          <w:numId w:val="9"/>
        </w:numPr>
        <w:tabs>
          <w:tab w:val="left" w:pos="1919"/>
        </w:tabs>
        <w:ind w:left="1800" w:right="246"/>
        <w:jc w:val="both"/>
        <w:rPr>
          <w:sz w:val="20"/>
        </w:rPr>
      </w:pPr>
      <w:r w:rsidRPr="00A92DD6">
        <w:rPr>
          <w:sz w:val="20"/>
        </w:rPr>
        <w:t>Threshold:</w:t>
      </w:r>
      <w:r w:rsidRPr="00A92DD6">
        <w:rPr>
          <w:spacing w:val="-8"/>
          <w:sz w:val="20"/>
        </w:rPr>
        <w:t xml:space="preserve"> </w:t>
      </w:r>
      <w:r w:rsidR="00CC15A0" w:rsidRPr="00A92DD6">
        <w:rPr>
          <w:sz w:val="20"/>
        </w:rPr>
        <w:t xml:space="preserve">Service Requests </w:t>
      </w:r>
      <w:r w:rsidRPr="00A92DD6">
        <w:rPr>
          <w:sz w:val="20"/>
        </w:rPr>
        <w:t>are</w:t>
      </w:r>
      <w:r w:rsidRPr="00A92DD6">
        <w:rPr>
          <w:spacing w:val="-8"/>
          <w:sz w:val="20"/>
        </w:rPr>
        <w:t xml:space="preserve"> </w:t>
      </w:r>
      <w:r w:rsidRPr="00A92DD6">
        <w:rPr>
          <w:sz w:val="20"/>
        </w:rPr>
        <w:t>characterized</w:t>
      </w:r>
      <w:r w:rsidRPr="00A92DD6">
        <w:rPr>
          <w:spacing w:val="-7"/>
          <w:sz w:val="20"/>
        </w:rPr>
        <w:t xml:space="preserve"> </w:t>
      </w:r>
      <w:r w:rsidRPr="00A92DD6">
        <w:rPr>
          <w:sz w:val="20"/>
        </w:rPr>
        <w:t>by</w:t>
      </w:r>
      <w:r w:rsidRPr="00A92DD6">
        <w:rPr>
          <w:spacing w:val="-7"/>
          <w:sz w:val="20"/>
        </w:rPr>
        <w:t xml:space="preserve"> </w:t>
      </w:r>
      <w:r w:rsidRPr="00A92DD6">
        <w:rPr>
          <w:sz w:val="20"/>
        </w:rPr>
        <w:t>low</w:t>
      </w:r>
      <w:r w:rsidRPr="00A92DD6">
        <w:rPr>
          <w:spacing w:val="-8"/>
          <w:sz w:val="20"/>
        </w:rPr>
        <w:t xml:space="preserve"> </w:t>
      </w:r>
      <w:r w:rsidRPr="00A92DD6">
        <w:rPr>
          <w:sz w:val="20"/>
        </w:rPr>
        <w:t>complexity</w:t>
      </w:r>
      <w:r w:rsidRPr="00A92DD6">
        <w:rPr>
          <w:spacing w:val="-6"/>
          <w:sz w:val="20"/>
        </w:rPr>
        <w:t xml:space="preserve"> </w:t>
      </w:r>
      <w:r w:rsidRPr="00A92DD6">
        <w:rPr>
          <w:sz w:val="20"/>
        </w:rPr>
        <w:t>(minor</w:t>
      </w:r>
      <w:r w:rsidRPr="00A92DD6">
        <w:rPr>
          <w:spacing w:val="-7"/>
          <w:sz w:val="20"/>
        </w:rPr>
        <w:t xml:space="preserve"> </w:t>
      </w:r>
      <w:r w:rsidRPr="00A92DD6">
        <w:rPr>
          <w:sz w:val="20"/>
        </w:rPr>
        <w:t>adjustments)</w:t>
      </w:r>
      <w:r w:rsidRPr="00A92DD6">
        <w:rPr>
          <w:spacing w:val="-8"/>
          <w:sz w:val="20"/>
        </w:rPr>
        <w:t xml:space="preserve"> </w:t>
      </w:r>
      <w:r w:rsidRPr="00A92DD6">
        <w:rPr>
          <w:sz w:val="20"/>
        </w:rPr>
        <w:t>and</w:t>
      </w:r>
      <w:r w:rsidRPr="00A92DD6">
        <w:rPr>
          <w:spacing w:val="-9"/>
          <w:sz w:val="20"/>
        </w:rPr>
        <w:t xml:space="preserve"> </w:t>
      </w:r>
      <w:r w:rsidRPr="00A92DD6">
        <w:rPr>
          <w:sz w:val="20"/>
        </w:rPr>
        <w:t>fall</w:t>
      </w:r>
      <w:r w:rsidRPr="00A92DD6">
        <w:rPr>
          <w:spacing w:val="-7"/>
          <w:sz w:val="20"/>
        </w:rPr>
        <w:t xml:space="preserve"> </w:t>
      </w:r>
      <w:r w:rsidRPr="00A92DD6">
        <w:rPr>
          <w:sz w:val="20"/>
        </w:rPr>
        <w:t>under</w:t>
      </w:r>
      <w:r w:rsidRPr="00A92DD6">
        <w:rPr>
          <w:spacing w:val="-7"/>
          <w:sz w:val="20"/>
        </w:rPr>
        <w:t xml:space="preserve"> </w:t>
      </w:r>
      <w:r w:rsidRPr="00A92DD6">
        <w:rPr>
          <w:sz w:val="20"/>
        </w:rPr>
        <w:t xml:space="preserve">categories such as </w:t>
      </w:r>
      <w:r w:rsidR="004A2670" w:rsidRPr="00A92DD6">
        <w:rPr>
          <w:sz w:val="20"/>
        </w:rPr>
        <w:t>s</w:t>
      </w:r>
      <w:r w:rsidRPr="00A92DD6">
        <w:rPr>
          <w:sz w:val="20"/>
        </w:rPr>
        <w:t xml:space="preserve">ervice </w:t>
      </w:r>
      <w:r w:rsidR="004A2670" w:rsidRPr="00A92DD6">
        <w:rPr>
          <w:sz w:val="20"/>
        </w:rPr>
        <w:t>c</w:t>
      </w:r>
      <w:r w:rsidRPr="00A92DD6">
        <w:rPr>
          <w:sz w:val="20"/>
        </w:rPr>
        <w:t>atalog</w:t>
      </w:r>
      <w:r w:rsidR="004A2670" w:rsidRPr="00A92DD6">
        <w:rPr>
          <w:sz w:val="20"/>
        </w:rPr>
        <w:t xml:space="preserve"> items</w:t>
      </w:r>
      <w:r w:rsidRPr="00A92DD6">
        <w:rPr>
          <w:sz w:val="20"/>
        </w:rPr>
        <w:t xml:space="preserve">, </w:t>
      </w:r>
      <w:r w:rsidR="004A2670" w:rsidRPr="00A92DD6">
        <w:rPr>
          <w:sz w:val="20"/>
        </w:rPr>
        <w:t>a</w:t>
      </w:r>
      <w:r w:rsidRPr="00A92DD6">
        <w:rPr>
          <w:sz w:val="20"/>
        </w:rPr>
        <w:t>d</w:t>
      </w:r>
      <w:r w:rsidR="009F76E8" w:rsidRPr="00A92DD6">
        <w:rPr>
          <w:sz w:val="20"/>
        </w:rPr>
        <w:t xml:space="preserve"> </w:t>
      </w:r>
      <w:r w:rsidRPr="00A92DD6">
        <w:rPr>
          <w:sz w:val="20"/>
        </w:rPr>
        <w:t>hoc</w:t>
      </w:r>
      <w:r w:rsidR="004A2670" w:rsidRPr="00A92DD6">
        <w:rPr>
          <w:sz w:val="20"/>
        </w:rPr>
        <w:t xml:space="preserve"> request</w:t>
      </w:r>
      <w:r w:rsidRPr="00A92DD6">
        <w:rPr>
          <w:sz w:val="20"/>
        </w:rPr>
        <w:t xml:space="preserve">, and </w:t>
      </w:r>
      <w:r w:rsidR="00CC0E8C" w:rsidRPr="00A92DD6">
        <w:rPr>
          <w:sz w:val="20"/>
        </w:rPr>
        <w:t xml:space="preserve">simple </w:t>
      </w:r>
      <w:r w:rsidRPr="00A92DD6">
        <w:rPr>
          <w:sz w:val="20"/>
        </w:rPr>
        <w:t>tasks</w:t>
      </w:r>
      <w:r w:rsidR="008F4E42" w:rsidRPr="00A92DD6">
        <w:rPr>
          <w:sz w:val="20"/>
        </w:rPr>
        <w:t>,</w:t>
      </w:r>
    </w:p>
    <w:p w14:paraId="3E0CBAFE" w14:textId="2589CFC4" w:rsidR="00294C5D" w:rsidRPr="00A92DD6" w:rsidRDefault="00294C5D" w:rsidP="009267DB">
      <w:pPr>
        <w:pStyle w:val="Paragraphedeliste"/>
        <w:numPr>
          <w:ilvl w:val="0"/>
          <w:numId w:val="9"/>
        </w:numPr>
        <w:tabs>
          <w:tab w:val="left" w:pos="1919"/>
        </w:tabs>
        <w:ind w:left="1800" w:right="244"/>
        <w:jc w:val="both"/>
        <w:rPr>
          <w:sz w:val="20"/>
        </w:rPr>
      </w:pPr>
      <w:r w:rsidRPr="00A92DD6">
        <w:rPr>
          <w:sz w:val="20"/>
        </w:rPr>
        <w:t>Predictability: Service Requests are aligned with a quarterly cycle, with effort estimated</w:t>
      </w:r>
      <w:r w:rsidRPr="00A92DD6">
        <w:rPr>
          <w:spacing w:val="-2"/>
          <w:sz w:val="20"/>
        </w:rPr>
        <w:t>.</w:t>
      </w:r>
    </w:p>
    <w:p w14:paraId="096E7752" w14:textId="77777777" w:rsidR="00294C5D" w:rsidRPr="00A92DD6" w:rsidRDefault="00294C5D" w:rsidP="00294C5D">
      <w:pPr>
        <w:rPr>
          <w:sz w:val="20"/>
        </w:rPr>
        <w:sectPr w:rsidR="00294C5D" w:rsidRPr="00A92DD6" w:rsidSect="00294C5D">
          <w:pgSz w:w="12240" w:h="15840"/>
          <w:pgMar w:top="1720" w:right="980" w:bottom="840" w:left="1100" w:header="645" w:footer="653" w:gutter="0"/>
          <w:cols w:space="720"/>
        </w:sectPr>
      </w:pPr>
    </w:p>
    <w:p w14:paraId="751A8087" w14:textId="77777777" w:rsidR="00213D21" w:rsidRPr="00A92DD6" w:rsidRDefault="00213D21" w:rsidP="00785EED">
      <w:pPr>
        <w:pStyle w:val="Titre2"/>
        <w:numPr>
          <w:ilvl w:val="0"/>
          <w:numId w:val="202"/>
        </w:numPr>
      </w:pPr>
      <w:r w:rsidRPr="00A92DD6">
        <w:lastRenderedPageBreak/>
        <w:t>SERVICE DELIVERY FRAMEWORK</w:t>
      </w:r>
    </w:p>
    <w:p w14:paraId="14C1AB70" w14:textId="77777777" w:rsidR="00213D21" w:rsidRPr="005C1D70" w:rsidRDefault="00213D21" w:rsidP="005C1D70">
      <w:pPr>
        <w:pStyle w:val="Corpsdetexte"/>
        <w:ind w:left="720" w:right="244"/>
        <w:jc w:val="both"/>
      </w:pPr>
    </w:p>
    <w:p w14:paraId="64DAACD8" w14:textId="35086A2A" w:rsidR="00213D21" w:rsidRPr="00A92DD6" w:rsidRDefault="00C905F9" w:rsidP="005C1D70">
      <w:pPr>
        <w:pStyle w:val="Corpsdetexte"/>
        <w:ind w:left="720" w:right="244"/>
        <w:jc w:val="both"/>
      </w:pPr>
      <w:r w:rsidRPr="00A92DD6">
        <w:t>T</w:t>
      </w:r>
      <w:r w:rsidR="00F108C0" w:rsidRPr="00A92DD6">
        <w:t>o guide the development</w:t>
      </w:r>
      <w:r w:rsidRPr="00A92DD6">
        <w:t xml:space="preserve"> done in the </w:t>
      </w:r>
      <w:ins w:id="1309" w:author="Vincent Boisclair" w:date="2025-10-15T07:56:00Z" w16du:dateUtc="2025-10-15T11:56:00Z">
        <w:r w:rsidR="00D275CD">
          <w:t xml:space="preserve">Google </w:t>
        </w:r>
      </w:ins>
      <w:r w:rsidR="00F13103" w:rsidRPr="00A92DD6">
        <w:t>P</w:t>
      </w:r>
      <w:r w:rsidR="00F108C0" w:rsidRPr="00A92DD6">
        <w:t xml:space="preserve">latform </w:t>
      </w:r>
      <w:r w:rsidRPr="00A92DD6">
        <w:t xml:space="preserve">and maintain operational </w:t>
      </w:r>
      <w:r w:rsidR="00213D21" w:rsidRPr="00A92DD6">
        <w:t xml:space="preserve">stability of services, the Supplier will implement a Platform Management delivery model. </w:t>
      </w:r>
      <w:r w:rsidR="009A135E" w:rsidRPr="00A92DD6">
        <w:t>While maintaining distinct responsibilities, t</w:t>
      </w:r>
      <w:r w:rsidR="009B592C" w:rsidRPr="00A92DD6">
        <w:t xml:space="preserve">he parties </w:t>
      </w:r>
      <w:r w:rsidR="00213D21" w:rsidRPr="00A92DD6">
        <w:t>will collaborate closely to seamlessly integrate new features and improvements.</w:t>
      </w:r>
    </w:p>
    <w:p w14:paraId="3425CD69" w14:textId="77777777" w:rsidR="00213D21" w:rsidRPr="00A92DD6" w:rsidRDefault="00213D21" w:rsidP="005C1D70">
      <w:pPr>
        <w:pStyle w:val="Corpsdetexte"/>
        <w:ind w:left="720" w:right="244"/>
        <w:jc w:val="both"/>
      </w:pPr>
    </w:p>
    <w:p w14:paraId="7700E449" w14:textId="7C2BF9A4" w:rsidR="000F74E3" w:rsidRPr="001629C7" w:rsidRDefault="00814687" w:rsidP="00915689">
      <w:pPr>
        <w:pStyle w:val="Titre3"/>
        <w:numPr>
          <w:ilvl w:val="0"/>
          <w:numId w:val="253"/>
        </w:numPr>
        <w:rPr>
          <w:rFonts w:asciiTheme="minorHAnsi" w:hAnsiTheme="minorHAnsi"/>
          <w:b/>
          <w:color w:val="auto"/>
          <w:sz w:val="20"/>
        </w:rPr>
      </w:pPr>
      <w:r w:rsidRPr="001629C7">
        <w:rPr>
          <w:rFonts w:asciiTheme="minorHAnsi" w:hAnsiTheme="minorHAnsi"/>
          <w:b/>
          <w:color w:val="auto"/>
          <w:sz w:val="20"/>
        </w:rPr>
        <w:t>Asset</w:t>
      </w:r>
      <w:r w:rsidR="000F74E3" w:rsidRPr="001629C7">
        <w:rPr>
          <w:rFonts w:asciiTheme="minorHAnsi" w:hAnsiTheme="minorHAnsi"/>
          <w:b/>
          <w:color w:val="auto"/>
          <w:sz w:val="20"/>
        </w:rPr>
        <w:t xml:space="preserve"> Management</w:t>
      </w:r>
    </w:p>
    <w:p w14:paraId="7842C65E" w14:textId="77777777" w:rsidR="000F74E3" w:rsidRPr="005C1D70" w:rsidRDefault="000F74E3" w:rsidP="005C1D70">
      <w:pPr>
        <w:pStyle w:val="Corpsdetexte"/>
        <w:ind w:left="720" w:right="244"/>
        <w:jc w:val="both"/>
      </w:pPr>
    </w:p>
    <w:p w14:paraId="4AACC661" w14:textId="048EF47F" w:rsidR="006D7FDC" w:rsidRPr="00A92DD6" w:rsidRDefault="00814687" w:rsidP="005C1D70">
      <w:pPr>
        <w:pStyle w:val="Corpsdetexte"/>
        <w:ind w:left="720" w:right="244"/>
        <w:jc w:val="both"/>
      </w:pPr>
      <w:r w:rsidRPr="00A92DD6">
        <w:t xml:space="preserve">Asset </w:t>
      </w:r>
      <w:r w:rsidR="000F74E3" w:rsidRPr="00A92DD6">
        <w:t xml:space="preserve">Management will use </w:t>
      </w:r>
      <w:r w:rsidR="00CB11C5" w:rsidRPr="00A92DD6">
        <w:t xml:space="preserve">the following </w:t>
      </w:r>
      <w:r w:rsidR="000F74E3" w:rsidRPr="00A92DD6">
        <w:t>key metrics: volume, complexity, and criticality.</w:t>
      </w:r>
      <w:r w:rsidR="00F1628D" w:rsidRPr="00A92DD6">
        <w:t xml:space="preserve"> </w:t>
      </w:r>
      <w:r w:rsidR="006823D8" w:rsidRPr="00A92DD6">
        <w:t xml:space="preserve">Any variation of these metrics </w:t>
      </w:r>
      <w:r w:rsidR="00C32F04" w:rsidRPr="00A92DD6">
        <w:t>impacts</w:t>
      </w:r>
      <w:r w:rsidR="006823D8" w:rsidRPr="00A92DD6">
        <w:t xml:space="preserve"> </w:t>
      </w:r>
      <w:r w:rsidR="00DE4F7E" w:rsidRPr="00A92DD6">
        <w:t>the</w:t>
      </w:r>
      <w:r w:rsidR="006823D8" w:rsidRPr="00A92DD6">
        <w:t xml:space="preserve"> </w:t>
      </w:r>
      <w:r w:rsidR="00DE4F7E" w:rsidRPr="00A92DD6">
        <w:t xml:space="preserve">cost of the service. </w:t>
      </w:r>
    </w:p>
    <w:p w14:paraId="1F6C1FEC" w14:textId="77777777" w:rsidR="006D7FDC" w:rsidRPr="00A92DD6" w:rsidRDefault="006D7FDC" w:rsidP="005C1D70">
      <w:pPr>
        <w:pStyle w:val="Corpsdetexte"/>
        <w:ind w:left="720" w:right="244"/>
        <w:jc w:val="both"/>
      </w:pPr>
    </w:p>
    <w:p w14:paraId="34C0FC1C" w14:textId="7CDE8A8D" w:rsidR="000F74E3" w:rsidRPr="00A92DD6" w:rsidRDefault="000F74E3" w:rsidP="005C1D70">
      <w:pPr>
        <w:pStyle w:val="Corpsdetexte"/>
        <w:ind w:left="720" w:right="244"/>
        <w:jc w:val="both"/>
      </w:pPr>
      <w:r w:rsidRPr="00A92DD6">
        <w:t xml:space="preserve">The process </w:t>
      </w:r>
      <w:r w:rsidR="008C222A" w:rsidRPr="00A92DD6">
        <w:t>for introducing new Assets in scop</w:t>
      </w:r>
      <w:r w:rsidR="000A0C0C" w:rsidRPr="00A92DD6">
        <w:t>e</w:t>
      </w:r>
      <w:r w:rsidR="008C222A" w:rsidRPr="00A92DD6">
        <w:t xml:space="preserve"> of this </w:t>
      </w:r>
      <w:r w:rsidR="00B736F7" w:rsidRPr="00A92DD6">
        <w:t>Service Schedule</w:t>
      </w:r>
      <w:r w:rsidR="008C222A" w:rsidRPr="00A92DD6">
        <w:t xml:space="preserve"> is </w:t>
      </w:r>
      <w:r w:rsidR="00FD7801" w:rsidRPr="00A92DD6">
        <w:t>described in the Operational Framework and agreed upon by the parties</w:t>
      </w:r>
      <w:r w:rsidR="00A42DAE" w:rsidRPr="00A92DD6">
        <w:t>.</w:t>
      </w:r>
    </w:p>
    <w:p w14:paraId="6A9490AA" w14:textId="77777777" w:rsidR="000F74E3" w:rsidRPr="00A92DD6" w:rsidRDefault="000F74E3" w:rsidP="005C1D70">
      <w:pPr>
        <w:pStyle w:val="Corpsdetexte"/>
        <w:ind w:left="720" w:right="244"/>
        <w:jc w:val="both"/>
      </w:pPr>
    </w:p>
    <w:p w14:paraId="607EC96F" w14:textId="77777777" w:rsidR="000F74E3" w:rsidRPr="001629C7" w:rsidRDefault="000F74E3" w:rsidP="004F4AB9">
      <w:pPr>
        <w:pStyle w:val="Titre4"/>
        <w:numPr>
          <w:ilvl w:val="0"/>
          <w:numId w:val="210"/>
        </w:numPr>
      </w:pPr>
      <w:r w:rsidRPr="00A92DD6">
        <w:t>Volume</w:t>
      </w:r>
    </w:p>
    <w:p w14:paraId="7B0294F1" w14:textId="77777777" w:rsidR="000F74E3" w:rsidRPr="00A92DD6" w:rsidRDefault="000F74E3" w:rsidP="005C1D70">
      <w:pPr>
        <w:pStyle w:val="Corpsdetexte"/>
        <w:ind w:left="1440" w:right="244"/>
        <w:jc w:val="both"/>
      </w:pPr>
    </w:p>
    <w:p w14:paraId="31EC060C" w14:textId="51C580E1" w:rsidR="00405E5C" w:rsidRDefault="000F74E3" w:rsidP="005C1D70">
      <w:pPr>
        <w:pStyle w:val="Corpsdetexte"/>
        <w:ind w:left="1440" w:right="244"/>
        <w:jc w:val="both"/>
      </w:pPr>
      <w:r w:rsidRPr="00A92DD6">
        <w:t xml:space="preserve">Volume is a key metric which refers to the quantity or amount of work, tasks, or </w:t>
      </w:r>
      <w:r w:rsidR="00FC28CD" w:rsidRPr="00A92DD6">
        <w:t>A</w:t>
      </w:r>
      <w:r w:rsidRPr="00A92DD6">
        <w:t>ssets. These factors directly impact the cost of associated services</w:t>
      </w:r>
      <w:r w:rsidR="001246E5" w:rsidRPr="00A92DD6">
        <w:t xml:space="preserve">, </w:t>
      </w:r>
      <w:r w:rsidR="00BA7CFE" w:rsidRPr="00A92DD6">
        <w:t>e.g.</w:t>
      </w:r>
      <w:r w:rsidR="00FE35E3" w:rsidRPr="00A92DD6">
        <w:t xml:space="preserve">, </w:t>
      </w:r>
      <w:r w:rsidRPr="00A92DD6">
        <w:t xml:space="preserve">as the volume of cloud </w:t>
      </w:r>
      <w:r w:rsidR="009B01C6" w:rsidRPr="00A92DD6">
        <w:t xml:space="preserve">Assets </w:t>
      </w:r>
      <w:r w:rsidRPr="00A92DD6">
        <w:t>increases, pricing for services like maintenance, operations, or upgrades</w:t>
      </w:r>
      <w:r w:rsidRPr="005C1D70">
        <w:t xml:space="preserve"> </w:t>
      </w:r>
      <w:r w:rsidRPr="00A92DD6">
        <w:t>(</w:t>
      </w:r>
      <w:r w:rsidR="00485C31" w:rsidRPr="005C1D70">
        <w:t xml:space="preserve">Run </w:t>
      </w:r>
      <w:r w:rsidR="00FB4447" w:rsidRPr="005C1D70">
        <w:t>Services and</w:t>
      </w:r>
      <w:r w:rsidR="00814940" w:rsidRPr="005C1D70">
        <w:t>/</w:t>
      </w:r>
      <w:r w:rsidR="00181D7D" w:rsidRPr="005C1D70">
        <w:t>or</w:t>
      </w:r>
      <w:r w:rsidR="00FB4447" w:rsidRPr="005C1D70">
        <w:t xml:space="preserve"> </w:t>
      </w:r>
      <w:r w:rsidRPr="00A92DD6">
        <w:t>Platform Management)</w:t>
      </w:r>
      <w:r w:rsidRPr="005C1D70">
        <w:t xml:space="preserve"> </w:t>
      </w:r>
      <w:r w:rsidRPr="00A92DD6">
        <w:t>may rise</w:t>
      </w:r>
      <w:r w:rsidRPr="005C1D70">
        <w:t xml:space="preserve"> </w:t>
      </w:r>
      <w:r w:rsidRPr="00A92DD6">
        <w:t>due</w:t>
      </w:r>
      <w:r w:rsidRPr="005C1D70">
        <w:t xml:space="preserve"> </w:t>
      </w:r>
      <w:r w:rsidRPr="00A92DD6">
        <w:t>to</w:t>
      </w:r>
      <w:r w:rsidRPr="005C1D70">
        <w:t xml:space="preserve"> </w:t>
      </w:r>
      <w:r w:rsidRPr="00A92DD6">
        <w:t>higher</w:t>
      </w:r>
      <w:r w:rsidRPr="005C1D70">
        <w:t xml:space="preserve"> </w:t>
      </w:r>
      <w:r w:rsidRPr="00A92DD6">
        <w:t>demand</w:t>
      </w:r>
      <w:r w:rsidRPr="005C1D70">
        <w:t>.</w:t>
      </w:r>
    </w:p>
    <w:p w14:paraId="609087D0" w14:textId="77777777" w:rsidR="00A66145" w:rsidRPr="00A92DD6" w:rsidRDefault="00A66145" w:rsidP="005C1D70">
      <w:pPr>
        <w:pStyle w:val="Corpsdetexte"/>
        <w:ind w:left="1440" w:right="244"/>
        <w:jc w:val="both"/>
      </w:pPr>
    </w:p>
    <w:p w14:paraId="067906B2" w14:textId="50EF5D0A" w:rsidR="000F74E3" w:rsidRDefault="000F74E3" w:rsidP="00A66145">
      <w:pPr>
        <w:pStyle w:val="Corpsdetexte"/>
        <w:ind w:left="1440" w:right="244"/>
        <w:jc w:val="both"/>
      </w:pPr>
      <w:r w:rsidRPr="00A92DD6">
        <w:t>The</w:t>
      </w:r>
      <w:r w:rsidRPr="005C1D70">
        <w:t xml:space="preserve"> </w:t>
      </w:r>
      <w:r w:rsidRPr="00A92DD6">
        <w:t>list</w:t>
      </w:r>
      <w:r w:rsidRPr="005C1D70">
        <w:t xml:space="preserve"> </w:t>
      </w:r>
      <w:r w:rsidRPr="00A92DD6">
        <w:t>of</w:t>
      </w:r>
      <w:r w:rsidRPr="005C1D70">
        <w:t xml:space="preserve"> </w:t>
      </w:r>
      <w:r w:rsidRPr="00A92DD6">
        <w:t>the</w:t>
      </w:r>
      <w:r w:rsidRPr="005C1D70">
        <w:t xml:space="preserve"> </w:t>
      </w:r>
      <w:r w:rsidR="005D2592" w:rsidRPr="00A92DD6">
        <w:t>A</w:t>
      </w:r>
      <w:r w:rsidRPr="00A92DD6">
        <w:t>ssets</w:t>
      </w:r>
      <w:r w:rsidRPr="005C1D70">
        <w:t xml:space="preserve"> </w:t>
      </w:r>
      <w:r w:rsidR="007F3B52" w:rsidRPr="005C1D70">
        <w:t xml:space="preserve">for this </w:t>
      </w:r>
      <w:r w:rsidR="00B736F7" w:rsidRPr="005C1D70">
        <w:t xml:space="preserve">Service Schedule </w:t>
      </w:r>
      <w:r w:rsidR="007F3B52" w:rsidRPr="005C1D70">
        <w:t xml:space="preserve">has been established </w:t>
      </w:r>
      <w:r w:rsidRPr="00A92DD6">
        <w:t>as</w:t>
      </w:r>
      <w:r w:rsidRPr="005C1D70">
        <w:t xml:space="preserve"> </w:t>
      </w:r>
      <w:r w:rsidRPr="00A92DD6">
        <w:t>of</w:t>
      </w:r>
      <w:r w:rsidRPr="005C1D70">
        <w:t xml:space="preserve"> </w:t>
      </w:r>
      <w:r w:rsidRPr="001629C7">
        <w:t>March</w:t>
      </w:r>
      <w:r w:rsidRPr="005C1D70">
        <w:t xml:space="preserve"> </w:t>
      </w:r>
      <w:r w:rsidRPr="001629C7">
        <w:t>2025</w:t>
      </w:r>
      <w:r w:rsidRPr="005C1D70">
        <w:t xml:space="preserve"> </w:t>
      </w:r>
      <w:r w:rsidR="007F3B52" w:rsidRPr="00A92DD6">
        <w:t>based on the following</w:t>
      </w:r>
      <w:r w:rsidR="00904A2D" w:rsidRPr="00A92DD6">
        <w:t xml:space="preserve"> and will be adjusted as defined in Exhibit </w:t>
      </w:r>
      <w:r w:rsidR="00AD39D0" w:rsidRPr="00A92DD6">
        <w:t>A</w:t>
      </w:r>
      <w:r w:rsidRPr="005C1D70">
        <w:t>:</w:t>
      </w:r>
    </w:p>
    <w:p w14:paraId="3AC7A3BA" w14:textId="77777777" w:rsidR="00A66145" w:rsidRDefault="00A66145" w:rsidP="00F15A84">
      <w:pPr>
        <w:pStyle w:val="Corpsdetexte"/>
        <w:ind w:left="1440" w:right="244"/>
        <w:jc w:val="both"/>
        <w:rPr>
          <w:ins w:id="1310" w:author="Vincent Boisclair" w:date="2025-12-12T15:19:00Z" w16du:dateUtc="2025-12-12T20:19:00Z"/>
        </w:rPr>
      </w:pPr>
    </w:p>
    <w:p w14:paraId="094E8C14" w14:textId="77777777" w:rsidR="00384CE1" w:rsidRPr="006D19D5" w:rsidRDefault="00384CE1" w:rsidP="00384CE1">
      <w:pPr>
        <w:rPr>
          <w:ins w:id="1311" w:author="Vincent Boisclair" w:date="2025-12-12T15:19:00Z" w16du:dateUtc="2025-12-12T20:19:00Z"/>
          <w:b/>
          <w:bCs/>
        </w:rPr>
      </w:pPr>
      <w:ins w:id="1312" w:author="Vincent Boisclair" w:date="2025-12-12T15:19:00Z" w16du:dateUtc="2025-12-12T20:19:00Z">
        <w:r w:rsidRPr="006D19D5">
          <w:rPr>
            <w:b/>
            <w:bCs/>
            <w:highlight w:val="cyan"/>
          </w:rPr>
          <w:t xml:space="preserve">--------------------&gt; </w:t>
        </w:r>
        <w:commentRangeStart w:id="1313"/>
        <w:r w:rsidRPr="006D19D5">
          <w:rPr>
            <w:b/>
            <w:bCs/>
            <w:highlight w:val="cyan"/>
          </w:rPr>
          <w:t>DELETE START</w:t>
        </w:r>
        <w:r>
          <w:rPr>
            <w:b/>
            <w:bCs/>
            <w:highlight w:val="cyan"/>
          </w:rPr>
          <w:t>ING</w:t>
        </w:r>
        <w:r w:rsidRPr="006D19D5">
          <w:rPr>
            <w:b/>
            <w:bCs/>
            <w:highlight w:val="cyan"/>
          </w:rPr>
          <w:t xml:space="preserve"> HERE</w:t>
        </w:r>
      </w:ins>
      <w:commentRangeEnd w:id="1313"/>
      <w:r w:rsidR="00DE0D6A" w:rsidRPr="006D19D5">
        <w:rPr>
          <w:rStyle w:val="Marquedecommentaire"/>
          <w:b/>
          <w:bCs/>
          <w:sz w:val="22"/>
          <w:szCs w:val="22"/>
        </w:rPr>
        <w:commentReference w:id="1313"/>
      </w:r>
    </w:p>
    <w:p w14:paraId="25608B85" w14:textId="341E5FB3" w:rsidR="00384CE1" w:rsidRDefault="00A71524" w:rsidP="00384CE1">
      <w:pPr>
        <w:rPr>
          <w:ins w:id="1314" w:author="Vincent Boisclair" w:date="2025-12-12T15:19:00Z" w16du:dateUtc="2025-12-12T20:19:00Z"/>
        </w:rPr>
      </w:pPr>
      <w:ins w:id="1315" w:author="Vincent Boisclair" w:date="2025-12-12T15:22:00Z" w16du:dateUtc="2025-12-12T20:22:00Z">
        <w:r>
          <w:rPr>
            <w:highlight w:val="cyan"/>
          </w:rPr>
          <w:t>T</w:t>
        </w:r>
      </w:ins>
      <w:ins w:id="1316" w:author="Vincent Boisclair" w:date="2025-12-12T15:19:00Z" w16du:dateUtc="2025-12-12T20:19:00Z">
        <w:r w:rsidRPr="00B234EE">
          <w:rPr>
            <w:highlight w:val="cyan"/>
          </w:rPr>
          <w:t xml:space="preserve">he following table is replaced with the </w:t>
        </w:r>
      </w:ins>
      <w:ins w:id="1317" w:author="Vincent Boisclair" w:date="2025-12-12T15:22:00Z" w16du:dateUtc="2025-12-12T20:22:00Z">
        <w:r>
          <w:rPr>
            <w:highlight w:val="cyan"/>
          </w:rPr>
          <w:t xml:space="preserve">one </w:t>
        </w:r>
      </w:ins>
      <w:ins w:id="1318" w:author="Vincent Boisclair" w:date="2025-12-12T15:20:00Z" w16du:dateUtc="2025-12-12T20:20:00Z">
        <w:r>
          <w:rPr>
            <w:highlight w:val="cyan"/>
          </w:rPr>
          <w:t>immediately after</w:t>
        </w:r>
      </w:ins>
      <w:ins w:id="1319" w:author="Vincent Boisclair" w:date="2025-12-12T15:19:00Z" w16du:dateUtc="2025-12-12T20:19:00Z">
        <w:r w:rsidRPr="00B234EE">
          <w:rPr>
            <w:highlight w:val="cyan"/>
          </w:rPr>
          <w:t>:</w:t>
        </w:r>
      </w:ins>
    </w:p>
    <w:p w14:paraId="384211AF" w14:textId="755440EC" w:rsidR="00384CE1" w:rsidRPr="00C64C6C" w:rsidDel="001A600E" w:rsidRDefault="00384CE1" w:rsidP="00F15A84">
      <w:pPr>
        <w:pStyle w:val="Corpsdetexte"/>
        <w:ind w:left="1440" w:right="244"/>
        <w:jc w:val="both"/>
        <w:rPr>
          <w:del w:id="1320" w:author="Vincent Boisclair" w:date="2025-12-12T15:20:00Z" w16du:dateUtc="2025-12-12T20:20:00Z"/>
          <w:color w:val="BFBFBF" w:themeColor="background1" w:themeShade="BF"/>
        </w:rPr>
      </w:pPr>
    </w:p>
    <w:tbl>
      <w:tblPr>
        <w:tblStyle w:val="Grilledutableau"/>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103"/>
        <w:gridCol w:w="2706"/>
        <w:gridCol w:w="1658"/>
        <w:gridCol w:w="1719"/>
      </w:tblGrid>
      <w:tr w:rsidR="00C97A6F" w:rsidRPr="00C64C6C" w14:paraId="12208D9E" w14:textId="77777777" w:rsidTr="6F0DF27A">
        <w:trPr>
          <w:trHeight w:val="330"/>
          <w:jc w:val="center"/>
        </w:trPr>
        <w:tc>
          <w:tcPr>
            <w:tcW w:w="1103" w:type="dxa"/>
            <w:shd w:val="clear" w:color="auto" w:fill="BFBFBF" w:themeFill="background1" w:themeFillShade="BF"/>
            <w:vAlign w:val="center"/>
          </w:tcPr>
          <w:p w14:paraId="6C02952E" w14:textId="5E5121EC" w:rsidR="00C97A6F" w:rsidRPr="00C64C6C" w:rsidRDefault="00C97A6F">
            <w:pPr>
              <w:pStyle w:val="TableParagraph"/>
              <w:spacing w:before="1" w:line="199" w:lineRule="exact"/>
              <w:jc w:val="center"/>
              <w:rPr>
                <w:b/>
                <w:bCs/>
                <w:color w:val="BFBFBF" w:themeColor="background1" w:themeShade="BF"/>
                <w:sz w:val="18"/>
                <w:szCs w:val="18"/>
              </w:rPr>
            </w:pPr>
            <w:del w:id="1321" w:author="Vincent Boisclair" w:date="2025-12-12T11:18:00Z" w16du:dateUtc="2025-12-12T16:18:00Z">
              <w:r w:rsidRPr="00C64C6C" w:rsidDel="0068396C">
                <w:rPr>
                  <w:b/>
                  <w:bCs/>
                  <w:color w:val="BFBFBF" w:themeColor="background1" w:themeShade="BF"/>
                  <w:sz w:val="18"/>
                  <w:szCs w:val="18"/>
                </w:rPr>
                <w:delText>Platform Owner</w:delText>
              </w:r>
            </w:del>
          </w:p>
        </w:tc>
        <w:tc>
          <w:tcPr>
            <w:tcW w:w="2706" w:type="dxa"/>
            <w:shd w:val="clear" w:color="auto" w:fill="BFBFBF" w:themeFill="background1" w:themeFillShade="BF"/>
            <w:vAlign w:val="center"/>
          </w:tcPr>
          <w:p w14:paraId="3A220098" w14:textId="77777777" w:rsidR="00C97A6F" w:rsidRPr="00C64C6C" w:rsidRDefault="00C97A6F">
            <w:pPr>
              <w:pStyle w:val="TableParagraph"/>
              <w:spacing w:before="1" w:line="199" w:lineRule="exact"/>
              <w:rPr>
                <w:b/>
                <w:bCs/>
                <w:color w:val="BFBFBF" w:themeColor="background1" w:themeShade="BF"/>
                <w:sz w:val="18"/>
                <w:szCs w:val="18"/>
              </w:rPr>
            </w:pPr>
            <w:r w:rsidRPr="00C64C6C">
              <w:rPr>
                <w:b/>
                <w:bCs/>
                <w:color w:val="BFBFBF" w:themeColor="background1" w:themeShade="BF"/>
                <w:sz w:val="18"/>
                <w:szCs w:val="18"/>
              </w:rPr>
              <w:t>Capability</w:t>
            </w:r>
          </w:p>
        </w:tc>
        <w:tc>
          <w:tcPr>
            <w:tcW w:w="1658" w:type="dxa"/>
            <w:shd w:val="clear" w:color="auto" w:fill="BFBFBF" w:themeFill="background1" w:themeFillShade="BF"/>
            <w:vAlign w:val="center"/>
          </w:tcPr>
          <w:p w14:paraId="7EF7955C" w14:textId="77777777" w:rsidR="00C97A6F" w:rsidRPr="00C64C6C" w:rsidRDefault="00C97A6F">
            <w:pPr>
              <w:pStyle w:val="TableParagraph"/>
              <w:spacing w:before="1" w:line="199" w:lineRule="exact"/>
              <w:jc w:val="center"/>
              <w:rPr>
                <w:b/>
                <w:bCs/>
                <w:color w:val="BFBFBF" w:themeColor="background1" w:themeShade="BF"/>
                <w:sz w:val="18"/>
                <w:szCs w:val="18"/>
              </w:rPr>
            </w:pPr>
            <w:r w:rsidRPr="00C64C6C">
              <w:rPr>
                <w:b/>
                <w:bCs/>
                <w:color w:val="BFBFBF" w:themeColor="background1" w:themeShade="BF"/>
                <w:sz w:val="18"/>
                <w:szCs w:val="18"/>
              </w:rPr>
              <w:t>Quantity</w:t>
            </w:r>
          </w:p>
        </w:tc>
        <w:tc>
          <w:tcPr>
            <w:tcW w:w="1719" w:type="dxa"/>
            <w:shd w:val="clear" w:color="auto" w:fill="BFBFBF" w:themeFill="background1" w:themeFillShade="BF"/>
            <w:vAlign w:val="center"/>
          </w:tcPr>
          <w:p w14:paraId="7B29EAC5" w14:textId="77777777" w:rsidR="00C97A6F" w:rsidRPr="00C64C6C" w:rsidRDefault="00C97A6F">
            <w:pPr>
              <w:pStyle w:val="TableParagraph"/>
              <w:spacing w:before="1" w:line="199" w:lineRule="exact"/>
              <w:jc w:val="center"/>
              <w:rPr>
                <w:b/>
                <w:bCs/>
                <w:color w:val="BFBFBF" w:themeColor="background1" w:themeShade="BF"/>
                <w:sz w:val="18"/>
                <w:szCs w:val="18"/>
              </w:rPr>
            </w:pPr>
            <w:r w:rsidRPr="00C64C6C">
              <w:rPr>
                <w:b/>
                <w:bCs/>
                <w:color w:val="BFBFBF" w:themeColor="background1" w:themeShade="BF"/>
                <w:sz w:val="18"/>
                <w:szCs w:val="18"/>
              </w:rPr>
              <w:t>Type</w:t>
            </w:r>
          </w:p>
        </w:tc>
      </w:tr>
      <w:tr w:rsidR="00C97A6F" w:rsidRPr="00C64C6C" w14:paraId="2D622970" w14:textId="77777777" w:rsidTr="6F0DF27A">
        <w:trPr>
          <w:trHeight w:val="288"/>
          <w:jc w:val="center"/>
        </w:trPr>
        <w:tc>
          <w:tcPr>
            <w:tcW w:w="1103" w:type="dxa"/>
            <w:vAlign w:val="center"/>
          </w:tcPr>
          <w:p w14:paraId="05E5983B" w14:textId="698F5338" w:rsidR="00C97A6F" w:rsidRPr="00C64C6C" w:rsidRDefault="00B75778">
            <w:pPr>
              <w:pStyle w:val="Corpsdetexte"/>
              <w:jc w:val="center"/>
              <w:rPr>
                <w:color w:val="BFBFBF" w:themeColor="background1" w:themeShade="BF"/>
                <w:spacing w:val="-2"/>
                <w:sz w:val="18"/>
              </w:rPr>
            </w:pPr>
            <w:del w:id="1322" w:author="Vincent Boisclair" w:date="2025-12-12T11:18:00Z" w16du:dateUtc="2025-12-12T16:18:00Z">
              <w:r w:rsidRPr="00C64C6C" w:rsidDel="0068396C">
                <w:rPr>
                  <w:color w:val="BFBFBF" w:themeColor="background1" w:themeShade="BF"/>
                  <w:spacing w:val="-2"/>
                  <w:sz w:val="18"/>
                </w:rPr>
                <w:delText>Ateko</w:delText>
              </w:r>
            </w:del>
          </w:p>
        </w:tc>
        <w:tc>
          <w:tcPr>
            <w:tcW w:w="2706" w:type="dxa"/>
            <w:vAlign w:val="center"/>
          </w:tcPr>
          <w:p w14:paraId="540DBAE4" w14:textId="77777777" w:rsidR="00C97A6F" w:rsidRPr="00C64C6C" w:rsidRDefault="00C97A6F">
            <w:pPr>
              <w:pStyle w:val="Corpsdetexte"/>
              <w:rPr>
                <w:color w:val="BFBFBF" w:themeColor="background1" w:themeShade="BF"/>
              </w:rPr>
            </w:pPr>
            <w:r w:rsidRPr="00C64C6C">
              <w:rPr>
                <w:color w:val="BFBFBF" w:themeColor="background1" w:themeShade="BF"/>
                <w:spacing w:val="-2"/>
                <w:sz w:val="18"/>
              </w:rPr>
              <w:t xml:space="preserve">Cloud delivery </w:t>
            </w:r>
            <w:commentRangeStart w:id="1323"/>
            <w:ins w:id="1324" w:author="iA" w:date="2025-10-14T14:20:00Z" w16du:dateUtc="2025-10-14T18:20:00Z">
              <w:r w:rsidRPr="00C64C6C">
                <w:rPr>
                  <w:color w:val="BFBFBF" w:themeColor="background1" w:themeShade="BF"/>
                  <w:spacing w:val="-2"/>
                  <w:sz w:val="18"/>
                </w:rPr>
                <w:t>Platform</w:t>
              </w:r>
            </w:ins>
            <w:del w:id="1325" w:author="iA" w:date="2025-10-14T14:20:00Z" w16du:dateUtc="2025-10-14T18:20:00Z">
              <w:r w:rsidRPr="00C64C6C">
                <w:rPr>
                  <w:color w:val="BFBFBF" w:themeColor="background1" w:themeShade="BF"/>
                  <w:spacing w:val="-2"/>
                  <w:sz w:val="18"/>
                </w:rPr>
                <w:delText>platform</w:delText>
              </w:r>
            </w:del>
            <w:r w:rsidRPr="00C64C6C">
              <w:rPr>
                <w:color w:val="BFBFBF" w:themeColor="background1" w:themeShade="BF"/>
                <w:spacing w:val="-2"/>
                <w:sz w:val="18"/>
              </w:rPr>
              <w:t xml:space="preserve"> </w:t>
            </w:r>
            <w:commentRangeEnd w:id="1323"/>
            <w:r w:rsidR="00433F3F" w:rsidRPr="00C64C6C">
              <w:rPr>
                <w:rStyle w:val="Marquedecommentaire"/>
                <w:color w:val="BFBFBF" w:themeColor="background1" w:themeShade="BF"/>
                <w:spacing w:val="-2"/>
                <w:sz w:val="18"/>
                <w:szCs w:val="20"/>
              </w:rPr>
              <w:commentReference w:id="1323"/>
            </w:r>
            <w:r w:rsidRPr="00C64C6C">
              <w:rPr>
                <w:color w:val="BFBFBF" w:themeColor="background1" w:themeShade="BF"/>
                <w:spacing w:val="-2"/>
                <w:sz w:val="18"/>
              </w:rPr>
              <w:t>Baseline</w:t>
            </w:r>
          </w:p>
        </w:tc>
        <w:tc>
          <w:tcPr>
            <w:tcW w:w="1658" w:type="dxa"/>
            <w:vAlign w:val="center"/>
          </w:tcPr>
          <w:p w14:paraId="5EF15883" w14:textId="77777777" w:rsidR="00C97A6F" w:rsidRPr="00C64C6C" w:rsidRDefault="00C97A6F">
            <w:pPr>
              <w:pStyle w:val="Corpsdetexte"/>
              <w:jc w:val="center"/>
              <w:rPr>
                <w:color w:val="BFBFBF" w:themeColor="background1" w:themeShade="BF"/>
              </w:rPr>
            </w:pPr>
            <w:r w:rsidRPr="00C64C6C">
              <w:rPr>
                <w:color w:val="BFBFBF" w:themeColor="background1" w:themeShade="BF"/>
                <w:spacing w:val="-5"/>
                <w:sz w:val="18"/>
              </w:rPr>
              <w:t>17</w:t>
            </w:r>
          </w:p>
        </w:tc>
        <w:tc>
          <w:tcPr>
            <w:tcW w:w="1719" w:type="dxa"/>
            <w:vAlign w:val="center"/>
          </w:tcPr>
          <w:p w14:paraId="6BDD8C74" w14:textId="78F0C01E" w:rsidR="00C97A6F" w:rsidRPr="00C64C6C" w:rsidRDefault="00C97A6F">
            <w:pPr>
              <w:pStyle w:val="Corpsdetexte"/>
              <w:jc w:val="center"/>
              <w:rPr>
                <w:color w:val="BFBFBF" w:themeColor="background1" w:themeShade="BF"/>
              </w:rPr>
            </w:pPr>
            <w:r w:rsidRPr="00C64C6C">
              <w:rPr>
                <w:color w:val="BFBFBF" w:themeColor="background1" w:themeShade="BF"/>
                <w:spacing w:val="-2"/>
                <w:sz w:val="18"/>
              </w:rPr>
              <w:t>Reusable Platform IaC Modules</w:t>
            </w:r>
          </w:p>
        </w:tc>
      </w:tr>
      <w:tr w:rsidR="00C97A6F" w:rsidRPr="00C64C6C" w14:paraId="4D2D33BF" w14:textId="77777777" w:rsidTr="6F0DF27A">
        <w:trPr>
          <w:trHeight w:val="288"/>
          <w:jc w:val="center"/>
        </w:trPr>
        <w:tc>
          <w:tcPr>
            <w:tcW w:w="1103" w:type="dxa"/>
            <w:vAlign w:val="center"/>
          </w:tcPr>
          <w:p w14:paraId="29DC8BB9" w14:textId="3A78682E" w:rsidR="00C97A6F" w:rsidRPr="00C64C6C" w:rsidRDefault="00B75778">
            <w:pPr>
              <w:pStyle w:val="Corpsdetexte"/>
              <w:jc w:val="center"/>
              <w:rPr>
                <w:color w:val="BFBFBF" w:themeColor="background1" w:themeShade="BF"/>
                <w:spacing w:val="-2"/>
                <w:sz w:val="18"/>
              </w:rPr>
            </w:pPr>
            <w:del w:id="1326" w:author="Vincent Boisclair" w:date="2025-12-12T11:18:00Z" w16du:dateUtc="2025-12-12T16:18:00Z">
              <w:r w:rsidRPr="00C64C6C" w:rsidDel="0068396C">
                <w:rPr>
                  <w:color w:val="BFBFBF" w:themeColor="background1" w:themeShade="BF"/>
                  <w:spacing w:val="-2"/>
                  <w:sz w:val="18"/>
                </w:rPr>
                <w:delText>Ateko</w:delText>
              </w:r>
            </w:del>
          </w:p>
        </w:tc>
        <w:tc>
          <w:tcPr>
            <w:tcW w:w="2706" w:type="dxa"/>
            <w:vAlign w:val="center"/>
          </w:tcPr>
          <w:p w14:paraId="0CE9107A" w14:textId="77777777" w:rsidR="00C97A6F" w:rsidRPr="00C64C6C" w:rsidRDefault="00C97A6F">
            <w:pPr>
              <w:pStyle w:val="Corpsdetexte"/>
              <w:rPr>
                <w:color w:val="BFBFBF" w:themeColor="background1" w:themeShade="BF"/>
                <w:spacing w:val="-2"/>
                <w:sz w:val="18"/>
              </w:rPr>
            </w:pPr>
            <w:r w:rsidRPr="00C64C6C">
              <w:rPr>
                <w:color w:val="BFBFBF" w:themeColor="background1" w:themeShade="BF"/>
                <w:spacing w:val="-2"/>
                <w:sz w:val="18"/>
              </w:rPr>
              <w:t xml:space="preserve">Cloud delivery </w:t>
            </w:r>
            <w:ins w:id="1327" w:author="iA" w:date="2025-10-14T14:20:00Z" w16du:dateUtc="2025-10-14T18:20:00Z">
              <w:r w:rsidRPr="00C64C6C">
                <w:rPr>
                  <w:color w:val="BFBFBF" w:themeColor="background1" w:themeShade="BF"/>
                  <w:spacing w:val="-2"/>
                  <w:sz w:val="18"/>
                </w:rPr>
                <w:t>Platform</w:t>
              </w:r>
            </w:ins>
            <w:del w:id="1328" w:author="iA" w:date="2025-10-14T14:20:00Z" w16du:dateUtc="2025-10-14T18:20:00Z">
              <w:r w:rsidRPr="00C64C6C">
                <w:rPr>
                  <w:color w:val="BFBFBF" w:themeColor="background1" w:themeShade="BF"/>
                  <w:spacing w:val="-2"/>
                  <w:sz w:val="18"/>
                </w:rPr>
                <w:delText>platform</w:delText>
              </w:r>
            </w:del>
            <w:r w:rsidRPr="00C64C6C">
              <w:rPr>
                <w:color w:val="BFBFBF" w:themeColor="background1" w:themeShade="BF"/>
                <w:spacing w:val="-2"/>
                <w:sz w:val="18"/>
              </w:rPr>
              <w:t xml:space="preserve"> Orchestrator</w:t>
            </w:r>
          </w:p>
        </w:tc>
        <w:tc>
          <w:tcPr>
            <w:tcW w:w="1658" w:type="dxa"/>
            <w:vAlign w:val="center"/>
          </w:tcPr>
          <w:p w14:paraId="3253E498" w14:textId="77777777" w:rsidR="00C97A6F" w:rsidRPr="00C64C6C" w:rsidRDefault="00C97A6F">
            <w:pPr>
              <w:pStyle w:val="Corpsdetexte"/>
              <w:jc w:val="center"/>
              <w:rPr>
                <w:color w:val="BFBFBF" w:themeColor="background1" w:themeShade="BF"/>
                <w:spacing w:val="-5"/>
                <w:sz w:val="18"/>
              </w:rPr>
            </w:pPr>
            <w:r w:rsidRPr="00C64C6C">
              <w:rPr>
                <w:color w:val="BFBFBF" w:themeColor="background1" w:themeShade="BF"/>
                <w:spacing w:val="-5"/>
                <w:sz w:val="18"/>
              </w:rPr>
              <w:t>1</w:t>
            </w:r>
          </w:p>
        </w:tc>
        <w:tc>
          <w:tcPr>
            <w:tcW w:w="1719" w:type="dxa"/>
            <w:vAlign w:val="center"/>
          </w:tcPr>
          <w:p w14:paraId="57756193" w14:textId="77777777" w:rsidR="00C97A6F" w:rsidRPr="00C64C6C" w:rsidRDefault="00C97A6F">
            <w:pPr>
              <w:pStyle w:val="Corpsdetexte"/>
              <w:jc w:val="center"/>
              <w:rPr>
                <w:color w:val="BFBFBF" w:themeColor="background1" w:themeShade="BF"/>
                <w:spacing w:val="-2"/>
                <w:sz w:val="18"/>
              </w:rPr>
            </w:pPr>
            <w:r w:rsidRPr="00C64C6C">
              <w:rPr>
                <w:color w:val="BFBFBF" w:themeColor="background1" w:themeShade="BF"/>
                <w:spacing w:val="-2"/>
                <w:sz w:val="18"/>
              </w:rPr>
              <w:t>Orchestrator</w:t>
            </w:r>
          </w:p>
        </w:tc>
      </w:tr>
      <w:tr w:rsidR="00C97A6F" w:rsidRPr="00C64C6C" w14:paraId="7846C8B4" w14:textId="77777777" w:rsidTr="6F0DF27A">
        <w:trPr>
          <w:trHeight w:val="288"/>
          <w:jc w:val="center"/>
        </w:trPr>
        <w:tc>
          <w:tcPr>
            <w:tcW w:w="1103" w:type="dxa"/>
            <w:vAlign w:val="center"/>
          </w:tcPr>
          <w:p w14:paraId="5A26FD14" w14:textId="38418893" w:rsidR="00C97A6F" w:rsidRPr="00C64C6C" w:rsidRDefault="00B75778">
            <w:pPr>
              <w:pStyle w:val="Corpsdetexte"/>
              <w:jc w:val="center"/>
              <w:rPr>
                <w:color w:val="BFBFBF" w:themeColor="background1" w:themeShade="BF"/>
                <w:spacing w:val="-2"/>
                <w:sz w:val="18"/>
              </w:rPr>
            </w:pPr>
            <w:del w:id="1329" w:author="Vincent Boisclair" w:date="2025-12-12T11:18:00Z" w16du:dateUtc="2025-12-12T16:18:00Z">
              <w:r w:rsidRPr="00C64C6C" w:rsidDel="0068396C">
                <w:rPr>
                  <w:color w:val="BFBFBF" w:themeColor="background1" w:themeShade="BF"/>
                  <w:spacing w:val="-2"/>
                  <w:sz w:val="18"/>
                </w:rPr>
                <w:delText>Ateko</w:delText>
              </w:r>
            </w:del>
          </w:p>
        </w:tc>
        <w:tc>
          <w:tcPr>
            <w:tcW w:w="2706" w:type="dxa"/>
            <w:vAlign w:val="center"/>
          </w:tcPr>
          <w:p w14:paraId="24C7C82D" w14:textId="77777777" w:rsidR="00C97A6F" w:rsidRPr="00C64C6C" w:rsidRDefault="00C97A6F">
            <w:pPr>
              <w:pStyle w:val="Corpsdetexte"/>
              <w:rPr>
                <w:color w:val="BFBFBF" w:themeColor="background1" w:themeShade="BF"/>
                <w:spacing w:val="-2"/>
                <w:sz w:val="18"/>
              </w:rPr>
            </w:pPr>
            <w:r w:rsidRPr="00C64C6C">
              <w:rPr>
                <w:color w:val="BFBFBF" w:themeColor="background1" w:themeShade="BF"/>
                <w:sz w:val="18"/>
              </w:rPr>
              <w:t>Enterprise Analytics UI Dashboard</w:t>
            </w:r>
          </w:p>
        </w:tc>
        <w:tc>
          <w:tcPr>
            <w:tcW w:w="1658" w:type="dxa"/>
            <w:vAlign w:val="center"/>
          </w:tcPr>
          <w:p w14:paraId="6E666437" w14:textId="77777777" w:rsidR="00C97A6F" w:rsidRPr="00C64C6C" w:rsidRDefault="00C97A6F">
            <w:pPr>
              <w:pStyle w:val="Corpsdetexte"/>
              <w:jc w:val="center"/>
              <w:rPr>
                <w:color w:val="BFBFBF" w:themeColor="background1" w:themeShade="BF"/>
                <w:spacing w:val="-5"/>
                <w:sz w:val="18"/>
              </w:rPr>
            </w:pPr>
            <w:r w:rsidRPr="00C64C6C">
              <w:rPr>
                <w:color w:val="BFBFBF" w:themeColor="background1" w:themeShade="BF"/>
                <w:spacing w:val="-10"/>
                <w:sz w:val="18"/>
              </w:rPr>
              <w:t>3</w:t>
            </w:r>
          </w:p>
        </w:tc>
        <w:tc>
          <w:tcPr>
            <w:tcW w:w="1719" w:type="dxa"/>
            <w:vAlign w:val="center"/>
          </w:tcPr>
          <w:p w14:paraId="691F7E8D" w14:textId="77777777" w:rsidR="00C97A6F" w:rsidRPr="00C64C6C" w:rsidRDefault="00C97A6F">
            <w:pPr>
              <w:pStyle w:val="Corpsdetexte"/>
              <w:jc w:val="center"/>
              <w:rPr>
                <w:color w:val="BFBFBF" w:themeColor="background1" w:themeShade="BF"/>
                <w:spacing w:val="-2"/>
                <w:sz w:val="18"/>
              </w:rPr>
            </w:pPr>
            <w:r w:rsidRPr="00C64C6C">
              <w:rPr>
                <w:color w:val="BFBFBF" w:themeColor="background1" w:themeShade="BF"/>
                <w:spacing w:val="-2"/>
                <w:sz w:val="18"/>
              </w:rPr>
              <w:t>Instances</w:t>
            </w:r>
          </w:p>
        </w:tc>
      </w:tr>
      <w:tr w:rsidR="00C97A6F" w:rsidRPr="00C64C6C" w14:paraId="7F2D728F" w14:textId="77777777" w:rsidTr="6F0DF27A">
        <w:trPr>
          <w:trHeight w:val="288"/>
          <w:jc w:val="center"/>
        </w:trPr>
        <w:tc>
          <w:tcPr>
            <w:tcW w:w="1103" w:type="dxa"/>
            <w:vAlign w:val="center"/>
          </w:tcPr>
          <w:p w14:paraId="4E8E874B" w14:textId="45213D67" w:rsidR="00C97A6F" w:rsidRPr="00C64C6C" w:rsidRDefault="00B75778">
            <w:pPr>
              <w:pStyle w:val="Corpsdetexte"/>
              <w:jc w:val="center"/>
              <w:rPr>
                <w:color w:val="BFBFBF" w:themeColor="background1" w:themeShade="BF"/>
                <w:spacing w:val="-2"/>
                <w:sz w:val="18"/>
              </w:rPr>
            </w:pPr>
            <w:del w:id="1330" w:author="Vincent Boisclair" w:date="2025-12-12T11:18:00Z" w16du:dateUtc="2025-12-12T16:18:00Z">
              <w:r w:rsidRPr="00C64C6C" w:rsidDel="0068396C">
                <w:rPr>
                  <w:color w:val="BFBFBF" w:themeColor="background1" w:themeShade="BF"/>
                  <w:spacing w:val="-2"/>
                  <w:sz w:val="18"/>
                </w:rPr>
                <w:delText>Ateko</w:delText>
              </w:r>
            </w:del>
          </w:p>
        </w:tc>
        <w:tc>
          <w:tcPr>
            <w:tcW w:w="2706" w:type="dxa"/>
            <w:vAlign w:val="center"/>
          </w:tcPr>
          <w:p w14:paraId="4CE92349" w14:textId="77777777" w:rsidR="00C97A6F" w:rsidRPr="00C64C6C" w:rsidRDefault="00C97A6F">
            <w:pPr>
              <w:pStyle w:val="Corpsdetexte"/>
              <w:rPr>
                <w:color w:val="BFBFBF" w:themeColor="background1" w:themeShade="BF"/>
                <w:spacing w:val="-2"/>
                <w:sz w:val="18"/>
              </w:rPr>
            </w:pPr>
            <w:r w:rsidRPr="00C64C6C">
              <w:rPr>
                <w:color w:val="BFBFBF" w:themeColor="background1" w:themeShade="BF"/>
                <w:spacing w:val="-4"/>
                <w:sz w:val="18"/>
              </w:rPr>
              <w:t>ITSM</w:t>
            </w:r>
          </w:p>
        </w:tc>
        <w:tc>
          <w:tcPr>
            <w:tcW w:w="1658" w:type="dxa"/>
            <w:vAlign w:val="center"/>
          </w:tcPr>
          <w:p w14:paraId="17DB2C67" w14:textId="77777777" w:rsidR="00C97A6F" w:rsidRPr="00C64C6C" w:rsidRDefault="00C97A6F">
            <w:pPr>
              <w:pStyle w:val="Corpsdetexte"/>
              <w:jc w:val="center"/>
              <w:rPr>
                <w:color w:val="BFBFBF" w:themeColor="background1" w:themeShade="BF"/>
                <w:spacing w:val="-5"/>
                <w:sz w:val="18"/>
              </w:rPr>
            </w:pPr>
            <w:r w:rsidRPr="00C64C6C">
              <w:rPr>
                <w:color w:val="BFBFBF" w:themeColor="background1" w:themeShade="BF"/>
                <w:spacing w:val="-10"/>
                <w:sz w:val="18"/>
              </w:rPr>
              <w:t>4</w:t>
            </w:r>
          </w:p>
        </w:tc>
        <w:tc>
          <w:tcPr>
            <w:tcW w:w="1719" w:type="dxa"/>
            <w:vAlign w:val="center"/>
          </w:tcPr>
          <w:p w14:paraId="4E431946" w14:textId="77777777" w:rsidR="00C97A6F" w:rsidRPr="00C64C6C" w:rsidRDefault="00C97A6F">
            <w:pPr>
              <w:pStyle w:val="Corpsdetexte"/>
              <w:jc w:val="center"/>
              <w:rPr>
                <w:color w:val="BFBFBF" w:themeColor="background1" w:themeShade="BF"/>
                <w:spacing w:val="-2"/>
                <w:sz w:val="18"/>
              </w:rPr>
            </w:pPr>
            <w:r w:rsidRPr="00C64C6C">
              <w:rPr>
                <w:color w:val="BFBFBF" w:themeColor="background1" w:themeShade="BF"/>
                <w:sz w:val="18"/>
              </w:rPr>
              <w:t>Business</w:t>
            </w:r>
            <w:r w:rsidRPr="00C64C6C">
              <w:rPr>
                <w:color w:val="BFBFBF" w:themeColor="background1" w:themeShade="BF"/>
                <w:spacing w:val="-7"/>
                <w:sz w:val="18"/>
              </w:rPr>
              <w:t xml:space="preserve"> </w:t>
            </w:r>
            <w:r w:rsidRPr="00C64C6C">
              <w:rPr>
                <w:color w:val="BFBFBF" w:themeColor="background1" w:themeShade="BF"/>
                <w:spacing w:val="-2"/>
                <w:sz w:val="18"/>
              </w:rPr>
              <w:t>Units</w:t>
            </w:r>
          </w:p>
        </w:tc>
      </w:tr>
      <w:tr w:rsidR="00C97A6F" w:rsidRPr="00C64C6C" w14:paraId="2B2466B3" w14:textId="77777777" w:rsidTr="6F0DF27A">
        <w:trPr>
          <w:trHeight w:val="288"/>
          <w:jc w:val="center"/>
        </w:trPr>
        <w:tc>
          <w:tcPr>
            <w:tcW w:w="1103" w:type="dxa"/>
            <w:vAlign w:val="center"/>
          </w:tcPr>
          <w:p w14:paraId="0D90D9E1" w14:textId="273D75A1" w:rsidR="00C97A6F" w:rsidRPr="00C64C6C" w:rsidRDefault="00B75778">
            <w:pPr>
              <w:pStyle w:val="Corpsdetexte"/>
              <w:jc w:val="center"/>
              <w:rPr>
                <w:color w:val="BFBFBF" w:themeColor="background1" w:themeShade="BF"/>
              </w:rPr>
            </w:pPr>
            <w:del w:id="1331" w:author="Vincent Boisclair" w:date="2025-12-12T11:18:00Z" w16du:dateUtc="2025-12-12T16:18:00Z">
              <w:r w:rsidRPr="00C64C6C" w:rsidDel="0068396C">
                <w:rPr>
                  <w:color w:val="BFBFBF" w:themeColor="background1" w:themeShade="BF"/>
                </w:rPr>
                <w:delText>Ateko</w:delText>
              </w:r>
            </w:del>
          </w:p>
        </w:tc>
        <w:tc>
          <w:tcPr>
            <w:tcW w:w="2706" w:type="dxa"/>
            <w:vAlign w:val="center"/>
          </w:tcPr>
          <w:p w14:paraId="09033F05" w14:textId="77777777" w:rsidR="00C97A6F" w:rsidRPr="00C64C6C" w:rsidRDefault="00C97A6F">
            <w:pPr>
              <w:pStyle w:val="Corpsdetexte"/>
              <w:rPr>
                <w:color w:val="BFBFBF" w:themeColor="background1" w:themeShade="BF"/>
              </w:rPr>
            </w:pPr>
            <w:r w:rsidRPr="00C64C6C">
              <w:rPr>
                <w:color w:val="BFBFBF" w:themeColor="background1" w:themeShade="BF"/>
                <w:sz w:val="18"/>
              </w:rPr>
              <w:t>Manage file transfer</w:t>
            </w:r>
          </w:p>
        </w:tc>
        <w:tc>
          <w:tcPr>
            <w:tcW w:w="1658" w:type="dxa"/>
            <w:vAlign w:val="center"/>
          </w:tcPr>
          <w:p w14:paraId="676CF4CE" w14:textId="77777777" w:rsidR="00C97A6F" w:rsidRPr="00C64C6C" w:rsidRDefault="00C97A6F">
            <w:pPr>
              <w:pStyle w:val="Corpsdetexte"/>
              <w:jc w:val="center"/>
              <w:rPr>
                <w:color w:val="BFBFBF" w:themeColor="background1" w:themeShade="BF"/>
              </w:rPr>
            </w:pPr>
            <w:r w:rsidRPr="00C64C6C">
              <w:rPr>
                <w:color w:val="BFBFBF" w:themeColor="background1" w:themeShade="BF"/>
                <w:spacing w:val="-5"/>
                <w:sz w:val="18"/>
              </w:rPr>
              <w:t>31</w:t>
            </w:r>
          </w:p>
        </w:tc>
        <w:tc>
          <w:tcPr>
            <w:tcW w:w="1719" w:type="dxa"/>
            <w:vAlign w:val="center"/>
          </w:tcPr>
          <w:p w14:paraId="59F8716E" w14:textId="77777777" w:rsidR="00C97A6F" w:rsidRPr="00C64C6C" w:rsidRDefault="00C97A6F">
            <w:pPr>
              <w:pStyle w:val="Corpsdetexte"/>
              <w:jc w:val="center"/>
              <w:rPr>
                <w:color w:val="BFBFBF" w:themeColor="background1" w:themeShade="BF"/>
              </w:rPr>
            </w:pPr>
            <w:r w:rsidRPr="00C64C6C">
              <w:rPr>
                <w:color w:val="BFBFBF" w:themeColor="background1" w:themeShade="BF"/>
                <w:spacing w:val="-2"/>
                <w:sz w:val="18"/>
              </w:rPr>
              <w:t>Collections</w:t>
            </w:r>
          </w:p>
        </w:tc>
      </w:tr>
      <w:tr w:rsidR="00C97A6F" w:rsidRPr="00C64C6C" w14:paraId="61789CA8" w14:textId="77777777" w:rsidTr="6F0DF27A">
        <w:trPr>
          <w:trHeight w:val="288"/>
          <w:jc w:val="center"/>
        </w:trPr>
        <w:tc>
          <w:tcPr>
            <w:tcW w:w="1103" w:type="dxa"/>
            <w:vAlign w:val="center"/>
          </w:tcPr>
          <w:p w14:paraId="1918AB4D" w14:textId="7BD679D3" w:rsidR="00C97A6F" w:rsidRPr="00C64C6C" w:rsidRDefault="00B75778">
            <w:pPr>
              <w:pStyle w:val="Corpsdetexte"/>
              <w:jc w:val="center"/>
              <w:rPr>
                <w:color w:val="BFBFBF" w:themeColor="background1" w:themeShade="BF"/>
              </w:rPr>
            </w:pPr>
            <w:del w:id="1332" w:author="Vincent Boisclair" w:date="2025-12-12T11:18:00Z" w16du:dateUtc="2025-12-12T16:18:00Z">
              <w:r w:rsidRPr="00C64C6C" w:rsidDel="0068396C">
                <w:rPr>
                  <w:color w:val="BFBFBF" w:themeColor="background1" w:themeShade="BF"/>
                </w:rPr>
                <w:delText>Ateko</w:delText>
              </w:r>
            </w:del>
          </w:p>
        </w:tc>
        <w:tc>
          <w:tcPr>
            <w:tcW w:w="2706" w:type="dxa"/>
            <w:vAlign w:val="center"/>
          </w:tcPr>
          <w:p w14:paraId="62706CB5" w14:textId="77777777" w:rsidR="00C97A6F" w:rsidRPr="00C64C6C" w:rsidRDefault="00C97A6F">
            <w:pPr>
              <w:pStyle w:val="Corpsdetexte"/>
              <w:rPr>
                <w:color w:val="BFBFBF" w:themeColor="background1" w:themeShade="BF"/>
              </w:rPr>
            </w:pPr>
            <w:r w:rsidRPr="00C64C6C">
              <w:rPr>
                <w:color w:val="BFBFBF" w:themeColor="background1" w:themeShade="BF"/>
                <w:sz w:val="18"/>
              </w:rPr>
              <w:t>Source Code hosting / Quality analysis</w:t>
            </w:r>
          </w:p>
        </w:tc>
        <w:tc>
          <w:tcPr>
            <w:tcW w:w="1658" w:type="dxa"/>
            <w:vAlign w:val="center"/>
          </w:tcPr>
          <w:p w14:paraId="46CACC71" w14:textId="77777777" w:rsidR="00C97A6F" w:rsidRPr="00C64C6C" w:rsidRDefault="00C97A6F">
            <w:pPr>
              <w:pStyle w:val="Corpsdetexte"/>
              <w:jc w:val="center"/>
              <w:rPr>
                <w:color w:val="BFBFBF" w:themeColor="background1" w:themeShade="BF"/>
              </w:rPr>
            </w:pPr>
            <w:r w:rsidRPr="00C64C6C">
              <w:rPr>
                <w:color w:val="BFBFBF" w:themeColor="background1" w:themeShade="BF"/>
                <w:spacing w:val="-5"/>
                <w:sz w:val="18"/>
              </w:rPr>
              <w:t>100</w:t>
            </w:r>
          </w:p>
        </w:tc>
        <w:tc>
          <w:tcPr>
            <w:tcW w:w="1719" w:type="dxa"/>
            <w:vAlign w:val="center"/>
          </w:tcPr>
          <w:p w14:paraId="6D11DDD8" w14:textId="77777777" w:rsidR="00C97A6F" w:rsidRPr="00C64C6C" w:rsidRDefault="00C97A6F">
            <w:pPr>
              <w:pStyle w:val="Corpsdetexte"/>
              <w:jc w:val="center"/>
              <w:rPr>
                <w:color w:val="BFBFBF" w:themeColor="background1" w:themeShade="BF"/>
              </w:rPr>
            </w:pPr>
            <w:r w:rsidRPr="00C64C6C">
              <w:rPr>
                <w:color w:val="BFBFBF" w:themeColor="background1" w:themeShade="BF"/>
                <w:spacing w:val="-2"/>
                <w:sz w:val="18"/>
              </w:rPr>
              <w:t>Users</w:t>
            </w:r>
          </w:p>
        </w:tc>
      </w:tr>
      <w:tr w:rsidR="00871CD1" w:rsidRPr="00C64C6C" w14:paraId="1FBBE7C1" w14:textId="77777777" w:rsidTr="6F0DF27A">
        <w:trPr>
          <w:trHeight w:val="288"/>
          <w:jc w:val="center"/>
          <w:ins w:id="1333" w:author="iA" w:date="2025-10-14T14:20:00Z"/>
        </w:trPr>
        <w:tc>
          <w:tcPr>
            <w:tcW w:w="1103" w:type="dxa"/>
            <w:vAlign w:val="center"/>
          </w:tcPr>
          <w:p w14:paraId="193C6EC8" w14:textId="6E0C99C6" w:rsidR="006A1F11" w:rsidRPr="00C64C6C" w:rsidRDefault="00B75778" w:rsidP="006A1F11">
            <w:pPr>
              <w:pStyle w:val="Corpsdetexte"/>
              <w:jc w:val="center"/>
              <w:rPr>
                <w:ins w:id="1334" w:author="iA" w:date="2025-10-14T14:20:00Z" w16du:dateUtc="2025-10-14T18:20:00Z"/>
                <w:color w:val="BFBFBF" w:themeColor="background1" w:themeShade="BF"/>
                <w:spacing w:val="-2"/>
                <w:sz w:val="18"/>
              </w:rPr>
            </w:pPr>
            <w:del w:id="1335" w:author="Vincent Boisclair" w:date="2025-12-12T11:18:00Z" w16du:dateUtc="2025-12-12T16:18:00Z">
              <w:r w:rsidRPr="00C64C6C" w:rsidDel="0068396C">
                <w:rPr>
                  <w:color w:val="BFBFBF" w:themeColor="background1" w:themeShade="BF"/>
                  <w:spacing w:val="-2"/>
                  <w:sz w:val="18"/>
                </w:rPr>
                <w:delText>Ateko</w:delText>
              </w:r>
            </w:del>
          </w:p>
        </w:tc>
        <w:tc>
          <w:tcPr>
            <w:tcW w:w="2706" w:type="dxa"/>
            <w:vAlign w:val="center"/>
          </w:tcPr>
          <w:p w14:paraId="3E72A415" w14:textId="58E1EF42" w:rsidR="006A1F11" w:rsidRPr="00C64C6C" w:rsidRDefault="006A1F11" w:rsidP="006A1F11">
            <w:pPr>
              <w:pStyle w:val="Corpsdetexte"/>
              <w:rPr>
                <w:ins w:id="1336" w:author="iA" w:date="2025-10-14T14:20:00Z" w16du:dateUtc="2025-10-14T18:20:00Z"/>
                <w:color w:val="BFBFBF" w:themeColor="background1" w:themeShade="BF"/>
                <w:sz w:val="18"/>
              </w:rPr>
            </w:pPr>
            <w:commentRangeStart w:id="1337"/>
            <w:ins w:id="1338" w:author="iA" w:date="2025-10-14T14:20:00Z" w16du:dateUtc="2025-10-14T18:20:00Z">
              <w:del w:id="1339" w:author="Vincent Boisclair" w:date="2025-12-04T16:20:00Z" w16du:dateUtc="2025-12-04T21:20:00Z">
                <w:r w:rsidRPr="00C64C6C" w:rsidDel="00BB49E9">
                  <w:rPr>
                    <w:color w:val="BFBFBF" w:themeColor="background1" w:themeShade="BF"/>
                    <w:sz w:val="18"/>
                  </w:rPr>
                  <w:delText>E-mail Protection</w:delText>
                </w:r>
              </w:del>
            </w:ins>
            <w:commentRangeEnd w:id="1337"/>
            <w:del w:id="1340" w:author="Vincent Boisclair" w:date="2025-12-04T16:20:00Z" w16du:dateUtc="2025-12-04T21:20:00Z">
              <w:r w:rsidR="00433F3F" w:rsidRPr="00C64C6C" w:rsidDel="00BB49E9">
                <w:rPr>
                  <w:rStyle w:val="Marquedecommentaire"/>
                  <w:color w:val="BFBFBF" w:themeColor="background1" w:themeShade="BF"/>
                  <w:sz w:val="18"/>
                  <w:szCs w:val="20"/>
                </w:rPr>
                <w:commentReference w:id="1337"/>
              </w:r>
            </w:del>
          </w:p>
        </w:tc>
        <w:tc>
          <w:tcPr>
            <w:tcW w:w="1658" w:type="dxa"/>
            <w:vAlign w:val="center"/>
          </w:tcPr>
          <w:p w14:paraId="4F0D80A9" w14:textId="28582721" w:rsidR="006A1F11" w:rsidRPr="00C64C6C" w:rsidRDefault="006A1F11" w:rsidP="006A1F11">
            <w:pPr>
              <w:pStyle w:val="Corpsdetexte"/>
              <w:jc w:val="center"/>
              <w:rPr>
                <w:ins w:id="1341" w:author="iA" w:date="2025-10-14T14:20:00Z" w16du:dateUtc="2025-10-14T18:20:00Z"/>
                <w:color w:val="BFBFBF" w:themeColor="background1" w:themeShade="BF"/>
                <w:spacing w:val="-5"/>
                <w:sz w:val="18"/>
              </w:rPr>
            </w:pPr>
            <w:ins w:id="1342" w:author="iA" w:date="2025-10-14T14:20:00Z" w16du:dateUtc="2025-10-14T18:20:00Z">
              <w:del w:id="1343" w:author="Vincent Boisclair" w:date="2025-12-04T16:20:00Z" w16du:dateUtc="2025-12-04T21:20:00Z">
                <w:r w:rsidRPr="00C64C6C" w:rsidDel="00BB49E9">
                  <w:rPr>
                    <w:color w:val="BFBFBF" w:themeColor="background1" w:themeShade="BF"/>
                    <w:spacing w:val="-10"/>
                    <w:sz w:val="18"/>
                  </w:rPr>
                  <w:delText>TBD</w:delText>
                </w:r>
              </w:del>
            </w:ins>
          </w:p>
        </w:tc>
        <w:tc>
          <w:tcPr>
            <w:tcW w:w="1719" w:type="dxa"/>
            <w:vAlign w:val="center"/>
          </w:tcPr>
          <w:p w14:paraId="540DB4BA" w14:textId="4023614A" w:rsidR="006A1F11" w:rsidRPr="00C64C6C" w:rsidRDefault="00CF19DB" w:rsidP="006A1F11">
            <w:pPr>
              <w:pStyle w:val="Corpsdetexte"/>
              <w:jc w:val="center"/>
              <w:rPr>
                <w:ins w:id="1344" w:author="iA" w:date="2025-10-14T14:20:00Z" w16du:dateUtc="2025-10-14T18:20:00Z"/>
                <w:color w:val="BFBFBF" w:themeColor="background1" w:themeShade="BF"/>
                <w:spacing w:val="-2"/>
                <w:sz w:val="18"/>
              </w:rPr>
            </w:pPr>
            <w:ins w:id="1345" w:author="iA" w:date="2025-10-14T14:20:00Z" w16du:dateUtc="2025-10-14T18:20:00Z">
              <w:del w:id="1346" w:author="Vincent Boisclair" w:date="2025-12-04T16:20:00Z" w16du:dateUtc="2025-12-04T21:20:00Z">
                <w:r w:rsidRPr="00C64C6C" w:rsidDel="00BB49E9">
                  <w:rPr>
                    <w:color w:val="BFBFBF" w:themeColor="background1" w:themeShade="BF"/>
                    <w:spacing w:val="-10"/>
                    <w:sz w:val="18"/>
                  </w:rPr>
                  <w:delText>TBD</w:delText>
                </w:r>
              </w:del>
            </w:ins>
          </w:p>
        </w:tc>
      </w:tr>
      <w:tr w:rsidR="00C97A6F" w:rsidRPr="00C64C6C" w14:paraId="3EE171BE" w14:textId="77777777" w:rsidTr="6F0DF27A">
        <w:trPr>
          <w:trHeight w:val="288"/>
          <w:jc w:val="center"/>
        </w:trPr>
        <w:tc>
          <w:tcPr>
            <w:tcW w:w="1103" w:type="dxa"/>
            <w:vAlign w:val="center"/>
          </w:tcPr>
          <w:p w14:paraId="6B1EB62A" w14:textId="74742029" w:rsidR="00C97A6F" w:rsidRPr="00C64C6C" w:rsidRDefault="00B75778">
            <w:pPr>
              <w:pStyle w:val="Corpsdetexte"/>
              <w:jc w:val="center"/>
              <w:rPr>
                <w:color w:val="BFBFBF" w:themeColor="background1" w:themeShade="BF"/>
                <w:sz w:val="18"/>
              </w:rPr>
            </w:pPr>
            <w:del w:id="1347" w:author="Vincent Boisclair" w:date="2025-12-12T11:18:00Z" w16du:dateUtc="2025-12-12T16:18:00Z">
              <w:r w:rsidRPr="00C64C6C" w:rsidDel="0068396C">
                <w:rPr>
                  <w:color w:val="BFBFBF" w:themeColor="background1" w:themeShade="BF"/>
                  <w:sz w:val="18"/>
                </w:rPr>
                <w:delText>Ateko</w:delText>
              </w:r>
            </w:del>
          </w:p>
        </w:tc>
        <w:tc>
          <w:tcPr>
            <w:tcW w:w="2706" w:type="dxa"/>
            <w:vAlign w:val="center"/>
          </w:tcPr>
          <w:p w14:paraId="143F60FF" w14:textId="77777777" w:rsidR="00C97A6F" w:rsidRPr="00C64C6C" w:rsidRDefault="00C97A6F">
            <w:pPr>
              <w:pStyle w:val="Corpsdetexte"/>
              <w:rPr>
                <w:color w:val="BFBFBF" w:themeColor="background1" w:themeShade="BF"/>
                <w:sz w:val="18"/>
              </w:rPr>
            </w:pPr>
            <w:r w:rsidRPr="00C64C6C">
              <w:rPr>
                <w:color w:val="BFBFBF" w:themeColor="background1" w:themeShade="BF"/>
                <w:sz w:val="18"/>
              </w:rPr>
              <w:t>Access management (RBAC)</w:t>
            </w:r>
          </w:p>
        </w:tc>
        <w:tc>
          <w:tcPr>
            <w:tcW w:w="1658" w:type="dxa"/>
            <w:vAlign w:val="center"/>
          </w:tcPr>
          <w:p w14:paraId="5C757A9E" w14:textId="77777777" w:rsidR="00C97A6F" w:rsidRPr="00C64C6C" w:rsidRDefault="00C97A6F">
            <w:pPr>
              <w:pStyle w:val="Corpsdetexte"/>
              <w:jc w:val="center"/>
              <w:rPr>
                <w:color w:val="BFBFBF" w:themeColor="background1" w:themeShade="BF"/>
                <w:spacing w:val="-5"/>
                <w:sz w:val="18"/>
              </w:rPr>
            </w:pPr>
            <w:r w:rsidRPr="00C64C6C">
              <w:rPr>
                <w:color w:val="BFBFBF" w:themeColor="background1" w:themeShade="BF"/>
                <w:spacing w:val="-10"/>
                <w:sz w:val="18"/>
              </w:rPr>
              <w:t>241</w:t>
            </w:r>
          </w:p>
        </w:tc>
        <w:tc>
          <w:tcPr>
            <w:tcW w:w="1719" w:type="dxa"/>
            <w:vAlign w:val="center"/>
          </w:tcPr>
          <w:p w14:paraId="21EDE7C7" w14:textId="77777777" w:rsidR="00C97A6F" w:rsidRPr="00C64C6C" w:rsidRDefault="00C97A6F">
            <w:pPr>
              <w:pStyle w:val="Corpsdetexte"/>
              <w:jc w:val="center"/>
              <w:rPr>
                <w:color w:val="BFBFBF" w:themeColor="background1" w:themeShade="BF"/>
                <w:spacing w:val="-2"/>
                <w:sz w:val="18"/>
              </w:rPr>
            </w:pPr>
            <w:r w:rsidRPr="00C64C6C">
              <w:rPr>
                <w:color w:val="BFBFBF" w:themeColor="background1" w:themeShade="BF"/>
                <w:spacing w:val="-2"/>
                <w:sz w:val="18"/>
              </w:rPr>
              <w:t>Users</w:t>
            </w:r>
          </w:p>
        </w:tc>
      </w:tr>
      <w:tr w:rsidR="00871CD1" w:rsidRPr="00C64C6C" w14:paraId="6D0E06C2" w14:textId="77777777" w:rsidTr="6F0DF27A">
        <w:trPr>
          <w:trHeight w:val="288"/>
          <w:jc w:val="center"/>
          <w:ins w:id="1348" w:author="iA" w:date="2025-10-14T14:20:00Z"/>
        </w:trPr>
        <w:tc>
          <w:tcPr>
            <w:tcW w:w="1103" w:type="dxa"/>
            <w:vAlign w:val="center"/>
          </w:tcPr>
          <w:p w14:paraId="6A712C59" w14:textId="2602C001" w:rsidR="006A1F11" w:rsidRPr="00C64C6C" w:rsidRDefault="00B75778" w:rsidP="006A1F11">
            <w:pPr>
              <w:pStyle w:val="Corpsdetexte"/>
              <w:jc w:val="center"/>
              <w:rPr>
                <w:ins w:id="1349" w:author="iA" w:date="2025-10-14T14:20:00Z" w16du:dateUtc="2025-10-14T18:20:00Z"/>
                <w:color w:val="BFBFBF" w:themeColor="background1" w:themeShade="BF"/>
                <w:spacing w:val="-2"/>
                <w:sz w:val="18"/>
              </w:rPr>
            </w:pPr>
            <w:del w:id="1350" w:author="Vincent Boisclair" w:date="2025-12-12T11:18:00Z" w16du:dateUtc="2025-12-12T16:18:00Z">
              <w:r w:rsidRPr="00C64C6C" w:rsidDel="0068396C">
                <w:rPr>
                  <w:color w:val="BFBFBF" w:themeColor="background1" w:themeShade="BF"/>
                  <w:spacing w:val="-2"/>
                  <w:sz w:val="18"/>
                </w:rPr>
                <w:delText>Ateko</w:delText>
              </w:r>
            </w:del>
          </w:p>
        </w:tc>
        <w:tc>
          <w:tcPr>
            <w:tcW w:w="2706" w:type="dxa"/>
            <w:vAlign w:val="center"/>
          </w:tcPr>
          <w:p w14:paraId="12BF3491" w14:textId="7929F084" w:rsidR="006A1F11" w:rsidRPr="00C64C6C" w:rsidRDefault="006A1F11" w:rsidP="006A1F11">
            <w:pPr>
              <w:pStyle w:val="Corpsdetexte"/>
              <w:rPr>
                <w:ins w:id="1351" w:author="iA" w:date="2025-10-14T14:20:00Z" w16du:dateUtc="2025-10-14T18:20:00Z"/>
                <w:color w:val="BFBFBF" w:themeColor="background1" w:themeShade="BF"/>
                <w:sz w:val="18"/>
              </w:rPr>
            </w:pPr>
            <w:commentRangeStart w:id="1352"/>
            <w:ins w:id="1353" w:author="iA" w:date="2025-10-14T14:20:00Z" w16du:dateUtc="2025-10-14T18:20:00Z">
              <w:r w:rsidRPr="00C64C6C">
                <w:rPr>
                  <w:color w:val="BFBFBF" w:themeColor="background1" w:themeShade="BF"/>
                  <w:sz w:val="18"/>
                </w:rPr>
                <w:t>Identity management</w:t>
              </w:r>
            </w:ins>
            <w:commentRangeEnd w:id="1352"/>
            <w:r w:rsidR="00433F3F" w:rsidRPr="00C64C6C">
              <w:rPr>
                <w:rStyle w:val="Marquedecommentaire"/>
                <w:color w:val="BFBFBF" w:themeColor="background1" w:themeShade="BF"/>
                <w:sz w:val="18"/>
                <w:szCs w:val="20"/>
              </w:rPr>
              <w:commentReference w:id="1352"/>
            </w:r>
          </w:p>
        </w:tc>
        <w:tc>
          <w:tcPr>
            <w:tcW w:w="1658" w:type="dxa"/>
            <w:vAlign w:val="center"/>
          </w:tcPr>
          <w:p w14:paraId="4C50572C" w14:textId="5D0B96A6" w:rsidR="006A1F11" w:rsidRPr="00C64C6C" w:rsidRDefault="006A1F11" w:rsidP="006A1F11">
            <w:pPr>
              <w:pStyle w:val="Corpsdetexte"/>
              <w:jc w:val="center"/>
              <w:rPr>
                <w:ins w:id="1354" w:author="iA" w:date="2025-10-14T14:20:00Z" w16du:dateUtc="2025-10-14T18:20:00Z"/>
                <w:color w:val="BFBFBF" w:themeColor="background1" w:themeShade="BF"/>
                <w:spacing w:val="-10"/>
                <w:sz w:val="18"/>
              </w:rPr>
            </w:pPr>
            <w:ins w:id="1355" w:author="iA" w:date="2025-10-14T14:20:00Z" w16du:dateUtc="2025-10-14T18:20:00Z">
              <w:r w:rsidRPr="00C64C6C">
                <w:rPr>
                  <w:color w:val="BFBFBF" w:themeColor="background1" w:themeShade="BF"/>
                  <w:spacing w:val="-10"/>
                  <w:sz w:val="18"/>
                </w:rPr>
                <w:t>TBD</w:t>
              </w:r>
            </w:ins>
          </w:p>
        </w:tc>
        <w:tc>
          <w:tcPr>
            <w:tcW w:w="1719" w:type="dxa"/>
            <w:vAlign w:val="center"/>
          </w:tcPr>
          <w:p w14:paraId="412D0B2D" w14:textId="5C130C47" w:rsidR="006A1F11" w:rsidRPr="00C64C6C" w:rsidRDefault="00CF19DB" w:rsidP="006A1F11">
            <w:pPr>
              <w:pStyle w:val="Corpsdetexte"/>
              <w:jc w:val="center"/>
              <w:rPr>
                <w:ins w:id="1356" w:author="iA" w:date="2025-10-14T14:20:00Z" w16du:dateUtc="2025-10-14T18:20:00Z"/>
                <w:color w:val="BFBFBF" w:themeColor="background1" w:themeShade="BF"/>
                <w:spacing w:val="-2"/>
                <w:sz w:val="18"/>
              </w:rPr>
            </w:pPr>
            <w:ins w:id="1357" w:author="iA" w:date="2025-10-14T14:20:00Z" w16du:dateUtc="2025-10-14T18:20:00Z">
              <w:r w:rsidRPr="00C64C6C">
                <w:rPr>
                  <w:color w:val="BFBFBF" w:themeColor="background1" w:themeShade="BF"/>
                  <w:spacing w:val="-10"/>
                  <w:sz w:val="18"/>
                </w:rPr>
                <w:t>TBD</w:t>
              </w:r>
            </w:ins>
          </w:p>
        </w:tc>
      </w:tr>
      <w:tr w:rsidR="00871CD1" w:rsidRPr="00C64C6C" w14:paraId="40C4F466" w14:textId="77777777" w:rsidTr="6F0DF27A">
        <w:trPr>
          <w:trHeight w:val="288"/>
          <w:jc w:val="center"/>
          <w:ins w:id="1358" w:author="iA" w:date="2025-10-14T14:20:00Z"/>
        </w:trPr>
        <w:tc>
          <w:tcPr>
            <w:tcW w:w="1103" w:type="dxa"/>
            <w:vAlign w:val="center"/>
          </w:tcPr>
          <w:p w14:paraId="647E7B4C" w14:textId="528CAA9F" w:rsidR="00723F97" w:rsidRPr="00C64C6C" w:rsidRDefault="00B75778">
            <w:pPr>
              <w:pStyle w:val="Corpsdetexte"/>
              <w:jc w:val="center"/>
              <w:rPr>
                <w:ins w:id="1359" w:author="iA" w:date="2025-10-14T14:20:00Z" w16du:dateUtc="2025-10-14T18:20:00Z"/>
                <w:color w:val="BFBFBF" w:themeColor="background1" w:themeShade="BF"/>
                <w:spacing w:val="-2"/>
                <w:sz w:val="18"/>
              </w:rPr>
            </w:pPr>
            <w:del w:id="1360" w:author="Vincent Boisclair" w:date="2025-12-12T11:18:00Z" w16du:dateUtc="2025-12-12T16:18:00Z">
              <w:r w:rsidRPr="00C64C6C" w:rsidDel="0068396C">
                <w:rPr>
                  <w:color w:val="BFBFBF" w:themeColor="background1" w:themeShade="BF"/>
                  <w:spacing w:val="-2"/>
                  <w:sz w:val="18"/>
                </w:rPr>
                <w:delText>Ateko</w:delText>
              </w:r>
            </w:del>
          </w:p>
        </w:tc>
        <w:tc>
          <w:tcPr>
            <w:tcW w:w="2706" w:type="dxa"/>
            <w:vAlign w:val="center"/>
          </w:tcPr>
          <w:p w14:paraId="634CFECE" w14:textId="68CBAC26" w:rsidR="00723F97" w:rsidRPr="00C64C6C" w:rsidRDefault="00723F97">
            <w:pPr>
              <w:pStyle w:val="Corpsdetexte"/>
              <w:rPr>
                <w:ins w:id="1361" w:author="iA" w:date="2025-10-14T14:20:00Z" w16du:dateUtc="2025-10-14T18:20:00Z"/>
                <w:color w:val="BFBFBF" w:themeColor="background1" w:themeShade="BF"/>
                <w:sz w:val="18"/>
              </w:rPr>
            </w:pPr>
            <w:ins w:id="1362" w:author="iA" w:date="2025-10-14T14:20:00Z" w16du:dateUtc="2025-10-14T18:20:00Z">
              <w:r w:rsidRPr="00C64C6C">
                <w:rPr>
                  <w:color w:val="BFBFBF" w:themeColor="background1" w:themeShade="BF"/>
                  <w:sz w:val="18"/>
                </w:rPr>
                <w:t xml:space="preserve">Security </w:t>
              </w:r>
              <w:commentRangeStart w:id="1363"/>
              <w:r w:rsidRPr="00C64C6C">
                <w:rPr>
                  <w:color w:val="BFBFBF" w:themeColor="background1" w:themeShade="BF"/>
                  <w:sz w:val="18"/>
                </w:rPr>
                <w:t>Perimeter</w:t>
              </w:r>
            </w:ins>
            <w:commentRangeEnd w:id="1363"/>
            <w:r w:rsidR="00433F3F" w:rsidRPr="00C64C6C">
              <w:rPr>
                <w:rStyle w:val="Marquedecommentaire"/>
                <w:color w:val="BFBFBF" w:themeColor="background1" w:themeShade="BF"/>
                <w:sz w:val="18"/>
                <w:szCs w:val="20"/>
              </w:rPr>
              <w:commentReference w:id="1363"/>
            </w:r>
          </w:p>
        </w:tc>
        <w:tc>
          <w:tcPr>
            <w:tcW w:w="1658" w:type="dxa"/>
            <w:vAlign w:val="center"/>
          </w:tcPr>
          <w:p w14:paraId="49FB7161" w14:textId="58210751" w:rsidR="00723F97" w:rsidRPr="00C64C6C" w:rsidRDefault="003425B0">
            <w:pPr>
              <w:pStyle w:val="Corpsdetexte"/>
              <w:jc w:val="center"/>
              <w:rPr>
                <w:ins w:id="1364" w:author="iA" w:date="2025-10-14T14:20:00Z" w16du:dateUtc="2025-10-14T18:20:00Z"/>
                <w:color w:val="BFBFBF" w:themeColor="background1" w:themeShade="BF"/>
                <w:spacing w:val="-10"/>
                <w:sz w:val="18"/>
              </w:rPr>
            </w:pPr>
            <w:ins w:id="1365" w:author="iA" w:date="2025-10-14T14:20:00Z" w16du:dateUtc="2025-10-14T18:20:00Z">
              <w:r w:rsidRPr="00C64C6C">
                <w:rPr>
                  <w:color w:val="BFBFBF" w:themeColor="background1" w:themeShade="BF"/>
                  <w:spacing w:val="-10"/>
                  <w:sz w:val="18"/>
                </w:rPr>
                <w:t>TBD</w:t>
              </w:r>
            </w:ins>
          </w:p>
        </w:tc>
        <w:tc>
          <w:tcPr>
            <w:tcW w:w="1719" w:type="dxa"/>
            <w:vAlign w:val="center"/>
          </w:tcPr>
          <w:p w14:paraId="4E397386" w14:textId="2D7EB329" w:rsidR="00723F97" w:rsidRPr="00C64C6C" w:rsidRDefault="00CF19DB">
            <w:pPr>
              <w:pStyle w:val="Corpsdetexte"/>
              <w:jc w:val="center"/>
              <w:rPr>
                <w:ins w:id="1366" w:author="iA" w:date="2025-10-14T14:20:00Z" w16du:dateUtc="2025-10-14T18:20:00Z"/>
                <w:color w:val="BFBFBF" w:themeColor="background1" w:themeShade="BF"/>
                <w:spacing w:val="-2"/>
                <w:sz w:val="18"/>
              </w:rPr>
            </w:pPr>
            <w:ins w:id="1367" w:author="iA" w:date="2025-10-14T14:20:00Z" w16du:dateUtc="2025-10-14T18:20:00Z">
              <w:r w:rsidRPr="00C64C6C">
                <w:rPr>
                  <w:color w:val="BFBFBF" w:themeColor="background1" w:themeShade="BF"/>
                  <w:spacing w:val="-10"/>
                  <w:sz w:val="18"/>
                </w:rPr>
                <w:t>TBD</w:t>
              </w:r>
            </w:ins>
          </w:p>
        </w:tc>
      </w:tr>
      <w:tr w:rsidR="00871CD1" w:rsidRPr="00C64C6C" w14:paraId="683DD1EA" w14:textId="77777777" w:rsidTr="6F0DF27A">
        <w:trPr>
          <w:trHeight w:val="288"/>
          <w:jc w:val="center"/>
          <w:ins w:id="1368" w:author="iA" w:date="2025-10-14T14:20:00Z"/>
        </w:trPr>
        <w:tc>
          <w:tcPr>
            <w:tcW w:w="1103" w:type="dxa"/>
            <w:vAlign w:val="center"/>
          </w:tcPr>
          <w:p w14:paraId="50942F50" w14:textId="797A81CE" w:rsidR="006A1F11" w:rsidRPr="00C64C6C" w:rsidRDefault="00B75778" w:rsidP="006A1F11">
            <w:pPr>
              <w:pStyle w:val="Corpsdetexte"/>
              <w:jc w:val="center"/>
              <w:rPr>
                <w:ins w:id="1369" w:author="iA" w:date="2025-10-14T14:20:00Z" w16du:dateUtc="2025-10-14T18:20:00Z"/>
                <w:color w:val="BFBFBF" w:themeColor="background1" w:themeShade="BF"/>
                <w:spacing w:val="-2"/>
                <w:sz w:val="18"/>
              </w:rPr>
            </w:pPr>
            <w:del w:id="1370" w:author="Vincent Boisclair" w:date="2025-12-12T11:18:00Z" w16du:dateUtc="2025-12-12T16:18:00Z">
              <w:r w:rsidRPr="00C64C6C" w:rsidDel="0068396C">
                <w:rPr>
                  <w:color w:val="BFBFBF" w:themeColor="background1" w:themeShade="BF"/>
                  <w:spacing w:val="-2"/>
                  <w:sz w:val="18"/>
                </w:rPr>
                <w:delText>Ateko</w:delText>
              </w:r>
            </w:del>
          </w:p>
        </w:tc>
        <w:tc>
          <w:tcPr>
            <w:tcW w:w="2706" w:type="dxa"/>
            <w:vAlign w:val="center"/>
          </w:tcPr>
          <w:p w14:paraId="5FE7F763" w14:textId="2F050659" w:rsidR="006A1F11" w:rsidRPr="00C64C6C" w:rsidRDefault="006A1F11" w:rsidP="006A1F11">
            <w:pPr>
              <w:pStyle w:val="Corpsdetexte"/>
              <w:rPr>
                <w:ins w:id="1371" w:author="iA" w:date="2025-10-14T14:20:00Z" w16du:dateUtc="2025-10-14T18:20:00Z"/>
                <w:color w:val="BFBFBF" w:themeColor="background1" w:themeShade="BF"/>
                <w:sz w:val="18"/>
              </w:rPr>
            </w:pPr>
            <w:ins w:id="1372" w:author="iA" w:date="2025-10-14T14:20:00Z" w16du:dateUtc="2025-10-14T18:20:00Z">
              <w:r w:rsidRPr="00C64C6C">
                <w:rPr>
                  <w:color w:val="BFBFBF" w:themeColor="background1" w:themeShade="BF"/>
                  <w:sz w:val="18"/>
                </w:rPr>
                <w:t>Endpoint Protection</w:t>
              </w:r>
            </w:ins>
          </w:p>
        </w:tc>
        <w:tc>
          <w:tcPr>
            <w:tcW w:w="1658" w:type="dxa"/>
            <w:vAlign w:val="center"/>
          </w:tcPr>
          <w:p w14:paraId="610A7D4F" w14:textId="1B698BF8" w:rsidR="006A1F11" w:rsidRPr="00C64C6C" w:rsidRDefault="006A1F11" w:rsidP="006A1F11">
            <w:pPr>
              <w:pStyle w:val="Corpsdetexte"/>
              <w:jc w:val="center"/>
              <w:rPr>
                <w:ins w:id="1373" w:author="iA" w:date="2025-10-14T14:20:00Z" w16du:dateUtc="2025-10-14T18:20:00Z"/>
                <w:color w:val="BFBFBF" w:themeColor="background1" w:themeShade="BF"/>
                <w:spacing w:val="-10"/>
                <w:sz w:val="18"/>
              </w:rPr>
            </w:pPr>
            <w:ins w:id="1374" w:author="iA" w:date="2025-10-14T14:20:00Z" w16du:dateUtc="2025-10-14T18:20:00Z">
              <w:r w:rsidRPr="00C64C6C">
                <w:rPr>
                  <w:color w:val="BFBFBF" w:themeColor="background1" w:themeShade="BF"/>
                  <w:spacing w:val="-10"/>
                  <w:sz w:val="18"/>
                </w:rPr>
                <w:t>TBD</w:t>
              </w:r>
            </w:ins>
          </w:p>
        </w:tc>
        <w:tc>
          <w:tcPr>
            <w:tcW w:w="1719" w:type="dxa"/>
            <w:vAlign w:val="center"/>
          </w:tcPr>
          <w:p w14:paraId="6A763290" w14:textId="494580F6" w:rsidR="006A1F11" w:rsidRPr="00C64C6C" w:rsidRDefault="00CF19DB" w:rsidP="006A1F11">
            <w:pPr>
              <w:pStyle w:val="Corpsdetexte"/>
              <w:jc w:val="center"/>
              <w:rPr>
                <w:ins w:id="1375" w:author="iA" w:date="2025-10-14T14:20:00Z" w16du:dateUtc="2025-10-14T18:20:00Z"/>
                <w:color w:val="BFBFBF" w:themeColor="background1" w:themeShade="BF"/>
                <w:spacing w:val="-2"/>
                <w:sz w:val="18"/>
              </w:rPr>
            </w:pPr>
            <w:ins w:id="1376" w:author="iA" w:date="2025-10-14T14:20:00Z" w16du:dateUtc="2025-10-14T18:20:00Z">
              <w:r w:rsidRPr="00C64C6C">
                <w:rPr>
                  <w:color w:val="BFBFBF" w:themeColor="background1" w:themeShade="BF"/>
                  <w:spacing w:val="-10"/>
                  <w:sz w:val="18"/>
                </w:rPr>
                <w:t>TBD</w:t>
              </w:r>
            </w:ins>
          </w:p>
        </w:tc>
      </w:tr>
      <w:tr w:rsidR="00871CD1" w:rsidRPr="00C64C6C" w14:paraId="334874A4" w14:textId="77777777" w:rsidTr="6F0DF27A">
        <w:trPr>
          <w:trHeight w:val="288"/>
          <w:jc w:val="center"/>
          <w:ins w:id="1377" w:author="iA" w:date="2025-10-14T14:20:00Z"/>
        </w:trPr>
        <w:tc>
          <w:tcPr>
            <w:tcW w:w="1103" w:type="dxa"/>
            <w:vAlign w:val="center"/>
          </w:tcPr>
          <w:p w14:paraId="42AC2C76" w14:textId="6BD2B930" w:rsidR="006A1F11" w:rsidRPr="00C64C6C" w:rsidRDefault="00B75778" w:rsidP="006A1F11">
            <w:pPr>
              <w:pStyle w:val="Corpsdetexte"/>
              <w:jc w:val="center"/>
              <w:rPr>
                <w:ins w:id="1378" w:author="iA" w:date="2025-10-14T14:20:00Z" w16du:dateUtc="2025-10-14T18:20:00Z"/>
                <w:color w:val="BFBFBF" w:themeColor="background1" w:themeShade="BF"/>
                <w:spacing w:val="-2"/>
                <w:sz w:val="18"/>
              </w:rPr>
            </w:pPr>
            <w:del w:id="1379" w:author="Vincent Boisclair" w:date="2025-12-12T11:18:00Z" w16du:dateUtc="2025-12-12T16:18:00Z">
              <w:r w:rsidRPr="00C64C6C" w:rsidDel="0068396C">
                <w:rPr>
                  <w:color w:val="BFBFBF" w:themeColor="background1" w:themeShade="BF"/>
                  <w:spacing w:val="-2"/>
                  <w:sz w:val="18"/>
                </w:rPr>
                <w:delText>Ateko</w:delText>
              </w:r>
            </w:del>
          </w:p>
        </w:tc>
        <w:tc>
          <w:tcPr>
            <w:tcW w:w="2706" w:type="dxa"/>
            <w:vAlign w:val="center"/>
          </w:tcPr>
          <w:p w14:paraId="62328DB2" w14:textId="18FBF894" w:rsidR="006A1F11" w:rsidRPr="00C64C6C" w:rsidRDefault="006A1F11" w:rsidP="006A1F11">
            <w:pPr>
              <w:pStyle w:val="Corpsdetexte"/>
              <w:rPr>
                <w:ins w:id="1380" w:author="iA" w:date="2025-10-14T14:20:00Z" w16du:dateUtc="2025-10-14T18:20:00Z"/>
                <w:color w:val="BFBFBF" w:themeColor="background1" w:themeShade="BF"/>
                <w:sz w:val="18"/>
              </w:rPr>
            </w:pPr>
            <w:ins w:id="1381" w:author="iA" w:date="2025-10-14T14:20:00Z" w16du:dateUtc="2025-10-14T18:20:00Z">
              <w:r w:rsidRPr="00C64C6C">
                <w:rPr>
                  <w:color w:val="BFBFBF" w:themeColor="background1" w:themeShade="BF"/>
                  <w:sz w:val="18"/>
                </w:rPr>
                <w:t>WAAP</w:t>
              </w:r>
            </w:ins>
          </w:p>
        </w:tc>
        <w:tc>
          <w:tcPr>
            <w:tcW w:w="1658" w:type="dxa"/>
            <w:vAlign w:val="center"/>
          </w:tcPr>
          <w:p w14:paraId="4872D5E8" w14:textId="387A11ED" w:rsidR="006A1F11" w:rsidRPr="00C64C6C" w:rsidRDefault="006A1F11" w:rsidP="006A1F11">
            <w:pPr>
              <w:pStyle w:val="Corpsdetexte"/>
              <w:jc w:val="center"/>
              <w:rPr>
                <w:ins w:id="1382" w:author="iA" w:date="2025-10-14T14:20:00Z" w16du:dateUtc="2025-10-14T18:20:00Z"/>
                <w:color w:val="BFBFBF" w:themeColor="background1" w:themeShade="BF"/>
                <w:spacing w:val="-10"/>
                <w:sz w:val="18"/>
              </w:rPr>
            </w:pPr>
            <w:ins w:id="1383" w:author="iA" w:date="2025-10-14T14:20:00Z" w16du:dateUtc="2025-10-14T18:20:00Z">
              <w:r w:rsidRPr="00C64C6C">
                <w:rPr>
                  <w:color w:val="BFBFBF" w:themeColor="background1" w:themeShade="BF"/>
                  <w:spacing w:val="-10"/>
                  <w:sz w:val="18"/>
                </w:rPr>
                <w:t>TBD</w:t>
              </w:r>
            </w:ins>
          </w:p>
        </w:tc>
        <w:tc>
          <w:tcPr>
            <w:tcW w:w="1719" w:type="dxa"/>
            <w:vAlign w:val="center"/>
          </w:tcPr>
          <w:p w14:paraId="788502DD" w14:textId="02D51AA3" w:rsidR="006A1F11" w:rsidRPr="00C64C6C" w:rsidRDefault="00CF19DB" w:rsidP="006A1F11">
            <w:pPr>
              <w:pStyle w:val="Corpsdetexte"/>
              <w:jc w:val="center"/>
              <w:rPr>
                <w:ins w:id="1384" w:author="iA" w:date="2025-10-14T14:20:00Z" w16du:dateUtc="2025-10-14T18:20:00Z"/>
                <w:color w:val="BFBFBF" w:themeColor="background1" w:themeShade="BF"/>
                <w:spacing w:val="-2"/>
                <w:sz w:val="18"/>
              </w:rPr>
            </w:pPr>
            <w:ins w:id="1385" w:author="iA" w:date="2025-10-14T14:20:00Z" w16du:dateUtc="2025-10-14T18:20:00Z">
              <w:r w:rsidRPr="00C64C6C">
                <w:rPr>
                  <w:color w:val="BFBFBF" w:themeColor="background1" w:themeShade="BF"/>
                  <w:spacing w:val="-10"/>
                  <w:sz w:val="18"/>
                </w:rPr>
                <w:t>TBD</w:t>
              </w:r>
            </w:ins>
          </w:p>
        </w:tc>
      </w:tr>
      <w:tr w:rsidR="00871CD1" w:rsidRPr="00C64C6C" w14:paraId="5504489B" w14:textId="77777777" w:rsidTr="6F0DF27A">
        <w:trPr>
          <w:trHeight w:val="288"/>
          <w:jc w:val="center"/>
          <w:ins w:id="1386" w:author="iA" w:date="2025-10-14T14:20:00Z"/>
        </w:trPr>
        <w:tc>
          <w:tcPr>
            <w:tcW w:w="1103" w:type="dxa"/>
            <w:vAlign w:val="center"/>
          </w:tcPr>
          <w:p w14:paraId="602A614B" w14:textId="0E17624C" w:rsidR="00CF19DB" w:rsidRPr="00C64C6C" w:rsidRDefault="00B75778" w:rsidP="00CF19DB">
            <w:pPr>
              <w:pStyle w:val="Corpsdetexte"/>
              <w:jc w:val="center"/>
              <w:rPr>
                <w:ins w:id="1387" w:author="iA" w:date="2025-10-14T14:20:00Z" w16du:dateUtc="2025-10-14T18:20:00Z"/>
                <w:color w:val="BFBFBF" w:themeColor="background1" w:themeShade="BF"/>
                <w:spacing w:val="-2"/>
                <w:sz w:val="18"/>
              </w:rPr>
            </w:pPr>
            <w:del w:id="1388" w:author="Vincent Boisclair" w:date="2025-12-12T11:18:00Z" w16du:dateUtc="2025-12-12T16:18:00Z">
              <w:r w:rsidRPr="00C64C6C" w:rsidDel="0068396C">
                <w:rPr>
                  <w:color w:val="BFBFBF" w:themeColor="background1" w:themeShade="BF"/>
                  <w:spacing w:val="-2"/>
                  <w:sz w:val="18"/>
                </w:rPr>
                <w:delText>Ateko</w:delText>
              </w:r>
            </w:del>
          </w:p>
        </w:tc>
        <w:tc>
          <w:tcPr>
            <w:tcW w:w="2706" w:type="dxa"/>
            <w:vAlign w:val="center"/>
          </w:tcPr>
          <w:p w14:paraId="54E37654" w14:textId="10746913" w:rsidR="00CF19DB" w:rsidRPr="00C64C6C" w:rsidRDefault="00CF19DB" w:rsidP="00CF19DB">
            <w:pPr>
              <w:pStyle w:val="Corpsdetexte"/>
              <w:rPr>
                <w:ins w:id="1389" w:author="iA" w:date="2025-10-14T14:20:00Z" w16du:dateUtc="2025-10-14T18:20:00Z"/>
                <w:color w:val="BFBFBF" w:themeColor="background1" w:themeShade="BF"/>
                <w:sz w:val="18"/>
              </w:rPr>
            </w:pPr>
            <w:ins w:id="1390" w:author="iA" w:date="2025-10-14T14:20:00Z" w16du:dateUtc="2025-10-14T18:20:00Z">
              <w:r w:rsidRPr="00C64C6C">
                <w:rPr>
                  <w:color w:val="BFBFBF" w:themeColor="background1" w:themeShade="BF"/>
                  <w:sz w:val="18"/>
                </w:rPr>
                <w:t>Resiliency</w:t>
              </w:r>
            </w:ins>
          </w:p>
        </w:tc>
        <w:tc>
          <w:tcPr>
            <w:tcW w:w="1658" w:type="dxa"/>
            <w:vAlign w:val="center"/>
          </w:tcPr>
          <w:p w14:paraId="353F4690" w14:textId="47E62506" w:rsidR="00CF19DB" w:rsidRPr="00C64C6C" w:rsidRDefault="00CF19DB" w:rsidP="00CF19DB">
            <w:pPr>
              <w:pStyle w:val="Corpsdetexte"/>
              <w:jc w:val="center"/>
              <w:rPr>
                <w:ins w:id="1391" w:author="iA" w:date="2025-10-14T14:20:00Z" w16du:dateUtc="2025-10-14T18:20:00Z"/>
                <w:color w:val="BFBFBF" w:themeColor="background1" w:themeShade="BF"/>
                <w:spacing w:val="-10"/>
                <w:sz w:val="18"/>
              </w:rPr>
            </w:pPr>
            <w:ins w:id="1392" w:author="iA" w:date="2025-10-14T14:20:00Z" w16du:dateUtc="2025-10-14T18:20:00Z">
              <w:r w:rsidRPr="00C64C6C">
                <w:rPr>
                  <w:color w:val="BFBFBF" w:themeColor="background1" w:themeShade="BF"/>
                  <w:spacing w:val="-10"/>
                  <w:sz w:val="18"/>
                </w:rPr>
                <w:t>TBD</w:t>
              </w:r>
            </w:ins>
          </w:p>
        </w:tc>
        <w:tc>
          <w:tcPr>
            <w:tcW w:w="1719" w:type="dxa"/>
            <w:vAlign w:val="center"/>
          </w:tcPr>
          <w:p w14:paraId="5782D82E" w14:textId="7D846E42" w:rsidR="00CF19DB" w:rsidRPr="00C64C6C" w:rsidRDefault="00CF19DB" w:rsidP="00CF19DB">
            <w:pPr>
              <w:pStyle w:val="Corpsdetexte"/>
              <w:jc w:val="center"/>
              <w:rPr>
                <w:ins w:id="1393" w:author="iA" w:date="2025-10-14T14:20:00Z" w16du:dateUtc="2025-10-14T18:20:00Z"/>
                <w:color w:val="BFBFBF" w:themeColor="background1" w:themeShade="BF"/>
                <w:spacing w:val="-2"/>
                <w:sz w:val="18"/>
              </w:rPr>
            </w:pPr>
            <w:ins w:id="1394" w:author="iA" w:date="2025-10-14T14:20:00Z" w16du:dateUtc="2025-10-14T18:20:00Z">
              <w:r w:rsidRPr="00C64C6C">
                <w:rPr>
                  <w:color w:val="BFBFBF" w:themeColor="background1" w:themeShade="BF"/>
                  <w:spacing w:val="-10"/>
                  <w:sz w:val="18"/>
                </w:rPr>
                <w:t>TBD</w:t>
              </w:r>
            </w:ins>
          </w:p>
        </w:tc>
      </w:tr>
      <w:tr w:rsidR="00871CD1" w:rsidRPr="00C64C6C" w14:paraId="5FA4A84E" w14:textId="77777777" w:rsidTr="6F0DF27A">
        <w:trPr>
          <w:trHeight w:val="288"/>
          <w:jc w:val="center"/>
          <w:ins w:id="1395" w:author="iA" w:date="2025-10-14T14:20:00Z"/>
        </w:trPr>
        <w:tc>
          <w:tcPr>
            <w:tcW w:w="1103" w:type="dxa"/>
            <w:vAlign w:val="center"/>
          </w:tcPr>
          <w:p w14:paraId="7AAB3367" w14:textId="3222BAD4" w:rsidR="00CF19DB" w:rsidRPr="00C64C6C" w:rsidRDefault="00B75778" w:rsidP="00CF19DB">
            <w:pPr>
              <w:pStyle w:val="Corpsdetexte"/>
              <w:jc w:val="center"/>
              <w:rPr>
                <w:ins w:id="1396" w:author="iA" w:date="2025-10-14T14:20:00Z" w16du:dateUtc="2025-10-14T18:20:00Z"/>
                <w:color w:val="BFBFBF" w:themeColor="background1" w:themeShade="BF"/>
                <w:spacing w:val="-2"/>
                <w:sz w:val="18"/>
              </w:rPr>
            </w:pPr>
            <w:del w:id="1397" w:author="Vincent Boisclair" w:date="2025-12-12T11:18:00Z" w16du:dateUtc="2025-12-12T16:18:00Z">
              <w:r w:rsidRPr="00C64C6C" w:rsidDel="0068396C">
                <w:rPr>
                  <w:color w:val="BFBFBF" w:themeColor="background1" w:themeShade="BF"/>
                  <w:spacing w:val="-2"/>
                  <w:sz w:val="18"/>
                </w:rPr>
                <w:delText>Ateko</w:delText>
              </w:r>
            </w:del>
          </w:p>
        </w:tc>
        <w:tc>
          <w:tcPr>
            <w:tcW w:w="2706" w:type="dxa"/>
            <w:vAlign w:val="center"/>
          </w:tcPr>
          <w:p w14:paraId="14DFF9EC" w14:textId="40445A51" w:rsidR="00CF19DB" w:rsidRPr="00C64C6C" w:rsidRDefault="6860C040" w:rsidP="6F0DF27A">
            <w:pPr>
              <w:pStyle w:val="Corpsdetexte"/>
              <w:rPr>
                <w:ins w:id="1398" w:author="iA" w:date="2025-10-14T14:20:00Z" w16du:dateUtc="2025-10-14T18:20:00Z"/>
                <w:color w:val="BFBFBF" w:themeColor="background1" w:themeShade="BF"/>
                <w:sz w:val="18"/>
                <w:szCs w:val="18"/>
              </w:rPr>
            </w:pPr>
            <w:commentRangeStart w:id="1399"/>
            <w:commentRangeStart w:id="1400"/>
            <w:commentRangeStart w:id="1401"/>
            <w:ins w:id="1402" w:author="iA" w:date="2025-10-14T14:20:00Z">
              <w:r w:rsidRPr="6F0DF27A">
                <w:rPr>
                  <w:color w:val="BFBFBF" w:themeColor="background1" w:themeShade="BF"/>
                  <w:sz w:val="18"/>
                  <w:szCs w:val="18"/>
                </w:rPr>
                <w:t>Threat Prevention</w:t>
              </w:r>
            </w:ins>
            <w:commentRangeEnd w:id="1399"/>
            <w:r w:rsidR="00CF19DB" w:rsidRPr="00C64C6C">
              <w:rPr>
                <w:rStyle w:val="Marquedecommentaire"/>
                <w:color w:val="BFBFBF" w:themeColor="background1" w:themeShade="BF"/>
                <w:sz w:val="18"/>
                <w:szCs w:val="18"/>
              </w:rPr>
              <w:commentReference w:id="1399"/>
            </w:r>
            <w:commentRangeEnd w:id="1400"/>
            <w:r w:rsidRPr="00C64C6C">
              <w:rPr>
                <w:rStyle w:val="Marquedecommentaire"/>
                <w:color w:val="BFBFBF" w:themeColor="background1" w:themeShade="BF"/>
                <w:sz w:val="18"/>
                <w:szCs w:val="18"/>
              </w:rPr>
              <w:commentReference w:id="1400"/>
            </w:r>
            <w:commentRangeEnd w:id="1401"/>
            <w:r w:rsidRPr="00C64C6C">
              <w:rPr>
                <w:rStyle w:val="Marquedecommentaire"/>
                <w:color w:val="BFBFBF" w:themeColor="background1" w:themeShade="BF"/>
                <w:sz w:val="18"/>
                <w:szCs w:val="18"/>
              </w:rPr>
              <w:commentReference w:id="1401"/>
            </w:r>
          </w:p>
        </w:tc>
        <w:tc>
          <w:tcPr>
            <w:tcW w:w="1658" w:type="dxa"/>
            <w:vAlign w:val="center"/>
          </w:tcPr>
          <w:p w14:paraId="6F837DD1" w14:textId="23089323" w:rsidR="00CF19DB" w:rsidRPr="00C64C6C" w:rsidRDefault="00CF19DB" w:rsidP="00CF19DB">
            <w:pPr>
              <w:pStyle w:val="Corpsdetexte"/>
              <w:jc w:val="center"/>
              <w:rPr>
                <w:ins w:id="1404" w:author="iA" w:date="2025-10-14T14:20:00Z" w16du:dateUtc="2025-10-14T18:20:00Z"/>
                <w:color w:val="BFBFBF" w:themeColor="background1" w:themeShade="BF"/>
                <w:spacing w:val="-10"/>
                <w:sz w:val="18"/>
              </w:rPr>
            </w:pPr>
            <w:ins w:id="1405" w:author="iA" w:date="2025-10-14T14:20:00Z" w16du:dateUtc="2025-10-14T18:20:00Z">
              <w:r w:rsidRPr="00C64C6C">
                <w:rPr>
                  <w:color w:val="BFBFBF" w:themeColor="background1" w:themeShade="BF"/>
                  <w:spacing w:val="-10"/>
                  <w:sz w:val="18"/>
                </w:rPr>
                <w:t>TBD</w:t>
              </w:r>
            </w:ins>
          </w:p>
        </w:tc>
        <w:tc>
          <w:tcPr>
            <w:tcW w:w="1719" w:type="dxa"/>
            <w:vAlign w:val="center"/>
          </w:tcPr>
          <w:p w14:paraId="227EA5C7" w14:textId="796B53E5" w:rsidR="00CF19DB" w:rsidRPr="00C64C6C" w:rsidRDefault="00CF19DB" w:rsidP="00CF19DB">
            <w:pPr>
              <w:pStyle w:val="Corpsdetexte"/>
              <w:jc w:val="center"/>
              <w:rPr>
                <w:ins w:id="1406" w:author="iA" w:date="2025-10-14T14:20:00Z" w16du:dateUtc="2025-10-14T18:20:00Z"/>
                <w:color w:val="BFBFBF" w:themeColor="background1" w:themeShade="BF"/>
                <w:spacing w:val="-2"/>
                <w:sz w:val="18"/>
              </w:rPr>
            </w:pPr>
            <w:ins w:id="1407" w:author="iA" w:date="2025-10-14T14:20:00Z" w16du:dateUtc="2025-10-14T18:20:00Z">
              <w:r w:rsidRPr="00C64C6C">
                <w:rPr>
                  <w:color w:val="BFBFBF" w:themeColor="background1" w:themeShade="BF"/>
                  <w:spacing w:val="-10"/>
                  <w:sz w:val="18"/>
                </w:rPr>
                <w:t>TBD</w:t>
              </w:r>
            </w:ins>
          </w:p>
        </w:tc>
      </w:tr>
      <w:tr w:rsidR="00C97A6F" w:rsidRPr="00C64C6C" w14:paraId="4DDDDD91" w14:textId="77777777" w:rsidTr="6F0DF27A">
        <w:trPr>
          <w:trHeight w:val="288"/>
          <w:jc w:val="center"/>
        </w:trPr>
        <w:tc>
          <w:tcPr>
            <w:tcW w:w="1103" w:type="dxa"/>
            <w:vAlign w:val="center"/>
          </w:tcPr>
          <w:p w14:paraId="69D5658E" w14:textId="796619D9" w:rsidR="00C97A6F" w:rsidRPr="00C64C6C" w:rsidRDefault="00B75778">
            <w:pPr>
              <w:pStyle w:val="Corpsdetexte"/>
              <w:jc w:val="center"/>
              <w:rPr>
                <w:color w:val="BFBFBF" w:themeColor="background1" w:themeShade="BF"/>
              </w:rPr>
            </w:pPr>
            <w:del w:id="1408" w:author="Vincent Boisclair" w:date="2025-12-12T11:18:00Z" w16du:dateUtc="2025-12-12T16:18:00Z">
              <w:r w:rsidRPr="00C64C6C" w:rsidDel="0068396C">
                <w:rPr>
                  <w:color w:val="BFBFBF" w:themeColor="background1" w:themeShade="BF"/>
                </w:rPr>
                <w:delText>Ateko</w:delText>
              </w:r>
            </w:del>
          </w:p>
        </w:tc>
        <w:tc>
          <w:tcPr>
            <w:tcW w:w="2706" w:type="dxa"/>
            <w:vAlign w:val="center"/>
          </w:tcPr>
          <w:p w14:paraId="3AA5E921" w14:textId="77777777" w:rsidR="00C97A6F" w:rsidRPr="00C64C6C" w:rsidRDefault="00C97A6F">
            <w:pPr>
              <w:pStyle w:val="Corpsdetexte"/>
              <w:rPr>
                <w:color w:val="BFBFBF" w:themeColor="background1" w:themeShade="BF"/>
              </w:rPr>
            </w:pPr>
            <w:r w:rsidRPr="00C64C6C">
              <w:rPr>
                <w:color w:val="BFBFBF" w:themeColor="background1" w:themeShade="BF"/>
                <w:sz w:val="18"/>
              </w:rPr>
              <w:t>SIEM</w:t>
            </w:r>
          </w:p>
        </w:tc>
        <w:tc>
          <w:tcPr>
            <w:tcW w:w="1658" w:type="dxa"/>
            <w:vAlign w:val="center"/>
          </w:tcPr>
          <w:p w14:paraId="740B9253" w14:textId="77777777" w:rsidR="00C97A6F" w:rsidRPr="00C64C6C" w:rsidRDefault="00C97A6F">
            <w:pPr>
              <w:pStyle w:val="Corpsdetexte"/>
              <w:jc w:val="center"/>
              <w:rPr>
                <w:color w:val="BFBFBF" w:themeColor="background1" w:themeShade="BF"/>
              </w:rPr>
            </w:pPr>
            <w:r w:rsidRPr="00C64C6C">
              <w:rPr>
                <w:color w:val="BFBFBF" w:themeColor="background1" w:themeShade="BF"/>
                <w:spacing w:val="-10"/>
                <w:sz w:val="18"/>
              </w:rPr>
              <w:t>1</w:t>
            </w:r>
          </w:p>
        </w:tc>
        <w:tc>
          <w:tcPr>
            <w:tcW w:w="1719" w:type="dxa"/>
            <w:vAlign w:val="center"/>
          </w:tcPr>
          <w:p w14:paraId="7AF96D2A" w14:textId="77777777" w:rsidR="00C97A6F" w:rsidRPr="00C64C6C" w:rsidRDefault="00C97A6F">
            <w:pPr>
              <w:pStyle w:val="Corpsdetexte"/>
              <w:jc w:val="center"/>
              <w:rPr>
                <w:color w:val="BFBFBF" w:themeColor="background1" w:themeShade="BF"/>
              </w:rPr>
            </w:pPr>
            <w:r w:rsidRPr="00C64C6C">
              <w:rPr>
                <w:color w:val="BFBFBF" w:themeColor="background1" w:themeShade="BF"/>
                <w:spacing w:val="-4"/>
                <w:sz w:val="18"/>
              </w:rPr>
              <w:t>Unit</w:t>
            </w:r>
          </w:p>
        </w:tc>
      </w:tr>
      <w:tr w:rsidR="00C97A6F" w:rsidRPr="00C64C6C" w14:paraId="44A3D65B" w14:textId="77777777" w:rsidTr="6F0DF27A">
        <w:trPr>
          <w:trHeight w:val="288"/>
          <w:jc w:val="center"/>
        </w:trPr>
        <w:tc>
          <w:tcPr>
            <w:tcW w:w="1103" w:type="dxa"/>
            <w:vAlign w:val="center"/>
          </w:tcPr>
          <w:p w14:paraId="5389E083" w14:textId="5CFA9AEF" w:rsidR="00C97A6F" w:rsidRPr="00C64C6C" w:rsidRDefault="00B75778">
            <w:pPr>
              <w:pStyle w:val="Corpsdetexte"/>
              <w:jc w:val="center"/>
              <w:rPr>
                <w:color w:val="BFBFBF" w:themeColor="background1" w:themeShade="BF"/>
                <w:sz w:val="18"/>
              </w:rPr>
            </w:pPr>
            <w:del w:id="1409" w:author="Vincent Boisclair" w:date="2025-12-12T11:18:00Z" w16du:dateUtc="2025-12-12T16:18:00Z">
              <w:r w:rsidRPr="00C64C6C" w:rsidDel="0068396C">
                <w:rPr>
                  <w:color w:val="BFBFBF" w:themeColor="background1" w:themeShade="BF"/>
                  <w:sz w:val="18"/>
                </w:rPr>
                <w:delText>Ateko</w:delText>
              </w:r>
            </w:del>
          </w:p>
        </w:tc>
        <w:tc>
          <w:tcPr>
            <w:tcW w:w="2706" w:type="dxa"/>
            <w:vAlign w:val="center"/>
          </w:tcPr>
          <w:p w14:paraId="6B76DD73" w14:textId="77777777" w:rsidR="00C97A6F" w:rsidRPr="00C64C6C" w:rsidRDefault="00C97A6F">
            <w:pPr>
              <w:pStyle w:val="Corpsdetexte"/>
              <w:rPr>
                <w:color w:val="BFBFBF" w:themeColor="background1" w:themeShade="BF"/>
                <w:sz w:val="18"/>
              </w:rPr>
            </w:pPr>
            <w:r w:rsidRPr="00C64C6C">
              <w:rPr>
                <w:color w:val="BFBFBF" w:themeColor="background1" w:themeShade="BF"/>
                <w:sz w:val="18"/>
              </w:rPr>
              <w:t>CSPM</w:t>
            </w:r>
          </w:p>
        </w:tc>
        <w:tc>
          <w:tcPr>
            <w:tcW w:w="1658" w:type="dxa"/>
            <w:vAlign w:val="center"/>
          </w:tcPr>
          <w:p w14:paraId="74A6375C" w14:textId="77777777" w:rsidR="00C97A6F" w:rsidRPr="00C64C6C" w:rsidRDefault="00C97A6F">
            <w:pPr>
              <w:pStyle w:val="Corpsdetexte"/>
              <w:jc w:val="center"/>
              <w:rPr>
                <w:color w:val="BFBFBF" w:themeColor="background1" w:themeShade="BF"/>
                <w:spacing w:val="-10"/>
                <w:sz w:val="18"/>
              </w:rPr>
            </w:pPr>
            <w:r w:rsidRPr="00C64C6C">
              <w:rPr>
                <w:color w:val="BFBFBF" w:themeColor="background1" w:themeShade="BF"/>
                <w:spacing w:val="-10"/>
                <w:sz w:val="18"/>
              </w:rPr>
              <w:t>1</w:t>
            </w:r>
          </w:p>
        </w:tc>
        <w:tc>
          <w:tcPr>
            <w:tcW w:w="1719" w:type="dxa"/>
            <w:vAlign w:val="center"/>
          </w:tcPr>
          <w:p w14:paraId="27A6CA19" w14:textId="77777777" w:rsidR="00C97A6F" w:rsidRPr="00C64C6C" w:rsidRDefault="00C97A6F">
            <w:pPr>
              <w:pStyle w:val="Corpsdetexte"/>
              <w:jc w:val="center"/>
              <w:rPr>
                <w:color w:val="BFBFBF" w:themeColor="background1" w:themeShade="BF"/>
                <w:spacing w:val="-4"/>
                <w:sz w:val="18"/>
              </w:rPr>
            </w:pPr>
            <w:r w:rsidRPr="00C64C6C">
              <w:rPr>
                <w:color w:val="BFBFBF" w:themeColor="background1" w:themeShade="BF"/>
                <w:spacing w:val="-4"/>
                <w:sz w:val="18"/>
              </w:rPr>
              <w:t>Unit</w:t>
            </w:r>
          </w:p>
        </w:tc>
      </w:tr>
      <w:tr w:rsidR="00C97A6F" w:rsidRPr="00C64C6C" w14:paraId="68C3FE11" w14:textId="77777777" w:rsidTr="6F0DF27A">
        <w:trPr>
          <w:trHeight w:val="288"/>
          <w:jc w:val="center"/>
        </w:trPr>
        <w:tc>
          <w:tcPr>
            <w:tcW w:w="1103" w:type="dxa"/>
            <w:vAlign w:val="center"/>
          </w:tcPr>
          <w:p w14:paraId="5C634084" w14:textId="15169B78" w:rsidR="00C97A6F" w:rsidRPr="00C64C6C" w:rsidRDefault="00B75778">
            <w:pPr>
              <w:pStyle w:val="Corpsdetexte"/>
              <w:jc w:val="center"/>
              <w:rPr>
                <w:color w:val="BFBFBF" w:themeColor="background1" w:themeShade="BF"/>
                <w:spacing w:val="-4"/>
                <w:sz w:val="18"/>
              </w:rPr>
            </w:pPr>
            <w:del w:id="1410" w:author="Vincent Boisclair" w:date="2025-12-12T11:18:00Z" w16du:dateUtc="2025-12-12T16:18:00Z">
              <w:r w:rsidRPr="00C64C6C" w:rsidDel="0068396C">
                <w:rPr>
                  <w:color w:val="BFBFBF" w:themeColor="background1" w:themeShade="BF"/>
                  <w:spacing w:val="-4"/>
                  <w:sz w:val="18"/>
                </w:rPr>
                <w:delText>Ateko</w:delText>
              </w:r>
            </w:del>
          </w:p>
        </w:tc>
        <w:tc>
          <w:tcPr>
            <w:tcW w:w="2706" w:type="dxa"/>
            <w:vAlign w:val="center"/>
          </w:tcPr>
          <w:p w14:paraId="66AEF186" w14:textId="77777777" w:rsidR="00C97A6F" w:rsidRPr="00C64C6C" w:rsidRDefault="00C97A6F">
            <w:pPr>
              <w:pStyle w:val="Corpsdetexte"/>
              <w:rPr>
                <w:color w:val="BFBFBF" w:themeColor="background1" w:themeShade="BF"/>
                <w:spacing w:val="-4"/>
                <w:sz w:val="18"/>
              </w:rPr>
            </w:pPr>
            <w:r w:rsidRPr="00C64C6C">
              <w:rPr>
                <w:color w:val="BFBFBF" w:themeColor="background1" w:themeShade="BF"/>
                <w:spacing w:val="-2"/>
                <w:sz w:val="18"/>
              </w:rPr>
              <w:t>Core infrastructure ASP</w:t>
            </w:r>
          </w:p>
        </w:tc>
        <w:tc>
          <w:tcPr>
            <w:tcW w:w="1658" w:type="dxa"/>
            <w:vAlign w:val="center"/>
          </w:tcPr>
          <w:p w14:paraId="750E914C" w14:textId="77777777" w:rsidR="00C97A6F" w:rsidRPr="00C64C6C" w:rsidRDefault="00C97A6F">
            <w:pPr>
              <w:pStyle w:val="Corpsdetexte"/>
              <w:jc w:val="center"/>
              <w:rPr>
                <w:color w:val="BFBFBF" w:themeColor="background1" w:themeShade="BF"/>
                <w:spacing w:val="-10"/>
                <w:sz w:val="18"/>
              </w:rPr>
            </w:pPr>
            <w:r w:rsidRPr="00C64C6C">
              <w:rPr>
                <w:color w:val="BFBFBF" w:themeColor="background1" w:themeShade="BF"/>
                <w:spacing w:val="-10"/>
                <w:sz w:val="18"/>
              </w:rPr>
              <w:t>75</w:t>
            </w:r>
          </w:p>
        </w:tc>
        <w:tc>
          <w:tcPr>
            <w:tcW w:w="1719" w:type="dxa"/>
            <w:vAlign w:val="center"/>
          </w:tcPr>
          <w:p w14:paraId="4AE90725" w14:textId="47051FF3" w:rsidR="00C97A6F" w:rsidRPr="00C64C6C" w:rsidRDefault="00C97A6F">
            <w:pPr>
              <w:pStyle w:val="Corpsdetexte"/>
              <w:jc w:val="center"/>
              <w:rPr>
                <w:color w:val="BFBFBF" w:themeColor="background1" w:themeShade="BF"/>
                <w:sz w:val="18"/>
              </w:rPr>
            </w:pPr>
            <w:r w:rsidRPr="00C64C6C">
              <w:rPr>
                <w:color w:val="BFBFBF" w:themeColor="background1" w:themeShade="BF"/>
                <w:spacing w:val="-4"/>
                <w:sz w:val="18"/>
              </w:rPr>
              <w:t>GCP Subscriptions</w:t>
            </w:r>
          </w:p>
        </w:tc>
      </w:tr>
      <w:tr w:rsidR="00C97A6F" w:rsidRPr="00C64C6C" w14:paraId="46821BB2" w14:textId="77777777" w:rsidTr="6F0DF27A">
        <w:trPr>
          <w:trHeight w:val="288"/>
          <w:jc w:val="center"/>
        </w:trPr>
        <w:tc>
          <w:tcPr>
            <w:tcW w:w="1103" w:type="dxa"/>
            <w:vAlign w:val="center"/>
          </w:tcPr>
          <w:p w14:paraId="41F6B408" w14:textId="1F56F980" w:rsidR="00C97A6F" w:rsidRPr="00C64C6C" w:rsidRDefault="00B75778">
            <w:pPr>
              <w:pStyle w:val="Corpsdetexte"/>
              <w:jc w:val="center"/>
              <w:rPr>
                <w:color w:val="BFBFBF" w:themeColor="background1" w:themeShade="BF"/>
                <w:spacing w:val="-4"/>
                <w:sz w:val="18"/>
              </w:rPr>
            </w:pPr>
            <w:del w:id="1411" w:author="Vincent Boisclair" w:date="2025-12-12T11:18:00Z" w16du:dateUtc="2025-12-12T16:18:00Z">
              <w:r w:rsidRPr="00C64C6C" w:rsidDel="0068396C">
                <w:rPr>
                  <w:color w:val="BFBFBF" w:themeColor="background1" w:themeShade="BF"/>
                  <w:spacing w:val="-4"/>
                  <w:sz w:val="18"/>
                </w:rPr>
                <w:delText>Ateko</w:delText>
              </w:r>
            </w:del>
          </w:p>
        </w:tc>
        <w:tc>
          <w:tcPr>
            <w:tcW w:w="2706" w:type="dxa"/>
            <w:vAlign w:val="center"/>
          </w:tcPr>
          <w:p w14:paraId="3065794A" w14:textId="77777777" w:rsidR="00C97A6F" w:rsidRPr="00C64C6C" w:rsidRDefault="00C97A6F">
            <w:pPr>
              <w:pStyle w:val="Corpsdetexte"/>
              <w:rPr>
                <w:color w:val="BFBFBF" w:themeColor="background1" w:themeShade="BF"/>
                <w:spacing w:val="-2"/>
                <w:sz w:val="18"/>
              </w:rPr>
            </w:pPr>
            <w:r w:rsidRPr="00C64C6C">
              <w:rPr>
                <w:color w:val="BFBFBF" w:themeColor="background1" w:themeShade="BF"/>
                <w:spacing w:val="-2"/>
                <w:sz w:val="18"/>
              </w:rPr>
              <w:t>Core infrastructure Shared Services</w:t>
            </w:r>
          </w:p>
        </w:tc>
        <w:tc>
          <w:tcPr>
            <w:tcW w:w="1658" w:type="dxa"/>
            <w:vAlign w:val="center"/>
          </w:tcPr>
          <w:p w14:paraId="2E933D60" w14:textId="77777777" w:rsidR="00C97A6F" w:rsidRPr="00C64C6C" w:rsidRDefault="00C97A6F">
            <w:pPr>
              <w:pStyle w:val="Corpsdetexte"/>
              <w:jc w:val="center"/>
              <w:rPr>
                <w:color w:val="BFBFBF" w:themeColor="background1" w:themeShade="BF"/>
                <w:spacing w:val="-10"/>
                <w:sz w:val="18"/>
              </w:rPr>
            </w:pPr>
            <w:r w:rsidRPr="00C64C6C">
              <w:rPr>
                <w:color w:val="BFBFBF" w:themeColor="background1" w:themeShade="BF"/>
                <w:spacing w:val="-10"/>
                <w:sz w:val="18"/>
              </w:rPr>
              <w:t>45</w:t>
            </w:r>
          </w:p>
        </w:tc>
        <w:tc>
          <w:tcPr>
            <w:tcW w:w="1719" w:type="dxa"/>
            <w:vAlign w:val="center"/>
          </w:tcPr>
          <w:p w14:paraId="61A65E72" w14:textId="2223FDBD" w:rsidR="00C97A6F" w:rsidRPr="00C64C6C" w:rsidRDefault="00C97A6F">
            <w:pPr>
              <w:pStyle w:val="Corpsdetexte"/>
              <w:jc w:val="center"/>
              <w:rPr>
                <w:color w:val="BFBFBF" w:themeColor="background1" w:themeShade="BF"/>
                <w:spacing w:val="-4"/>
                <w:sz w:val="18"/>
              </w:rPr>
            </w:pPr>
            <w:r w:rsidRPr="00C64C6C">
              <w:rPr>
                <w:color w:val="BFBFBF" w:themeColor="background1" w:themeShade="BF"/>
                <w:spacing w:val="-4"/>
                <w:sz w:val="18"/>
              </w:rPr>
              <w:t>GCP Subscriptions</w:t>
            </w:r>
          </w:p>
        </w:tc>
      </w:tr>
      <w:tr w:rsidR="00C97A6F" w:rsidRPr="00C64C6C" w14:paraId="6F8978E0" w14:textId="77777777" w:rsidTr="6F0DF27A">
        <w:trPr>
          <w:trHeight w:val="288"/>
          <w:jc w:val="center"/>
        </w:trPr>
        <w:tc>
          <w:tcPr>
            <w:tcW w:w="1103" w:type="dxa"/>
            <w:vAlign w:val="center"/>
          </w:tcPr>
          <w:p w14:paraId="086D652B" w14:textId="66AE7219" w:rsidR="00C97A6F" w:rsidRPr="00C64C6C" w:rsidRDefault="00B75778">
            <w:pPr>
              <w:pStyle w:val="Corpsdetexte"/>
              <w:jc w:val="center"/>
              <w:rPr>
                <w:color w:val="BFBFBF" w:themeColor="background1" w:themeShade="BF"/>
                <w:spacing w:val="-4"/>
                <w:sz w:val="18"/>
              </w:rPr>
            </w:pPr>
            <w:del w:id="1412" w:author="Vincent Boisclair" w:date="2025-12-12T11:18:00Z" w16du:dateUtc="2025-12-12T16:18:00Z">
              <w:r w:rsidRPr="00C64C6C" w:rsidDel="0068396C">
                <w:rPr>
                  <w:color w:val="BFBFBF" w:themeColor="background1" w:themeShade="BF"/>
                  <w:spacing w:val="-4"/>
                  <w:sz w:val="18"/>
                </w:rPr>
                <w:delText>Ateko</w:delText>
              </w:r>
            </w:del>
          </w:p>
        </w:tc>
        <w:tc>
          <w:tcPr>
            <w:tcW w:w="2706" w:type="dxa"/>
            <w:vAlign w:val="center"/>
          </w:tcPr>
          <w:p w14:paraId="67CECC81" w14:textId="32DC63E8" w:rsidR="00C97A6F" w:rsidRPr="00C64C6C" w:rsidRDefault="00C97A6F">
            <w:pPr>
              <w:pStyle w:val="Corpsdetexte"/>
              <w:rPr>
                <w:color w:val="BFBFBF" w:themeColor="background1" w:themeShade="BF"/>
                <w:spacing w:val="-4"/>
                <w:sz w:val="18"/>
              </w:rPr>
            </w:pPr>
            <w:r w:rsidRPr="00C64C6C">
              <w:rPr>
                <w:color w:val="BFBFBF" w:themeColor="background1" w:themeShade="BF"/>
                <w:spacing w:val="-2"/>
                <w:sz w:val="18"/>
              </w:rPr>
              <w:t>Core infrastructure One IT</w:t>
            </w:r>
          </w:p>
        </w:tc>
        <w:tc>
          <w:tcPr>
            <w:tcW w:w="1658" w:type="dxa"/>
            <w:vAlign w:val="center"/>
          </w:tcPr>
          <w:p w14:paraId="21BD2980" w14:textId="77777777" w:rsidR="00C97A6F" w:rsidRPr="00C64C6C" w:rsidRDefault="00C97A6F">
            <w:pPr>
              <w:pStyle w:val="Corpsdetexte"/>
              <w:jc w:val="center"/>
              <w:rPr>
                <w:color w:val="BFBFBF" w:themeColor="background1" w:themeShade="BF"/>
                <w:spacing w:val="-10"/>
                <w:sz w:val="18"/>
              </w:rPr>
            </w:pPr>
            <w:r w:rsidRPr="00C64C6C">
              <w:rPr>
                <w:color w:val="BFBFBF" w:themeColor="background1" w:themeShade="BF"/>
                <w:spacing w:val="-10"/>
                <w:sz w:val="18"/>
              </w:rPr>
              <w:t>0</w:t>
            </w:r>
          </w:p>
        </w:tc>
        <w:tc>
          <w:tcPr>
            <w:tcW w:w="1719" w:type="dxa"/>
            <w:vAlign w:val="center"/>
          </w:tcPr>
          <w:p w14:paraId="70EDD822" w14:textId="0A99FE7A" w:rsidR="00C97A6F" w:rsidRPr="00C64C6C" w:rsidRDefault="00C97A6F">
            <w:pPr>
              <w:pStyle w:val="Corpsdetexte"/>
              <w:jc w:val="center"/>
              <w:rPr>
                <w:color w:val="BFBFBF" w:themeColor="background1" w:themeShade="BF"/>
                <w:sz w:val="18"/>
              </w:rPr>
            </w:pPr>
            <w:r w:rsidRPr="00C64C6C">
              <w:rPr>
                <w:color w:val="BFBFBF" w:themeColor="background1" w:themeShade="BF"/>
                <w:spacing w:val="-4"/>
                <w:sz w:val="18"/>
              </w:rPr>
              <w:t>GCP Subscriptions</w:t>
            </w:r>
          </w:p>
        </w:tc>
      </w:tr>
    </w:tbl>
    <w:p w14:paraId="6B81EEDF" w14:textId="77777777" w:rsidR="001A600E" w:rsidRPr="006D19D5" w:rsidRDefault="001A600E" w:rsidP="001A600E">
      <w:pPr>
        <w:rPr>
          <w:ins w:id="1413" w:author="Vincent Boisclair" w:date="2025-12-12T15:20:00Z" w16du:dateUtc="2025-12-12T20:20:00Z"/>
          <w:b/>
          <w:bCs/>
        </w:rPr>
      </w:pPr>
      <w:ins w:id="1414" w:author="Vincent Boisclair" w:date="2025-12-12T15:20:00Z" w16du:dateUtc="2025-12-12T20:20:00Z">
        <w:r w:rsidRPr="006D19D5">
          <w:rPr>
            <w:b/>
            <w:bCs/>
            <w:highlight w:val="cyan"/>
          </w:rPr>
          <w:lastRenderedPageBreak/>
          <w:t>&lt;--------------------</w:t>
        </w:r>
        <w:r>
          <w:rPr>
            <w:b/>
            <w:bCs/>
            <w:highlight w:val="cyan"/>
          </w:rPr>
          <w:t xml:space="preserve">STOP </w:t>
        </w:r>
        <w:r w:rsidRPr="006D19D5">
          <w:rPr>
            <w:b/>
            <w:bCs/>
            <w:highlight w:val="cyan"/>
          </w:rPr>
          <w:t>DELET</w:t>
        </w:r>
        <w:r>
          <w:rPr>
            <w:b/>
            <w:bCs/>
            <w:highlight w:val="cyan"/>
          </w:rPr>
          <w:t>ING</w:t>
        </w:r>
        <w:r w:rsidRPr="006D19D5">
          <w:rPr>
            <w:b/>
            <w:bCs/>
            <w:highlight w:val="cyan"/>
          </w:rPr>
          <w:t xml:space="preserve"> HERE</w:t>
        </w:r>
      </w:ins>
    </w:p>
    <w:tbl>
      <w:tblPr>
        <w:tblStyle w:val="Grilledutableau"/>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476"/>
        <w:gridCol w:w="1170"/>
        <w:gridCol w:w="3240"/>
      </w:tblGrid>
      <w:tr w:rsidR="00C3225A" w:rsidRPr="00A92DD6" w14:paraId="0930C996" w14:textId="77777777" w:rsidTr="00C64C6C">
        <w:trPr>
          <w:trHeight w:val="330"/>
          <w:jc w:val="center"/>
          <w:ins w:id="1415" w:author="Vincent Boisclair" w:date="2025-12-12T15:22:00Z"/>
        </w:trPr>
        <w:tc>
          <w:tcPr>
            <w:tcW w:w="3476" w:type="dxa"/>
            <w:shd w:val="clear" w:color="auto" w:fill="BFBFBF" w:themeFill="background1" w:themeFillShade="BF"/>
            <w:vAlign w:val="center"/>
          </w:tcPr>
          <w:p w14:paraId="29FC17CA" w14:textId="77777777" w:rsidR="00C3225A" w:rsidRPr="00A92DD6" w:rsidRDefault="00C3225A">
            <w:pPr>
              <w:pStyle w:val="TableParagraph"/>
              <w:spacing w:before="1" w:line="199" w:lineRule="exact"/>
              <w:rPr>
                <w:ins w:id="1416" w:author="Vincent Boisclair" w:date="2025-12-12T15:22:00Z" w16du:dateUtc="2025-12-12T20:22:00Z"/>
                <w:b/>
                <w:bCs/>
                <w:sz w:val="18"/>
                <w:szCs w:val="18"/>
              </w:rPr>
            </w:pPr>
            <w:ins w:id="1417" w:author="Vincent Boisclair" w:date="2025-12-12T15:22:00Z" w16du:dateUtc="2025-12-12T20:22:00Z">
              <w:r w:rsidRPr="00A92DD6">
                <w:rPr>
                  <w:b/>
                  <w:bCs/>
                  <w:sz w:val="18"/>
                  <w:szCs w:val="18"/>
                </w:rPr>
                <w:t>Capability</w:t>
              </w:r>
            </w:ins>
          </w:p>
        </w:tc>
        <w:tc>
          <w:tcPr>
            <w:tcW w:w="1170" w:type="dxa"/>
            <w:shd w:val="clear" w:color="auto" w:fill="BFBFBF" w:themeFill="background1" w:themeFillShade="BF"/>
            <w:vAlign w:val="center"/>
          </w:tcPr>
          <w:p w14:paraId="472960E5" w14:textId="77777777" w:rsidR="00C3225A" w:rsidRPr="00A92DD6" w:rsidRDefault="00C3225A">
            <w:pPr>
              <w:pStyle w:val="TableParagraph"/>
              <w:spacing w:before="1" w:line="199" w:lineRule="exact"/>
              <w:jc w:val="center"/>
              <w:rPr>
                <w:ins w:id="1418" w:author="Vincent Boisclair" w:date="2025-12-12T15:22:00Z" w16du:dateUtc="2025-12-12T20:22:00Z"/>
                <w:b/>
                <w:bCs/>
                <w:sz w:val="18"/>
                <w:szCs w:val="18"/>
              </w:rPr>
            </w:pPr>
            <w:ins w:id="1419" w:author="Vincent Boisclair" w:date="2025-12-12T15:22:00Z" w16du:dateUtc="2025-12-12T20:22:00Z">
              <w:r w:rsidRPr="00A92DD6">
                <w:rPr>
                  <w:b/>
                  <w:bCs/>
                  <w:sz w:val="18"/>
                  <w:szCs w:val="18"/>
                </w:rPr>
                <w:t>Quantity</w:t>
              </w:r>
            </w:ins>
          </w:p>
        </w:tc>
        <w:tc>
          <w:tcPr>
            <w:tcW w:w="3240" w:type="dxa"/>
            <w:shd w:val="clear" w:color="auto" w:fill="BFBFBF" w:themeFill="background1" w:themeFillShade="BF"/>
            <w:vAlign w:val="center"/>
          </w:tcPr>
          <w:p w14:paraId="19771A18" w14:textId="72649BCD" w:rsidR="00C3225A" w:rsidRPr="00A92DD6" w:rsidRDefault="00FD400A">
            <w:pPr>
              <w:pStyle w:val="TableParagraph"/>
              <w:spacing w:before="1" w:line="199" w:lineRule="exact"/>
              <w:jc w:val="center"/>
              <w:rPr>
                <w:ins w:id="1420" w:author="Vincent Boisclair" w:date="2025-12-12T15:22:00Z" w16du:dateUtc="2025-12-12T20:22:00Z"/>
                <w:b/>
                <w:bCs/>
                <w:sz w:val="18"/>
                <w:szCs w:val="18"/>
              </w:rPr>
            </w:pPr>
            <w:ins w:id="1421" w:author="Vincent Boisclair" w:date="2025-12-12T15:56:00Z" w16du:dateUtc="2025-12-12T20:56:00Z">
              <w:r>
                <w:rPr>
                  <w:b/>
                  <w:bCs/>
                  <w:sz w:val="18"/>
                  <w:szCs w:val="18"/>
                </w:rPr>
                <w:t xml:space="preserve">Unit </w:t>
              </w:r>
            </w:ins>
            <w:ins w:id="1422" w:author="Vincent Boisclair" w:date="2025-12-12T15:22:00Z" w16du:dateUtc="2025-12-12T20:22:00Z">
              <w:r w:rsidR="00C3225A" w:rsidRPr="00A92DD6">
                <w:rPr>
                  <w:b/>
                  <w:bCs/>
                  <w:sz w:val="18"/>
                  <w:szCs w:val="18"/>
                </w:rPr>
                <w:t>Type</w:t>
              </w:r>
            </w:ins>
          </w:p>
        </w:tc>
      </w:tr>
      <w:tr w:rsidR="003F3CEA" w:rsidRPr="00146F58" w14:paraId="1FDC7B13" w14:textId="77777777" w:rsidTr="00C64C6C">
        <w:trPr>
          <w:trHeight w:val="288"/>
          <w:jc w:val="center"/>
          <w:ins w:id="1423" w:author="Vincent Boisclair" w:date="2025-12-12T15:22:00Z"/>
        </w:trPr>
        <w:tc>
          <w:tcPr>
            <w:tcW w:w="3476" w:type="dxa"/>
          </w:tcPr>
          <w:p w14:paraId="64A1AB83" w14:textId="4C39831D" w:rsidR="003F3CEA" w:rsidRPr="00146F58" w:rsidRDefault="003F3CEA" w:rsidP="00C159A5">
            <w:pPr>
              <w:pStyle w:val="Corpsdetexte"/>
              <w:rPr>
                <w:ins w:id="1424" w:author="Vincent Boisclair" w:date="2025-12-12T15:22:00Z" w16du:dateUtc="2025-12-12T20:22:00Z"/>
                <w:rFonts w:asciiTheme="minorHAnsi" w:hAnsiTheme="minorHAnsi" w:cstheme="minorHAnsi"/>
                <w:sz w:val="18"/>
                <w:szCs w:val="18"/>
              </w:rPr>
            </w:pPr>
            <w:ins w:id="1425" w:author="Vincent Boisclair" w:date="2025-12-12T15:45:00Z" w16du:dateUtc="2025-12-12T20:45:00Z">
              <w:r w:rsidRPr="00146F58">
                <w:rPr>
                  <w:rFonts w:asciiTheme="minorHAnsi" w:hAnsiTheme="minorHAnsi" w:cstheme="minorHAnsi"/>
                  <w:sz w:val="18"/>
                  <w:szCs w:val="18"/>
                </w:rPr>
                <w:t>Security Solution</w:t>
              </w:r>
            </w:ins>
          </w:p>
        </w:tc>
        <w:tc>
          <w:tcPr>
            <w:tcW w:w="1170" w:type="dxa"/>
            <w:vAlign w:val="center"/>
          </w:tcPr>
          <w:p w14:paraId="293DA166" w14:textId="1AEEF351" w:rsidR="003F3CEA" w:rsidRPr="00146F58" w:rsidRDefault="00734D1F" w:rsidP="003F3CEA">
            <w:pPr>
              <w:pStyle w:val="Corpsdetexte"/>
              <w:jc w:val="center"/>
              <w:rPr>
                <w:ins w:id="1426" w:author="Vincent Boisclair" w:date="2025-12-12T15:22:00Z" w16du:dateUtc="2025-12-12T20:22:00Z"/>
                <w:rFonts w:asciiTheme="minorHAnsi" w:hAnsiTheme="minorHAnsi" w:cstheme="minorHAnsi"/>
                <w:sz w:val="18"/>
                <w:szCs w:val="18"/>
              </w:rPr>
            </w:pPr>
            <w:ins w:id="1427" w:author="Vincent Boisclair" w:date="2025-12-12T16:08:00Z" w16du:dateUtc="2025-12-12T21:08:00Z">
              <w:r>
                <w:rPr>
                  <w:rFonts w:asciiTheme="minorHAnsi" w:hAnsiTheme="minorHAnsi" w:cstheme="minorHAnsi"/>
                  <w:sz w:val="18"/>
                  <w:szCs w:val="18"/>
                </w:rPr>
                <w:t>-</w:t>
              </w:r>
            </w:ins>
          </w:p>
        </w:tc>
        <w:tc>
          <w:tcPr>
            <w:tcW w:w="3240" w:type="dxa"/>
            <w:vAlign w:val="center"/>
          </w:tcPr>
          <w:p w14:paraId="3C65939B" w14:textId="3F63123E" w:rsidR="003F3CEA" w:rsidRPr="00146F58" w:rsidRDefault="001C60E5" w:rsidP="00146F58">
            <w:pPr>
              <w:pStyle w:val="Corpsdetexte"/>
              <w:rPr>
                <w:ins w:id="1428" w:author="Vincent Boisclair" w:date="2025-12-12T15:22:00Z" w16du:dateUtc="2025-12-12T20:22:00Z"/>
                <w:rFonts w:asciiTheme="minorHAnsi" w:hAnsiTheme="minorHAnsi" w:cstheme="minorHAnsi"/>
                <w:sz w:val="18"/>
                <w:szCs w:val="18"/>
              </w:rPr>
            </w:pPr>
            <w:ins w:id="1429" w:author="Vincent Boisclair" w:date="2025-12-12T15:47:00Z" w16du:dateUtc="2025-12-12T20:47:00Z">
              <w:r w:rsidRPr="00146F58">
                <w:rPr>
                  <w:rFonts w:asciiTheme="minorHAnsi" w:hAnsiTheme="minorHAnsi" w:cstheme="minorHAnsi"/>
                  <w:sz w:val="18"/>
                  <w:szCs w:val="18"/>
                </w:rPr>
                <w:t>GCP assets</w:t>
              </w:r>
            </w:ins>
            <w:r w:rsidR="00734D1F" w:rsidRPr="00734D1F" w:rsidDel="00734D1F">
              <w:rPr>
                <w:rFonts w:asciiTheme="minorHAnsi" w:hAnsiTheme="minorHAnsi" w:cstheme="minorHAnsi"/>
                <w:sz w:val="18"/>
                <w:szCs w:val="18"/>
              </w:rPr>
              <w:t xml:space="preserve"> </w:t>
            </w:r>
          </w:p>
        </w:tc>
      </w:tr>
      <w:tr w:rsidR="003F3CEA" w:rsidRPr="00146F58" w14:paraId="3A50C5A1" w14:textId="77777777" w:rsidTr="00C64C6C">
        <w:trPr>
          <w:trHeight w:val="288"/>
          <w:jc w:val="center"/>
          <w:ins w:id="1430" w:author="Vincent Boisclair" w:date="2025-12-12T15:24:00Z"/>
        </w:trPr>
        <w:tc>
          <w:tcPr>
            <w:tcW w:w="3476" w:type="dxa"/>
          </w:tcPr>
          <w:p w14:paraId="0BB25E60" w14:textId="5567BF1C" w:rsidR="003F3CEA" w:rsidRPr="00146F58" w:rsidRDefault="003F3CEA" w:rsidP="00C159A5">
            <w:pPr>
              <w:pStyle w:val="Corpsdetexte"/>
              <w:rPr>
                <w:ins w:id="1431" w:author="Vincent Boisclair" w:date="2025-12-12T15:24:00Z" w16du:dateUtc="2025-12-12T20:24:00Z"/>
                <w:rFonts w:asciiTheme="minorHAnsi" w:hAnsiTheme="minorHAnsi" w:cstheme="minorHAnsi"/>
                <w:sz w:val="18"/>
                <w:szCs w:val="18"/>
              </w:rPr>
            </w:pPr>
            <w:ins w:id="1432" w:author="Vincent Boisclair" w:date="2025-12-12T15:45:00Z" w16du:dateUtc="2025-12-12T20:45:00Z">
              <w:r w:rsidRPr="00146F58">
                <w:rPr>
                  <w:rFonts w:asciiTheme="minorHAnsi" w:hAnsiTheme="minorHAnsi" w:cstheme="minorHAnsi"/>
                  <w:sz w:val="18"/>
                  <w:szCs w:val="18"/>
                </w:rPr>
                <w:t>Backup Solution</w:t>
              </w:r>
            </w:ins>
          </w:p>
        </w:tc>
        <w:tc>
          <w:tcPr>
            <w:tcW w:w="1170" w:type="dxa"/>
            <w:vAlign w:val="center"/>
          </w:tcPr>
          <w:p w14:paraId="7E4EBB70" w14:textId="77777777" w:rsidR="003F3CEA" w:rsidRDefault="00697F3A" w:rsidP="003F3CEA">
            <w:pPr>
              <w:pStyle w:val="Corpsdetexte"/>
              <w:jc w:val="center"/>
              <w:rPr>
                <w:ins w:id="1433" w:author="Vincent Boisclair" w:date="2025-12-12T15:57:00Z" w16du:dateUtc="2025-12-12T20:57:00Z"/>
                <w:rFonts w:asciiTheme="minorHAnsi" w:hAnsiTheme="minorHAnsi" w:cstheme="minorHAnsi"/>
                <w:sz w:val="18"/>
                <w:szCs w:val="18"/>
              </w:rPr>
            </w:pPr>
            <w:ins w:id="1434" w:author="Vincent Boisclair" w:date="2025-12-12T15:57:00Z" w16du:dateUtc="2025-12-12T20:57:00Z">
              <w:r>
                <w:rPr>
                  <w:rFonts w:asciiTheme="minorHAnsi" w:hAnsiTheme="minorHAnsi" w:cstheme="minorHAnsi"/>
                  <w:sz w:val="18"/>
                  <w:szCs w:val="18"/>
                </w:rPr>
                <w:t>3</w:t>
              </w:r>
            </w:ins>
          </w:p>
          <w:p w14:paraId="54DB36CE" w14:textId="291D72BE" w:rsidR="00697F3A" w:rsidRPr="00146F58" w:rsidRDefault="00697F3A" w:rsidP="003F3CEA">
            <w:pPr>
              <w:pStyle w:val="Corpsdetexte"/>
              <w:jc w:val="center"/>
              <w:rPr>
                <w:ins w:id="1435" w:author="Vincent Boisclair" w:date="2025-12-12T15:24:00Z" w16du:dateUtc="2025-12-12T20:24:00Z"/>
                <w:rFonts w:asciiTheme="minorHAnsi" w:hAnsiTheme="minorHAnsi" w:cstheme="minorHAnsi"/>
                <w:sz w:val="18"/>
                <w:szCs w:val="18"/>
              </w:rPr>
            </w:pPr>
            <w:ins w:id="1436" w:author="Vincent Boisclair" w:date="2025-12-12T15:57:00Z" w16du:dateUtc="2025-12-12T20:57:00Z">
              <w:r>
                <w:rPr>
                  <w:rFonts w:asciiTheme="minorHAnsi" w:hAnsiTheme="minorHAnsi" w:cstheme="minorHAnsi"/>
                  <w:sz w:val="18"/>
                  <w:szCs w:val="18"/>
                </w:rPr>
                <w:t>1777</w:t>
              </w:r>
            </w:ins>
          </w:p>
        </w:tc>
        <w:tc>
          <w:tcPr>
            <w:tcW w:w="3240" w:type="dxa"/>
            <w:vAlign w:val="center"/>
          </w:tcPr>
          <w:p w14:paraId="727FC5DC" w14:textId="6CD6ED71" w:rsidR="004525C7" w:rsidRPr="00146F58" w:rsidRDefault="00734D1F" w:rsidP="004525C7">
            <w:pPr>
              <w:pStyle w:val="Corpsdetexte"/>
              <w:rPr>
                <w:ins w:id="1437" w:author="Vincent Boisclair" w:date="2025-12-12T15:47:00Z" w16du:dateUtc="2025-12-12T20:47:00Z"/>
                <w:rFonts w:asciiTheme="minorHAnsi" w:hAnsiTheme="minorHAnsi" w:cstheme="minorHAnsi"/>
                <w:sz w:val="18"/>
                <w:szCs w:val="18"/>
              </w:rPr>
            </w:pPr>
            <w:ins w:id="1438" w:author="Vincent Boisclair" w:date="2025-12-12T16:07:00Z" w16du:dateUtc="2025-12-12T21:07:00Z">
              <w:r>
                <w:rPr>
                  <w:rFonts w:asciiTheme="minorHAnsi" w:hAnsiTheme="minorHAnsi" w:cstheme="minorHAnsi"/>
                  <w:sz w:val="18"/>
                  <w:szCs w:val="18"/>
                </w:rPr>
                <w:t>T</w:t>
              </w:r>
            </w:ins>
            <w:ins w:id="1439" w:author="Vincent Boisclair" w:date="2025-12-12T15:47:00Z" w16du:dateUtc="2025-12-12T20:47:00Z">
              <w:r w:rsidR="004525C7" w:rsidRPr="00146F58">
                <w:rPr>
                  <w:rFonts w:asciiTheme="minorHAnsi" w:hAnsiTheme="minorHAnsi" w:cstheme="minorHAnsi"/>
                  <w:sz w:val="18"/>
                  <w:szCs w:val="18"/>
                </w:rPr>
                <w:t>ypes of backup targets</w:t>
              </w:r>
            </w:ins>
          </w:p>
          <w:p w14:paraId="78D263EF" w14:textId="3BA4579C" w:rsidR="003F3CEA" w:rsidRPr="00146F58" w:rsidRDefault="00734D1F" w:rsidP="00146F58">
            <w:pPr>
              <w:pStyle w:val="Corpsdetexte"/>
              <w:rPr>
                <w:ins w:id="1440" w:author="Vincent Boisclair" w:date="2025-12-12T15:24:00Z" w16du:dateUtc="2025-12-12T20:24:00Z"/>
                <w:rFonts w:asciiTheme="minorHAnsi" w:hAnsiTheme="minorHAnsi" w:cstheme="minorHAnsi"/>
                <w:sz w:val="18"/>
                <w:szCs w:val="18"/>
              </w:rPr>
            </w:pPr>
            <w:ins w:id="1441" w:author="Vincent Boisclair" w:date="2025-12-12T16:07:00Z" w16du:dateUtc="2025-12-12T21:07:00Z">
              <w:r>
                <w:rPr>
                  <w:rFonts w:asciiTheme="minorHAnsi" w:hAnsiTheme="minorHAnsi" w:cstheme="minorHAnsi"/>
                  <w:sz w:val="18"/>
                  <w:szCs w:val="18"/>
                </w:rPr>
                <w:t>I</w:t>
              </w:r>
            </w:ins>
            <w:ins w:id="1442" w:author="Vincent Boisclair" w:date="2025-12-12T15:47:00Z" w16du:dateUtc="2025-12-12T20:47:00Z">
              <w:r w:rsidR="004525C7" w:rsidRPr="00146F58">
                <w:rPr>
                  <w:rFonts w:asciiTheme="minorHAnsi" w:hAnsiTheme="minorHAnsi" w:cstheme="minorHAnsi"/>
                  <w:sz w:val="18"/>
                  <w:szCs w:val="18"/>
                </w:rPr>
                <w:t>tems backed up</w:t>
              </w:r>
            </w:ins>
          </w:p>
        </w:tc>
      </w:tr>
      <w:tr w:rsidR="003F3CEA" w:rsidRPr="00146F58" w14:paraId="43B81232" w14:textId="77777777" w:rsidTr="00C64C6C">
        <w:trPr>
          <w:trHeight w:val="288"/>
          <w:jc w:val="center"/>
          <w:ins w:id="1443" w:author="Vincent Boisclair" w:date="2025-12-12T15:24:00Z"/>
        </w:trPr>
        <w:tc>
          <w:tcPr>
            <w:tcW w:w="3476" w:type="dxa"/>
          </w:tcPr>
          <w:p w14:paraId="4F977FC4" w14:textId="081B6B45" w:rsidR="003F3CEA" w:rsidRPr="00146F58" w:rsidRDefault="003F3CEA" w:rsidP="00C159A5">
            <w:pPr>
              <w:pStyle w:val="Corpsdetexte"/>
              <w:rPr>
                <w:ins w:id="1444" w:author="Vincent Boisclair" w:date="2025-12-12T15:24:00Z" w16du:dateUtc="2025-12-12T20:24:00Z"/>
                <w:rFonts w:asciiTheme="minorHAnsi" w:hAnsiTheme="minorHAnsi" w:cstheme="minorHAnsi"/>
                <w:sz w:val="18"/>
                <w:szCs w:val="18"/>
              </w:rPr>
            </w:pPr>
            <w:ins w:id="1445" w:author="Vincent Boisclair" w:date="2025-12-12T15:45:00Z" w16du:dateUtc="2025-12-12T20:45:00Z">
              <w:r w:rsidRPr="00146F58">
                <w:rPr>
                  <w:rFonts w:asciiTheme="minorHAnsi" w:hAnsiTheme="minorHAnsi" w:cstheme="minorHAnsi"/>
                  <w:sz w:val="18"/>
                  <w:szCs w:val="18"/>
                </w:rPr>
                <w:t>Monitoring Solution</w:t>
              </w:r>
            </w:ins>
          </w:p>
        </w:tc>
        <w:tc>
          <w:tcPr>
            <w:tcW w:w="1170" w:type="dxa"/>
            <w:vAlign w:val="center"/>
          </w:tcPr>
          <w:p w14:paraId="020D6F74" w14:textId="3AE8B9FA" w:rsidR="00697F3A" w:rsidRPr="00146F58" w:rsidRDefault="00697F3A" w:rsidP="00697F3A">
            <w:pPr>
              <w:pStyle w:val="Corpsdetexte"/>
              <w:jc w:val="center"/>
              <w:rPr>
                <w:ins w:id="1446" w:author="Vincent Boisclair" w:date="2025-12-12T15:24:00Z" w16du:dateUtc="2025-12-12T20:24:00Z"/>
                <w:rFonts w:asciiTheme="minorHAnsi" w:hAnsiTheme="minorHAnsi" w:cstheme="minorHAnsi"/>
                <w:sz w:val="18"/>
                <w:szCs w:val="18"/>
              </w:rPr>
            </w:pPr>
            <w:ins w:id="1447" w:author="Vincent Boisclair" w:date="2025-12-12T15:57:00Z" w16du:dateUtc="2025-12-12T20:57:00Z">
              <w:r>
                <w:rPr>
                  <w:rFonts w:asciiTheme="minorHAnsi" w:hAnsiTheme="minorHAnsi" w:cstheme="minorHAnsi"/>
                  <w:sz w:val="18"/>
                  <w:szCs w:val="18"/>
                </w:rPr>
                <w:t>25</w:t>
              </w:r>
            </w:ins>
          </w:p>
        </w:tc>
        <w:tc>
          <w:tcPr>
            <w:tcW w:w="3240" w:type="dxa"/>
            <w:vAlign w:val="center"/>
          </w:tcPr>
          <w:p w14:paraId="5879622C" w14:textId="2F08132E" w:rsidR="003F3CEA" w:rsidRPr="00146F58" w:rsidRDefault="00734D1F" w:rsidP="00146F58">
            <w:pPr>
              <w:pStyle w:val="Corpsdetexte"/>
              <w:rPr>
                <w:ins w:id="1448" w:author="Vincent Boisclair" w:date="2025-12-12T15:24:00Z" w16du:dateUtc="2025-12-12T20:24:00Z"/>
                <w:rFonts w:asciiTheme="minorHAnsi" w:hAnsiTheme="minorHAnsi" w:cstheme="minorHAnsi"/>
                <w:sz w:val="18"/>
                <w:szCs w:val="18"/>
              </w:rPr>
            </w:pPr>
            <w:ins w:id="1449" w:author="Vincent Boisclair" w:date="2025-12-12T16:07:00Z" w16du:dateUtc="2025-12-12T21:07:00Z">
              <w:r>
                <w:rPr>
                  <w:rFonts w:asciiTheme="minorHAnsi" w:hAnsiTheme="minorHAnsi" w:cstheme="minorHAnsi"/>
                  <w:sz w:val="18"/>
                  <w:szCs w:val="18"/>
                </w:rPr>
                <w:t>S</w:t>
              </w:r>
            </w:ins>
            <w:ins w:id="1450" w:author="Vincent Boisclair" w:date="2025-12-12T15:47:00Z" w16du:dateUtc="2025-12-12T20:47:00Z">
              <w:r w:rsidR="004525C7" w:rsidRPr="00146F58">
                <w:rPr>
                  <w:rFonts w:asciiTheme="minorHAnsi" w:hAnsiTheme="minorHAnsi" w:cstheme="minorHAnsi"/>
                  <w:sz w:val="18"/>
                  <w:szCs w:val="18"/>
                </w:rPr>
                <w:t>ervice types monitored</w:t>
              </w:r>
            </w:ins>
          </w:p>
        </w:tc>
      </w:tr>
      <w:tr w:rsidR="005F7ABD" w:rsidRPr="00146F58" w14:paraId="127D51DC" w14:textId="77777777" w:rsidTr="00C64C6C">
        <w:trPr>
          <w:trHeight w:val="288"/>
          <w:jc w:val="center"/>
          <w:ins w:id="1451" w:author="Vincent Boisclair" w:date="2025-12-12T15:24:00Z"/>
        </w:trPr>
        <w:tc>
          <w:tcPr>
            <w:tcW w:w="3476" w:type="dxa"/>
          </w:tcPr>
          <w:p w14:paraId="31E31945" w14:textId="1EEEDE3B" w:rsidR="005F7ABD" w:rsidRPr="00146F58" w:rsidRDefault="005F7ABD" w:rsidP="00C159A5">
            <w:pPr>
              <w:pStyle w:val="Corpsdetexte"/>
              <w:rPr>
                <w:ins w:id="1452" w:author="Vincent Boisclair" w:date="2025-12-12T15:24:00Z" w16du:dateUtc="2025-12-12T20:24:00Z"/>
                <w:rFonts w:asciiTheme="minorHAnsi" w:hAnsiTheme="minorHAnsi" w:cstheme="minorHAnsi"/>
                <w:sz w:val="18"/>
                <w:szCs w:val="18"/>
              </w:rPr>
            </w:pPr>
            <w:ins w:id="1453" w:author="Vincent Boisclair" w:date="2025-12-12T15:45:00Z" w16du:dateUtc="2025-12-12T20:45:00Z">
              <w:r w:rsidRPr="00146F58">
                <w:rPr>
                  <w:rFonts w:asciiTheme="minorHAnsi" w:hAnsiTheme="minorHAnsi" w:cstheme="minorHAnsi"/>
                  <w:sz w:val="18"/>
                  <w:szCs w:val="18"/>
                </w:rPr>
                <w:t>Central Logging</w:t>
              </w:r>
            </w:ins>
          </w:p>
        </w:tc>
        <w:tc>
          <w:tcPr>
            <w:tcW w:w="1170" w:type="dxa"/>
            <w:vAlign w:val="center"/>
          </w:tcPr>
          <w:p w14:paraId="704D2ED3" w14:textId="08B8995C" w:rsidR="005F7ABD" w:rsidRPr="00146F58" w:rsidRDefault="00715D97" w:rsidP="005F7ABD">
            <w:pPr>
              <w:pStyle w:val="Corpsdetexte"/>
              <w:jc w:val="center"/>
              <w:rPr>
                <w:ins w:id="1454" w:author="Vincent Boisclair" w:date="2025-12-12T15:24:00Z" w16du:dateUtc="2025-12-12T20:24:00Z"/>
                <w:rFonts w:asciiTheme="minorHAnsi" w:hAnsiTheme="minorHAnsi" w:cstheme="minorHAnsi"/>
                <w:sz w:val="18"/>
                <w:szCs w:val="18"/>
              </w:rPr>
            </w:pPr>
            <w:ins w:id="1455" w:author="Vincent Boisclair" w:date="2025-12-12T15:57:00Z" w16du:dateUtc="2025-12-12T20:57:00Z">
              <w:r>
                <w:rPr>
                  <w:rFonts w:asciiTheme="minorHAnsi" w:hAnsiTheme="minorHAnsi" w:cstheme="minorHAnsi"/>
                  <w:sz w:val="18"/>
                  <w:szCs w:val="18"/>
                </w:rPr>
                <w:t>152</w:t>
              </w:r>
            </w:ins>
          </w:p>
        </w:tc>
        <w:tc>
          <w:tcPr>
            <w:tcW w:w="3240" w:type="dxa"/>
            <w:vAlign w:val="bottom"/>
          </w:tcPr>
          <w:p w14:paraId="5C0A4EC9" w14:textId="13FE49A7" w:rsidR="005F7ABD" w:rsidRPr="00146F58" w:rsidRDefault="005F7ABD" w:rsidP="00146F58">
            <w:pPr>
              <w:pStyle w:val="Corpsdetexte"/>
              <w:rPr>
                <w:ins w:id="1456" w:author="Vincent Boisclair" w:date="2025-12-12T15:24:00Z" w16du:dateUtc="2025-12-12T20:24:00Z"/>
                <w:rFonts w:asciiTheme="minorHAnsi" w:hAnsiTheme="minorHAnsi" w:cstheme="minorHAnsi"/>
                <w:sz w:val="18"/>
                <w:szCs w:val="18"/>
              </w:rPr>
            </w:pPr>
            <w:ins w:id="1457" w:author="Vincent Boisclair" w:date="2025-12-12T15:48:00Z" w16du:dateUtc="2025-12-12T20:48:00Z">
              <w:r w:rsidRPr="00146F58">
                <w:rPr>
                  <w:rFonts w:asciiTheme="minorHAnsi" w:hAnsiTheme="minorHAnsi" w:cstheme="minorHAnsi"/>
                  <w:color w:val="000000"/>
                  <w:sz w:val="18"/>
                  <w:szCs w:val="18"/>
                </w:rPr>
                <w:t>GCP subscriptions</w:t>
              </w:r>
            </w:ins>
          </w:p>
        </w:tc>
      </w:tr>
      <w:tr w:rsidR="005F7ABD" w:rsidRPr="00146F58" w14:paraId="7576684D" w14:textId="77777777" w:rsidTr="00C64C6C">
        <w:trPr>
          <w:trHeight w:val="288"/>
          <w:jc w:val="center"/>
          <w:ins w:id="1458" w:author="Vincent Boisclair" w:date="2025-12-12T15:24:00Z"/>
        </w:trPr>
        <w:tc>
          <w:tcPr>
            <w:tcW w:w="3476" w:type="dxa"/>
          </w:tcPr>
          <w:p w14:paraId="1B3F929D" w14:textId="4CD03EB2" w:rsidR="005F7ABD" w:rsidRPr="00146F58" w:rsidRDefault="005F7ABD" w:rsidP="00C159A5">
            <w:pPr>
              <w:pStyle w:val="Corpsdetexte"/>
              <w:rPr>
                <w:ins w:id="1459" w:author="Vincent Boisclair" w:date="2025-12-12T15:24:00Z" w16du:dateUtc="2025-12-12T20:24:00Z"/>
                <w:rFonts w:asciiTheme="minorHAnsi" w:hAnsiTheme="minorHAnsi" w:cstheme="minorHAnsi"/>
                <w:sz w:val="18"/>
                <w:szCs w:val="18"/>
              </w:rPr>
            </w:pPr>
            <w:ins w:id="1460" w:author="Vincent Boisclair" w:date="2025-12-12T15:45:00Z" w16du:dateUtc="2025-12-12T20:45:00Z">
              <w:r w:rsidRPr="00146F58">
                <w:rPr>
                  <w:rFonts w:asciiTheme="minorHAnsi" w:hAnsiTheme="minorHAnsi" w:cstheme="minorHAnsi"/>
                  <w:sz w:val="18"/>
                  <w:szCs w:val="18"/>
                </w:rPr>
                <w:t>Labelling Solution</w:t>
              </w:r>
            </w:ins>
          </w:p>
        </w:tc>
        <w:tc>
          <w:tcPr>
            <w:tcW w:w="1170" w:type="dxa"/>
            <w:vAlign w:val="center"/>
          </w:tcPr>
          <w:p w14:paraId="70E86301" w14:textId="2606E9B3" w:rsidR="005F7ABD" w:rsidRPr="00146F58" w:rsidRDefault="00715D97" w:rsidP="005F7ABD">
            <w:pPr>
              <w:pStyle w:val="Corpsdetexte"/>
              <w:jc w:val="center"/>
              <w:rPr>
                <w:ins w:id="1461" w:author="Vincent Boisclair" w:date="2025-12-12T15:24:00Z" w16du:dateUtc="2025-12-12T20:24:00Z"/>
                <w:rFonts w:asciiTheme="minorHAnsi" w:hAnsiTheme="minorHAnsi" w:cstheme="minorHAnsi"/>
                <w:sz w:val="18"/>
                <w:szCs w:val="18"/>
              </w:rPr>
            </w:pPr>
            <w:ins w:id="1462" w:author="Vincent Boisclair" w:date="2025-12-12T15:57:00Z" w16du:dateUtc="2025-12-12T20:57:00Z">
              <w:r>
                <w:rPr>
                  <w:rFonts w:asciiTheme="minorHAnsi" w:hAnsiTheme="minorHAnsi" w:cstheme="minorHAnsi"/>
                  <w:sz w:val="18"/>
                  <w:szCs w:val="18"/>
                </w:rPr>
                <w:t>6402</w:t>
              </w:r>
            </w:ins>
          </w:p>
        </w:tc>
        <w:tc>
          <w:tcPr>
            <w:tcW w:w="3240" w:type="dxa"/>
            <w:vAlign w:val="bottom"/>
          </w:tcPr>
          <w:p w14:paraId="1E2B12A1" w14:textId="5EC4BD4E" w:rsidR="005F7ABD" w:rsidRPr="00146F58" w:rsidRDefault="00734D1F" w:rsidP="00146F58">
            <w:pPr>
              <w:pStyle w:val="Corpsdetexte"/>
              <w:rPr>
                <w:ins w:id="1463" w:author="Vincent Boisclair" w:date="2025-12-12T15:24:00Z" w16du:dateUtc="2025-12-12T20:24:00Z"/>
                <w:rFonts w:asciiTheme="minorHAnsi" w:hAnsiTheme="minorHAnsi" w:cstheme="minorHAnsi"/>
                <w:sz w:val="18"/>
                <w:szCs w:val="18"/>
              </w:rPr>
            </w:pPr>
            <w:ins w:id="1464" w:author="Vincent Boisclair" w:date="2025-12-12T16:07:00Z" w16du:dateUtc="2025-12-12T21:07:00Z">
              <w:r>
                <w:rPr>
                  <w:rFonts w:asciiTheme="minorHAnsi" w:hAnsiTheme="minorHAnsi" w:cstheme="minorHAnsi"/>
                  <w:color w:val="000000"/>
                  <w:sz w:val="18"/>
                  <w:szCs w:val="18"/>
                </w:rPr>
                <w:t>A</w:t>
              </w:r>
            </w:ins>
            <w:ins w:id="1465" w:author="Vincent Boisclair" w:date="2025-12-12T15:54:00Z" w16du:dateUtc="2025-12-12T20:54:00Z">
              <w:r w:rsidR="00ED4645" w:rsidRPr="00ED4645">
                <w:rPr>
                  <w:rFonts w:asciiTheme="minorHAnsi" w:hAnsiTheme="minorHAnsi" w:cstheme="minorHAnsi"/>
                  <w:color w:val="000000"/>
                  <w:sz w:val="18"/>
                  <w:szCs w:val="18"/>
                </w:rPr>
                <w:t>ssets in labelling</w:t>
              </w:r>
            </w:ins>
          </w:p>
        </w:tc>
      </w:tr>
      <w:tr w:rsidR="005F7ABD" w:rsidRPr="00146F58" w14:paraId="0498530F" w14:textId="77777777" w:rsidTr="00C64C6C">
        <w:trPr>
          <w:trHeight w:val="288"/>
          <w:jc w:val="center"/>
          <w:ins w:id="1466" w:author="Vincent Boisclair" w:date="2025-12-12T15:24:00Z"/>
        </w:trPr>
        <w:tc>
          <w:tcPr>
            <w:tcW w:w="3476" w:type="dxa"/>
          </w:tcPr>
          <w:p w14:paraId="1AD97F46" w14:textId="6C021485" w:rsidR="005F7ABD" w:rsidRPr="00146F58" w:rsidRDefault="005F7ABD" w:rsidP="00C159A5">
            <w:pPr>
              <w:pStyle w:val="Corpsdetexte"/>
              <w:rPr>
                <w:ins w:id="1467" w:author="Vincent Boisclair" w:date="2025-12-12T15:24:00Z" w16du:dateUtc="2025-12-12T20:24:00Z"/>
                <w:rFonts w:asciiTheme="minorHAnsi" w:hAnsiTheme="minorHAnsi" w:cstheme="minorHAnsi"/>
                <w:sz w:val="18"/>
                <w:szCs w:val="18"/>
              </w:rPr>
            </w:pPr>
            <w:ins w:id="1468" w:author="Vincent Boisclair" w:date="2025-12-12T15:45:00Z" w16du:dateUtc="2025-12-12T20:45:00Z">
              <w:r w:rsidRPr="00146F58">
                <w:rPr>
                  <w:rFonts w:asciiTheme="minorHAnsi" w:hAnsiTheme="minorHAnsi" w:cstheme="minorHAnsi"/>
                  <w:sz w:val="18"/>
                  <w:szCs w:val="18"/>
                </w:rPr>
                <w:t>Billing report Solution</w:t>
              </w:r>
            </w:ins>
          </w:p>
        </w:tc>
        <w:tc>
          <w:tcPr>
            <w:tcW w:w="1170" w:type="dxa"/>
            <w:vAlign w:val="center"/>
          </w:tcPr>
          <w:p w14:paraId="24F467C3" w14:textId="589D7344" w:rsidR="005F7ABD" w:rsidRPr="00146F58" w:rsidRDefault="00715D97" w:rsidP="005F7ABD">
            <w:pPr>
              <w:pStyle w:val="Corpsdetexte"/>
              <w:jc w:val="center"/>
              <w:rPr>
                <w:ins w:id="1469" w:author="Vincent Boisclair" w:date="2025-12-12T15:24:00Z" w16du:dateUtc="2025-12-12T20:24:00Z"/>
                <w:rFonts w:asciiTheme="minorHAnsi" w:hAnsiTheme="minorHAnsi" w:cstheme="minorHAnsi"/>
                <w:sz w:val="18"/>
                <w:szCs w:val="18"/>
              </w:rPr>
            </w:pPr>
            <w:ins w:id="1470" w:author="Vincent Boisclair" w:date="2025-12-12T15:57:00Z" w16du:dateUtc="2025-12-12T20:57:00Z">
              <w:r>
                <w:rPr>
                  <w:rFonts w:asciiTheme="minorHAnsi" w:hAnsiTheme="minorHAnsi" w:cstheme="minorHAnsi"/>
                  <w:sz w:val="18"/>
                  <w:szCs w:val="18"/>
                </w:rPr>
                <w:t>4</w:t>
              </w:r>
            </w:ins>
          </w:p>
        </w:tc>
        <w:tc>
          <w:tcPr>
            <w:tcW w:w="3240" w:type="dxa"/>
            <w:vAlign w:val="bottom"/>
          </w:tcPr>
          <w:p w14:paraId="4F3D7AAE" w14:textId="0B7FB5FD" w:rsidR="005F7ABD" w:rsidRPr="00146F58" w:rsidRDefault="00734D1F" w:rsidP="00146F58">
            <w:pPr>
              <w:pStyle w:val="Corpsdetexte"/>
              <w:rPr>
                <w:ins w:id="1471" w:author="Vincent Boisclair" w:date="2025-12-12T15:24:00Z" w16du:dateUtc="2025-12-12T20:24:00Z"/>
                <w:rFonts w:asciiTheme="minorHAnsi" w:hAnsiTheme="minorHAnsi" w:cstheme="minorHAnsi"/>
                <w:sz w:val="18"/>
                <w:szCs w:val="18"/>
              </w:rPr>
            </w:pPr>
            <w:ins w:id="1472" w:author="Vincent Boisclair" w:date="2025-12-12T16:07:00Z" w16du:dateUtc="2025-12-12T21:07:00Z">
              <w:r>
                <w:rPr>
                  <w:rFonts w:asciiTheme="minorHAnsi" w:hAnsiTheme="minorHAnsi" w:cstheme="minorHAnsi"/>
                  <w:color w:val="000000"/>
                  <w:sz w:val="18"/>
                  <w:szCs w:val="18"/>
                </w:rPr>
                <w:t>D</w:t>
              </w:r>
            </w:ins>
            <w:ins w:id="1473" w:author="Vincent Boisclair" w:date="2025-12-12T15:48:00Z" w16du:dateUtc="2025-12-12T20:48:00Z">
              <w:r w:rsidR="005F7ABD" w:rsidRPr="00146F58">
                <w:rPr>
                  <w:rFonts w:asciiTheme="minorHAnsi" w:hAnsiTheme="minorHAnsi" w:cstheme="minorHAnsi"/>
                  <w:color w:val="000000"/>
                  <w:sz w:val="18"/>
                  <w:szCs w:val="18"/>
                </w:rPr>
                <w:t>imensions</w:t>
              </w:r>
            </w:ins>
          </w:p>
        </w:tc>
      </w:tr>
      <w:tr w:rsidR="005F7ABD" w:rsidRPr="00146F58" w14:paraId="1ABBB6F2" w14:textId="77777777" w:rsidTr="00C64C6C">
        <w:trPr>
          <w:trHeight w:val="288"/>
          <w:jc w:val="center"/>
          <w:ins w:id="1474" w:author="Vincent Boisclair" w:date="2025-12-12T15:24:00Z"/>
        </w:trPr>
        <w:tc>
          <w:tcPr>
            <w:tcW w:w="3476" w:type="dxa"/>
          </w:tcPr>
          <w:p w14:paraId="2BDEA2D6" w14:textId="26DA14B3" w:rsidR="005F7ABD" w:rsidRPr="00146F58" w:rsidRDefault="005F7ABD" w:rsidP="00C159A5">
            <w:pPr>
              <w:pStyle w:val="Corpsdetexte"/>
              <w:rPr>
                <w:ins w:id="1475" w:author="Vincent Boisclair" w:date="2025-12-12T15:24:00Z" w16du:dateUtc="2025-12-12T20:24:00Z"/>
                <w:rFonts w:asciiTheme="minorHAnsi" w:hAnsiTheme="minorHAnsi" w:cstheme="minorHAnsi"/>
                <w:sz w:val="18"/>
                <w:szCs w:val="18"/>
              </w:rPr>
            </w:pPr>
            <w:ins w:id="1476" w:author="Vincent Boisclair" w:date="2025-12-12T15:45:00Z" w16du:dateUtc="2025-12-12T20:45:00Z">
              <w:r w:rsidRPr="00146F58">
                <w:rPr>
                  <w:rFonts w:asciiTheme="minorHAnsi" w:hAnsiTheme="minorHAnsi" w:cstheme="minorHAnsi"/>
                  <w:sz w:val="18"/>
                  <w:szCs w:val="18"/>
                </w:rPr>
                <w:t>Patching</w:t>
              </w:r>
            </w:ins>
          </w:p>
        </w:tc>
        <w:tc>
          <w:tcPr>
            <w:tcW w:w="1170" w:type="dxa"/>
            <w:vAlign w:val="center"/>
          </w:tcPr>
          <w:p w14:paraId="1719A810" w14:textId="359404AD" w:rsidR="005F7ABD" w:rsidRPr="00146F58" w:rsidRDefault="00715D97" w:rsidP="005F7ABD">
            <w:pPr>
              <w:pStyle w:val="Corpsdetexte"/>
              <w:jc w:val="center"/>
              <w:rPr>
                <w:ins w:id="1477" w:author="Vincent Boisclair" w:date="2025-12-12T15:24:00Z" w16du:dateUtc="2025-12-12T20:24:00Z"/>
                <w:rFonts w:asciiTheme="minorHAnsi" w:hAnsiTheme="minorHAnsi" w:cstheme="minorHAnsi"/>
                <w:sz w:val="18"/>
                <w:szCs w:val="18"/>
              </w:rPr>
            </w:pPr>
            <w:ins w:id="1478" w:author="Vincent Boisclair" w:date="2025-12-12T15:57:00Z" w16du:dateUtc="2025-12-12T20:57:00Z">
              <w:r>
                <w:rPr>
                  <w:rFonts w:asciiTheme="minorHAnsi" w:hAnsiTheme="minorHAnsi" w:cstheme="minorHAnsi"/>
                  <w:sz w:val="18"/>
                  <w:szCs w:val="18"/>
                </w:rPr>
                <w:t>33</w:t>
              </w:r>
            </w:ins>
          </w:p>
        </w:tc>
        <w:tc>
          <w:tcPr>
            <w:tcW w:w="3240" w:type="dxa"/>
            <w:vAlign w:val="bottom"/>
          </w:tcPr>
          <w:p w14:paraId="4E5129C1" w14:textId="173A8771" w:rsidR="005F7ABD" w:rsidRPr="00146F58" w:rsidRDefault="005F7ABD" w:rsidP="00146F58">
            <w:pPr>
              <w:pStyle w:val="Corpsdetexte"/>
              <w:rPr>
                <w:ins w:id="1479" w:author="Vincent Boisclair" w:date="2025-12-12T15:24:00Z" w16du:dateUtc="2025-12-12T20:24:00Z"/>
                <w:rFonts w:asciiTheme="minorHAnsi" w:hAnsiTheme="minorHAnsi" w:cstheme="minorHAnsi"/>
                <w:sz w:val="18"/>
                <w:szCs w:val="18"/>
              </w:rPr>
            </w:pPr>
            <w:ins w:id="1480" w:author="Vincent Boisclair" w:date="2025-12-12T15:48:00Z" w16du:dateUtc="2025-12-12T20:48:00Z">
              <w:r w:rsidRPr="00146F58">
                <w:rPr>
                  <w:rFonts w:asciiTheme="minorHAnsi" w:hAnsiTheme="minorHAnsi" w:cstheme="minorHAnsi"/>
                  <w:color w:val="000000"/>
                  <w:sz w:val="18"/>
                  <w:szCs w:val="18"/>
                </w:rPr>
                <w:t>VMs</w:t>
              </w:r>
            </w:ins>
          </w:p>
        </w:tc>
      </w:tr>
      <w:tr w:rsidR="003F3CEA" w:rsidRPr="00146F58" w14:paraId="6CE2931E" w14:textId="77777777" w:rsidTr="00C64C6C">
        <w:trPr>
          <w:trHeight w:val="288"/>
          <w:jc w:val="center"/>
          <w:ins w:id="1481" w:author="Vincent Boisclair" w:date="2025-12-12T15:24:00Z"/>
        </w:trPr>
        <w:tc>
          <w:tcPr>
            <w:tcW w:w="3476" w:type="dxa"/>
          </w:tcPr>
          <w:p w14:paraId="5259A6F1" w14:textId="1758DD8A" w:rsidR="003F3CEA" w:rsidRPr="00146F58" w:rsidRDefault="003F3CEA" w:rsidP="00C159A5">
            <w:pPr>
              <w:pStyle w:val="Corpsdetexte"/>
              <w:rPr>
                <w:ins w:id="1482" w:author="Vincent Boisclair" w:date="2025-12-12T15:24:00Z" w16du:dateUtc="2025-12-12T20:24:00Z"/>
                <w:rFonts w:asciiTheme="minorHAnsi" w:hAnsiTheme="minorHAnsi" w:cstheme="minorHAnsi"/>
                <w:sz w:val="18"/>
                <w:szCs w:val="18"/>
              </w:rPr>
            </w:pPr>
            <w:ins w:id="1483" w:author="Vincent Boisclair" w:date="2025-12-12T15:45:00Z" w16du:dateUtc="2025-12-12T20:45:00Z">
              <w:r w:rsidRPr="00146F58">
                <w:rPr>
                  <w:rFonts w:asciiTheme="minorHAnsi" w:hAnsiTheme="minorHAnsi" w:cstheme="minorHAnsi"/>
                  <w:sz w:val="18"/>
                  <w:szCs w:val="18"/>
                </w:rPr>
                <w:t>Core Infrastructure</w:t>
              </w:r>
            </w:ins>
          </w:p>
        </w:tc>
        <w:tc>
          <w:tcPr>
            <w:tcW w:w="1170" w:type="dxa"/>
            <w:vAlign w:val="center"/>
          </w:tcPr>
          <w:p w14:paraId="36756017" w14:textId="77777777" w:rsidR="003F3CEA" w:rsidRDefault="00715D97" w:rsidP="003F3CEA">
            <w:pPr>
              <w:pStyle w:val="Corpsdetexte"/>
              <w:jc w:val="center"/>
              <w:rPr>
                <w:ins w:id="1484" w:author="Vincent Boisclair" w:date="2025-12-12T15:57:00Z" w16du:dateUtc="2025-12-12T20:57:00Z"/>
                <w:rFonts w:asciiTheme="minorHAnsi" w:hAnsiTheme="minorHAnsi" w:cstheme="minorHAnsi"/>
                <w:sz w:val="18"/>
                <w:szCs w:val="18"/>
              </w:rPr>
            </w:pPr>
            <w:ins w:id="1485" w:author="Vincent Boisclair" w:date="2025-12-12T15:57:00Z" w16du:dateUtc="2025-12-12T20:57:00Z">
              <w:r>
                <w:rPr>
                  <w:rFonts w:asciiTheme="minorHAnsi" w:hAnsiTheme="minorHAnsi" w:cstheme="minorHAnsi"/>
                  <w:sz w:val="18"/>
                  <w:szCs w:val="18"/>
                </w:rPr>
                <w:t>152</w:t>
              </w:r>
            </w:ins>
          </w:p>
          <w:p w14:paraId="546639ED" w14:textId="7444B470" w:rsidR="00715D97" w:rsidRPr="00146F58" w:rsidRDefault="00715D97" w:rsidP="003F3CEA">
            <w:pPr>
              <w:pStyle w:val="Corpsdetexte"/>
              <w:jc w:val="center"/>
              <w:rPr>
                <w:ins w:id="1486" w:author="Vincent Boisclair" w:date="2025-12-12T15:24:00Z" w16du:dateUtc="2025-12-12T20:24:00Z"/>
                <w:rFonts w:asciiTheme="minorHAnsi" w:hAnsiTheme="minorHAnsi" w:cstheme="minorHAnsi"/>
                <w:sz w:val="18"/>
                <w:szCs w:val="18"/>
              </w:rPr>
            </w:pPr>
            <w:ins w:id="1487" w:author="Vincent Boisclair" w:date="2025-12-12T15:57:00Z" w16du:dateUtc="2025-12-12T20:57:00Z">
              <w:r>
                <w:rPr>
                  <w:rFonts w:asciiTheme="minorHAnsi" w:hAnsiTheme="minorHAnsi" w:cstheme="minorHAnsi"/>
                  <w:sz w:val="18"/>
                  <w:szCs w:val="18"/>
                </w:rPr>
                <w:t>615</w:t>
              </w:r>
            </w:ins>
          </w:p>
        </w:tc>
        <w:tc>
          <w:tcPr>
            <w:tcW w:w="3240" w:type="dxa"/>
            <w:vAlign w:val="center"/>
          </w:tcPr>
          <w:p w14:paraId="70C912C9" w14:textId="24E9B79D" w:rsidR="003F3CEA" w:rsidRPr="00F32B98" w:rsidRDefault="005F7ABD" w:rsidP="00146F58">
            <w:pPr>
              <w:rPr>
                <w:ins w:id="1488" w:author="Vincent Boisclair" w:date="2025-12-12T15:24:00Z" w16du:dateUtc="2025-12-12T20:24:00Z"/>
                <w:rFonts w:asciiTheme="minorHAnsi" w:eastAsia="Times New Roman" w:hAnsiTheme="minorHAnsi" w:cstheme="minorHAnsi"/>
                <w:color w:val="000000"/>
                <w:sz w:val="18"/>
                <w:szCs w:val="18"/>
                <w:lang w:val="en-US"/>
              </w:rPr>
            </w:pPr>
            <w:ins w:id="1489" w:author="Vincent Boisclair" w:date="2025-12-12T15:48:00Z" w16du:dateUtc="2025-12-12T20:48:00Z">
              <w:r w:rsidRPr="00146F58">
                <w:rPr>
                  <w:rFonts w:asciiTheme="minorHAnsi" w:hAnsiTheme="minorHAnsi" w:cstheme="minorHAnsi"/>
                  <w:color w:val="000000"/>
                  <w:sz w:val="18"/>
                  <w:szCs w:val="18"/>
                </w:rPr>
                <w:t>GCP subscriptions</w:t>
              </w:r>
              <w:r w:rsidRPr="00146F58">
                <w:rPr>
                  <w:rFonts w:asciiTheme="minorHAnsi" w:hAnsiTheme="minorHAnsi" w:cstheme="minorHAnsi"/>
                  <w:color w:val="000000"/>
                  <w:sz w:val="18"/>
                  <w:szCs w:val="18"/>
                </w:rPr>
                <w:br/>
                <w:t>SKUs in billing</w:t>
              </w:r>
            </w:ins>
          </w:p>
        </w:tc>
      </w:tr>
      <w:tr w:rsidR="003F3CEA" w:rsidRPr="00146F58" w14:paraId="482F4514" w14:textId="77777777" w:rsidTr="00C64C6C">
        <w:trPr>
          <w:trHeight w:val="288"/>
          <w:jc w:val="center"/>
          <w:ins w:id="1490" w:author="Vincent Boisclair" w:date="2025-12-12T15:24:00Z"/>
        </w:trPr>
        <w:tc>
          <w:tcPr>
            <w:tcW w:w="3476" w:type="dxa"/>
          </w:tcPr>
          <w:p w14:paraId="1E04A16C" w14:textId="4737A7B0" w:rsidR="003F3CEA" w:rsidRPr="00146F58" w:rsidRDefault="003F3CEA" w:rsidP="00C159A5">
            <w:pPr>
              <w:pStyle w:val="Corpsdetexte"/>
              <w:rPr>
                <w:ins w:id="1491" w:author="Vincent Boisclair" w:date="2025-12-12T15:24:00Z" w16du:dateUtc="2025-12-12T20:24:00Z"/>
                <w:rFonts w:asciiTheme="minorHAnsi" w:hAnsiTheme="minorHAnsi" w:cstheme="minorHAnsi"/>
                <w:sz w:val="18"/>
                <w:szCs w:val="18"/>
              </w:rPr>
            </w:pPr>
            <w:ins w:id="1492" w:author="Vincent Boisclair" w:date="2025-12-12T15:45:00Z" w16du:dateUtc="2025-12-12T20:45:00Z">
              <w:r w:rsidRPr="00146F58">
                <w:rPr>
                  <w:rFonts w:asciiTheme="minorHAnsi" w:hAnsiTheme="minorHAnsi" w:cstheme="minorHAnsi"/>
                  <w:sz w:val="18"/>
                  <w:szCs w:val="18"/>
                </w:rPr>
                <w:t>Access management (RBAC)</w:t>
              </w:r>
            </w:ins>
          </w:p>
        </w:tc>
        <w:tc>
          <w:tcPr>
            <w:tcW w:w="1170" w:type="dxa"/>
            <w:vAlign w:val="center"/>
          </w:tcPr>
          <w:p w14:paraId="32B17152" w14:textId="00AC6C27" w:rsidR="003F3CEA" w:rsidRPr="00146F58" w:rsidRDefault="00715D97" w:rsidP="003F3CEA">
            <w:pPr>
              <w:pStyle w:val="Corpsdetexte"/>
              <w:jc w:val="center"/>
              <w:rPr>
                <w:ins w:id="1493" w:author="Vincent Boisclair" w:date="2025-12-12T15:24:00Z" w16du:dateUtc="2025-12-12T20:24:00Z"/>
                <w:rFonts w:asciiTheme="minorHAnsi" w:hAnsiTheme="minorHAnsi" w:cstheme="minorHAnsi"/>
                <w:sz w:val="18"/>
                <w:szCs w:val="18"/>
              </w:rPr>
            </w:pPr>
            <w:ins w:id="1494" w:author="Vincent Boisclair" w:date="2025-12-12T15:57:00Z" w16du:dateUtc="2025-12-12T20:57:00Z">
              <w:r>
                <w:rPr>
                  <w:rFonts w:asciiTheme="minorHAnsi" w:hAnsiTheme="minorHAnsi" w:cstheme="minorHAnsi"/>
                  <w:sz w:val="18"/>
                  <w:szCs w:val="18"/>
                </w:rPr>
                <w:t>199</w:t>
              </w:r>
            </w:ins>
          </w:p>
        </w:tc>
        <w:tc>
          <w:tcPr>
            <w:tcW w:w="3240" w:type="dxa"/>
            <w:vAlign w:val="center"/>
          </w:tcPr>
          <w:p w14:paraId="5C551C65" w14:textId="54F2590F" w:rsidR="003F3CEA" w:rsidRPr="00146F58" w:rsidRDefault="00734D1F" w:rsidP="00146F58">
            <w:pPr>
              <w:rPr>
                <w:ins w:id="1495" w:author="Vincent Boisclair" w:date="2025-12-12T15:24:00Z" w16du:dateUtc="2025-12-12T20:24:00Z"/>
                <w:rFonts w:asciiTheme="minorHAnsi" w:eastAsia="Times New Roman" w:hAnsiTheme="minorHAnsi" w:cstheme="minorHAnsi"/>
                <w:color w:val="000000"/>
                <w:sz w:val="18"/>
                <w:szCs w:val="18"/>
                <w:lang w:val="fr-CA"/>
              </w:rPr>
            </w:pPr>
            <w:ins w:id="1496" w:author="Vincent Boisclair" w:date="2025-12-12T16:07:00Z" w16du:dateUtc="2025-12-12T21:07:00Z">
              <w:r>
                <w:rPr>
                  <w:rFonts w:asciiTheme="minorHAnsi" w:hAnsiTheme="minorHAnsi" w:cstheme="minorHAnsi"/>
                  <w:color w:val="000000"/>
                  <w:sz w:val="18"/>
                  <w:szCs w:val="18"/>
                </w:rPr>
                <w:t>G</w:t>
              </w:r>
            </w:ins>
            <w:ins w:id="1497" w:author="Vincent Boisclair" w:date="2025-12-12T15:48:00Z" w16du:dateUtc="2025-12-12T20:48:00Z">
              <w:r w:rsidR="005F7ABD" w:rsidRPr="00146F58">
                <w:rPr>
                  <w:rFonts w:asciiTheme="minorHAnsi" w:hAnsiTheme="minorHAnsi" w:cstheme="minorHAnsi"/>
                  <w:color w:val="000000"/>
                  <w:sz w:val="18"/>
                  <w:szCs w:val="18"/>
                </w:rPr>
                <w:t>roups</w:t>
              </w:r>
            </w:ins>
          </w:p>
        </w:tc>
      </w:tr>
      <w:tr w:rsidR="003F3CEA" w:rsidRPr="00146F58" w14:paraId="15A7B423" w14:textId="77777777" w:rsidTr="00C64C6C">
        <w:trPr>
          <w:trHeight w:val="288"/>
          <w:jc w:val="center"/>
          <w:ins w:id="1498" w:author="Vincent Boisclair" w:date="2025-12-12T15:24:00Z"/>
        </w:trPr>
        <w:tc>
          <w:tcPr>
            <w:tcW w:w="3476" w:type="dxa"/>
          </w:tcPr>
          <w:p w14:paraId="7A83A550" w14:textId="3D28D963" w:rsidR="003F3CEA" w:rsidRPr="00146F58" w:rsidRDefault="003F3CEA" w:rsidP="00C159A5">
            <w:pPr>
              <w:pStyle w:val="Corpsdetexte"/>
              <w:rPr>
                <w:ins w:id="1499" w:author="Vincent Boisclair" w:date="2025-12-12T15:24:00Z" w16du:dateUtc="2025-12-12T20:24:00Z"/>
                <w:rFonts w:asciiTheme="minorHAnsi" w:hAnsiTheme="minorHAnsi" w:cstheme="minorHAnsi"/>
                <w:sz w:val="18"/>
                <w:szCs w:val="18"/>
              </w:rPr>
            </w:pPr>
            <w:ins w:id="1500" w:author="Vincent Boisclair" w:date="2025-12-12T15:45:00Z" w16du:dateUtc="2025-12-12T20:45:00Z">
              <w:r w:rsidRPr="00146F58">
                <w:rPr>
                  <w:rFonts w:asciiTheme="minorHAnsi" w:hAnsiTheme="minorHAnsi" w:cstheme="minorHAnsi"/>
                  <w:sz w:val="18"/>
                  <w:szCs w:val="18"/>
                </w:rPr>
                <w:t>Source Code hosting / Quality analysis</w:t>
              </w:r>
            </w:ins>
          </w:p>
        </w:tc>
        <w:tc>
          <w:tcPr>
            <w:tcW w:w="1170" w:type="dxa"/>
            <w:vAlign w:val="center"/>
          </w:tcPr>
          <w:p w14:paraId="285428D3" w14:textId="77777777" w:rsidR="003F3CEA" w:rsidRDefault="00DA5829" w:rsidP="003F3CEA">
            <w:pPr>
              <w:pStyle w:val="Corpsdetexte"/>
              <w:jc w:val="center"/>
              <w:rPr>
                <w:ins w:id="1501" w:author="Vincent Boisclair" w:date="2025-12-12T15:58:00Z" w16du:dateUtc="2025-12-12T20:58:00Z"/>
                <w:rFonts w:asciiTheme="minorHAnsi" w:hAnsiTheme="minorHAnsi" w:cstheme="minorHAnsi"/>
                <w:sz w:val="18"/>
                <w:szCs w:val="18"/>
              </w:rPr>
            </w:pPr>
            <w:ins w:id="1502" w:author="Vincent Boisclair" w:date="2025-12-12T15:58:00Z" w16du:dateUtc="2025-12-12T20:58:00Z">
              <w:r>
                <w:rPr>
                  <w:rFonts w:asciiTheme="minorHAnsi" w:hAnsiTheme="minorHAnsi" w:cstheme="minorHAnsi"/>
                  <w:sz w:val="18"/>
                  <w:szCs w:val="18"/>
                </w:rPr>
                <w:t>119</w:t>
              </w:r>
            </w:ins>
          </w:p>
          <w:p w14:paraId="203900D2" w14:textId="77777777" w:rsidR="00DA5829" w:rsidRDefault="00DA5829" w:rsidP="003F3CEA">
            <w:pPr>
              <w:pStyle w:val="Corpsdetexte"/>
              <w:jc w:val="center"/>
              <w:rPr>
                <w:ins w:id="1503" w:author="Vincent Boisclair" w:date="2025-12-12T15:58:00Z" w16du:dateUtc="2025-12-12T20:58:00Z"/>
                <w:rFonts w:asciiTheme="minorHAnsi" w:hAnsiTheme="minorHAnsi" w:cstheme="minorHAnsi"/>
                <w:sz w:val="18"/>
                <w:szCs w:val="18"/>
              </w:rPr>
            </w:pPr>
            <w:ins w:id="1504" w:author="Vincent Boisclair" w:date="2025-12-12T15:58:00Z" w16du:dateUtc="2025-12-12T20:58:00Z">
              <w:r>
                <w:rPr>
                  <w:rFonts w:asciiTheme="minorHAnsi" w:hAnsiTheme="minorHAnsi" w:cstheme="minorHAnsi"/>
                  <w:sz w:val="18"/>
                  <w:szCs w:val="18"/>
                </w:rPr>
                <w:t>12</w:t>
              </w:r>
            </w:ins>
          </w:p>
          <w:p w14:paraId="2769EE44" w14:textId="28916519" w:rsidR="00DA5829" w:rsidRPr="00146F58" w:rsidRDefault="00DA5829" w:rsidP="003F3CEA">
            <w:pPr>
              <w:pStyle w:val="Corpsdetexte"/>
              <w:jc w:val="center"/>
              <w:rPr>
                <w:ins w:id="1505" w:author="Vincent Boisclair" w:date="2025-12-12T15:24:00Z" w16du:dateUtc="2025-12-12T20:24:00Z"/>
                <w:rFonts w:asciiTheme="minorHAnsi" w:hAnsiTheme="minorHAnsi" w:cstheme="minorHAnsi"/>
                <w:sz w:val="18"/>
                <w:szCs w:val="18"/>
              </w:rPr>
            </w:pPr>
            <w:ins w:id="1506" w:author="Vincent Boisclair" w:date="2025-12-12T15:58:00Z" w16du:dateUtc="2025-12-12T20:58:00Z">
              <w:r>
                <w:rPr>
                  <w:rFonts w:asciiTheme="minorHAnsi" w:hAnsiTheme="minorHAnsi" w:cstheme="minorHAnsi"/>
                  <w:sz w:val="18"/>
                  <w:szCs w:val="18"/>
                </w:rPr>
                <w:t>112</w:t>
              </w:r>
            </w:ins>
          </w:p>
        </w:tc>
        <w:tc>
          <w:tcPr>
            <w:tcW w:w="3240" w:type="dxa"/>
            <w:vAlign w:val="center"/>
          </w:tcPr>
          <w:p w14:paraId="25E67874" w14:textId="71428932" w:rsidR="003F3CEA" w:rsidRPr="00F32B98" w:rsidRDefault="007529DA" w:rsidP="00146F58">
            <w:pPr>
              <w:rPr>
                <w:ins w:id="1507" w:author="Vincent Boisclair" w:date="2025-12-12T15:24:00Z" w16du:dateUtc="2025-12-12T20:24:00Z"/>
                <w:rFonts w:asciiTheme="minorHAnsi" w:eastAsia="Times New Roman" w:hAnsiTheme="minorHAnsi" w:cstheme="minorHAnsi"/>
                <w:color w:val="000000"/>
                <w:sz w:val="18"/>
                <w:szCs w:val="18"/>
                <w:lang w:val="en-US"/>
              </w:rPr>
            </w:pPr>
            <w:ins w:id="1508" w:author="Vincent Boisclair" w:date="2025-12-12T15:48:00Z" w16du:dateUtc="2025-12-12T20:48:00Z">
              <w:r w:rsidRPr="00146F58">
                <w:rPr>
                  <w:rFonts w:asciiTheme="minorHAnsi" w:hAnsiTheme="minorHAnsi" w:cstheme="minorHAnsi"/>
                  <w:color w:val="000000"/>
                  <w:sz w:val="18"/>
                  <w:szCs w:val="18"/>
                </w:rPr>
                <w:t>GitHub users</w:t>
              </w:r>
              <w:r w:rsidRPr="00146F58">
                <w:rPr>
                  <w:rFonts w:asciiTheme="minorHAnsi" w:hAnsiTheme="minorHAnsi" w:cstheme="minorHAnsi"/>
                  <w:color w:val="000000"/>
                  <w:sz w:val="18"/>
                  <w:szCs w:val="18"/>
                </w:rPr>
                <w:br/>
              </w:r>
            </w:ins>
            <w:ins w:id="1509" w:author="Vincent Boisclair" w:date="2025-12-12T16:07:00Z" w16du:dateUtc="2025-12-12T21:07:00Z">
              <w:r w:rsidR="00734D1F">
                <w:rPr>
                  <w:rFonts w:asciiTheme="minorHAnsi" w:hAnsiTheme="minorHAnsi" w:cstheme="minorHAnsi"/>
                  <w:color w:val="000000"/>
                  <w:sz w:val="18"/>
                  <w:szCs w:val="18"/>
                </w:rPr>
                <w:t>R</w:t>
              </w:r>
            </w:ins>
            <w:ins w:id="1510" w:author="Vincent Boisclair" w:date="2025-12-12T15:48:00Z" w16du:dateUtc="2025-12-12T20:48:00Z">
              <w:r w:rsidRPr="00146F58">
                <w:rPr>
                  <w:rFonts w:asciiTheme="minorHAnsi" w:hAnsiTheme="minorHAnsi" w:cstheme="minorHAnsi"/>
                  <w:color w:val="000000"/>
                  <w:sz w:val="18"/>
                  <w:szCs w:val="18"/>
                </w:rPr>
                <w:t>epositories using SonarCloud</w:t>
              </w:r>
              <w:r w:rsidRPr="00146F58">
                <w:rPr>
                  <w:rFonts w:asciiTheme="minorHAnsi" w:hAnsiTheme="minorHAnsi" w:cstheme="minorHAnsi"/>
                  <w:color w:val="000000"/>
                  <w:sz w:val="18"/>
                  <w:szCs w:val="18"/>
                </w:rPr>
                <w:br/>
              </w:r>
            </w:ins>
            <w:ins w:id="1511" w:author="Vincent Boisclair" w:date="2025-12-12T16:07:00Z" w16du:dateUtc="2025-12-12T21:07:00Z">
              <w:r w:rsidR="00734D1F">
                <w:rPr>
                  <w:rFonts w:asciiTheme="minorHAnsi" w:hAnsiTheme="minorHAnsi" w:cstheme="minorHAnsi"/>
                  <w:color w:val="000000"/>
                  <w:sz w:val="18"/>
                  <w:szCs w:val="18"/>
                </w:rPr>
                <w:t>R</w:t>
              </w:r>
            </w:ins>
            <w:ins w:id="1512" w:author="Vincent Boisclair" w:date="2025-12-12T15:48:00Z" w16du:dateUtc="2025-12-12T20:48:00Z">
              <w:r w:rsidRPr="00146F58">
                <w:rPr>
                  <w:rFonts w:asciiTheme="minorHAnsi" w:hAnsiTheme="minorHAnsi" w:cstheme="minorHAnsi"/>
                  <w:color w:val="000000"/>
                  <w:sz w:val="18"/>
                  <w:szCs w:val="18"/>
                </w:rPr>
                <w:t>epositories</w:t>
              </w:r>
            </w:ins>
          </w:p>
        </w:tc>
      </w:tr>
      <w:tr w:rsidR="007529DA" w:rsidRPr="00146F58" w14:paraId="175AAEE8" w14:textId="77777777" w:rsidTr="00C64C6C">
        <w:trPr>
          <w:trHeight w:val="288"/>
          <w:jc w:val="center"/>
          <w:ins w:id="1513" w:author="Vincent Boisclair" w:date="2025-12-12T15:24:00Z"/>
        </w:trPr>
        <w:tc>
          <w:tcPr>
            <w:tcW w:w="3476" w:type="dxa"/>
          </w:tcPr>
          <w:p w14:paraId="4645701D" w14:textId="63288B9F" w:rsidR="007529DA" w:rsidRPr="00146F58" w:rsidRDefault="007529DA" w:rsidP="00C159A5">
            <w:pPr>
              <w:pStyle w:val="Corpsdetexte"/>
              <w:rPr>
                <w:ins w:id="1514" w:author="Vincent Boisclair" w:date="2025-12-12T15:24:00Z" w16du:dateUtc="2025-12-12T20:24:00Z"/>
                <w:rFonts w:asciiTheme="minorHAnsi" w:hAnsiTheme="minorHAnsi" w:cstheme="minorHAnsi"/>
                <w:sz w:val="18"/>
                <w:szCs w:val="18"/>
              </w:rPr>
            </w:pPr>
            <w:ins w:id="1515" w:author="Vincent Boisclair" w:date="2025-12-12T15:45:00Z" w16du:dateUtc="2025-12-12T20:45:00Z">
              <w:r w:rsidRPr="00146F58">
                <w:rPr>
                  <w:rFonts w:asciiTheme="minorHAnsi" w:hAnsiTheme="minorHAnsi" w:cstheme="minorHAnsi"/>
                  <w:sz w:val="18"/>
                  <w:szCs w:val="18"/>
                </w:rPr>
                <w:t>ITSM</w:t>
              </w:r>
            </w:ins>
          </w:p>
        </w:tc>
        <w:tc>
          <w:tcPr>
            <w:tcW w:w="1170" w:type="dxa"/>
            <w:vAlign w:val="center"/>
          </w:tcPr>
          <w:p w14:paraId="70EAE1EC" w14:textId="5AEDA8EA" w:rsidR="007529DA" w:rsidRPr="00146F58" w:rsidRDefault="00DA5829" w:rsidP="007529DA">
            <w:pPr>
              <w:pStyle w:val="Corpsdetexte"/>
              <w:jc w:val="center"/>
              <w:rPr>
                <w:ins w:id="1516" w:author="Vincent Boisclair" w:date="2025-12-12T15:24:00Z" w16du:dateUtc="2025-12-12T20:24:00Z"/>
                <w:rFonts w:asciiTheme="minorHAnsi" w:hAnsiTheme="minorHAnsi" w:cstheme="minorHAnsi"/>
                <w:sz w:val="18"/>
                <w:szCs w:val="18"/>
              </w:rPr>
            </w:pPr>
            <w:ins w:id="1517" w:author="Vincent Boisclair" w:date="2025-12-12T15:58:00Z" w16du:dateUtc="2025-12-12T20:58:00Z">
              <w:r>
                <w:rPr>
                  <w:rFonts w:asciiTheme="minorHAnsi" w:hAnsiTheme="minorHAnsi" w:cstheme="minorHAnsi"/>
                  <w:sz w:val="18"/>
                  <w:szCs w:val="18"/>
                </w:rPr>
                <w:t>6</w:t>
              </w:r>
            </w:ins>
          </w:p>
        </w:tc>
        <w:tc>
          <w:tcPr>
            <w:tcW w:w="3240" w:type="dxa"/>
            <w:vAlign w:val="bottom"/>
          </w:tcPr>
          <w:p w14:paraId="7DEA0F52" w14:textId="2D455D51" w:rsidR="007529DA" w:rsidRPr="00146F58" w:rsidRDefault="007529DA" w:rsidP="00146F58">
            <w:pPr>
              <w:pStyle w:val="Corpsdetexte"/>
              <w:rPr>
                <w:ins w:id="1518" w:author="Vincent Boisclair" w:date="2025-12-12T15:24:00Z" w16du:dateUtc="2025-12-12T20:24:00Z"/>
                <w:rFonts w:asciiTheme="minorHAnsi" w:hAnsiTheme="minorHAnsi" w:cstheme="minorHAnsi"/>
                <w:sz w:val="18"/>
                <w:szCs w:val="18"/>
              </w:rPr>
            </w:pPr>
            <w:ins w:id="1519" w:author="Vincent Boisclair" w:date="2025-12-12T15:48:00Z" w16du:dateUtc="2025-12-12T20:48:00Z">
              <w:r w:rsidRPr="00146F58">
                <w:rPr>
                  <w:rFonts w:asciiTheme="minorHAnsi" w:hAnsiTheme="minorHAnsi" w:cstheme="minorHAnsi"/>
                  <w:color w:val="000000"/>
                  <w:sz w:val="18"/>
                  <w:szCs w:val="18"/>
                </w:rPr>
                <w:t>IT Directions</w:t>
              </w:r>
            </w:ins>
          </w:p>
        </w:tc>
      </w:tr>
      <w:tr w:rsidR="007529DA" w:rsidRPr="00146F58" w14:paraId="64288D0E" w14:textId="77777777" w:rsidTr="00C64C6C">
        <w:trPr>
          <w:trHeight w:val="288"/>
          <w:jc w:val="center"/>
          <w:ins w:id="1520" w:author="Vincent Boisclair" w:date="2025-12-12T15:24:00Z"/>
        </w:trPr>
        <w:tc>
          <w:tcPr>
            <w:tcW w:w="3476" w:type="dxa"/>
          </w:tcPr>
          <w:p w14:paraId="31A36D57" w14:textId="258138BE" w:rsidR="007529DA" w:rsidRPr="00146F58" w:rsidRDefault="007529DA" w:rsidP="00C159A5">
            <w:pPr>
              <w:pStyle w:val="Corpsdetexte"/>
              <w:rPr>
                <w:ins w:id="1521" w:author="Vincent Boisclair" w:date="2025-12-12T15:24:00Z" w16du:dateUtc="2025-12-12T20:24:00Z"/>
                <w:rFonts w:asciiTheme="minorHAnsi" w:hAnsiTheme="minorHAnsi" w:cstheme="minorHAnsi"/>
                <w:sz w:val="18"/>
                <w:szCs w:val="18"/>
              </w:rPr>
            </w:pPr>
            <w:ins w:id="1522" w:author="Vincent Boisclair" w:date="2025-12-12T15:45:00Z" w16du:dateUtc="2025-12-12T20:45:00Z">
              <w:r w:rsidRPr="00146F58">
                <w:rPr>
                  <w:rFonts w:asciiTheme="minorHAnsi" w:hAnsiTheme="minorHAnsi" w:cstheme="minorHAnsi"/>
                  <w:sz w:val="18"/>
                  <w:szCs w:val="18"/>
                </w:rPr>
                <w:t>Cloud delivery platform baseline</w:t>
              </w:r>
            </w:ins>
          </w:p>
        </w:tc>
        <w:tc>
          <w:tcPr>
            <w:tcW w:w="1170" w:type="dxa"/>
            <w:vAlign w:val="center"/>
          </w:tcPr>
          <w:p w14:paraId="65A66092" w14:textId="7BFF49CA" w:rsidR="007529DA" w:rsidRPr="00146F58" w:rsidRDefault="00DA5829" w:rsidP="007529DA">
            <w:pPr>
              <w:pStyle w:val="Corpsdetexte"/>
              <w:jc w:val="center"/>
              <w:rPr>
                <w:ins w:id="1523" w:author="Vincent Boisclair" w:date="2025-12-12T15:24:00Z" w16du:dateUtc="2025-12-12T20:24:00Z"/>
                <w:rFonts w:asciiTheme="minorHAnsi" w:hAnsiTheme="minorHAnsi" w:cstheme="minorHAnsi"/>
                <w:sz w:val="18"/>
                <w:szCs w:val="18"/>
              </w:rPr>
            </w:pPr>
            <w:ins w:id="1524" w:author="Vincent Boisclair" w:date="2025-12-12T15:58:00Z" w16du:dateUtc="2025-12-12T20:58:00Z">
              <w:r>
                <w:rPr>
                  <w:rFonts w:asciiTheme="minorHAnsi" w:hAnsiTheme="minorHAnsi" w:cstheme="minorHAnsi"/>
                  <w:sz w:val="18"/>
                  <w:szCs w:val="18"/>
                </w:rPr>
                <w:t>36</w:t>
              </w:r>
            </w:ins>
          </w:p>
        </w:tc>
        <w:tc>
          <w:tcPr>
            <w:tcW w:w="3240" w:type="dxa"/>
            <w:vAlign w:val="bottom"/>
          </w:tcPr>
          <w:p w14:paraId="3AD3A332" w14:textId="22F2FBBE" w:rsidR="007529DA" w:rsidRPr="00146F58" w:rsidRDefault="00734D1F" w:rsidP="00146F58">
            <w:pPr>
              <w:pStyle w:val="Corpsdetexte"/>
              <w:rPr>
                <w:ins w:id="1525" w:author="Vincent Boisclair" w:date="2025-12-12T15:24:00Z" w16du:dateUtc="2025-12-12T20:24:00Z"/>
                <w:rFonts w:asciiTheme="minorHAnsi" w:hAnsiTheme="minorHAnsi" w:cstheme="minorHAnsi"/>
                <w:sz w:val="18"/>
                <w:szCs w:val="18"/>
              </w:rPr>
            </w:pPr>
            <w:ins w:id="1526" w:author="Vincent Boisclair" w:date="2025-12-12T16:07:00Z" w16du:dateUtc="2025-12-12T21:07:00Z">
              <w:r>
                <w:rPr>
                  <w:rFonts w:asciiTheme="minorHAnsi" w:hAnsiTheme="minorHAnsi" w:cstheme="minorHAnsi"/>
                  <w:color w:val="000000"/>
                  <w:sz w:val="18"/>
                  <w:szCs w:val="18"/>
                </w:rPr>
                <w:t>R</w:t>
              </w:r>
            </w:ins>
            <w:ins w:id="1527" w:author="Vincent Boisclair" w:date="2025-12-12T15:48:00Z" w16du:dateUtc="2025-12-12T20:48:00Z">
              <w:r w:rsidR="007529DA" w:rsidRPr="00146F58">
                <w:rPr>
                  <w:rFonts w:asciiTheme="minorHAnsi" w:hAnsiTheme="minorHAnsi" w:cstheme="minorHAnsi"/>
                  <w:color w:val="000000"/>
                  <w:sz w:val="18"/>
                  <w:szCs w:val="18"/>
                </w:rPr>
                <w:t>eusable modules</w:t>
              </w:r>
            </w:ins>
          </w:p>
        </w:tc>
      </w:tr>
      <w:tr w:rsidR="007529DA" w:rsidRPr="00146F58" w14:paraId="1004CD23" w14:textId="77777777" w:rsidTr="00C64C6C">
        <w:trPr>
          <w:trHeight w:val="288"/>
          <w:jc w:val="center"/>
          <w:ins w:id="1528" w:author="Vincent Boisclair" w:date="2025-12-12T15:24:00Z"/>
        </w:trPr>
        <w:tc>
          <w:tcPr>
            <w:tcW w:w="3476" w:type="dxa"/>
          </w:tcPr>
          <w:p w14:paraId="0843FF35" w14:textId="696A8CAA" w:rsidR="007529DA" w:rsidRPr="00146F58" w:rsidRDefault="007529DA" w:rsidP="00C159A5">
            <w:pPr>
              <w:pStyle w:val="Corpsdetexte"/>
              <w:rPr>
                <w:ins w:id="1529" w:author="Vincent Boisclair" w:date="2025-12-12T15:24:00Z" w16du:dateUtc="2025-12-12T20:24:00Z"/>
                <w:rFonts w:asciiTheme="minorHAnsi" w:hAnsiTheme="minorHAnsi" w:cstheme="minorHAnsi"/>
                <w:sz w:val="18"/>
                <w:szCs w:val="18"/>
              </w:rPr>
            </w:pPr>
            <w:ins w:id="1530" w:author="Vincent Boisclair" w:date="2025-12-12T15:45:00Z" w16du:dateUtc="2025-12-12T20:45:00Z">
              <w:r w:rsidRPr="00146F58">
                <w:rPr>
                  <w:rFonts w:asciiTheme="minorHAnsi" w:hAnsiTheme="minorHAnsi" w:cstheme="minorHAnsi"/>
                  <w:sz w:val="18"/>
                  <w:szCs w:val="18"/>
                </w:rPr>
                <w:t>Cloud delivery platform orchestrator</w:t>
              </w:r>
            </w:ins>
          </w:p>
        </w:tc>
        <w:tc>
          <w:tcPr>
            <w:tcW w:w="1170" w:type="dxa"/>
            <w:vAlign w:val="center"/>
          </w:tcPr>
          <w:p w14:paraId="33A242A3" w14:textId="32DE1A2E" w:rsidR="007529DA" w:rsidRPr="00146F58" w:rsidRDefault="00DA5829" w:rsidP="007529DA">
            <w:pPr>
              <w:pStyle w:val="Corpsdetexte"/>
              <w:jc w:val="center"/>
              <w:rPr>
                <w:ins w:id="1531" w:author="Vincent Boisclair" w:date="2025-12-12T15:24:00Z" w16du:dateUtc="2025-12-12T20:24:00Z"/>
                <w:rFonts w:asciiTheme="minorHAnsi" w:hAnsiTheme="minorHAnsi" w:cstheme="minorHAnsi"/>
                <w:sz w:val="18"/>
                <w:szCs w:val="18"/>
              </w:rPr>
            </w:pPr>
            <w:ins w:id="1532" w:author="Vincent Boisclair" w:date="2025-12-12T15:58:00Z" w16du:dateUtc="2025-12-12T20:58:00Z">
              <w:r>
                <w:rPr>
                  <w:rFonts w:asciiTheme="minorHAnsi" w:hAnsiTheme="minorHAnsi" w:cstheme="minorHAnsi"/>
                  <w:sz w:val="18"/>
                  <w:szCs w:val="18"/>
                </w:rPr>
                <w:t>219</w:t>
              </w:r>
            </w:ins>
          </w:p>
        </w:tc>
        <w:tc>
          <w:tcPr>
            <w:tcW w:w="3240" w:type="dxa"/>
            <w:vAlign w:val="bottom"/>
          </w:tcPr>
          <w:p w14:paraId="72E32B66" w14:textId="19DD05A0" w:rsidR="007529DA" w:rsidRPr="00146F58" w:rsidRDefault="00734D1F" w:rsidP="00146F58">
            <w:pPr>
              <w:pStyle w:val="Corpsdetexte"/>
              <w:rPr>
                <w:ins w:id="1533" w:author="Vincent Boisclair" w:date="2025-12-12T15:24:00Z" w16du:dateUtc="2025-12-12T20:24:00Z"/>
                <w:rFonts w:asciiTheme="minorHAnsi" w:hAnsiTheme="minorHAnsi" w:cstheme="minorHAnsi"/>
                <w:sz w:val="18"/>
                <w:szCs w:val="18"/>
              </w:rPr>
            </w:pPr>
            <w:ins w:id="1534" w:author="Vincent Boisclair" w:date="2025-12-12T16:08:00Z" w16du:dateUtc="2025-12-12T21:08:00Z">
              <w:r>
                <w:rPr>
                  <w:rFonts w:asciiTheme="minorHAnsi" w:hAnsiTheme="minorHAnsi" w:cstheme="minorHAnsi"/>
                  <w:color w:val="000000"/>
                  <w:sz w:val="18"/>
                  <w:szCs w:val="18"/>
                </w:rPr>
                <w:t>P</w:t>
              </w:r>
            </w:ins>
            <w:ins w:id="1535" w:author="Vincent Boisclair" w:date="2025-12-12T15:48:00Z" w16du:dateUtc="2025-12-12T20:48:00Z">
              <w:r w:rsidR="007529DA" w:rsidRPr="00146F58">
                <w:rPr>
                  <w:rFonts w:asciiTheme="minorHAnsi" w:hAnsiTheme="minorHAnsi" w:cstheme="minorHAnsi"/>
                  <w:color w:val="000000"/>
                  <w:sz w:val="18"/>
                  <w:szCs w:val="18"/>
                </w:rPr>
                <w:t>ipelines under orchestrator</w:t>
              </w:r>
            </w:ins>
          </w:p>
        </w:tc>
      </w:tr>
      <w:tr w:rsidR="003F3CEA" w:rsidRPr="000D4481" w14:paraId="37EDD2D0" w14:textId="77777777" w:rsidTr="00C64C6C">
        <w:trPr>
          <w:trHeight w:val="288"/>
          <w:jc w:val="center"/>
          <w:ins w:id="1536" w:author="Vincent Boisclair" w:date="2025-12-12T15:24:00Z"/>
        </w:trPr>
        <w:tc>
          <w:tcPr>
            <w:tcW w:w="3476" w:type="dxa"/>
          </w:tcPr>
          <w:p w14:paraId="2AE43F35" w14:textId="37A34613" w:rsidR="003F3CEA" w:rsidRPr="00146F58" w:rsidRDefault="003F3CEA" w:rsidP="00C159A5">
            <w:pPr>
              <w:pStyle w:val="Corpsdetexte"/>
              <w:rPr>
                <w:ins w:id="1537" w:author="Vincent Boisclair" w:date="2025-12-12T15:24:00Z" w16du:dateUtc="2025-12-12T20:24:00Z"/>
                <w:rFonts w:asciiTheme="minorHAnsi" w:hAnsiTheme="minorHAnsi" w:cstheme="minorHAnsi"/>
                <w:sz w:val="18"/>
                <w:szCs w:val="18"/>
              </w:rPr>
            </w:pPr>
            <w:ins w:id="1538" w:author="Vincent Boisclair" w:date="2025-12-12T15:45:00Z" w16du:dateUtc="2025-12-12T20:45:00Z">
              <w:r w:rsidRPr="00146F58">
                <w:rPr>
                  <w:rFonts w:asciiTheme="minorHAnsi" w:hAnsiTheme="minorHAnsi" w:cstheme="minorHAnsi"/>
                  <w:sz w:val="18"/>
                  <w:szCs w:val="18"/>
                </w:rPr>
                <w:t>Network &amp; Interconnect management</w:t>
              </w:r>
            </w:ins>
          </w:p>
        </w:tc>
        <w:tc>
          <w:tcPr>
            <w:tcW w:w="1170" w:type="dxa"/>
            <w:vAlign w:val="center"/>
          </w:tcPr>
          <w:p w14:paraId="3D8315BB" w14:textId="77777777" w:rsidR="003F3CEA" w:rsidRDefault="00DA5829" w:rsidP="003F3CEA">
            <w:pPr>
              <w:pStyle w:val="Corpsdetexte"/>
              <w:jc w:val="center"/>
              <w:rPr>
                <w:ins w:id="1539" w:author="Vincent Boisclair" w:date="2025-12-12T15:58:00Z" w16du:dateUtc="2025-12-12T20:58:00Z"/>
                <w:rFonts w:asciiTheme="minorHAnsi" w:hAnsiTheme="minorHAnsi" w:cstheme="minorHAnsi"/>
                <w:sz w:val="18"/>
                <w:szCs w:val="18"/>
              </w:rPr>
            </w:pPr>
            <w:ins w:id="1540" w:author="Vincent Boisclair" w:date="2025-12-12T15:58:00Z" w16du:dateUtc="2025-12-12T20:58:00Z">
              <w:r>
                <w:rPr>
                  <w:rFonts w:asciiTheme="minorHAnsi" w:hAnsiTheme="minorHAnsi" w:cstheme="minorHAnsi"/>
                  <w:sz w:val="18"/>
                  <w:szCs w:val="18"/>
                </w:rPr>
                <w:t>14</w:t>
              </w:r>
            </w:ins>
          </w:p>
          <w:p w14:paraId="1159AD59" w14:textId="4593374A" w:rsidR="00DA5829" w:rsidRPr="00146F58" w:rsidRDefault="008208DF" w:rsidP="003F3CEA">
            <w:pPr>
              <w:pStyle w:val="Corpsdetexte"/>
              <w:jc w:val="center"/>
              <w:rPr>
                <w:ins w:id="1541" w:author="Vincent Boisclair" w:date="2025-12-12T15:24:00Z" w16du:dateUtc="2025-12-12T20:24:00Z"/>
                <w:rFonts w:asciiTheme="minorHAnsi" w:hAnsiTheme="minorHAnsi" w:cstheme="minorHAnsi"/>
                <w:sz w:val="18"/>
                <w:szCs w:val="18"/>
              </w:rPr>
            </w:pPr>
            <w:ins w:id="1542" w:author="Vincent Boisclair" w:date="2025-12-12T15:58:00Z" w16du:dateUtc="2025-12-12T20:58:00Z">
              <w:r>
                <w:rPr>
                  <w:rFonts w:asciiTheme="minorHAnsi" w:hAnsiTheme="minorHAnsi" w:cstheme="minorHAnsi"/>
                  <w:sz w:val="18"/>
                  <w:szCs w:val="18"/>
                </w:rPr>
                <w:t>23</w:t>
              </w:r>
            </w:ins>
          </w:p>
        </w:tc>
        <w:tc>
          <w:tcPr>
            <w:tcW w:w="3240" w:type="dxa"/>
            <w:vAlign w:val="center"/>
          </w:tcPr>
          <w:p w14:paraId="385BE1AF" w14:textId="4F365520" w:rsidR="003F3CEA" w:rsidRPr="00146F58" w:rsidRDefault="007529DA" w:rsidP="00146F58">
            <w:pPr>
              <w:rPr>
                <w:ins w:id="1543" w:author="Vincent Boisclair" w:date="2025-12-12T15:24:00Z" w16du:dateUtc="2025-12-12T20:24:00Z"/>
                <w:rFonts w:asciiTheme="minorHAnsi" w:eastAsia="Times New Roman" w:hAnsiTheme="minorHAnsi" w:cstheme="minorHAnsi"/>
                <w:color w:val="000000"/>
                <w:sz w:val="18"/>
                <w:szCs w:val="18"/>
                <w:lang w:val="fr-CA"/>
              </w:rPr>
            </w:pPr>
            <w:ins w:id="1544" w:author="Vincent Boisclair" w:date="2025-12-12T15:48:00Z" w16du:dateUtc="2025-12-12T20:48:00Z">
              <w:r w:rsidRPr="00F32B98">
                <w:rPr>
                  <w:rFonts w:asciiTheme="minorHAnsi" w:hAnsiTheme="minorHAnsi" w:cstheme="minorHAnsi"/>
                  <w:color w:val="000000"/>
                  <w:sz w:val="18"/>
                  <w:szCs w:val="18"/>
                  <w:lang w:val="fr-CA"/>
                </w:rPr>
                <w:t>VPN tunnels</w:t>
              </w:r>
            </w:ins>
            <w:ins w:id="1545" w:author="Vincent Boisclair" w:date="2025-12-12T16:08:00Z" w16du:dateUtc="2025-12-12T21:08:00Z">
              <w:r w:rsidR="00734D1F" w:rsidRPr="00F32B98">
                <w:rPr>
                  <w:rFonts w:asciiTheme="minorHAnsi" w:hAnsiTheme="minorHAnsi" w:cstheme="minorHAnsi"/>
                  <w:color w:val="000000"/>
                  <w:sz w:val="18"/>
                  <w:szCs w:val="18"/>
                  <w:lang w:val="fr-CA"/>
                </w:rPr>
                <w:t xml:space="preserve"> </w:t>
              </w:r>
            </w:ins>
            <w:ins w:id="1546" w:author="Vincent Boisclair" w:date="2025-12-12T15:48:00Z" w16du:dateUtc="2025-12-12T20:48:00Z">
              <w:r w:rsidRPr="00F32B98">
                <w:rPr>
                  <w:rFonts w:asciiTheme="minorHAnsi" w:hAnsiTheme="minorHAnsi" w:cstheme="minorHAnsi"/>
                  <w:color w:val="000000"/>
                  <w:sz w:val="18"/>
                  <w:szCs w:val="18"/>
                  <w:lang w:val="fr-CA"/>
                </w:rPr>
                <w:t>+</w:t>
              </w:r>
            </w:ins>
            <w:ins w:id="1547" w:author="Vincent Boisclair" w:date="2025-12-12T16:08:00Z" w16du:dateUtc="2025-12-12T21:08:00Z">
              <w:r w:rsidR="00734D1F" w:rsidRPr="00F32B98">
                <w:rPr>
                  <w:rFonts w:asciiTheme="minorHAnsi" w:hAnsiTheme="minorHAnsi" w:cstheme="minorHAnsi"/>
                  <w:color w:val="000000"/>
                  <w:sz w:val="18"/>
                  <w:szCs w:val="18"/>
                  <w:lang w:val="fr-CA"/>
                </w:rPr>
                <w:t xml:space="preserve"> </w:t>
              </w:r>
            </w:ins>
            <w:ins w:id="1548" w:author="Vincent Boisclair" w:date="2025-12-12T15:48:00Z" w16du:dateUtc="2025-12-12T20:48:00Z">
              <w:r w:rsidRPr="00F32B98">
                <w:rPr>
                  <w:rFonts w:asciiTheme="minorHAnsi" w:hAnsiTheme="minorHAnsi" w:cstheme="minorHAnsi"/>
                  <w:color w:val="000000"/>
                  <w:sz w:val="18"/>
                  <w:szCs w:val="18"/>
                  <w:lang w:val="fr-CA"/>
                </w:rPr>
                <w:t>interconnect circuits</w:t>
              </w:r>
              <w:r w:rsidRPr="00F32B98">
                <w:rPr>
                  <w:rFonts w:asciiTheme="minorHAnsi" w:hAnsiTheme="minorHAnsi" w:cstheme="minorHAnsi"/>
                  <w:color w:val="000000"/>
                  <w:sz w:val="18"/>
                  <w:szCs w:val="18"/>
                  <w:lang w:val="fr-CA"/>
                </w:rPr>
                <w:br/>
                <w:t>VPC</w:t>
              </w:r>
            </w:ins>
          </w:p>
        </w:tc>
      </w:tr>
      <w:tr w:rsidR="003F3CEA" w:rsidRPr="00146F58" w14:paraId="64BE5961" w14:textId="77777777" w:rsidTr="00C64C6C">
        <w:trPr>
          <w:trHeight w:val="288"/>
          <w:jc w:val="center"/>
          <w:ins w:id="1549" w:author="Vincent Boisclair" w:date="2025-12-12T15:24:00Z"/>
        </w:trPr>
        <w:tc>
          <w:tcPr>
            <w:tcW w:w="3476" w:type="dxa"/>
          </w:tcPr>
          <w:p w14:paraId="7EB1070B" w14:textId="0DC42B76" w:rsidR="003F3CEA" w:rsidRPr="00146F58" w:rsidRDefault="003F3CEA" w:rsidP="00C159A5">
            <w:pPr>
              <w:pStyle w:val="Corpsdetexte"/>
              <w:rPr>
                <w:ins w:id="1550" w:author="Vincent Boisclair" w:date="2025-12-12T15:24:00Z" w16du:dateUtc="2025-12-12T20:24:00Z"/>
                <w:rFonts w:asciiTheme="minorHAnsi" w:hAnsiTheme="minorHAnsi" w:cstheme="minorHAnsi"/>
                <w:sz w:val="18"/>
                <w:szCs w:val="18"/>
              </w:rPr>
            </w:pPr>
            <w:ins w:id="1551" w:author="Vincent Boisclair" w:date="2025-12-12T15:45:00Z" w16du:dateUtc="2025-12-12T20:45:00Z">
              <w:r w:rsidRPr="00146F58">
                <w:rPr>
                  <w:rFonts w:asciiTheme="minorHAnsi" w:hAnsiTheme="minorHAnsi" w:cstheme="minorHAnsi"/>
                  <w:sz w:val="18"/>
                  <w:szCs w:val="18"/>
                </w:rPr>
                <w:t>PAM</w:t>
              </w:r>
            </w:ins>
          </w:p>
        </w:tc>
        <w:tc>
          <w:tcPr>
            <w:tcW w:w="1170" w:type="dxa"/>
            <w:vAlign w:val="center"/>
          </w:tcPr>
          <w:p w14:paraId="68681C24" w14:textId="4DDE1C99" w:rsidR="003F3CEA" w:rsidRPr="00146F58" w:rsidRDefault="00C102C4" w:rsidP="003F3CEA">
            <w:pPr>
              <w:pStyle w:val="Corpsdetexte"/>
              <w:jc w:val="center"/>
              <w:rPr>
                <w:ins w:id="1552" w:author="Vincent Boisclair" w:date="2025-12-12T15:24:00Z" w16du:dateUtc="2025-12-12T20:24:00Z"/>
                <w:rFonts w:asciiTheme="minorHAnsi" w:hAnsiTheme="minorHAnsi" w:cstheme="minorHAnsi"/>
                <w:sz w:val="18"/>
                <w:szCs w:val="18"/>
              </w:rPr>
            </w:pPr>
            <w:ins w:id="1553" w:author="Vincent Boisclair" w:date="2025-12-12T16:00:00Z" w16du:dateUtc="2025-12-12T21:00:00Z">
              <w:r>
                <w:rPr>
                  <w:rFonts w:asciiTheme="minorHAnsi" w:hAnsiTheme="minorHAnsi" w:cstheme="minorHAnsi"/>
                  <w:sz w:val="18"/>
                  <w:szCs w:val="18"/>
                </w:rPr>
                <w:t>46</w:t>
              </w:r>
            </w:ins>
          </w:p>
        </w:tc>
        <w:tc>
          <w:tcPr>
            <w:tcW w:w="3240" w:type="dxa"/>
            <w:vAlign w:val="center"/>
          </w:tcPr>
          <w:p w14:paraId="7D0C87B0" w14:textId="16CED58D" w:rsidR="003F3CEA" w:rsidRPr="00146F58" w:rsidRDefault="00734D1F" w:rsidP="00146F58">
            <w:pPr>
              <w:rPr>
                <w:ins w:id="1554" w:author="Vincent Boisclair" w:date="2025-12-12T15:24:00Z" w16du:dateUtc="2025-12-12T20:24:00Z"/>
                <w:rFonts w:asciiTheme="minorHAnsi" w:eastAsia="Times New Roman" w:hAnsiTheme="minorHAnsi" w:cstheme="minorHAnsi"/>
                <w:color w:val="000000"/>
                <w:sz w:val="18"/>
                <w:szCs w:val="18"/>
                <w:lang w:val="fr-CA"/>
              </w:rPr>
            </w:pPr>
            <w:ins w:id="1555" w:author="Vincent Boisclair" w:date="2025-12-12T16:08:00Z" w16du:dateUtc="2025-12-12T21:08:00Z">
              <w:r>
                <w:rPr>
                  <w:rFonts w:asciiTheme="minorHAnsi" w:hAnsiTheme="minorHAnsi" w:cstheme="minorHAnsi"/>
                  <w:color w:val="000000"/>
                  <w:sz w:val="18"/>
                  <w:szCs w:val="18"/>
                </w:rPr>
                <w:t>E</w:t>
              </w:r>
            </w:ins>
            <w:ins w:id="1556" w:author="Vincent Boisclair" w:date="2025-12-12T15:49:00Z" w16du:dateUtc="2025-12-12T20:49:00Z">
              <w:r w:rsidR="007529DA" w:rsidRPr="00146F58">
                <w:rPr>
                  <w:rFonts w:asciiTheme="minorHAnsi" w:hAnsiTheme="minorHAnsi" w:cstheme="minorHAnsi"/>
                  <w:color w:val="000000"/>
                  <w:sz w:val="18"/>
                  <w:szCs w:val="18"/>
                </w:rPr>
                <w:t>ntitlements</w:t>
              </w:r>
            </w:ins>
          </w:p>
        </w:tc>
      </w:tr>
      <w:tr w:rsidR="003F3CEA" w:rsidRPr="00146F58" w14:paraId="3C872BA2" w14:textId="77777777" w:rsidTr="00C64C6C">
        <w:trPr>
          <w:trHeight w:val="288"/>
          <w:jc w:val="center"/>
          <w:ins w:id="1557" w:author="Vincent Boisclair" w:date="2025-12-12T15:24:00Z"/>
        </w:trPr>
        <w:tc>
          <w:tcPr>
            <w:tcW w:w="3476" w:type="dxa"/>
          </w:tcPr>
          <w:p w14:paraId="371C40C9" w14:textId="39C3F834" w:rsidR="003F3CEA" w:rsidRPr="00146F58" w:rsidRDefault="003F3CEA" w:rsidP="00C159A5">
            <w:pPr>
              <w:pStyle w:val="Corpsdetexte"/>
              <w:rPr>
                <w:ins w:id="1558" w:author="Vincent Boisclair" w:date="2025-12-12T15:24:00Z" w16du:dateUtc="2025-12-12T20:24:00Z"/>
                <w:rFonts w:asciiTheme="minorHAnsi" w:hAnsiTheme="minorHAnsi" w:cstheme="minorHAnsi"/>
                <w:sz w:val="18"/>
                <w:szCs w:val="18"/>
              </w:rPr>
            </w:pPr>
            <w:ins w:id="1559" w:author="Vincent Boisclair" w:date="2025-12-12T15:45:00Z" w16du:dateUtc="2025-12-12T20:45:00Z">
              <w:r w:rsidRPr="00146F58">
                <w:rPr>
                  <w:rFonts w:asciiTheme="minorHAnsi" w:hAnsiTheme="minorHAnsi" w:cstheme="minorHAnsi"/>
                  <w:sz w:val="18"/>
                  <w:szCs w:val="18"/>
                </w:rPr>
                <w:t>Premium VPC_SC</w:t>
              </w:r>
            </w:ins>
          </w:p>
        </w:tc>
        <w:tc>
          <w:tcPr>
            <w:tcW w:w="1170" w:type="dxa"/>
            <w:vAlign w:val="center"/>
          </w:tcPr>
          <w:p w14:paraId="51EE2706" w14:textId="1776AAEE" w:rsidR="003F3CEA" w:rsidRPr="00146F58" w:rsidRDefault="00C159A5" w:rsidP="003F3CEA">
            <w:pPr>
              <w:pStyle w:val="Corpsdetexte"/>
              <w:jc w:val="center"/>
              <w:rPr>
                <w:ins w:id="1560" w:author="Vincent Boisclair" w:date="2025-12-12T15:24:00Z" w16du:dateUtc="2025-12-12T20:24:00Z"/>
                <w:rFonts w:asciiTheme="minorHAnsi" w:hAnsiTheme="minorHAnsi" w:cstheme="minorHAnsi"/>
                <w:sz w:val="18"/>
                <w:szCs w:val="18"/>
              </w:rPr>
            </w:pPr>
            <w:ins w:id="1561" w:author="Vincent Boisclair" w:date="2025-12-12T16:00:00Z" w16du:dateUtc="2025-12-12T21:00:00Z">
              <w:r>
                <w:rPr>
                  <w:rFonts w:asciiTheme="minorHAnsi" w:hAnsiTheme="minorHAnsi" w:cstheme="minorHAnsi"/>
                  <w:sz w:val="18"/>
                  <w:szCs w:val="18"/>
                </w:rPr>
                <w:t>40</w:t>
              </w:r>
            </w:ins>
          </w:p>
        </w:tc>
        <w:tc>
          <w:tcPr>
            <w:tcW w:w="3240" w:type="dxa"/>
            <w:vAlign w:val="center"/>
          </w:tcPr>
          <w:p w14:paraId="385C0060" w14:textId="5B0CF381" w:rsidR="003F3CEA" w:rsidRPr="00146F58" w:rsidRDefault="00734D1F" w:rsidP="00146F58">
            <w:pPr>
              <w:rPr>
                <w:ins w:id="1562" w:author="Vincent Boisclair" w:date="2025-12-12T15:24:00Z" w16du:dateUtc="2025-12-12T20:24:00Z"/>
                <w:rFonts w:asciiTheme="minorHAnsi" w:eastAsia="Times New Roman" w:hAnsiTheme="minorHAnsi" w:cstheme="minorHAnsi"/>
                <w:color w:val="000000"/>
                <w:sz w:val="18"/>
                <w:szCs w:val="18"/>
                <w:lang w:val="fr-CA"/>
              </w:rPr>
            </w:pPr>
            <w:ins w:id="1563" w:author="Vincent Boisclair" w:date="2025-12-12T16:08:00Z" w16du:dateUtc="2025-12-12T21:08:00Z">
              <w:r>
                <w:rPr>
                  <w:rFonts w:asciiTheme="minorHAnsi" w:hAnsiTheme="minorHAnsi" w:cstheme="minorHAnsi"/>
                  <w:color w:val="000000"/>
                  <w:sz w:val="18"/>
                  <w:szCs w:val="18"/>
                </w:rPr>
                <w:t>P</w:t>
              </w:r>
            </w:ins>
            <w:ins w:id="1564" w:author="Vincent Boisclair" w:date="2025-12-12T15:49:00Z" w16du:dateUtc="2025-12-12T20:49:00Z">
              <w:r w:rsidR="007529DA" w:rsidRPr="00146F58">
                <w:rPr>
                  <w:rFonts w:asciiTheme="minorHAnsi" w:hAnsiTheme="minorHAnsi" w:cstheme="minorHAnsi"/>
                  <w:color w:val="000000"/>
                  <w:sz w:val="18"/>
                  <w:szCs w:val="18"/>
                </w:rPr>
                <w:t>rojects in perimeter</w:t>
              </w:r>
            </w:ins>
          </w:p>
        </w:tc>
      </w:tr>
      <w:tr w:rsidR="00B34F03" w:rsidRPr="00146F58" w14:paraId="5D4E9F06" w14:textId="77777777" w:rsidTr="00C64C6C">
        <w:trPr>
          <w:trHeight w:val="288"/>
          <w:jc w:val="center"/>
          <w:ins w:id="1565" w:author="Vincent Boisclair" w:date="2025-12-12T15:24:00Z"/>
        </w:trPr>
        <w:tc>
          <w:tcPr>
            <w:tcW w:w="3476" w:type="dxa"/>
          </w:tcPr>
          <w:p w14:paraId="274AB0F9" w14:textId="2E15AE6B" w:rsidR="00B34F03" w:rsidRPr="00146F58" w:rsidRDefault="00B34F03" w:rsidP="00C159A5">
            <w:pPr>
              <w:pStyle w:val="Corpsdetexte"/>
              <w:rPr>
                <w:ins w:id="1566" w:author="Vincent Boisclair" w:date="2025-12-12T15:24:00Z" w16du:dateUtc="2025-12-12T20:24:00Z"/>
                <w:rFonts w:asciiTheme="minorHAnsi" w:hAnsiTheme="minorHAnsi" w:cstheme="minorHAnsi"/>
                <w:sz w:val="18"/>
                <w:szCs w:val="18"/>
              </w:rPr>
            </w:pPr>
            <w:ins w:id="1567" w:author="Vincent Boisclair" w:date="2025-12-12T15:45:00Z" w16du:dateUtc="2025-12-12T20:45:00Z">
              <w:r w:rsidRPr="00146F58">
                <w:rPr>
                  <w:rFonts w:asciiTheme="minorHAnsi" w:hAnsiTheme="minorHAnsi" w:cstheme="minorHAnsi"/>
                  <w:sz w:val="18"/>
                  <w:szCs w:val="18"/>
                </w:rPr>
                <w:t>MFT</w:t>
              </w:r>
            </w:ins>
          </w:p>
        </w:tc>
        <w:tc>
          <w:tcPr>
            <w:tcW w:w="1170" w:type="dxa"/>
            <w:vAlign w:val="center"/>
          </w:tcPr>
          <w:p w14:paraId="7773F7C0" w14:textId="1A9E6C41" w:rsidR="00B34F03" w:rsidRPr="00146F58" w:rsidRDefault="00C159A5" w:rsidP="00B34F03">
            <w:pPr>
              <w:pStyle w:val="Corpsdetexte"/>
              <w:jc w:val="center"/>
              <w:rPr>
                <w:ins w:id="1568" w:author="Vincent Boisclair" w:date="2025-12-12T15:24:00Z" w16du:dateUtc="2025-12-12T20:24:00Z"/>
                <w:rFonts w:asciiTheme="minorHAnsi" w:hAnsiTheme="minorHAnsi" w:cstheme="minorHAnsi"/>
                <w:sz w:val="18"/>
                <w:szCs w:val="18"/>
              </w:rPr>
            </w:pPr>
            <w:ins w:id="1569" w:author="Vincent Boisclair" w:date="2025-12-12T16:00:00Z" w16du:dateUtc="2025-12-12T21:00:00Z">
              <w:r>
                <w:rPr>
                  <w:rFonts w:asciiTheme="minorHAnsi" w:hAnsiTheme="minorHAnsi" w:cstheme="minorHAnsi"/>
                  <w:sz w:val="18"/>
                  <w:szCs w:val="18"/>
                </w:rPr>
                <w:t>31</w:t>
              </w:r>
            </w:ins>
          </w:p>
        </w:tc>
        <w:tc>
          <w:tcPr>
            <w:tcW w:w="3240" w:type="dxa"/>
            <w:vAlign w:val="bottom"/>
          </w:tcPr>
          <w:p w14:paraId="36F482E7" w14:textId="6EB60AD0" w:rsidR="00B34F03" w:rsidRPr="00146F58" w:rsidRDefault="00734D1F" w:rsidP="00146F58">
            <w:pPr>
              <w:pStyle w:val="Corpsdetexte"/>
              <w:rPr>
                <w:ins w:id="1570" w:author="Vincent Boisclair" w:date="2025-12-12T15:24:00Z" w16du:dateUtc="2025-12-12T20:24:00Z"/>
                <w:rFonts w:asciiTheme="minorHAnsi" w:hAnsiTheme="minorHAnsi" w:cstheme="minorHAnsi"/>
                <w:sz w:val="18"/>
                <w:szCs w:val="18"/>
              </w:rPr>
            </w:pPr>
            <w:ins w:id="1571" w:author="Vincent Boisclair" w:date="2025-12-12T16:08:00Z" w16du:dateUtc="2025-12-12T21:08:00Z">
              <w:r>
                <w:rPr>
                  <w:rFonts w:asciiTheme="minorHAnsi" w:hAnsiTheme="minorHAnsi" w:cstheme="minorHAnsi"/>
                  <w:color w:val="000000"/>
                  <w:sz w:val="18"/>
                  <w:szCs w:val="18"/>
                </w:rPr>
                <w:t>C</w:t>
              </w:r>
            </w:ins>
            <w:ins w:id="1572" w:author="Vincent Boisclair" w:date="2025-12-12T15:49:00Z" w16du:dateUtc="2025-12-12T20:49:00Z">
              <w:r w:rsidR="00B34F03" w:rsidRPr="00146F58">
                <w:rPr>
                  <w:rFonts w:asciiTheme="minorHAnsi" w:hAnsiTheme="minorHAnsi" w:cstheme="minorHAnsi"/>
                  <w:color w:val="000000"/>
                  <w:sz w:val="18"/>
                  <w:szCs w:val="18"/>
                </w:rPr>
                <w:t>ollections</w:t>
              </w:r>
            </w:ins>
          </w:p>
        </w:tc>
      </w:tr>
      <w:tr w:rsidR="00B34F03" w:rsidRPr="00146F58" w14:paraId="768961F2" w14:textId="77777777" w:rsidTr="00C64C6C">
        <w:trPr>
          <w:trHeight w:val="288"/>
          <w:jc w:val="center"/>
          <w:ins w:id="1573" w:author="Vincent Boisclair" w:date="2025-12-12T15:24:00Z"/>
        </w:trPr>
        <w:tc>
          <w:tcPr>
            <w:tcW w:w="3476" w:type="dxa"/>
          </w:tcPr>
          <w:p w14:paraId="474629FB" w14:textId="10D11C4F" w:rsidR="00B34F03" w:rsidRPr="00146F58" w:rsidRDefault="00B34F03" w:rsidP="00C159A5">
            <w:pPr>
              <w:pStyle w:val="Corpsdetexte"/>
              <w:rPr>
                <w:ins w:id="1574" w:author="Vincent Boisclair" w:date="2025-12-12T15:24:00Z" w16du:dateUtc="2025-12-12T20:24:00Z"/>
                <w:rFonts w:asciiTheme="minorHAnsi" w:hAnsiTheme="minorHAnsi" w:cstheme="minorHAnsi"/>
                <w:sz w:val="18"/>
                <w:szCs w:val="18"/>
              </w:rPr>
            </w:pPr>
            <w:ins w:id="1575" w:author="Vincent Boisclair" w:date="2025-12-12T15:45:00Z" w16du:dateUtc="2025-12-12T20:45:00Z">
              <w:r w:rsidRPr="00146F58">
                <w:rPr>
                  <w:rFonts w:asciiTheme="minorHAnsi" w:hAnsiTheme="minorHAnsi" w:cstheme="minorHAnsi"/>
                  <w:sz w:val="18"/>
                  <w:szCs w:val="18"/>
                </w:rPr>
                <w:t>Enterprise Analytics UI Dashboard (Looker)</w:t>
              </w:r>
            </w:ins>
          </w:p>
        </w:tc>
        <w:tc>
          <w:tcPr>
            <w:tcW w:w="1170" w:type="dxa"/>
            <w:vAlign w:val="center"/>
          </w:tcPr>
          <w:p w14:paraId="69C566BC" w14:textId="5DD05895" w:rsidR="00B34F03" w:rsidRPr="00146F58" w:rsidRDefault="00C159A5" w:rsidP="00B34F03">
            <w:pPr>
              <w:pStyle w:val="Corpsdetexte"/>
              <w:jc w:val="center"/>
              <w:rPr>
                <w:ins w:id="1576" w:author="Vincent Boisclair" w:date="2025-12-12T15:24:00Z" w16du:dateUtc="2025-12-12T20:24:00Z"/>
                <w:rFonts w:asciiTheme="minorHAnsi" w:hAnsiTheme="minorHAnsi" w:cstheme="minorHAnsi"/>
                <w:sz w:val="18"/>
                <w:szCs w:val="18"/>
              </w:rPr>
            </w:pPr>
            <w:ins w:id="1577" w:author="Vincent Boisclair" w:date="2025-12-12T16:00:00Z" w16du:dateUtc="2025-12-12T21:00:00Z">
              <w:r>
                <w:rPr>
                  <w:rFonts w:asciiTheme="minorHAnsi" w:hAnsiTheme="minorHAnsi" w:cstheme="minorHAnsi"/>
                  <w:sz w:val="18"/>
                  <w:szCs w:val="18"/>
                </w:rPr>
                <w:t>3</w:t>
              </w:r>
            </w:ins>
          </w:p>
        </w:tc>
        <w:tc>
          <w:tcPr>
            <w:tcW w:w="3240" w:type="dxa"/>
            <w:vAlign w:val="bottom"/>
          </w:tcPr>
          <w:p w14:paraId="5503315B" w14:textId="7122F678" w:rsidR="00B34F03" w:rsidRPr="00146F58" w:rsidRDefault="00734D1F" w:rsidP="00146F58">
            <w:pPr>
              <w:pStyle w:val="Corpsdetexte"/>
              <w:rPr>
                <w:ins w:id="1578" w:author="Vincent Boisclair" w:date="2025-12-12T15:24:00Z" w16du:dateUtc="2025-12-12T20:24:00Z"/>
                <w:rFonts w:asciiTheme="minorHAnsi" w:hAnsiTheme="minorHAnsi" w:cstheme="minorHAnsi"/>
                <w:sz w:val="18"/>
                <w:szCs w:val="18"/>
              </w:rPr>
            </w:pPr>
            <w:ins w:id="1579" w:author="Vincent Boisclair" w:date="2025-12-12T16:08:00Z" w16du:dateUtc="2025-12-12T21:08:00Z">
              <w:r>
                <w:rPr>
                  <w:rFonts w:asciiTheme="minorHAnsi" w:hAnsiTheme="minorHAnsi" w:cstheme="minorHAnsi"/>
                  <w:color w:val="000000"/>
                  <w:sz w:val="18"/>
                  <w:szCs w:val="18"/>
                </w:rPr>
                <w:t>I</w:t>
              </w:r>
            </w:ins>
            <w:ins w:id="1580" w:author="Vincent Boisclair" w:date="2025-12-12T15:49:00Z" w16du:dateUtc="2025-12-12T20:49:00Z">
              <w:r w:rsidR="00B34F03" w:rsidRPr="00146F58">
                <w:rPr>
                  <w:rFonts w:asciiTheme="minorHAnsi" w:hAnsiTheme="minorHAnsi" w:cstheme="minorHAnsi"/>
                  <w:color w:val="000000"/>
                  <w:sz w:val="18"/>
                  <w:szCs w:val="18"/>
                </w:rPr>
                <w:t>nstances</w:t>
              </w:r>
            </w:ins>
          </w:p>
        </w:tc>
      </w:tr>
      <w:tr w:rsidR="00B34F03" w:rsidRPr="00146F58" w14:paraId="56B530EC" w14:textId="77777777" w:rsidTr="00C64C6C">
        <w:trPr>
          <w:trHeight w:val="288"/>
          <w:jc w:val="center"/>
          <w:ins w:id="1581" w:author="Vincent Boisclair" w:date="2025-12-12T15:24:00Z"/>
        </w:trPr>
        <w:tc>
          <w:tcPr>
            <w:tcW w:w="3476" w:type="dxa"/>
          </w:tcPr>
          <w:p w14:paraId="2D736436" w14:textId="4137C995" w:rsidR="00B34F03" w:rsidRPr="00146F58" w:rsidRDefault="00B34F03" w:rsidP="00C159A5">
            <w:pPr>
              <w:pStyle w:val="Corpsdetexte"/>
              <w:rPr>
                <w:ins w:id="1582" w:author="Vincent Boisclair" w:date="2025-12-12T15:24:00Z" w16du:dateUtc="2025-12-12T20:24:00Z"/>
                <w:rFonts w:asciiTheme="minorHAnsi" w:hAnsiTheme="minorHAnsi" w:cstheme="minorHAnsi"/>
                <w:sz w:val="18"/>
                <w:szCs w:val="18"/>
              </w:rPr>
            </w:pPr>
            <w:ins w:id="1583" w:author="Vincent Boisclair" w:date="2025-12-12T15:45:00Z" w16du:dateUtc="2025-12-12T20:45:00Z">
              <w:r w:rsidRPr="00146F58">
                <w:rPr>
                  <w:rFonts w:asciiTheme="minorHAnsi" w:hAnsiTheme="minorHAnsi" w:cstheme="minorHAnsi"/>
                  <w:sz w:val="18"/>
                  <w:szCs w:val="18"/>
                </w:rPr>
                <w:t>Approbator UI</w:t>
              </w:r>
            </w:ins>
          </w:p>
        </w:tc>
        <w:tc>
          <w:tcPr>
            <w:tcW w:w="1170" w:type="dxa"/>
            <w:vAlign w:val="center"/>
          </w:tcPr>
          <w:p w14:paraId="3ED843F5" w14:textId="1072FB86" w:rsidR="00B34F03" w:rsidRPr="00146F58" w:rsidRDefault="00C159A5" w:rsidP="00B34F03">
            <w:pPr>
              <w:pStyle w:val="Corpsdetexte"/>
              <w:jc w:val="center"/>
              <w:rPr>
                <w:ins w:id="1584" w:author="Vincent Boisclair" w:date="2025-12-12T15:24:00Z" w16du:dateUtc="2025-12-12T20:24:00Z"/>
                <w:rFonts w:asciiTheme="minorHAnsi" w:hAnsiTheme="minorHAnsi" w:cstheme="minorHAnsi"/>
                <w:sz w:val="18"/>
                <w:szCs w:val="18"/>
              </w:rPr>
            </w:pPr>
            <w:ins w:id="1585" w:author="Vincent Boisclair" w:date="2025-12-12T16:00:00Z" w16du:dateUtc="2025-12-12T21:00:00Z">
              <w:r>
                <w:rPr>
                  <w:rFonts w:asciiTheme="minorHAnsi" w:hAnsiTheme="minorHAnsi" w:cstheme="minorHAnsi"/>
                  <w:sz w:val="18"/>
                  <w:szCs w:val="18"/>
                </w:rPr>
                <w:t>5</w:t>
              </w:r>
            </w:ins>
          </w:p>
        </w:tc>
        <w:tc>
          <w:tcPr>
            <w:tcW w:w="3240" w:type="dxa"/>
            <w:vAlign w:val="bottom"/>
          </w:tcPr>
          <w:p w14:paraId="09B3EDC4" w14:textId="1357264C" w:rsidR="00B34F03" w:rsidRPr="00146F58" w:rsidRDefault="00734D1F" w:rsidP="00146F58">
            <w:pPr>
              <w:pStyle w:val="Corpsdetexte"/>
              <w:rPr>
                <w:ins w:id="1586" w:author="Vincent Boisclair" w:date="2025-12-12T15:24:00Z" w16du:dateUtc="2025-12-12T20:24:00Z"/>
                <w:rFonts w:asciiTheme="minorHAnsi" w:hAnsiTheme="minorHAnsi" w:cstheme="minorHAnsi"/>
                <w:sz w:val="18"/>
                <w:szCs w:val="18"/>
              </w:rPr>
            </w:pPr>
            <w:ins w:id="1587" w:author="Vincent Boisclair" w:date="2025-12-12T16:08:00Z" w16du:dateUtc="2025-12-12T21:08:00Z">
              <w:r>
                <w:rPr>
                  <w:rFonts w:asciiTheme="minorHAnsi" w:hAnsiTheme="minorHAnsi" w:cstheme="minorHAnsi"/>
                  <w:color w:val="000000"/>
                  <w:sz w:val="18"/>
                  <w:szCs w:val="18"/>
                </w:rPr>
                <w:t>U</w:t>
              </w:r>
            </w:ins>
            <w:ins w:id="1588" w:author="Vincent Boisclair" w:date="2025-12-12T15:49:00Z" w16du:dateUtc="2025-12-12T20:49:00Z">
              <w:r w:rsidR="00B34F03" w:rsidRPr="00146F58">
                <w:rPr>
                  <w:rFonts w:asciiTheme="minorHAnsi" w:hAnsiTheme="minorHAnsi" w:cstheme="minorHAnsi"/>
                  <w:color w:val="000000"/>
                  <w:sz w:val="18"/>
                  <w:szCs w:val="18"/>
                </w:rPr>
                <w:t>sers</w:t>
              </w:r>
            </w:ins>
            <w:ins w:id="1589" w:author="Vincent Boisclair" w:date="2025-12-12T16:09:00Z" w16du:dateUtc="2025-12-12T21:09:00Z">
              <w:r>
                <w:rPr>
                  <w:rFonts w:asciiTheme="minorHAnsi" w:hAnsiTheme="minorHAnsi" w:cstheme="minorHAnsi"/>
                  <w:color w:val="000000"/>
                  <w:sz w:val="18"/>
                  <w:szCs w:val="18"/>
                </w:rPr>
                <w:t xml:space="preserve"> (Approbator UI capability)</w:t>
              </w:r>
            </w:ins>
          </w:p>
        </w:tc>
      </w:tr>
      <w:tr w:rsidR="00B34F03" w:rsidRPr="00146F58" w14:paraId="488532EF" w14:textId="77777777" w:rsidTr="00C64C6C">
        <w:trPr>
          <w:trHeight w:val="288"/>
          <w:jc w:val="center"/>
          <w:ins w:id="1590" w:author="Vincent Boisclair" w:date="2025-12-12T15:24:00Z"/>
        </w:trPr>
        <w:tc>
          <w:tcPr>
            <w:tcW w:w="3476" w:type="dxa"/>
          </w:tcPr>
          <w:p w14:paraId="0A809AF3" w14:textId="09E1F0E4" w:rsidR="00B34F03" w:rsidRPr="00146F58" w:rsidRDefault="00B34F03" w:rsidP="00C159A5">
            <w:pPr>
              <w:pStyle w:val="Corpsdetexte"/>
              <w:rPr>
                <w:ins w:id="1591" w:author="Vincent Boisclair" w:date="2025-12-12T15:24:00Z" w16du:dateUtc="2025-12-12T20:24:00Z"/>
                <w:rFonts w:asciiTheme="minorHAnsi" w:hAnsiTheme="minorHAnsi" w:cstheme="minorHAnsi"/>
                <w:sz w:val="18"/>
                <w:szCs w:val="18"/>
              </w:rPr>
            </w:pPr>
            <w:commentRangeStart w:id="1592"/>
            <w:ins w:id="1593" w:author="Vincent Boisclair" w:date="2025-12-12T15:45:00Z" w16du:dateUtc="2025-12-12T20:45:00Z">
              <w:r w:rsidRPr="00146F58">
                <w:rPr>
                  <w:rFonts w:asciiTheme="minorHAnsi" w:hAnsiTheme="minorHAnsi" w:cstheme="minorHAnsi"/>
                  <w:sz w:val="18"/>
                  <w:szCs w:val="18"/>
                </w:rPr>
                <w:t>GCP DaaS Management</w:t>
              </w:r>
            </w:ins>
          </w:p>
        </w:tc>
        <w:tc>
          <w:tcPr>
            <w:tcW w:w="1170" w:type="dxa"/>
            <w:vAlign w:val="center"/>
          </w:tcPr>
          <w:p w14:paraId="02C50052" w14:textId="3D30D320" w:rsidR="00B34F03" w:rsidRPr="00146F58" w:rsidRDefault="00C159A5" w:rsidP="00B34F03">
            <w:pPr>
              <w:pStyle w:val="Corpsdetexte"/>
              <w:jc w:val="center"/>
              <w:rPr>
                <w:ins w:id="1594" w:author="Vincent Boisclair" w:date="2025-12-12T15:24:00Z" w16du:dateUtc="2025-12-12T20:24:00Z"/>
                <w:rFonts w:asciiTheme="minorHAnsi" w:hAnsiTheme="minorHAnsi" w:cstheme="minorHAnsi"/>
                <w:sz w:val="18"/>
                <w:szCs w:val="18"/>
              </w:rPr>
            </w:pPr>
            <w:ins w:id="1595" w:author="Vincent Boisclair" w:date="2025-12-12T16:00:00Z" w16du:dateUtc="2025-12-12T21:00:00Z">
              <w:r>
                <w:rPr>
                  <w:rFonts w:asciiTheme="minorHAnsi" w:hAnsiTheme="minorHAnsi" w:cstheme="minorHAnsi"/>
                  <w:sz w:val="18"/>
                  <w:szCs w:val="18"/>
                </w:rPr>
                <w:t>5</w:t>
              </w:r>
            </w:ins>
          </w:p>
        </w:tc>
        <w:tc>
          <w:tcPr>
            <w:tcW w:w="3240" w:type="dxa"/>
            <w:vAlign w:val="bottom"/>
          </w:tcPr>
          <w:p w14:paraId="5AAA0B6D" w14:textId="6A7C425A" w:rsidR="00B34F03" w:rsidRPr="00146F58" w:rsidRDefault="00734D1F" w:rsidP="00146F58">
            <w:pPr>
              <w:pStyle w:val="Corpsdetexte"/>
              <w:rPr>
                <w:ins w:id="1596" w:author="Vincent Boisclair" w:date="2025-12-12T15:24:00Z" w16du:dateUtc="2025-12-12T20:24:00Z"/>
                <w:rFonts w:asciiTheme="minorHAnsi" w:hAnsiTheme="minorHAnsi" w:cstheme="minorHAnsi"/>
                <w:sz w:val="18"/>
                <w:szCs w:val="18"/>
              </w:rPr>
            </w:pPr>
            <w:ins w:id="1597" w:author="Vincent Boisclair" w:date="2025-12-12T16:08:00Z" w16du:dateUtc="2025-12-12T21:08:00Z">
              <w:r>
                <w:rPr>
                  <w:rFonts w:asciiTheme="minorHAnsi" w:hAnsiTheme="minorHAnsi" w:cstheme="minorHAnsi"/>
                  <w:color w:val="000000"/>
                  <w:sz w:val="18"/>
                  <w:szCs w:val="18"/>
                </w:rPr>
                <w:t>U</w:t>
              </w:r>
            </w:ins>
            <w:ins w:id="1598" w:author="Vincent Boisclair" w:date="2025-12-12T15:49:00Z" w16du:dateUtc="2025-12-12T20:49:00Z">
              <w:r w:rsidR="00B34F03" w:rsidRPr="00146F58">
                <w:rPr>
                  <w:rFonts w:asciiTheme="minorHAnsi" w:hAnsiTheme="minorHAnsi" w:cstheme="minorHAnsi"/>
                  <w:color w:val="000000"/>
                  <w:sz w:val="18"/>
                  <w:szCs w:val="18"/>
                </w:rPr>
                <w:t>sers</w:t>
              </w:r>
            </w:ins>
            <w:ins w:id="1599" w:author="Vincent Boisclair" w:date="2025-12-12T16:09:00Z" w16du:dateUtc="2025-12-12T21:09:00Z">
              <w:r>
                <w:rPr>
                  <w:rFonts w:asciiTheme="minorHAnsi" w:hAnsiTheme="minorHAnsi" w:cstheme="minorHAnsi"/>
                  <w:color w:val="000000"/>
                  <w:sz w:val="18"/>
                  <w:szCs w:val="18"/>
                </w:rPr>
                <w:t xml:space="preserve"> (</w:t>
              </w:r>
              <w:r w:rsidRPr="00C71A4D">
                <w:rPr>
                  <w:rFonts w:asciiTheme="minorHAnsi" w:hAnsiTheme="minorHAnsi" w:cstheme="minorHAnsi"/>
                  <w:sz w:val="18"/>
                  <w:szCs w:val="18"/>
                </w:rPr>
                <w:t>GCP DaaS Management</w:t>
              </w:r>
              <w:r>
                <w:rPr>
                  <w:rFonts w:asciiTheme="minorHAnsi" w:hAnsiTheme="minorHAnsi" w:cstheme="minorHAnsi"/>
                  <w:sz w:val="18"/>
                  <w:szCs w:val="18"/>
                </w:rPr>
                <w:t>)</w:t>
              </w:r>
            </w:ins>
            <w:commentRangeEnd w:id="1592"/>
            <w:r w:rsidR="00776DEC" w:rsidRPr="00146F58">
              <w:rPr>
                <w:rStyle w:val="Marquedecommentaire"/>
                <w:rFonts w:asciiTheme="minorHAnsi" w:hAnsiTheme="minorHAnsi" w:cstheme="minorHAnsi"/>
                <w:sz w:val="18"/>
                <w:szCs w:val="18"/>
              </w:rPr>
              <w:commentReference w:id="1592"/>
            </w:r>
          </w:p>
        </w:tc>
      </w:tr>
    </w:tbl>
    <w:p w14:paraId="55724383" w14:textId="77777777" w:rsidR="000F74E3" w:rsidRDefault="000F74E3" w:rsidP="00A66145">
      <w:pPr>
        <w:pStyle w:val="Corpsdetexte"/>
        <w:ind w:left="1440" w:right="244"/>
        <w:jc w:val="both"/>
        <w:rPr>
          <w:ins w:id="1600" w:author="Vincent Boisclair" w:date="2025-12-12T15:20:00Z" w16du:dateUtc="2025-12-12T20:20:00Z"/>
        </w:rPr>
      </w:pPr>
    </w:p>
    <w:p w14:paraId="1AC65F3C" w14:textId="77777777" w:rsidR="001A600E" w:rsidRPr="00A92DD6" w:rsidRDefault="001A600E" w:rsidP="00A66145">
      <w:pPr>
        <w:pStyle w:val="Corpsdetexte"/>
        <w:ind w:left="1440" w:right="244"/>
        <w:jc w:val="both"/>
      </w:pPr>
    </w:p>
    <w:p w14:paraId="1B94CA90" w14:textId="77777777" w:rsidR="000F74E3" w:rsidRPr="00A92DD6" w:rsidRDefault="000F74E3" w:rsidP="004F4AB9">
      <w:pPr>
        <w:pStyle w:val="Titre4"/>
        <w:numPr>
          <w:ilvl w:val="0"/>
          <w:numId w:val="210"/>
        </w:numPr>
      </w:pPr>
      <w:r w:rsidRPr="00A92DD6">
        <w:t>Complexity</w:t>
      </w:r>
    </w:p>
    <w:p w14:paraId="362BC537" w14:textId="77777777" w:rsidR="000F74E3" w:rsidRPr="00A92DD6" w:rsidRDefault="000F74E3" w:rsidP="00A66145">
      <w:pPr>
        <w:pStyle w:val="Corpsdetexte"/>
        <w:ind w:left="1440" w:right="244"/>
        <w:jc w:val="both"/>
      </w:pPr>
    </w:p>
    <w:p w14:paraId="48398CB9" w14:textId="0539D337" w:rsidR="000F74E3" w:rsidRPr="00A92DD6" w:rsidRDefault="000F74E3" w:rsidP="00A66145">
      <w:pPr>
        <w:pStyle w:val="Corpsdetexte"/>
        <w:ind w:left="1440" w:right="244"/>
        <w:jc w:val="both"/>
      </w:pPr>
      <w:r w:rsidRPr="00A92DD6">
        <w:t>Complexity</w:t>
      </w:r>
      <w:r w:rsidRPr="00A66145">
        <w:t xml:space="preserve"> </w:t>
      </w:r>
      <w:r w:rsidR="008077B9" w:rsidRPr="00A92DD6">
        <w:t xml:space="preserve">is </w:t>
      </w:r>
      <w:r w:rsidRPr="00A92DD6">
        <w:t>a</w:t>
      </w:r>
      <w:r w:rsidRPr="00A66145">
        <w:t xml:space="preserve"> </w:t>
      </w:r>
      <w:r w:rsidRPr="00A92DD6">
        <w:t>key</w:t>
      </w:r>
      <w:r w:rsidRPr="00A66145">
        <w:t xml:space="preserve"> </w:t>
      </w:r>
      <w:r w:rsidRPr="00A92DD6">
        <w:t>metric</w:t>
      </w:r>
      <w:r w:rsidRPr="00A66145">
        <w:t xml:space="preserve"> </w:t>
      </w:r>
      <w:r w:rsidR="008077B9" w:rsidRPr="00A92DD6">
        <w:t>which</w:t>
      </w:r>
      <w:r w:rsidRPr="00A66145">
        <w:t xml:space="preserve"> </w:t>
      </w:r>
      <w:r w:rsidRPr="00A92DD6">
        <w:t>refers</w:t>
      </w:r>
      <w:r w:rsidRPr="00A66145">
        <w:t xml:space="preserve"> </w:t>
      </w:r>
      <w:r w:rsidRPr="00A92DD6">
        <w:t>to</w:t>
      </w:r>
      <w:r w:rsidRPr="00A66145">
        <w:t xml:space="preserve"> </w:t>
      </w:r>
      <w:r w:rsidRPr="00A92DD6">
        <w:t>the</w:t>
      </w:r>
      <w:r w:rsidRPr="00A66145">
        <w:t xml:space="preserve"> </w:t>
      </w:r>
      <w:r w:rsidRPr="00A92DD6">
        <w:t>degree</w:t>
      </w:r>
      <w:r w:rsidRPr="00A66145">
        <w:t xml:space="preserve"> </w:t>
      </w:r>
      <w:r w:rsidRPr="00A92DD6">
        <w:t>of</w:t>
      </w:r>
      <w:r w:rsidRPr="00A66145">
        <w:t xml:space="preserve"> </w:t>
      </w:r>
      <w:r w:rsidRPr="00A92DD6">
        <w:t>difficulty</w:t>
      </w:r>
      <w:r w:rsidRPr="00A66145">
        <w:t xml:space="preserve"> </w:t>
      </w:r>
      <w:r w:rsidRPr="00A92DD6">
        <w:t>or</w:t>
      </w:r>
      <w:r w:rsidRPr="00A66145">
        <w:t xml:space="preserve"> </w:t>
      </w:r>
      <w:r w:rsidRPr="00A92DD6">
        <w:t>intricacy</w:t>
      </w:r>
      <w:r w:rsidRPr="00A66145">
        <w:t xml:space="preserve"> </w:t>
      </w:r>
      <w:r w:rsidRPr="00A92DD6">
        <w:t>involved</w:t>
      </w:r>
      <w:r w:rsidRPr="00A66145">
        <w:t xml:space="preserve"> </w:t>
      </w:r>
      <w:r w:rsidRPr="00A92DD6">
        <w:t>in</w:t>
      </w:r>
      <w:r w:rsidRPr="00A66145">
        <w:t xml:space="preserve"> </w:t>
      </w:r>
      <w:r w:rsidRPr="00A92DD6">
        <w:t>completing tasks</w:t>
      </w:r>
      <w:r w:rsidRPr="00A66145">
        <w:t xml:space="preserve"> </w:t>
      </w:r>
      <w:r w:rsidRPr="00A92DD6">
        <w:t>or</w:t>
      </w:r>
      <w:r w:rsidRPr="00A66145">
        <w:t xml:space="preserve"> </w:t>
      </w:r>
      <w:r w:rsidRPr="00A92DD6">
        <w:t>managing</w:t>
      </w:r>
      <w:r w:rsidRPr="00A66145">
        <w:t xml:space="preserve"> </w:t>
      </w:r>
      <w:r w:rsidR="00F905C7" w:rsidRPr="00A92DD6">
        <w:t>A</w:t>
      </w:r>
      <w:r w:rsidRPr="00A92DD6">
        <w:t>ssets</w:t>
      </w:r>
      <w:r w:rsidR="001246E5" w:rsidRPr="00A92DD6">
        <w:t xml:space="preserve">, </w:t>
      </w:r>
      <w:r w:rsidR="00F07C9E" w:rsidRPr="00A92DD6">
        <w:t>e.g., a</w:t>
      </w:r>
      <w:r w:rsidRPr="00A92DD6">
        <w:t>s</w:t>
      </w:r>
      <w:r w:rsidRPr="00A66145">
        <w:t xml:space="preserve"> </w:t>
      </w:r>
      <w:r w:rsidRPr="00A92DD6">
        <w:t>the</w:t>
      </w:r>
      <w:r w:rsidRPr="00A66145">
        <w:t xml:space="preserve"> </w:t>
      </w:r>
      <w:r w:rsidRPr="00A92DD6">
        <w:t>complexity</w:t>
      </w:r>
      <w:r w:rsidRPr="00A66145">
        <w:t xml:space="preserve"> </w:t>
      </w:r>
      <w:r w:rsidRPr="00A92DD6">
        <w:t>of</w:t>
      </w:r>
      <w:r w:rsidRPr="00A66145">
        <w:t xml:space="preserve"> </w:t>
      </w:r>
      <w:r w:rsidRPr="00A92DD6">
        <w:t>managing</w:t>
      </w:r>
      <w:r w:rsidRPr="00A66145">
        <w:t xml:space="preserve"> </w:t>
      </w:r>
      <w:r w:rsidRPr="00A92DD6">
        <w:t>resources</w:t>
      </w:r>
      <w:r w:rsidRPr="00A66145">
        <w:t xml:space="preserve"> </w:t>
      </w:r>
      <w:r w:rsidRPr="00A92DD6">
        <w:t>increases,</w:t>
      </w:r>
      <w:r w:rsidRPr="00A66145">
        <w:t xml:space="preserve"> </w:t>
      </w:r>
      <w:r w:rsidRPr="00A92DD6">
        <w:t>it</w:t>
      </w:r>
      <w:r w:rsidRPr="00A66145">
        <w:t xml:space="preserve"> </w:t>
      </w:r>
      <w:r w:rsidRPr="00A92DD6">
        <w:t>may</w:t>
      </w:r>
      <w:r w:rsidRPr="00A66145">
        <w:t xml:space="preserve"> </w:t>
      </w:r>
      <w:r w:rsidRPr="00A92DD6">
        <w:t>require</w:t>
      </w:r>
      <w:r w:rsidRPr="00A66145">
        <w:t xml:space="preserve"> </w:t>
      </w:r>
      <w:r w:rsidRPr="00A92DD6">
        <w:t>more</w:t>
      </w:r>
      <w:r w:rsidRPr="00A66145">
        <w:t xml:space="preserve"> </w:t>
      </w:r>
      <w:r w:rsidRPr="00A92DD6">
        <w:t>time</w:t>
      </w:r>
      <w:r w:rsidRPr="00A66145">
        <w:t xml:space="preserve"> </w:t>
      </w:r>
      <w:r w:rsidRPr="00A92DD6">
        <w:t>and</w:t>
      </w:r>
      <w:r w:rsidRPr="00A66145">
        <w:t xml:space="preserve"> </w:t>
      </w:r>
      <w:r w:rsidRPr="00A92DD6">
        <w:t>effort</w:t>
      </w:r>
      <w:r w:rsidRPr="00A66145">
        <w:t xml:space="preserve"> </w:t>
      </w:r>
      <w:r w:rsidRPr="00A92DD6">
        <w:t>to implement, impacting cost.</w:t>
      </w:r>
    </w:p>
    <w:p w14:paraId="62D86275" w14:textId="77777777" w:rsidR="000F74E3" w:rsidRPr="00A92DD6" w:rsidRDefault="000F74E3" w:rsidP="00A66145">
      <w:pPr>
        <w:pStyle w:val="Corpsdetexte"/>
        <w:ind w:left="1440" w:right="244"/>
        <w:jc w:val="both"/>
      </w:pPr>
    </w:p>
    <w:p w14:paraId="224606C3" w14:textId="3DE377FA" w:rsidR="000F74E3" w:rsidRPr="00A92DD6" w:rsidRDefault="008769EB" w:rsidP="00A66145">
      <w:pPr>
        <w:pStyle w:val="Corpsdetexte"/>
        <w:ind w:left="1440" w:right="244"/>
        <w:jc w:val="both"/>
      </w:pPr>
      <w:r w:rsidRPr="00A92DD6">
        <w:t>The following a</w:t>
      </w:r>
      <w:r w:rsidR="000F74E3" w:rsidRPr="00A92DD6">
        <w:t>dditional</w:t>
      </w:r>
      <w:r w:rsidR="000F74E3" w:rsidRPr="00A66145">
        <w:t xml:space="preserve"> </w:t>
      </w:r>
      <w:r w:rsidR="000F74E3" w:rsidRPr="00A92DD6">
        <w:t>factors</w:t>
      </w:r>
      <w:r w:rsidR="000F74E3" w:rsidRPr="00A66145">
        <w:t xml:space="preserve"> </w:t>
      </w:r>
      <w:r w:rsidR="000F74E3" w:rsidRPr="00A92DD6">
        <w:t>may</w:t>
      </w:r>
      <w:r w:rsidR="000F74E3" w:rsidRPr="00A66145">
        <w:t xml:space="preserve"> </w:t>
      </w:r>
      <w:r w:rsidR="000F74E3" w:rsidRPr="00A92DD6">
        <w:t>influence</w:t>
      </w:r>
      <w:r w:rsidR="000F74E3" w:rsidRPr="00A66145">
        <w:t xml:space="preserve"> </w:t>
      </w:r>
      <w:r w:rsidR="000F74E3" w:rsidRPr="00A92DD6">
        <w:t>the</w:t>
      </w:r>
      <w:r w:rsidR="000F74E3" w:rsidRPr="00A66145">
        <w:t xml:space="preserve"> </w:t>
      </w:r>
      <w:r w:rsidR="00E100F0" w:rsidRPr="00A92DD6">
        <w:t>complexity</w:t>
      </w:r>
      <w:r w:rsidR="000F74E3" w:rsidRPr="00A66145">
        <w:t>:</w:t>
      </w:r>
    </w:p>
    <w:p w14:paraId="737E1BA9" w14:textId="232046B3" w:rsidR="000F74E3" w:rsidRPr="00A92DD6" w:rsidRDefault="000F74E3" w:rsidP="009267DB">
      <w:pPr>
        <w:pStyle w:val="Paragraphedeliste"/>
        <w:numPr>
          <w:ilvl w:val="3"/>
          <w:numId w:val="11"/>
        </w:numPr>
        <w:tabs>
          <w:tab w:val="left" w:pos="1199"/>
        </w:tabs>
        <w:ind w:left="2160" w:right="247"/>
        <w:jc w:val="both"/>
        <w:rPr>
          <w:sz w:val="20"/>
        </w:rPr>
      </w:pPr>
      <w:r w:rsidRPr="00A92DD6">
        <w:rPr>
          <w:sz w:val="20"/>
        </w:rPr>
        <w:t>Interdependencies:</w:t>
      </w:r>
      <w:r w:rsidRPr="00A92DD6">
        <w:rPr>
          <w:spacing w:val="-8"/>
          <w:sz w:val="20"/>
        </w:rPr>
        <w:t xml:space="preserve"> </w:t>
      </w:r>
      <w:r w:rsidRPr="00A92DD6">
        <w:rPr>
          <w:sz w:val="20"/>
        </w:rPr>
        <w:t>The</w:t>
      </w:r>
      <w:r w:rsidRPr="00A92DD6">
        <w:rPr>
          <w:spacing w:val="-8"/>
          <w:sz w:val="20"/>
        </w:rPr>
        <w:t xml:space="preserve"> </w:t>
      </w:r>
      <w:r w:rsidRPr="00A92DD6">
        <w:rPr>
          <w:sz w:val="20"/>
        </w:rPr>
        <w:t>level</w:t>
      </w:r>
      <w:r w:rsidRPr="00A92DD6">
        <w:rPr>
          <w:spacing w:val="-8"/>
          <w:sz w:val="20"/>
        </w:rPr>
        <w:t xml:space="preserve"> </w:t>
      </w:r>
      <w:r w:rsidRPr="00A92DD6">
        <w:rPr>
          <w:sz w:val="20"/>
        </w:rPr>
        <w:t>of</w:t>
      </w:r>
      <w:r w:rsidRPr="00A92DD6">
        <w:rPr>
          <w:spacing w:val="-8"/>
          <w:sz w:val="20"/>
        </w:rPr>
        <w:t xml:space="preserve"> </w:t>
      </w:r>
      <w:r w:rsidRPr="00A92DD6">
        <w:rPr>
          <w:sz w:val="20"/>
        </w:rPr>
        <w:t>integration</w:t>
      </w:r>
      <w:r w:rsidRPr="00A92DD6">
        <w:rPr>
          <w:spacing w:val="-7"/>
          <w:sz w:val="20"/>
        </w:rPr>
        <w:t xml:space="preserve"> </w:t>
      </w:r>
      <w:r w:rsidRPr="00A92DD6">
        <w:rPr>
          <w:sz w:val="20"/>
        </w:rPr>
        <w:t>among</w:t>
      </w:r>
      <w:r w:rsidRPr="00A92DD6">
        <w:rPr>
          <w:spacing w:val="-8"/>
          <w:sz w:val="20"/>
        </w:rPr>
        <w:t xml:space="preserve"> </w:t>
      </w:r>
      <w:r w:rsidRPr="00A92DD6">
        <w:rPr>
          <w:sz w:val="20"/>
        </w:rPr>
        <w:t>systems</w:t>
      </w:r>
      <w:r w:rsidRPr="00A92DD6">
        <w:rPr>
          <w:spacing w:val="-9"/>
          <w:sz w:val="20"/>
        </w:rPr>
        <w:t xml:space="preserve"> </w:t>
      </w:r>
      <w:r w:rsidRPr="00A92DD6">
        <w:rPr>
          <w:sz w:val="20"/>
        </w:rPr>
        <w:t>and</w:t>
      </w:r>
      <w:r w:rsidRPr="00A92DD6">
        <w:rPr>
          <w:spacing w:val="-7"/>
          <w:sz w:val="20"/>
        </w:rPr>
        <w:t xml:space="preserve"> </w:t>
      </w:r>
      <w:r w:rsidRPr="00A92DD6">
        <w:rPr>
          <w:sz w:val="20"/>
        </w:rPr>
        <w:t>components,</w:t>
      </w:r>
      <w:r w:rsidRPr="00A92DD6">
        <w:rPr>
          <w:spacing w:val="-9"/>
          <w:sz w:val="20"/>
        </w:rPr>
        <w:t xml:space="preserve"> </w:t>
      </w:r>
      <w:r w:rsidRPr="00A92DD6">
        <w:rPr>
          <w:sz w:val="20"/>
        </w:rPr>
        <w:t>which</w:t>
      </w:r>
      <w:r w:rsidRPr="00A92DD6">
        <w:rPr>
          <w:spacing w:val="-7"/>
          <w:sz w:val="20"/>
        </w:rPr>
        <w:t xml:space="preserve"> </w:t>
      </w:r>
      <w:r w:rsidRPr="00A92DD6">
        <w:rPr>
          <w:sz w:val="20"/>
        </w:rPr>
        <w:t>may</w:t>
      </w:r>
      <w:r w:rsidRPr="00A92DD6">
        <w:rPr>
          <w:spacing w:val="-6"/>
          <w:sz w:val="20"/>
        </w:rPr>
        <w:t xml:space="preserve"> </w:t>
      </w:r>
      <w:r w:rsidRPr="00A92DD6">
        <w:rPr>
          <w:sz w:val="20"/>
        </w:rPr>
        <w:t>require</w:t>
      </w:r>
      <w:r w:rsidRPr="00A92DD6">
        <w:rPr>
          <w:spacing w:val="-8"/>
          <w:sz w:val="20"/>
        </w:rPr>
        <w:t xml:space="preserve"> </w:t>
      </w:r>
      <w:r w:rsidRPr="00A92DD6">
        <w:rPr>
          <w:sz w:val="20"/>
        </w:rPr>
        <w:t>specialized expertise to manage effectively</w:t>
      </w:r>
      <w:r w:rsidR="00364BAC" w:rsidRPr="00A92DD6">
        <w:rPr>
          <w:sz w:val="20"/>
        </w:rPr>
        <w:t>,</w:t>
      </w:r>
    </w:p>
    <w:p w14:paraId="47F824C5" w14:textId="6F882721" w:rsidR="000F74E3" w:rsidRPr="00A92DD6" w:rsidRDefault="000F74E3" w:rsidP="009267DB">
      <w:pPr>
        <w:pStyle w:val="Paragraphedeliste"/>
        <w:numPr>
          <w:ilvl w:val="3"/>
          <w:numId w:val="11"/>
        </w:numPr>
        <w:tabs>
          <w:tab w:val="left" w:pos="1199"/>
        </w:tabs>
        <w:ind w:left="2160" w:right="247"/>
        <w:jc w:val="both"/>
        <w:rPr>
          <w:sz w:val="20"/>
        </w:rPr>
      </w:pPr>
      <w:r w:rsidRPr="00A92DD6">
        <w:rPr>
          <w:spacing w:val="-2"/>
          <w:sz w:val="20"/>
        </w:rPr>
        <w:t>Customization:</w:t>
      </w:r>
      <w:r w:rsidRPr="00A92DD6">
        <w:rPr>
          <w:spacing w:val="-3"/>
          <w:sz w:val="20"/>
        </w:rPr>
        <w:t xml:space="preserve"> </w:t>
      </w:r>
      <w:r w:rsidRPr="00A92DD6">
        <w:rPr>
          <w:spacing w:val="-2"/>
          <w:sz w:val="20"/>
        </w:rPr>
        <w:t>Tailoring solutions to meet unique</w:t>
      </w:r>
      <w:r w:rsidRPr="00A92DD6">
        <w:rPr>
          <w:spacing w:val="-3"/>
          <w:sz w:val="20"/>
        </w:rPr>
        <w:t xml:space="preserve"> </w:t>
      </w:r>
      <w:r w:rsidRPr="00A92DD6">
        <w:rPr>
          <w:spacing w:val="-2"/>
          <w:sz w:val="20"/>
        </w:rPr>
        <w:t>business needs, which can lengthen timelines and increase expenses</w:t>
      </w:r>
      <w:r w:rsidR="001A42BF" w:rsidRPr="00A92DD6">
        <w:rPr>
          <w:spacing w:val="-2"/>
          <w:sz w:val="20"/>
        </w:rPr>
        <w:t>,</w:t>
      </w:r>
    </w:p>
    <w:p w14:paraId="15A77582" w14:textId="36B63677" w:rsidR="000F74E3" w:rsidRPr="00A92DD6" w:rsidRDefault="000F74E3" w:rsidP="009267DB">
      <w:pPr>
        <w:pStyle w:val="Paragraphedeliste"/>
        <w:numPr>
          <w:ilvl w:val="3"/>
          <w:numId w:val="11"/>
        </w:numPr>
        <w:tabs>
          <w:tab w:val="left" w:pos="1199"/>
        </w:tabs>
        <w:ind w:left="2160" w:right="239"/>
        <w:jc w:val="both"/>
        <w:rPr>
          <w:sz w:val="20"/>
        </w:rPr>
      </w:pPr>
      <w:r w:rsidRPr="00A92DD6">
        <w:rPr>
          <w:sz w:val="20"/>
        </w:rPr>
        <w:t xml:space="preserve">Advanced </w:t>
      </w:r>
      <w:r w:rsidR="00954055" w:rsidRPr="00A92DD6">
        <w:rPr>
          <w:sz w:val="20"/>
        </w:rPr>
        <w:t>features</w:t>
      </w:r>
      <w:r w:rsidRPr="00A92DD6">
        <w:rPr>
          <w:sz w:val="20"/>
        </w:rPr>
        <w:t>: Implementing cutting-edge technologies such as automation, artificial intelligence, or enhanced security protocols, which can raise costs due to their complexity</w:t>
      </w:r>
      <w:r w:rsidR="0032798D" w:rsidRPr="00A92DD6">
        <w:rPr>
          <w:sz w:val="20"/>
        </w:rPr>
        <w:t>,</w:t>
      </w:r>
    </w:p>
    <w:p w14:paraId="5453AAD5" w14:textId="7C29C5AC" w:rsidR="000F74E3" w:rsidRPr="00A92DD6" w:rsidRDefault="000F74E3" w:rsidP="009267DB">
      <w:pPr>
        <w:pStyle w:val="Paragraphedeliste"/>
        <w:numPr>
          <w:ilvl w:val="3"/>
          <w:numId w:val="11"/>
        </w:numPr>
        <w:tabs>
          <w:tab w:val="left" w:pos="1199"/>
        </w:tabs>
        <w:ind w:left="2160" w:right="243"/>
        <w:jc w:val="both"/>
        <w:rPr>
          <w:sz w:val="20"/>
        </w:rPr>
      </w:pPr>
      <w:r w:rsidRPr="00A92DD6">
        <w:rPr>
          <w:sz w:val="20"/>
        </w:rPr>
        <w:t>Maintenance</w:t>
      </w:r>
      <w:r w:rsidRPr="00A92DD6">
        <w:rPr>
          <w:spacing w:val="-10"/>
          <w:sz w:val="20"/>
        </w:rPr>
        <w:t xml:space="preserve"> </w:t>
      </w:r>
      <w:r w:rsidRPr="00A92DD6">
        <w:rPr>
          <w:sz w:val="20"/>
        </w:rPr>
        <w:t>and</w:t>
      </w:r>
      <w:r w:rsidRPr="00A92DD6">
        <w:rPr>
          <w:spacing w:val="-9"/>
          <w:sz w:val="20"/>
        </w:rPr>
        <w:t xml:space="preserve"> </w:t>
      </w:r>
      <w:r w:rsidR="00954055" w:rsidRPr="00A92DD6">
        <w:rPr>
          <w:sz w:val="20"/>
        </w:rPr>
        <w:t>support</w:t>
      </w:r>
      <w:r w:rsidRPr="00A92DD6">
        <w:rPr>
          <w:sz w:val="20"/>
        </w:rPr>
        <w:t>:</w:t>
      </w:r>
      <w:r w:rsidRPr="00A92DD6">
        <w:rPr>
          <w:spacing w:val="-11"/>
          <w:sz w:val="20"/>
        </w:rPr>
        <w:t xml:space="preserve"> </w:t>
      </w:r>
      <w:r w:rsidRPr="00A92DD6">
        <w:rPr>
          <w:sz w:val="20"/>
        </w:rPr>
        <w:t>The</w:t>
      </w:r>
      <w:r w:rsidRPr="00A92DD6">
        <w:rPr>
          <w:spacing w:val="-10"/>
          <w:sz w:val="20"/>
        </w:rPr>
        <w:t xml:space="preserve"> </w:t>
      </w:r>
      <w:r w:rsidRPr="00A92DD6">
        <w:rPr>
          <w:sz w:val="20"/>
        </w:rPr>
        <w:t>necessity</w:t>
      </w:r>
      <w:r w:rsidRPr="00A92DD6">
        <w:rPr>
          <w:spacing w:val="-9"/>
          <w:sz w:val="20"/>
        </w:rPr>
        <w:t xml:space="preserve"> </w:t>
      </w:r>
      <w:r w:rsidRPr="00A92DD6">
        <w:rPr>
          <w:sz w:val="20"/>
        </w:rPr>
        <w:t>for</w:t>
      </w:r>
      <w:r w:rsidRPr="00A92DD6">
        <w:rPr>
          <w:spacing w:val="-9"/>
          <w:sz w:val="20"/>
        </w:rPr>
        <w:t xml:space="preserve"> </w:t>
      </w:r>
      <w:r w:rsidRPr="00A92DD6">
        <w:rPr>
          <w:sz w:val="20"/>
        </w:rPr>
        <w:t>ongoing</w:t>
      </w:r>
      <w:r w:rsidRPr="00A92DD6">
        <w:rPr>
          <w:spacing w:val="-11"/>
          <w:sz w:val="20"/>
        </w:rPr>
        <w:t xml:space="preserve"> </w:t>
      </w:r>
      <w:r w:rsidRPr="00A92DD6">
        <w:rPr>
          <w:sz w:val="20"/>
        </w:rPr>
        <w:t>updates,</w:t>
      </w:r>
      <w:r w:rsidRPr="00A92DD6">
        <w:rPr>
          <w:spacing w:val="-9"/>
          <w:sz w:val="20"/>
        </w:rPr>
        <w:t xml:space="preserve"> </w:t>
      </w:r>
      <w:r w:rsidRPr="00A92DD6">
        <w:rPr>
          <w:sz w:val="20"/>
        </w:rPr>
        <w:t>optimization,</w:t>
      </w:r>
      <w:r w:rsidRPr="00A92DD6">
        <w:rPr>
          <w:spacing w:val="-11"/>
          <w:sz w:val="20"/>
        </w:rPr>
        <w:t xml:space="preserve"> </w:t>
      </w:r>
      <w:r w:rsidRPr="00A92DD6">
        <w:rPr>
          <w:sz w:val="20"/>
        </w:rPr>
        <w:t>and</w:t>
      </w:r>
      <w:r w:rsidRPr="00A92DD6">
        <w:rPr>
          <w:spacing w:val="-10"/>
          <w:sz w:val="20"/>
        </w:rPr>
        <w:t xml:space="preserve"> </w:t>
      </w:r>
      <w:r w:rsidRPr="00A92DD6">
        <w:rPr>
          <w:sz w:val="20"/>
        </w:rPr>
        <w:t>troubleshooting</w:t>
      </w:r>
      <w:r w:rsidRPr="00A92DD6">
        <w:rPr>
          <w:spacing w:val="-9"/>
          <w:sz w:val="20"/>
        </w:rPr>
        <w:t xml:space="preserve"> </w:t>
      </w:r>
      <w:r w:rsidRPr="00A92DD6">
        <w:rPr>
          <w:sz w:val="20"/>
        </w:rPr>
        <w:t>in</w:t>
      </w:r>
      <w:r w:rsidRPr="00A92DD6">
        <w:rPr>
          <w:spacing w:val="-11"/>
          <w:sz w:val="20"/>
        </w:rPr>
        <w:t xml:space="preserve"> </w:t>
      </w:r>
      <w:r w:rsidRPr="00A92DD6">
        <w:rPr>
          <w:sz w:val="20"/>
        </w:rPr>
        <w:t>intricate cloud environments.</w:t>
      </w:r>
    </w:p>
    <w:p w14:paraId="28CD8678" w14:textId="77777777" w:rsidR="000F74E3" w:rsidRPr="00A92DD6" w:rsidRDefault="000F74E3" w:rsidP="00A66145">
      <w:pPr>
        <w:pStyle w:val="Corpsdetexte"/>
        <w:ind w:left="1440" w:right="244"/>
        <w:jc w:val="both"/>
      </w:pPr>
    </w:p>
    <w:p w14:paraId="6FAC824E" w14:textId="77777777" w:rsidR="000F74E3" w:rsidRPr="00A92DD6" w:rsidRDefault="000F74E3" w:rsidP="004F4AB9">
      <w:pPr>
        <w:pStyle w:val="Titre4"/>
        <w:numPr>
          <w:ilvl w:val="0"/>
          <w:numId w:val="210"/>
        </w:numPr>
      </w:pPr>
      <w:r w:rsidRPr="00A92DD6">
        <w:t>Criticality</w:t>
      </w:r>
    </w:p>
    <w:p w14:paraId="480FECF0" w14:textId="77777777" w:rsidR="000F74E3" w:rsidRPr="00A92DD6" w:rsidRDefault="000F74E3" w:rsidP="00A66145">
      <w:pPr>
        <w:pStyle w:val="Corpsdetexte"/>
        <w:ind w:left="1440" w:right="244"/>
        <w:jc w:val="both"/>
      </w:pPr>
    </w:p>
    <w:p w14:paraId="26017DBE" w14:textId="3E5D0460" w:rsidR="000F74E3" w:rsidRPr="00A92DD6" w:rsidRDefault="000F74E3" w:rsidP="00A66145">
      <w:pPr>
        <w:pStyle w:val="Corpsdetexte"/>
        <w:ind w:left="1440" w:right="244"/>
        <w:jc w:val="both"/>
      </w:pPr>
      <w:r w:rsidRPr="00A92DD6">
        <w:t xml:space="preserve">Criticality </w:t>
      </w:r>
      <w:r w:rsidR="0093603C" w:rsidRPr="00A92DD6">
        <w:t xml:space="preserve">is a </w:t>
      </w:r>
      <w:r w:rsidRPr="00A92DD6">
        <w:t xml:space="preserve">key metric </w:t>
      </w:r>
      <w:r w:rsidR="0093603C" w:rsidRPr="00A92DD6">
        <w:t xml:space="preserve">which </w:t>
      </w:r>
      <w:r w:rsidRPr="00A92DD6">
        <w:t xml:space="preserve">refers to the importance or urgency of tasks or </w:t>
      </w:r>
      <w:r w:rsidR="00414A94" w:rsidRPr="00A92DD6">
        <w:t>A</w:t>
      </w:r>
      <w:r w:rsidRPr="00A92DD6">
        <w:t xml:space="preserve">ssets required to </w:t>
      </w:r>
      <w:r w:rsidR="00023D8A" w:rsidRPr="00A92DD6">
        <w:t>be</w:t>
      </w:r>
      <w:r w:rsidRPr="00A92DD6">
        <w:t xml:space="preserve"> supported</w:t>
      </w:r>
      <w:r w:rsidR="0041622E" w:rsidRPr="00A92DD6">
        <w:t>, e.g.,</w:t>
      </w:r>
      <w:r w:rsidRPr="00A92DD6">
        <w:t xml:space="preserve"> </w:t>
      </w:r>
      <w:r w:rsidR="0041622E" w:rsidRPr="00A92DD6">
        <w:t>a</w:t>
      </w:r>
      <w:r w:rsidRPr="00A92DD6">
        <w:t xml:space="preserve">s the importance of managing resources increases, it may be necessary </w:t>
      </w:r>
      <w:r w:rsidR="0041622E" w:rsidRPr="00A92DD6">
        <w:t xml:space="preserve">for the </w:t>
      </w:r>
      <w:r w:rsidR="00FA0CB2" w:rsidRPr="00A92DD6">
        <w:t xml:space="preserve">Supplier to </w:t>
      </w:r>
      <w:r w:rsidR="000A4029" w:rsidRPr="00A92DD6">
        <w:t>assign</w:t>
      </w:r>
      <w:r w:rsidRPr="00A92DD6">
        <w:t xml:space="preserve"> additional resources quickly to meet urgent demands.</w:t>
      </w:r>
    </w:p>
    <w:p w14:paraId="2241B199" w14:textId="77777777" w:rsidR="000F74E3" w:rsidRPr="00A92DD6" w:rsidRDefault="000F74E3" w:rsidP="00A66145">
      <w:pPr>
        <w:pStyle w:val="Corpsdetexte"/>
        <w:ind w:left="1440" w:right="244"/>
        <w:jc w:val="both"/>
      </w:pPr>
    </w:p>
    <w:p w14:paraId="014F295D" w14:textId="77777777" w:rsidR="00213D21" w:rsidRPr="001629C7" w:rsidRDefault="00213D21" w:rsidP="009267DB">
      <w:pPr>
        <w:pStyle w:val="Titre3"/>
        <w:numPr>
          <w:ilvl w:val="0"/>
          <w:numId w:val="253"/>
        </w:numPr>
        <w:jc w:val="both"/>
        <w:rPr>
          <w:rFonts w:asciiTheme="minorHAnsi" w:hAnsiTheme="minorHAnsi"/>
          <w:b/>
          <w:color w:val="auto"/>
          <w:sz w:val="20"/>
        </w:rPr>
      </w:pPr>
      <w:r w:rsidRPr="001629C7">
        <w:rPr>
          <w:rFonts w:asciiTheme="minorHAnsi" w:hAnsiTheme="minorHAnsi"/>
          <w:b/>
          <w:color w:val="auto"/>
          <w:sz w:val="20"/>
        </w:rPr>
        <w:t>Agile Methodology</w:t>
      </w:r>
    </w:p>
    <w:p w14:paraId="54F279CC" w14:textId="77777777" w:rsidR="00213D21" w:rsidRPr="00A66145" w:rsidRDefault="00213D21" w:rsidP="00A66145">
      <w:pPr>
        <w:pStyle w:val="Corpsdetexte"/>
        <w:ind w:left="720" w:right="244"/>
        <w:jc w:val="both"/>
      </w:pPr>
    </w:p>
    <w:p w14:paraId="75377CF8" w14:textId="5DE0828F" w:rsidR="00213D21" w:rsidRPr="00A92DD6" w:rsidRDefault="00213D21" w:rsidP="00A66145">
      <w:pPr>
        <w:pStyle w:val="Corpsdetexte"/>
        <w:ind w:left="720" w:right="244"/>
        <w:jc w:val="both"/>
      </w:pPr>
      <w:r w:rsidRPr="00A92DD6">
        <w:t>The</w:t>
      </w:r>
      <w:r w:rsidRPr="00A66145">
        <w:t xml:space="preserve"> </w:t>
      </w:r>
      <w:r w:rsidRPr="00A92DD6">
        <w:t>Supplier</w:t>
      </w:r>
      <w:r w:rsidRPr="00A66145">
        <w:t xml:space="preserve"> </w:t>
      </w:r>
      <w:r w:rsidR="00E05963" w:rsidRPr="00A92DD6">
        <w:t xml:space="preserve">will </w:t>
      </w:r>
      <w:r w:rsidRPr="00A92DD6">
        <w:t>embrace</w:t>
      </w:r>
      <w:r w:rsidRPr="00A66145">
        <w:t xml:space="preserve"> </w:t>
      </w:r>
      <w:r w:rsidRPr="00A92DD6">
        <w:t>Agile</w:t>
      </w:r>
      <w:r w:rsidRPr="00A66145">
        <w:t xml:space="preserve"> </w:t>
      </w:r>
      <w:r w:rsidRPr="00A92DD6">
        <w:t>principles</w:t>
      </w:r>
      <w:r w:rsidRPr="00A66145">
        <w:t xml:space="preserve"> </w:t>
      </w:r>
      <w:r w:rsidRPr="00A92DD6">
        <w:t>and</w:t>
      </w:r>
      <w:r w:rsidRPr="00A66145">
        <w:t xml:space="preserve"> </w:t>
      </w:r>
      <w:r w:rsidRPr="00A92DD6">
        <w:t>practices</w:t>
      </w:r>
      <w:r w:rsidRPr="00A66145">
        <w:t xml:space="preserve"> </w:t>
      </w:r>
      <w:r w:rsidR="000623DA" w:rsidRPr="00A92DD6">
        <w:t xml:space="preserve">ensuring </w:t>
      </w:r>
      <w:r w:rsidRPr="00A92DD6">
        <w:t>flexibility,</w:t>
      </w:r>
      <w:r w:rsidRPr="00A66145">
        <w:t xml:space="preserve"> </w:t>
      </w:r>
      <w:r w:rsidRPr="00A92DD6">
        <w:t>collaboration,</w:t>
      </w:r>
      <w:r w:rsidRPr="00A66145">
        <w:t xml:space="preserve"> </w:t>
      </w:r>
      <w:r w:rsidRPr="00A92DD6">
        <w:t>and responsiveness. This includes, but is not limited to:</w:t>
      </w:r>
    </w:p>
    <w:p w14:paraId="71C6920F" w14:textId="795D8A8A" w:rsidR="00213D21" w:rsidRPr="00A92DD6" w:rsidRDefault="00213D21" w:rsidP="00785EED">
      <w:pPr>
        <w:pStyle w:val="Paragraphedeliste"/>
        <w:numPr>
          <w:ilvl w:val="0"/>
          <w:numId w:val="10"/>
        </w:numPr>
        <w:tabs>
          <w:tab w:val="left" w:pos="839"/>
        </w:tabs>
        <w:spacing w:before="242" w:line="255" w:lineRule="exact"/>
        <w:ind w:left="1440" w:right="243"/>
        <w:jc w:val="both"/>
        <w:rPr>
          <w:sz w:val="20"/>
        </w:rPr>
      </w:pPr>
      <w:r w:rsidRPr="00A92DD6">
        <w:rPr>
          <w:sz w:val="20"/>
        </w:rPr>
        <w:t>PI</w:t>
      </w:r>
      <w:r w:rsidRPr="00A92DD6">
        <w:rPr>
          <w:spacing w:val="-8"/>
          <w:sz w:val="20"/>
        </w:rPr>
        <w:t xml:space="preserve"> </w:t>
      </w:r>
      <w:r w:rsidR="00DE62C9" w:rsidRPr="00A92DD6">
        <w:rPr>
          <w:bCs/>
          <w:spacing w:val="-8"/>
          <w:sz w:val="20"/>
        </w:rPr>
        <w:t>P</w:t>
      </w:r>
      <w:r w:rsidRPr="00A92DD6">
        <w:rPr>
          <w:sz w:val="20"/>
        </w:rPr>
        <w:t>lanning:</w:t>
      </w:r>
      <w:r w:rsidRPr="00A92DD6">
        <w:rPr>
          <w:spacing w:val="-7"/>
          <w:sz w:val="20"/>
        </w:rPr>
        <w:t xml:space="preserve"> </w:t>
      </w:r>
      <w:r w:rsidR="00342637" w:rsidRPr="00A92DD6">
        <w:rPr>
          <w:bCs/>
          <w:sz w:val="20"/>
        </w:rPr>
        <w:t>F</w:t>
      </w:r>
      <w:r w:rsidRPr="00A92DD6">
        <w:rPr>
          <w:sz w:val="20"/>
        </w:rPr>
        <w:t>acilitate</w:t>
      </w:r>
      <w:r w:rsidRPr="00A92DD6">
        <w:rPr>
          <w:spacing w:val="-8"/>
          <w:sz w:val="20"/>
        </w:rPr>
        <w:t xml:space="preserve"> </w:t>
      </w:r>
      <w:r w:rsidR="00C565CA" w:rsidRPr="00A92DD6">
        <w:rPr>
          <w:bCs/>
          <w:sz w:val="20"/>
        </w:rPr>
        <w:t>p</w:t>
      </w:r>
      <w:r w:rsidRPr="00A92DD6">
        <w:rPr>
          <w:bCs/>
          <w:sz w:val="20"/>
        </w:rPr>
        <w:t>rogram</w:t>
      </w:r>
      <w:r w:rsidRPr="00A92DD6">
        <w:rPr>
          <w:bCs/>
          <w:spacing w:val="-8"/>
          <w:sz w:val="20"/>
        </w:rPr>
        <w:t xml:space="preserve"> </w:t>
      </w:r>
      <w:r w:rsidR="00C565CA" w:rsidRPr="00A92DD6">
        <w:rPr>
          <w:bCs/>
          <w:sz w:val="20"/>
        </w:rPr>
        <w:t>i</w:t>
      </w:r>
      <w:r w:rsidRPr="00A92DD6">
        <w:rPr>
          <w:bCs/>
          <w:sz w:val="20"/>
        </w:rPr>
        <w:t>ncrement</w:t>
      </w:r>
      <w:r w:rsidRPr="00A92DD6">
        <w:rPr>
          <w:spacing w:val="-7"/>
          <w:sz w:val="20"/>
        </w:rPr>
        <w:t xml:space="preserve"> </w:t>
      </w:r>
      <w:r w:rsidR="00C565CA" w:rsidRPr="00A92DD6">
        <w:rPr>
          <w:bCs/>
          <w:sz w:val="20"/>
        </w:rPr>
        <w:t>p</w:t>
      </w:r>
      <w:r w:rsidRPr="00A92DD6">
        <w:rPr>
          <w:bCs/>
          <w:sz w:val="20"/>
        </w:rPr>
        <w:t>lanning</w:t>
      </w:r>
      <w:r w:rsidRPr="00A92DD6">
        <w:rPr>
          <w:spacing w:val="-9"/>
          <w:sz w:val="20"/>
        </w:rPr>
        <w:t xml:space="preserve"> </w:t>
      </w:r>
      <w:r w:rsidRPr="00A92DD6">
        <w:rPr>
          <w:sz w:val="20"/>
        </w:rPr>
        <w:t>sessions,</w:t>
      </w:r>
      <w:r w:rsidRPr="00A92DD6">
        <w:rPr>
          <w:spacing w:val="-7"/>
          <w:sz w:val="20"/>
        </w:rPr>
        <w:t xml:space="preserve"> </w:t>
      </w:r>
      <w:r w:rsidRPr="00A92DD6">
        <w:rPr>
          <w:sz w:val="20"/>
        </w:rPr>
        <w:t>bringing</w:t>
      </w:r>
      <w:r w:rsidRPr="00A92DD6">
        <w:rPr>
          <w:spacing w:val="-8"/>
          <w:sz w:val="20"/>
        </w:rPr>
        <w:t xml:space="preserve"> </w:t>
      </w:r>
      <w:r w:rsidRPr="00A92DD6">
        <w:rPr>
          <w:sz w:val="20"/>
        </w:rPr>
        <w:t>together</w:t>
      </w:r>
      <w:r w:rsidRPr="00A92DD6">
        <w:rPr>
          <w:spacing w:val="-7"/>
          <w:sz w:val="20"/>
        </w:rPr>
        <w:t xml:space="preserve"> </w:t>
      </w:r>
      <w:r w:rsidRPr="00A92DD6">
        <w:rPr>
          <w:sz w:val="20"/>
        </w:rPr>
        <w:t xml:space="preserve">stakeholders to align on objectives, identify dependencies, and plan for the upcoming </w:t>
      </w:r>
      <w:r w:rsidR="00DE2ACF" w:rsidRPr="00A92DD6">
        <w:rPr>
          <w:bCs/>
          <w:sz w:val="20"/>
        </w:rPr>
        <w:t xml:space="preserve">program increment, </w:t>
      </w:r>
    </w:p>
    <w:p w14:paraId="104C16F4" w14:textId="23944FA5" w:rsidR="00213D21" w:rsidRPr="00A92DD6" w:rsidRDefault="00213D21" w:rsidP="00785EED">
      <w:pPr>
        <w:pStyle w:val="Paragraphedeliste"/>
        <w:numPr>
          <w:ilvl w:val="0"/>
          <w:numId w:val="10"/>
        </w:numPr>
        <w:tabs>
          <w:tab w:val="left" w:pos="839"/>
        </w:tabs>
        <w:spacing w:before="1"/>
        <w:ind w:left="1440" w:right="239"/>
        <w:jc w:val="both"/>
        <w:rPr>
          <w:sz w:val="20"/>
        </w:rPr>
      </w:pPr>
      <w:r w:rsidRPr="00A92DD6">
        <w:rPr>
          <w:sz w:val="20"/>
        </w:rPr>
        <w:t>Backlog</w:t>
      </w:r>
      <w:r w:rsidRPr="00A92DD6">
        <w:rPr>
          <w:spacing w:val="-6"/>
          <w:sz w:val="20"/>
        </w:rPr>
        <w:t xml:space="preserve"> </w:t>
      </w:r>
      <w:r w:rsidR="00DE62C9" w:rsidRPr="00A92DD6">
        <w:rPr>
          <w:bCs/>
          <w:spacing w:val="-6"/>
          <w:sz w:val="20"/>
        </w:rPr>
        <w:t>G</w:t>
      </w:r>
      <w:r w:rsidRPr="00A92DD6">
        <w:rPr>
          <w:sz w:val="20"/>
        </w:rPr>
        <w:t>rooming:</w:t>
      </w:r>
      <w:r w:rsidRPr="00A92DD6">
        <w:rPr>
          <w:spacing w:val="-4"/>
          <w:sz w:val="20"/>
        </w:rPr>
        <w:t xml:space="preserve"> </w:t>
      </w:r>
      <w:r w:rsidR="00342637" w:rsidRPr="00A92DD6">
        <w:rPr>
          <w:bCs/>
          <w:spacing w:val="-6"/>
          <w:sz w:val="20"/>
        </w:rPr>
        <w:t xml:space="preserve">Ensure </w:t>
      </w:r>
      <w:r w:rsidRPr="00A92DD6">
        <w:rPr>
          <w:sz w:val="20"/>
        </w:rPr>
        <w:t>the</w:t>
      </w:r>
      <w:r w:rsidRPr="00A92DD6">
        <w:rPr>
          <w:spacing w:val="-6"/>
          <w:sz w:val="20"/>
        </w:rPr>
        <w:t xml:space="preserve"> </w:t>
      </w:r>
      <w:r w:rsidR="00E55D14" w:rsidRPr="00A92DD6">
        <w:rPr>
          <w:spacing w:val="-6"/>
          <w:sz w:val="20"/>
        </w:rPr>
        <w:t xml:space="preserve">Supplier </w:t>
      </w:r>
      <w:r w:rsidRPr="00A92DD6">
        <w:rPr>
          <w:sz w:val="20"/>
        </w:rPr>
        <w:t>team</w:t>
      </w:r>
      <w:r w:rsidRPr="00A92DD6">
        <w:rPr>
          <w:spacing w:val="-6"/>
          <w:sz w:val="20"/>
        </w:rPr>
        <w:t xml:space="preserve"> </w:t>
      </w:r>
      <w:r w:rsidRPr="00A92DD6">
        <w:rPr>
          <w:sz w:val="20"/>
        </w:rPr>
        <w:t>regularly</w:t>
      </w:r>
      <w:r w:rsidRPr="00A92DD6">
        <w:rPr>
          <w:spacing w:val="-5"/>
          <w:sz w:val="20"/>
        </w:rPr>
        <w:t xml:space="preserve"> </w:t>
      </w:r>
      <w:r w:rsidRPr="00A92DD6">
        <w:rPr>
          <w:sz w:val="20"/>
        </w:rPr>
        <w:t>grooms</w:t>
      </w:r>
      <w:r w:rsidRPr="00A92DD6">
        <w:rPr>
          <w:spacing w:val="-4"/>
          <w:sz w:val="20"/>
        </w:rPr>
        <w:t xml:space="preserve"> </w:t>
      </w:r>
      <w:r w:rsidRPr="00A92DD6">
        <w:rPr>
          <w:sz w:val="20"/>
        </w:rPr>
        <w:t>the</w:t>
      </w:r>
      <w:r w:rsidRPr="00A92DD6">
        <w:rPr>
          <w:spacing w:val="-6"/>
          <w:sz w:val="20"/>
        </w:rPr>
        <w:t xml:space="preserve"> </w:t>
      </w:r>
      <w:r w:rsidRPr="00A92DD6">
        <w:rPr>
          <w:sz w:val="20"/>
        </w:rPr>
        <w:t>backlog</w:t>
      </w:r>
      <w:r w:rsidRPr="00A92DD6">
        <w:rPr>
          <w:spacing w:val="-5"/>
          <w:sz w:val="20"/>
        </w:rPr>
        <w:t xml:space="preserve"> </w:t>
      </w:r>
      <w:r w:rsidRPr="00A92DD6">
        <w:rPr>
          <w:sz w:val="20"/>
        </w:rPr>
        <w:t>to</w:t>
      </w:r>
      <w:r w:rsidRPr="00A92DD6">
        <w:rPr>
          <w:spacing w:val="-7"/>
          <w:sz w:val="20"/>
        </w:rPr>
        <w:t xml:space="preserve"> </w:t>
      </w:r>
      <w:r w:rsidRPr="00A92DD6">
        <w:rPr>
          <w:sz w:val="20"/>
        </w:rPr>
        <w:t>refine</w:t>
      </w:r>
      <w:r w:rsidRPr="00A92DD6">
        <w:rPr>
          <w:spacing w:val="-6"/>
          <w:sz w:val="20"/>
        </w:rPr>
        <w:t xml:space="preserve"> </w:t>
      </w:r>
      <w:r w:rsidRPr="00A92DD6">
        <w:rPr>
          <w:sz w:val="20"/>
        </w:rPr>
        <w:t>user</w:t>
      </w:r>
      <w:r w:rsidRPr="00A92DD6">
        <w:rPr>
          <w:spacing w:val="-5"/>
          <w:sz w:val="20"/>
        </w:rPr>
        <w:t xml:space="preserve"> </w:t>
      </w:r>
      <w:r w:rsidRPr="00A92DD6">
        <w:rPr>
          <w:sz w:val="20"/>
        </w:rPr>
        <w:t>stories,</w:t>
      </w:r>
      <w:r w:rsidRPr="00A92DD6">
        <w:rPr>
          <w:spacing w:val="-7"/>
          <w:sz w:val="20"/>
        </w:rPr>
        <w:t xml:space="preserve"> </w:t>
      </w:r>
      <w:r w:rsidRPr="00A92DD6">
        <w:rPr>
          <w:sz w:val="20"/>
        </w:rPr>
        <w:t>ensure clarity, and maintain alignment with evolving priorities. This activity necessitates close collaboration with the Client to validate requirements and prioritize features effectively</w:t>
      </w:r>
      <w:r w:rsidR="00264239" w:rsidRPr="00A92DD6">
        <w:rPr>
          <w:sz w:val="20"/>
        </w:rPr>
        <w:t>,</w:t>
      </w:r>
    </w:p>
    <w:p w14:paraId="52193A66" w14:textId="630B7B9D" w:rsidR="00213D21" w:rsidRPr="00A92DD6" w:rsidRDefault="00213D21" w:rsidP="00785EED">
      <w:pPr>
        <w:pStyle w:val="Paragraphedeliste"/>
        <w:numPr>
          <w:ilvl w:val="0"/>
          <w:numId w:val="10"/>
        </w:numPr>
        <w:tabs>
          <w:tab w:val="left" w:pos="839"/>
        </w:tabs>
        <w:ind w:left="1440" w:right="240"/>
        <w:jc w:val="both"/>
        <w:rPr>
          <w:sz w:val="20"/>
        </w:rPr>
      </w:pPr>
      <w:r w:rsidRPr="00A92DD6">
        <w:rPr>
          <w:sz w:val="20"/>
        </w:rPr>
        <w:t>Daily</w:t>
      </w:r>
      <w:r w:rsidRPr="00A92DD6">
        <w:rPr>
          <w:spacing w:val="-4"/>
          <w:sz w:val="20"/>
        </w:rPr>
        <w:t xml:space="preserve"> </w:t>
      </w:r>
      <w:r w:rsidR="00DE62C9" w:rsidRPr="00A92DD6">
        <w:rPr>
          <w:bCs/>
          <w:sz w:val="20"/>
        </w:rPr>
        <w:t>S</w:t>
      </w:r>
      <w:r w:rsidRPr="00A92DD6">
        <w:rPr>
          <w:bCs/>
          <w:sz w:val="20"/>
        </w:rPr>
        <w:t>tand-</w:t>
      </w:r>
      <w:r w:rsidR="00DE62C9" w:rsidRPr="00A92DD6">
        <w:rPr>
          <w:bCs/>
          <w:sz w:val="20"/>
        </w:rPr>
        <w:t>U</w:t>
      </w:r>
      <w:r w:rsidRPr="00A92DD6">
        <w:rPr>
          <w:sz w:val="20"/>
        </w:rPr>
        <w:t>ps:</w:t>
      </w:r>
      <w:r w:rsidRPr="00A92DD6">
        <w:rPr>
          <w:spacing w:val="-1"/>
          <w:sz w:val="20"/>
        </w:rPr>
        <w:t xml:space="preserve"> </w:t>
      </w:r>
      <w:r w:rsidR="00342637" w:rsidRPr="00A92DD6">
        <w:rPr>
          <w:bCs/>
          <w:sz w:val="20"/>
        </w:rPr>
        <w:t>C</w:t>
      </w:r>
      <w:r w:rsidRPr="00A92DD6">
        <w:rPr>
          <w:sz w:val="20"/>
        </w:rPr>
        <w:t>onduct</w:t>
      </w:r>
      <w:r w:rsidRPr="00A92DD6">
        <w:rPr>
          <w:spacing w:val="-3"/>
          <w:sz w:val="20"/>
        </w:rPr>
        <w:t xml:space="preserve"> </w:t>
      </w:r>
      <w:r w:rsidRPr="00A92DD6">
        <w:rPr>
          <w:sz w:val="20"/>
        </w:rPr>
        <w:t>daily</w:t>
      </w:r>
      <w:r w:rsidRPr="00A92DD6">
        <w:rPr>
          <w:spacing w:val="-3"/>
          <w:sz w:val="20"/>
        </w:rPr>
        <w:t xml:space="preserve"> </w:t>
      </w:r>
      <w:r w:rsidRPr="00A92DD6">
        <w:rPr>
          <w:sz w:val="20"/>
        </w:rPr>
        <w:t>stand-up</w:t>
      </w:r>
      <w:r w:rsidRPr="00A92DD6">
        <w:rPr>
          <w:spacing w:val="-3"/>
          <w:sz w:val="20"/>
        </w:rPr>
        <w:t xml:space="preserve"> </w:t>
      </w:r>
      <w:r w:rsidRPr="00A92DD6">
        <w:rPr>
          <w:sz w:val="20"/>
        </w:rPr>
        <w:t>meetings</w:t>
      </w:r>
      <w:r w:rsidRPr="00A92DD6">
        <w:rPr>
          <w:spacing w:val="-3"/>
          <w:sz w:val="20"/>
        </w:rPr>
        <w:t xml:space="preserve"> </w:t>
      </w:r>
      <w:r w:rsidRPr="00A92DD6">
        <w:rPr>
          <w:sz w:val="20"/>
        </w:rPr>
        <w:t>to</w:t>
      </w:r>
      <w:r w:rsidRPr="00A92DD6">
        <w:rPr>
          <w:spacing w:val="-3"/>
          <w:sz w:val="20"/>
        </w:rPr>
        <w:t xml:space="preserve"> </w:t>
      </w:r>
      <w:r w:rsidRPr="00A92DD6">
        <w:rPr>
          <w:sz w:val="20"/>
        </w:rPr>
        <w:t>track</w:t>
      </w:r>
      <w:r w:rsidRPr="00A92DD6">
        <w:rPr>
          <w:spacing w:val="-3"/>
          <w:sz w:val="20"/>
        </w:rPr>
        <w:t xml:space="preserve"> </w:t>
      </w:r>
      <w:r w:rsidRPr="00A92DD6">
        <w:rPr>
          <w:sz w:val="20"/>
        </w:rPr>
        <w:t>progress,</w:t>
      </w:r>
      <w:r w:rsidRPr="00A92DD6">
        <w:rPr>
          <w:spacing w:val="-3"/>
          <w:sz w:val="20"/>
        </w:rPr>
        <w:t xml:space="preserve"> </w:t>
      </w:r>
      <w:r w:rsidRPr="00A92DD6">
        <w:rPr>
          <w:sz w:val="20"/>
        </w:rPr>
        <w:t>identify</w:t>
      </w:r>
      <w:r w:rsidRPr="00A92DD6">
        <w:rPr>
          <w:spacing w:val="-3"/>
          <w:sz w:val="20"/>
        </w:rPr>
        <w:t xml:space="preserve"> </w:t>
      </w:r>
      <w:r w:rsidRPr="00A92DD6">
        <w:rPr>
          <w:sz w:val="20"/>
        </w:rPr>
        <w:t>impediments,</w:t>
      </w:r>
      <w:r w:rsidRPr="00A92DD6">
        <w:rPr>
          <w:spacing w:val="-3"/>
          <w:sz w:val="20"/>
        </w:rPr>
        <w:t xml:space="preserve"> </w:t>
      </w:r>
      <w:r w:rsidRPr="00A92DD6">
        <w:rPr>
          <w:sz w:val="20"/>
        </w:rPr>
        <w:t>and foster communication within the</w:t>
      </w:r>
      <w:r w:rsidR="00D9649D" w:rsidRPr="00A92DD6">
        <w:rPr>
          <w:sz w:val="20"/>
        </w:rPr>
        <w:t xml:space="preserve"> Supplier</w:t>
      </w:r>
      <w:r w:rsidRPr="00A92DD6">
        <w:rPr>
          <w:sz w:val="20"/>
        </w:rPr>
        <w:t xml:space="preserve"> team</w:t>
      </w:r>
      <w:r w:rsidR="00264239" w:rsidRPr="00A92DD6">
        <w:rPr>
          <w:sz w:val="20"/>
        </w:rPr>
        <w:t>,</w:t>
      </w:r>
    </w:p>
    <w:p w14:paraId="2CE237E4" w14:textId="4473BA68" w:rsidR="00213D21" w:rsidRPr="00A92DD6" w:rsidRDefault="00213D21" w:rsidP="00785EED">
      <w:pPr>
        <w:pStyle w:val="Paragraphedeliste"/>
        <w:numPr>
          <w:ilvl w:val="0"/>
          <w:numId w:val="10"/>
        </w:numPr>
        <w:tabs>
          <w:tab w:val="left" w:pos="839"/>
        </w:tabs>
        <w:ind w:left="1440" w:right="234"/>
        <w:jc w:val="both"/>
        <w:rPr>
          <w:sz w:val="20"/>
        </w:rPr>
      </w:pPr>
      <w:r w:rsidRPr="00A92DD6">
        <w:rPr>
          <w:sz w:val="20"/>
        </w:rPr>
        <w:t xml:space="preserve">Sprint Reviews: </w:t>
      </w:r>
      <w:r w:rsidR="00342637" w:rsidRPr="00A92DD6">
        <w:rPr>
          <w:bCs/>
          <w:sz w:val="20"/>
        </w:rPr>
        <w:t>H</w:t>
      </w:r>
      <w:r w:rsidRPr="00A92DD6">
        <w:rPr>
          <w:sz w:val="20"/>
        </w:rPr>
        <w:t>old sprint reviews to demonstrate completed work, gather feedback, and ensure alignment with Client expectations</w:t>
      </w:r>
      <w:r w:rsidR="00264239" w:rsidRPr="00A92DD6">
        <w:rPr>
          <w:sz w:val="20"/>
        </w:rPr>
        <w:t>,</w:t>
      </w:r>
    </w:p>
    <w:p w14:paraId="7D8701B0" w14:textId="180B929F" w:rsidR="00213D21" w:rsidRPr="00A92DD6" w:rsidRDefault="00213D21" w:rsidP="00785EED">
      <w:pPr>
        <w:pStyle w:val="Paragraphedeliste"/>
        <w:numPr>
          <w:ilvl w:val="0"/>
          <w:numId w:val="10"/>
        </w:numPr>
        <w:tabs>
          <w:tab w:val="left" w:pos="839"/>
        </w:tabs>
        <w:ind w:left="1440" w:right="244"/>
        <w:jc w:val="both"/>
        <w:rPr>
          <w:sz w:val="20"/>
        </w:rPr>
      </w:pPr>
      <w:r w:rsidRPr="00A92DD6">
        <w:rPr>
          <w:sz w:val="20"/>
        </w:rPr>
        <w:t xml:space="preserve">Sprint Retrospectives: </w:t>
      </w:r>
      <w:r w:rsidR="00342637" w:rsidRPr="00A92DD6">
        <w:rPr>
          <w:bCs/>
          <w:sz w:val="20"/>
        </w:rPr>
        <w:t>C</w:t>
      </w:r>
      <w:r w:rsidRPr="00A92DD6">
        <w:rPr>
          <w:sz w:val="20"/>
        </w:rPr>
        <w:t>onduct sprint retrospectives to identify areas for improvement and continuously enhance team performance.</w:t>
      </w:r>
    </w:p>
    <w:p w14:paraId="3F58B14D" w14:textId="77777777" w:rsidR="00213D21" w:rsidRPr="00A92DD6" w:rsidRDefault="00213D21" w:rsidP="00A66145">
      <w:pPr>
        <w:pStyle w:val="Corpsdetexte"/>
        <w:ind w:left="720" w:right="244"/>
        <w:jc w:val="both"/>
      </w:pPr>
    </w:p>
    <w:p w14:paraId="4896B442" w14:textId="77777777" w:rsidR="00213D21" w:rsidRPr="00FF1B99" w:rsidRDefault="00213D21" w:rsidP="009267DB">
      <w:pPr>
        <w:pStyle w:val="Titre3"/>
        <w:numPr>
          <w:ilvl w:val="0"/>
          <w:numId w:val="253"/>
        </w:numPr>
        <w:jc w:val="both"/>
        <w:rPr>
          <w:rFonts w:asciiTheme="minorHAnsi" w:hAnsiTheme="minorHAnsi"/>
          <w:b/>
          <w:color w:val="auto"/>
          <w:sz w:val="20"/>
        </w:rPr>
      </w:pPr>
      <w:r w:rsidRPr="00FF1B99">
        <w:rPr>
          <w:rFonts w:asciiTheme="minorHAnsi" w:hAnsiTheme="minorHAnsi"/>
          <w:b/>
          <w:color w:val="auto"/>
          <w:sz w:val="20"/>
        </w:rPr>
        <w:t>Prioritized Backlog</w:t>
      </w:r>
    </w:p>
    <w:p w14:paraId="588E2749" w14:textId="77777777" w:rsidR="00213D21" w:rsidRPr="00A66145" w:rsidRDefault="00213D21" w:rsidP="00A66145">
      <w:pPr>
        <w:pStyle w:val="Corpsdetexte"/>
        <w:ind w:left="720" w:right="244"/>
        <w:jc w:val="both"/>
      </w:pPr>
    </w:p>
    <w:p w14:paraId="6085F728" w14:textId="24E63CE2" w:rsidR="00213D21" w:rsidRPr="00A92DD6" w:rsidRDefault="00790F3B" w:rsidP="00A66145">
      <w:pPr>
        <w:pStyle w:val="Corpsdetexte"/>
        <w:ind w:left="720" w:right="244"/>
        <w:jc w:val="both"/>
      </w:pPr>
      <w:r w:rsidRPr="00A92DD6">
        <w:t>The Supplier will maintain a</w:t>
      </w:r>
      <w:r w:rsidR="00213D21" w:rsidRPr="00A66145">
        <w:t xml:space="preserve"> </w:t>
      </w:r>
      <w:r w:rsidR="00213D21" w:rsidRPr="00A92DD6">
        <w:t>prioritized</w:t>
      </w:r>
      <w:r w:rsidR="00213D21" w:rsidRPr="00A66145">
        <w:t xml:space="preserve"> </w:t>
      </w:r>
      <w:r w:rsidR="00213D21" w:rsidRPr="00A92DD6">
        <w:t>backlog</w:t>
      </w:r>
      <w:r w:rsidR="00213D21" w:rsidRPr="00A66145">
        <w:t xml:space="preserve"> </w:t>
      </w:r>
      <w:r w:rsidR="00213D21" w:rsidRPr="00A92DD6">
        <w:t>of</w:t>
      </w:r>
      <w:r w:rsidR="00213D21" w:rsidRPr="00A66145">
        <w:t xml:space="preserve"> </w:t>
      </w:r>
      <w:r w:rsidR="00213D21" w:rsidRPr="00A92DD6">
        <w:t>features</w:t>
      </w:r>
      <w:r w:rsidR="00213D21" w:rsidRPr="00A66145">
        <w:t xml:space="preserve"> </w:t>
      </w:r>
      <w:r w:rsidR="00213D21" w:rsidRPr="00A92DD6">
        <w:t>and</w:t>
      </w:r>
      <w:r w:rsidR="00213D21" w:rsidRPr="00A66145">
        <w:t xml:space="preserve"> </w:t>
      </w:r>
      <w:r w:rsidR="00213D21" w:rsidRPr="00A92DD6">
        <w:t>enhancements,</w:t>
      </w:r>
      <w:r w:rsidR="00213D21" w:rsidRPr="00A66145">
        <w:t xml:space="preserve"> </w:t>
      </w:r>
      <w:r w:rsidR="00213D21" w:rsidRPr="00A92DD6">
        <w:t>ensuring</w:t>
      </w:r>
      <w:r w:rsidR="00213D21" w:rsidRPr="00A66145">
        <w:t xml:space="preserve"> </w:t>
      </w:r>
      <w:r w:rsidR="00213D21" w:rsidRPr="00A92DD6">
        <w:t>alignment</w:t>
      </w:r>
      <w:r w:rsidR="00213D21" w:rsidRPr="00A66145">
        <w:t xml:space="preserve"> </w:t>
      </w:r>
      <w:r w:rsidR="00213D21" w:rsidRPr="00A92DD6">
        <w:t>with</w:t>
      </w:r>
      <w:r w:rsidR="00213D21" w:rsidRPr="00A66145">
        <w:t xml:space="preserve"> </w:t>
      </w:r>
      <w:r w:rsidR="00213D21" w:rsidRPr="00A92DD6">
        <w:t>the Client's</w:t>
      </w:r>
      <w:r w:rsidR="00213D21" w:rsidRPr="00A66145">
        <w:t xml:space="preserve"> </w:t>
      </w:r>
      <w:r w:rsidR="00213D21" w:rsidRPr="00A92DD6">
        <w:t xml:space="preserve">strategic objectives. While Platform Management is not </w:t>
      </w:r>
      <w:r w:rsidR="00300BC9" w:rsidRPr="00A92DD6">
        <w:t xml:space="preserve">the sole </w:t>
      </w:r>
      <w:r w:rsidR="00D36583" w:rsidRPr="00A92DD6">
        <w:t>source of</w:t>
      </w:r>
      <w:r w:rsidR="00213D21" w:rsidRPr="00A92DD6">
        <w:t xml:space="preserve"> prioritiz</w:t>
      </w:r>
      <w:r w:rsidR="005950FB" w:rsidRPr="00A92DD6">
        <w:t xml:space="preserve">ation for </w:t>
      </w:r>
      <w:r w:rsidR="00213D21" w:rsidRPr="00A92DD6">
        <w:t xml:space="preserve">the backlog, the Supplier will ensure </w:t>
      </w:r>
      <w:r w:rsidR="009C0841" w:rsidRPr="00A92DD6">
        <w:t>i</w:t>
      </w:r>
      <w:r w:rsidR="003F2C1C" w:rsidRPr="00A92DD6">
        <w:t>t</w:t>
      </w:r>
      <w:r w:rsidR="009C0841" w:rsidRPr="00A92DD6">
        <w:t xml:space="preserve"> </w:t>
      </w:r>
      <w:r w:rsidR="00213D21" w:rsidRPr="00A92DD6">
        <w:t>play</w:t>
      </w:r>
      <w:r w:rsidR="003F2C1C" w:rsidRPr="00A92DD6">
        <w:t>s</w:t>
      </w:r>
      <w:r w:rsidR="00213D21" w:rsidRPr="00A92DD6">
        <w:t xml:space="preserve"> a crucial role in qualifying backlog items. This includes:</w:t>
      </w:r>
    </w:p>
    <w:p w14:paraId="0E6798FE" w14:textId="44840AAA" w:rsidR="00213D21" w:rsidRPr="00A92DD6" w:rsidRDefault="00213D21" w:rsidP="009267DB">
      <w:pPr>
        <w:pStyle w:val="Paragraphedeliste"/>
        <w:numPr>
          <w:ilvl w:val="0"/>
          <w:numId w:val="10"/>
        </w:numPr>
        <w:tabs>
          <w:tab w:val="left" w:pos="839"/>
        </w:tabs>
        <w:spacing w:before="244" w:line="255" w:lineRule="exact"/>
        <w:ind w:left="1440"/>
        <w:contextualSpacing/>
        <w:jc w:val="both"/>
        <w:rPr>
          <w:sz w:val="20"/>
        </w:rPr>
      </w:pPr>
      <w:r w:rsidRPr="00A92DD6">
        <w:rPr>
          <w:sz w:val="20"/>
        </w:rPr>
        <w:t>Effort</w:t>
      </w:r>
      <w:r w:rsidRPr="00CC64B2">
        <w:rPr>
          <w:sz w:val="20"/>
        </w:rPr>
        <w:t xml:space="preserve"> </w:t>
      </w:r>
      <w:r w:rsidRPr="00A92DD6">
        <w:rPr>
          <w:sz w:val="20"/>
        </w:rPr>
        <w:t>Estimation:</w:t>
      </w:r>
      <w:r w:rsidRPr="00CC64B2">
        <w:rPr>
          <w:sz w:val="20"/>
        </w:rPr>
        <w:t xml:space="preserve"> </w:t>
      </w:r>
      <w:r w:rsidR="00463BC0" w:rsidRPr="00A92DD6">
        <w:rPr>
          <w:sz w:val="20"/>
        </w:rPr>
        <w:t>Evaluate</w:t>
      </w:r>
      <w:r w:rsidRPr="00CC64B2">
        <w:rPr>
          <w:sz w:val="20"/>
        </w:rPr>
        <w:t xml:space="preserve"> </w:t>
      </w:r>
      <w:r w:rsidRPr="00A92DD6">
        <w:rPr>
          <w:sz w:val="20"/>
        </w:rPr>
        <w:t>the</w:t>
      </w:r>
      <w:r w:rsidRPr="00CC64B2">
        <w:rPr>
          <w:sz w:val="20"/>
        </w:rPr>
        <w:t xml:space="preserve"> </w:t>
      </w:r>
      <w:r w:rsidRPr="00A92DD6">
        <w:rPr>
          <w:sz w:val="20"/>
        </w:rPr>
        <w:t>effort</w:t>
      </w:r>
      <w:r w:rsidRPr="00CC64B2">
        <w:rPr>
          <w:sz w:val="20"/>
        </w:rPr>
        <w:t xml:space="preserve"> </w:t>
      </w:r>
      <w:r w:rsidRPr="00A92DD6">
        <w:rPr>
          <w:sz w:val="20"/>
        </w:rPr>
        <w:t>required</w:t>
      </w:r>
      <w:r w:rsidRPr="00CC64B2">
        <w:rPr>
          <w:sz w:val="20"/>
        </w:rPr>
        <w:t xml:space="preserve"> </w:t>
      </w:r>
      <w:r w:rsidRPr="00A92DD6">
        <w:rPr>
          <w:sz w:val="20"/>
        </w:rPr>
        <w:t>to</w:t>
      </w:r>
      <w:r w:rsidRPr="00CC64B2">
        <w:rPr>
          <w:sz w:val="20"/>
        </w:rPr>
        <w:t xml:space="preserve"> </w:t>
      </w:r>
      <w:r w:rsidRPr="00A92DD6">
        <w:rPr>
          <w:sz w:val="20"/>
        </w:rPr>
        <w:t>develop</w:t>
      </w:r>
      <w:r w:rsidRPr="00CC64B2">
        <w:rPr>
          <w:sz w:val="20"/>
        </w:rPr>
        <w:t xml:space="preserve"> </w:t>
      </w:r>
      <w:r w:rsidRPr="00A92DD6">
        <w:rPr>
          <w:sz w:val="20"/>
        </w:rPr>
        <w:t>and</w:t>
      </w:r>
      <w:r w:rsidRPr="00CC64B2">
        <w:rPr>
          <w:sz w:val="20"/>
        </w:rPr>
        <w:t xml:space="preserve"> </w:t>
      </w:r>
      <w:r w:rsidRPr="00A92DD6">
        <w:rPr>
          <w:sz w:val="20"/>
        </w:rPr>
        <w:t>implement</w:t>
      </w:r>
      <w:r w:rsidRPr="00CC64B2">
        <w:rPr>
          <w:sz w:val="20"/>
        </w:rPr>
        <w:t xml:space="preserve"> </w:t>
      </w:r>
      <w:r w:rsidRPr="00A92DD6">
        <w:rPr>
          <w:sz w:val="20"/>
        </w:rPr>
        <w:t>each</w:t>
      </w:r>
      <w:r w:rsidRPr="00CC64B2">
        <w:rPr>
          <w:sz w:val="20"/>
        </w:rPr>
        <w:t xml:space="preserve"> item</w:t>
      </w:r>
      <w:r w:rsidR="002E6D61" w:rsidRPr="00CC64B2">
        <w:rPr>
          <w:sz w:val="20"/>
        </w:rPr>
        <w:t>,</w:t>
      </w:r>
    </w:p>
    <w:p w14:paraId="37650B7C" w14:textId="6FF1BDFC" w:rsidR="00213D21" w:rsidRPr="00A92DD6" w:rsidRDefault="00213D21" w:rsidP="009267DB">
      <w:pPr>
        <w:pStyle w:val="Paragraphedeliste"/>
        <w:numPr>
          <w:ilvl w:val="0"/>
          <w:numId w:val="10"/>
        </w:numPr>
        <w:tabs>
          <w:tab w:val="left" w:pos="839"/>
        </w:tabs>
        <w:spacing w:before="244" w:line="255" w:lineRule="exact"/>
        <w:ind w:left="1440"/>
        <w:contextualSpacing/>
        <w:jc w:val="both"/>
        <w:rPr>
          <w:sz w:val="20"/>
        </w:rPr>
      </w:pPr>
      <w:r w:rsidRPr="00A92DD6">
        <w:rPr>
          <w:sz w:val="20"/>
        </w:rPr>
        <w:t>Expertise</w:t>
      </w:r>
      <w:r w:rsidRPr="00CC64B2">
        <w:rPr>
          <w:sz w:val="20"/>
        </w:rPr>
        <w:t xml:space="preserve"> </w:t>
      </w:r>
      <w:r w:rsidRPr="00A92DD6">
        <w:rPr>
          <w:sz w:val="20"/>
        </w:rPr>
        <w:t>Assessment:</w:t>
      </w:r>
      <w:r w:rsidRPr="00CC64B2">
        <w:rPr>
          <w:sz w:val="20"/>
        </w:rPr>
        <w:t xml:space="preserve"> </w:t>
      </w:r>
      <w:r w:rsidR="00A600F1" w:rsidRPr="00A92DD6">
        <w:rPr>
          <w:sz w:val="20"/>
        </w:rPr>
        <w:t>I</w:t>
      </w:r>
      <w:r w:rsidRPr="00A92DD6">
        <w:rPr>
          <w:sz w:val="20"/>
        </w:rPr>
        <w:t>dentify</w:t>
      </w:r>
      <w:r w:rsidRPr="00CC64B2">
        <w:rPr>
          <w:sz w:val="20"/>
        </w:rPr>
        <w:t xml:space="preserve"> </w:t>
      </w:r>
      <w:r w:rsidRPr="00A92DD6">
        <w:rPr>
          <w:sz w:val="20"/>
        </w:rPr>
        <w:t>the</w:t>
      </w:r>
      <w:r w:rsidRPr="00CC64B2">
        <w:rPr>
          <w:sz w:val="20"/>
        </w:rPr>
        <w:t xml:space="preserve"> </w:t>
      </w:r>
      <w:r w:rsidRPr="00A92DD6">
        <w:rPr>
          <w:sz w:val="20"/>
        </w:rPr>
        <w:t>specific</w:t>
      </w:r>
      <w:r w:rsidRPr="00CC64B2">
        <w:rPr>
          <w:sz w:val="20"/>
        </w:rPr>
        <w:t xml:space="preserve"> </w:t>
      </w:r>
      <w:r w:rsidRPr="00A92DD6">
        <w:rPr>
          <w:sz w:val="20"/>
        </w:rPr>
        <w:t>skills</w:t>
      </w:r>
      <w:r w:rsidRPr="00CC64B2">
        <w:rPr>
          <w:sz w:val="20"/>
        </w:rPr>
        <w:t xml:space="preserve"> </w:t>
      </w:r>
      <w:r w:rsidRPr="00A92DD6">
        <w:rPr>
          <w:sz w:val="20"/>
        </w:rPr>
        <w:t>and</w:t>
      </w:r>
      <w:r w:rsidRPr="00CC64B2">
        <w:rPr>
          <w:sz w:val="20"/>
        </w:rPr>
        <w:t xml:space="preserve"> </w:t>
      </w:r>
      <w:r w:rsidRPr="00A92DD6">
        <w:rPr>
          <w:sz w:val="20"/>
        </w:rPr>
        <w:t>expertise</w:t>
      </w:r>
      <w:r w:rsidRPr="00CC64B2">
        <w:rPr>
          <w:sz w:val="20"/>
        </w:rPr>
        <w:t xml:space="preserve"> </w:t>
      </w:r>
      <w:r w:rsidRPr="00A92DD6">
        <w:rPr>
          <w:sz w:val="20"/>
        </w:rPr>
        <w:t>needed</w:t>
      </w:r>
      <w:r w:rsidRPr="00CC64B2">
        <w:rPr>
          <w:sz w:val="20"/>
        </w:rPr>
        <w:t xml:space="preserve"> </w:t>
      </w:r>
      <w:r w:rsidRPr="00A92DD6">
        <w:rPr>
          <w:sz w:val="20"/>
        </w:rPr>
        <w:t>for</w:t>
      </w:r>
      <w:r w:rsidRPr="00CC64B2">
        <w:rPr>
          <w:sz w:val="20"/>
        </w:rPr>
        <w:t xml:space="preserve"> delivery</w:t>
      </w:r>
      <w:r w:rsidR="002E6D61" w:rsidRPr="00CC64B2">
        <w:rPr>
          <w:sz w:val="20"/>
        </w:rPr>
        <w:t>,</w:t>
      </w:r>
    </w:p>
    <w:p w14:paraId="3A766B44" w14:textId="64DA7DA8" w:rsidR="00213D21" w:rsidRPr="00A92DD6" w:rsidRDefault="00213D21" w:rsidP="009267DB">
      <w:pPr>
        <w:pStyle w:val="Paragraphedeliste"/>
        <w:numPr>
          <w:ilvl w:val="0"/>
          <w:numId w:val="10"/>
        </w:numPr>
        <w:tabs>
          <w:tab w:val="left" w:pos="839"/>
        </w:tabs>
        <w:spacing w:before="244" w:line="255" w:lineRule="exact"/>
        <w:ind w:left="1440"/>
        <w:contextualSpacing/>
        <w:jc w:val="both"/>
        <w:rPr>
          <w:sz w:val="20"/>
        </w:rPr>
      </w:pPr>
      <w:r w:rsidRPr="00A92DD6">
        <w:rPr>
          <w:sz w:val="20"/>
        </w:rPr>
        <w:t xml:space="preserve">User Story Creation: </w:t>
      </w:r>
      <w:r w:rsidR="00A600F1" w:rsidRPr="00A92DD6">
        <w:rPr>
          <w:sz w:val="20"/>
        </w:rPr>
        <w:t>T</w:t>
      </w:r>
      <w:r w:rsidRPr="00A92DD6">
        <w:rPr>
          <w:sz w:val="20"/>
        </w:rPr>
        <w:t xml:space="preserve">ranslate requirements into detailed user stories </w:t>
      </w:r>
      <w:r w:rsidR="00463BC0" w:rsidRPr="00A92DD6">
        <w:rPr>
          <w:sz w:val="20"/>
        </w:rPr>
        <w:t>to</w:t>
      </w:r>
      <w:r w:rsidRPr="00A92DD6">
        <w:rPr>
          <w:sz w:val="20"/>
        </w:rPr>
        <w:t xml:space="preserve"> define the desired functionality from a user perspective</w:t>
      </w:r>
      <w:r w:rsidR="002E6D61" w:rsidRPr="00A92DD6">
        <w:rPr>
          <w:sz w:val="20"/>
        </w:rPr>
        <w:t>,</w:t>
      </w:r>
    </w:p>
    <w:p w14:paraId="6BFDD3A9" w14:textId="6848F976" w:rsidR="00213D21" w:rsidRPr="00A92DD6" w:rsidRDefault="00213D21" w:rsidP="009267DB">
      <w:pPr>
        <w:pStyle w:val="Paragraphedeliste"/>
        <w:numPr>
          <w:ilvl w:val="0"/>
          <w:numId w:val="10"/>
        </w:numPr>
        <w:tabs>
          <w:tab w:val="left" w:pos="839"/>
        </w:tabs>
        <w:spacing w:before="244" w:line="255" w:lineRule="exact"/>
        <w:ind w:left="1440"/>
        <w:contextualSpacing/>
        <w:jc w:val="both"/>
        <w:rPr>
          <w:sz w:val="20"/>
        </w:rPr>
      </w:pPr>
      <w:r w:rsidRPr="00A92DD6">
        <w:rPr>
          <w:sz w:val="20"/>
        </w:rPr>
        <w:t>Task</w:t>
      </w:r>
      <w:r w:rsidRPr="00CC64B2">
        <w:rPr>
          <w:sz w:val="20"/>
        </w:rPr>
        <w:t xml:space="preserve"> </w:t>
      </w:r>
      <w:r w:rsidRPr="00A92DD6">
        <w:rPr>
          <w:sz w:val="20"/>
        </w:rPr>
        <w:t>Decomposition:</w:t>
      </w:r>
      <w:r w:rsidRPr="00CC64B2">
        <w:rPr>
          <w:sz w:val="20"/>
        </w:rPr>
        <w:t xml:space="preserve"> </w:t>
      </w:r>
      <w:r w:rsidR="009973AA" w:rsidRPr="00A92DD6">
        <w:rPr>
          <w:sz w:val="20"/>
        </w:rPr>
        <w:t>Break</w:t>
      </w:r>
      <w:r w:rsidRPr="00CC64B2">
        <w:rPr>
          <w:sz w:val="20"/>
        </w:rPr>
        <w:t xml:space="preserve"> </w:t>
      </w:r>
      <w:r w:rsidRPr="00A92DD6">
        <w:rPr>
          <w:sz w:val="20"/>
        </w:rPr>
        <w:t xml:space="preserve">down </w:t>
      </w:r>
      <w:r w:rsidR="002E6D61" w:rsidRPr="00A92DD6">
        <w:rPr>
          <w:sz w:val="20"/>
        </w:rPr>
        <w:t>of</w:t>
      </w:r>
      <w:r w:rsidRPr="00CC64B2">
        <w:rPr>
          <w:sz w:val="20"/>
        </w:rPr>
        <w:t xml:space="preserve"> </w:t>
      </w:r>
      <w:r w:rsidRPr="00A92DD6">
        <w:rPr>
          <w:sz w:val="20"/>
        </w:rPr>
        <w:t>user</w:t>
      </w:r>
      <w:r w:rsidRPr="00CC64B2">
        <w:rPr>
          <w:sz w:val="20"/>
        </w:rPr>
        <w:t xml:space="preserve"> </w:t>
      </w:r>
      <w:r w:rsidRPr="00A92DD6">
        <w:rPr>
          <w:sz w:val="20"/>
        </w:rPr>
        <w:t>stories</w:t>
      </w:r>
      <w:r w:rsidRPr="00CC64B2">
        <w:rPr>
          <w:sz w:val="20"/>
        </w:rPr>
        <w:t xml:space="preserve"> </w:t>
      </w:r>
      <w:r w:rsidRPr="00A92DD6">
        <w:rPr>
          <w:sz w:val="20"/>
        </w:rPr>
        <w:t>into</w:t>
      </w:r>
      <w:r w:rsidRPr="00CC64B2">
        <w:rPr>
          <w:sz w:val="20"/>
        </w:rPr>
        <w:t xml:space="preserve"> </w:t>
      </w:r>
      <w:r w:rsidR="00830953" w:rsidRPr="00CC64B2">
        <w:rPr>
          <w:sz w:val="20"/>
        </w:rPr>
        <w:t xml:space="preserve">simple </w:t>
      </w:r>
      <w:r w:rsidRPr="00A92DD6">
        <w:rPr>
          <w:sz w:val="20"/>
        </w:rPr>
        <w:t>tasks</w:t>
      </w:r>
      <w:r w:rsidRPr="00CC64B2">
        <w:rPr>
          <w:sz w:val="20"/>
        </w:rPr>
        <w:t xml:space="preserve"> </w:t>
      </w:r>
      <w:r w:rsidRPr="00A92DD6">
        <w:rPr>
          <w:sz w:val="20"/>
        </w:rPr>
        <w:t>for</w:t>
      </w:r>
      <w:r w:rsidRPr="00CC64B2">
        <w:rPr>
          <w:sz w:val="20"/>
        </w:rPr>
        <w:t xml:space="preserve"> </w:t>
      </w:r>
      <w:r w:rsidRPr="00A92DD6">
        <w:rPr>
          <w:sz w:val="20"/>
        </w:rPr>
        <w:t>efficient</w:t>
      </w:r>
      <w:r w:rsidRPr="00CC64B2">
        <w:rPr>
          <w:sz w:val="20"/>
        </w:rPr>
        <w:t xml:space="preserve"> </w:t>
      </w:r>
      <w:r w:rsidRPr="00A92DD6">
        <w:rPr>
          <w:sz w:val="20"/>
        </w:rPr>
        <w:t>development and tracking.</w:t>
      </w:r>
    </w:p>
    <w:p w14:paraId="4300C216" w14:textId="77777777" w:rsidR="00213D21" w:rsidRPr="00A92DD6" w:rsidRDefault="00213D21" w:rsidP="00A66145">
      <w:pPr>
        <w:pStyle w:val="Corpsdetexte"/>
        <w:ind w:left="720" w:right="244"/>
        <w:jc w:val="both"/>
      </w:pPr>
    </w:p>
    <w:p w14:paraId="00E92B2F" w14:textId="77777777" w:rsidR="00937132" w:rsidRPr="00A92DD6" w:rsidRDefault="00937132" w:rsidP="009267DB">
      <w:pPr>
        <w:pStyle w:val="Titre2"/>
        <w:numPr>
          <w:ilvl w:val="0"/>
          <w:numId w:val="202"/>
        </w:numPr>
        <w:jc w:val="both"/>
      </w:pPr>
      <w:r w:rsidRPr="00A92DD6">
        <w:t>OPERATIONS AND INCIDENT SERVICES</w:t>
      </w:r>
    </w:p>
    <w:p w14:paraId="0C2A60ED" w14:textId="77777777" w:rsidR="00937132" w:rsidRPr="00A66145" w:rsidRDefault="00937132" w:rsidP="00A66145">
      <w:pPr>
        <w:pStyle w:val="Corpsdetexte"/>
        <w:ind w:left="720" w:right="244"/>
        <w:jc w:val="both"/>
      </w:pPr>
    </w:p>
    <w:p w14:paraId="7465ABB1" w14:textId="433D5495" w:rsidR="00672697" w:rsidRPr="00A92DD6" w:rsidRDefault="00937132" w:rsidP="00A66145">
      <w:pPr>
        <w:pStyle w:val="Corpsdetexte"/>
        <w:ind w:left="720" w:right="244"/>
        <w:jc w:val="both"/>
      </w:pPr>
      <w:r w:rsidRPr="00A92DD6">
        <w:t>Supplier</w:t>
      </w:r>
      <w:r w:rsidRPr="00A66145">
        <w:t xml:space="preserve"> </w:t>
      </w:r>
      <w:r w:rsidRPr="00A92DD6">
        <w:t>maintains</w:t>
      </w:r>
      <w:r w:rsidRPr="00A66145">
        <w:t xml:space="preserve"> </w:t>
      </w:r>
      <w:r w:rsidRPr="00A92DD6">
        <w:t>a</w:t>
      </w:r>
      <w:r w:rsidRPr="00A66145">
        <w:t xml:space="preserve"> </w:t>
      </w:r>
      <w:r w:rsidRPr="00A92DD6">
        <w:t>centralized</w:t>
      </w:r>
      <w:r w:rsidRPr="00A66145">
        <w:t xml:space="preserve"> </w:t>
      </w:r>
      <w:r w:rsidR="00CD62F2" w:rsidRPr="00A92DD6">
        <w:t>M</w:t>
      </w:r>
      <w:r w:rsidRPr="00A92DD6">
        <w:t>anaged</w:t>
      </w:r>
      <w:r w:rsidRPr="00A66145">
        <w:t xml:space="preserve"> </w:t>
      </w:r>
      <w:r w:rsidR="00CD62F2" w:rsidRPr="00A92DD6">
        <w:t>S</w:t>
      </w:r>
      <w:r w:rsidRPr="00A92DD6">
        <w:t>ervices</w:t>
      </w:r>
      <w:r w:rsidRPr="00A66145">
        <w:t xml:space="preserve"> </w:t>
      </w:r>
      <w:r w:rsidR="00CD62F2" w:rsidRPr="00A92DD6">
        <w:t>C</w:t>
      </w:r>
      <w:r w:rsidRPr="00A92DD6">
        <w:t>enter</w:t>
      </w:r>
      <w:r w:rsidR="00CD62F2" w:rsidRPr="00A92DD6">
        <w:t xml:space="preserve"> (“</w:t>
      </w:r>
      <w:r w:rsidR="00CD62F2" w:rsidRPr="00A66145">
        <w:rPr>
          <w:b/>
          <w:bCs/>
        </w:rPr>
        <w:t>MSC</w:t>
      </w:r>
      <w:r w:rsidR="00CD62F2" w:rsidRPr="00A92DD6">
        <w:t>”)</w:t>
      </w:r>
      <w:r w:rsidR="00D61815" w:rsidRPr="00A92DD6">
        <w:t xml:space="preserve"> </w:t>
      </w:r>
      <w:r w:rsidRPr="00A92DD6">
        <w:t>that</w:t>
      </w:r>
      <w:r w:rsidRPr="00A66145">
        <w:t xml:space="preserve"> </w:t>
      </w:r>
      <w:r w:rsidRPr="00A92DD6">
        <w:t>operates</w:t>
      </w:r>
      <w:r w:rsidRPr="00A66145">
        <w:t xml:space="preserve"> </w:t>
      </w:r>
      <w:r w:rsidRPr="00A92DD6">
        <w:t>continuously</w:t>
      </w:r>
      <w:r w:rsidRPr="00A66145">
        <w:t xml:space="preserve"> </w:t>
      </w:r>
      <w:r w:rsidRPr="00A92DD6">
        <w:t>(24</w:t>
      </w:r>
      <w:r w:rsidR="00AC439F" w:rsidRPr="00A92DD6">
        <w:t>/7/</w:t>
      </w:r>
      <w:r w:rsidRPr="00A92DD6">
        <w:t>365).</w:t>
      </w:r>
      <w:r w:rsidRPr="00A66145">
        <w:t xml:space="preserve"> </w:t>
      </w:r>
      <w:r w:rsidRPr="00A92DD6">
        <w:t>Supplier</w:t>
      </w:r>
      <w:r w:rsidRPr="00A66145">
        <w:t xml:space="preserve"> </w:t>
      </w:r>
      <w:r w:rsidRPr="00A92DD6">
        <w:t xml:space="preserve">will provide 24/7 break-fix support for business-critical, including Incident Resolution and Major Incident Management services. </w:t>
      </w:r>
    </w:p>
    <w:p w14:paraId="07CE9475" w14:textId="77777777" w:rsidR="00672697" w:rsidRPr="00A92DD6" w:rsidRDefault="00672697" w:rsidP="00A66145">
      <w:pPr>
        <w:pStyle w:val="Corpsdetexte"/>
        <w:ind w:left="720" w:right="244"/>
        <w:jc w:val="both"/>
      </w:pPr>
    </w:p>
    <w:p w14:paraId="50D51613" w14:textId="71CF6D61" w:rsidR="00937132" w:rsidRPr="00A92DD6" w:rsidRDefault="00937132" w:rsidP="00A66145">
      <w:pPr>
        <w:pStyle w:val="Corpsdetexte"/>
        <w:ind w:left="720" w:right="244"/>
        <w:jc w:val="both"/>
      </w:pPr>
      <w:r w:rsidRPr="00A92DD6">
        <w:t xml:space="preserve">Incidents that are deemed non-critical will be addressed during standard </w:t>
      </w:r>
      <w:r w:rsidRPr="00A92DD6" w:rsidDel="00AB6249">
        <w:t>business hours</w:t>
      </w:r>
      <w:r w:rsidRPr="00A92DD6">
        <w:t>. In the event of</w:t>
      </w:r>
      <w:r w:rsidR="00F45491">
        <w:t xml:space="preserve"> Major </w:t>
      </w:r>
      <w:r w:rsidR="00F960C2" w:rsidRPr="00A92DD6">
        <w:t>I</w:t>
      </w:r>
      <w:r w:rsidRPr="00A92DD6">
        <w:t>ncidents</w:t>
      </w:r>
      <w:r w:rsidR="00F960C2" w:rsidRPr="00A92DD6">
        <w:t xml:space="preserve"> </w:t>
      </w:r>
      <w:r w:rsidR="00F960C2" w:rsidRPr="00A70E3F">
        <w:t>(“</w:t>
      </w:r>
      <w:r w:rsidR="00F960C2" w:rsidRPr="00A70E3F">
        <w:rPr>
          <w:b/>
        </w:rPr>
        <w:t>MI</w:t>
      </w:r>
      <w:r w:rsidR="00F960C2" w:rsidRPr="00A70E3F">
        <w:t>”)</w:t>
      </w:r>
      <w:r w:rsidR="00B238C7" w:rsidRPr="00A70E3F">
        <w:t xml:space="preserve"> and </w:t>
      </w:r>
      <w:r w:rsidR="00710692" w:rsidRPr="00A70E3F">
        <w:t xml:space="preserve">Google Platform </w:t>
      </w:r>
      <w:r w:rsidR="00B238C7" w:rsidRPr="00A70E3F">
        <w:t>Cybersecurity Incidents</w:t>
      </w:r>
      <w:ins w:id="1601" w:author="Valérie Chapdelaine" w:date="2025-10-27T18:35:00Z" w16du:dateUtc="2025-10-27T22:35:00Z">
        <w:r w:rsidR="004C1469">
          <w:t>,</w:t>
        </w:r>
      </w:ins>
      <w:r w:rsidRPr="00A92DD6">
        <w:t xml:space="preserve"> a dedicated incident coordinator will be assigned to expedite service restoration activities, including technical resolution, coordination of </w:t>
      </w:r>
      <w:r w:rsidR="00D61815" w:rsidRPr="00A92DD6">
        <w:t>s</w:t>
      </w:r>
      <w:r w:rsidRPr="00A92DD6">
        <w:t xml:space="preserve">ubject </w:t>
      </w:r>
      <w:r w:rsidR="00D61815" w:rsidRPr="00A92DD6">
        <w:t>m</w:t>
      </w:r>
      <w:r w:rsidRPr="00A92DD6">
        <w:t xml:space="preserve">atter </w:t>
      </w:r>
      <w:r w:rsidR="00D61815" w:rsidRPr="00A92DD6">
        <w:t>e</w:t>
      </w:r>
      <w:r w:rsidRPr="00A92DD6">
        <w:t>xperts and external providers, cloud vendor support, and effective Client communication.</w:t>
      </w:r>
    </w:p>
    <w:p w14:paraId="19BCC22A" w14:textId="77777777" w:rsidR="00937132" w:rsidRPr="00A92DD6" w:rsidRDefault="00937132" w:rsidP="00A66145">
      <w:pPr>
        <w:pStyle w:val="Corpsdetexte"/>
        <w:ind w:left="720" w:right="244"/>
        <w:jc w:val="both"/>
      </w:pPr>
    </w:p>
    <w:p w14:paraId="674FB957" w14:textId="2B8E4FCC" w:rsidR="003B0E81" w:rsidRPr="00A92DD6" w:rsidRDefault="00CA24BC" w:rsidP="00A66145">
      <w:pPr>
        <w:pStyle w:val="Corpsdetexte"/>
        <w:ind w:left="720" w:right="244"/>
        <w:jc w:val="both"/>
      </w:pPr>
      <w:r w:rsidRPr="00A92DD6">
        <w:t xml:space="preserve">The Supplier </w:t>
      </w:r>
      <w:r w:rsidR="000509B5" w:rsidRPr="00A92DD6">
        <w:t xml:space="preserve">will </w:t>
      </w:r>
      <w:r w:rsidR="000B3023" w:rsidRPr="00A92DD6">
        <w:t xml:space="preserve">deliver </w:t>
      </w:r>
      <w:r w:rsidR="000509B5" w:rsidRPr="00A92DD6">
        <w:t xml:space="preserve">the </w:t>
      </w:r>
      <w:r w:rsidR="00244882" w:rsidRPr="00A92DD6">
        <w:t>following</w:t>
      </w:r>
      <w:r w:rsidR="003B0E81" w:rsidRPr="00A92DD6">
        <w:t xml:space="preserve"> in accordance</w:t>
      </w:r>
      <w:r w:rsidR="003B0E81" w:rsidRPr="00A66145">
        <w:t xml:space="preserve"> </w:t>
      </w:r>
      <w:r w:rsidR="003B0E81" w:rsidRPr="00A92DD6">
        <w:t>with</w:t>
      </w:r>
      <w:r w:rsidR="003B0E81" w:rsidRPr="00A66145">
        <w:t xml:space="preserve"> </w:t>
      </w:r>
      <w:r w:rsidR="003B0E81" w:rsidRPr="00A92DD6">
        <w:t>the</w:t>
      </w:r>
      <w:r w:rsidR="003B0E81" w:rsidRPr="00A66145">
        <w:t xml:space="preserve"> </w:t>
      </w:r>
      <w:r w:rsidR="003B0E81" w:rsidRPr="00A92DD6">
        <w:t>Service</w:t>
      </w:r>
      <w:r w:rsidR="003B0E81" w:rsidRPr="00A66145">
        <w:t xml:space="preserve"> </w:t>
      </w:r>
      <w:r w:rsidR="003B0E81" w:rsidRPr="00A92DD6">
        <w:t>Levels</w:t>
      </w:r>
      <w:r w:rsidR="003B0E81" w:rsidRPr="00A66145">
        <w:t xml:space="preserve"> </w:t>
      </w:r>
      <w:r w:rsidR="003B0E81" w:rsidRPr="00A92DD6">
        <w:t>outlined</w:t>
      </w:r>
      <w:r w:rsidR="003B0E81" w:rsidRPr="00A66145">
        <w:t xml:space="preserve"> </w:t>
      </w:r>
      <w:r w:rsidR="003B0E81" w:rsidRPr="00A92DD6">
        <w:t>in</w:t>
      </w:r>
      <w:r w:rsidR="003B0E81" w:rsidRPr="00A66145">
        <w:t xml:space="preserve"> </w:t>
      </w:r>
      <w:r w:rsidR="003B0E81" w:rsidRPr="00A92DD6">
        <w:t>Exhibit</w:t>
      </w:r>
      <w:r w:rsidR="003B0E81" w:rsidRPr="00A66145">
        <w:t xml:space="preserve"> B.</w:t>
      </w:r>
    </w:p>
    <w:p w14:paraId="40F54EED" w14:textId="34A6F25C" w:rsidR="006E07E0" w:rsidRPr="00A92DD6" w:rsidRDefault="006E07E0" w:rsidP="00A66145">
      <w:pPr>
        <w:pStyle w:val="Corpsdetexte"/>
        <w:ind w:left="720" w:right="244"/>
        <w:jc w:val="both"/>
      </w:pPr>
    </w:p>
    <w:p w14:paraId="2796B26A" w14:textId="77777777" w:rsidR="003E2C7A" w:rsidRPr="00FF1B99" w:rsidRDefault="003E2C7A" w:rsidP="009267DB">
      <w:pPr>
        <w:pStyle w:val="Titre3"/>
        <w:numPr>
          <w:ilvl w:val="0"/>
          <w:numId w:val="173"/>
        </w:numPr>
        <w:ind w:left="1185"/>
        <w:jc w:val="both"/>
        <w:rPr>
          <w:rFonts w:asciiTheme="minorHAnsi" w:hAnsiTheme="minorHAnsi"/>
          <w:b/>
          <w:color w:val="auto"/>
          <w:sz w:val="20"/>
        </w:rPr>
      </w:pPr>
      <w:r w:rsidRPr="00FF1B99">
        <w:rPr>
          <w:rFonts w:asciiTheme="minorHAnsi" w:hAnsiTheme="minorHAnsi"/>
          <w:b/>
          <w:color w:val="auto"/>
          <w:sz w:val="20"/>
        </w:rPr>
        <w:t>Service Management</w:t>
      </w:r>
    </w:p>
    <w:p w14:paraId="5B4746CD" w14:textId="77777777" w:rsidR="003E2C7A" w:rsidRPr="00A66145" w:rsidRDefault="003E2C7A" w:rsidP="00A66145">
      <w:pPr>
        <w:pStyle w:val="Corpsdetexte"/>
        <w:ind w:left="720" w:right="244"/>
        <w:jc w:val="both"/>
      </w:pPr>
    </w:p>
    <w:p w14:paraId="58740C73" w14:textId="328C7B86" w:rsidR="003E2C7A" w:rsidRDefault="0076681B" w:rsidP="00A66145">
      <w:pPr>
        <w:pStyle w:val="Corpsdetexte"/>
        <w:ind w:left="720" w:right="244"/>
        <w:jc w:val="both"/>
      </w:pPr>
      <w:r w:rsidRPr="00A92DD6">
        <w:t xml:space="preserve">The </w:t>
      </w:r>
      <w:r w:rsidR="003E2C7A" w:rsidRPr="00A92DD6">
        <w:t>Supplier's ITSM processes are based on ITIL principles and supported by ServiceNow.</w:t>
      </w:r>
    </w:p>
    <w:p w14:paraId="2A3C69D0" w14:textId="77777777" w:rsidR="00A66145" w:rsidRPr="00A92DD6" w:rsidRDefault="00A66145" w:rsidP="00A66145">
      <w:pPr>
        <w:pStyle w:val="Corpsdetexte"/>
        <w:ind w:left="720" w:right="244"/>
        <w:jc w:val="both"/>
      </w:pPr>
    </w:p>
    <w:p w14:paraId="770E79C8" w14:textId="1B1E51AD" w:rsidR="003E2C7A" w:rsidRPr="00A92DD6" w:rsidRDefault="003E2C7A" w:rsidP="00A66145">
      <w:pPr>
        <w:pStyle w:val="Corpsdetexte"/>
        <w:ind w:left="720" w:right="244"/>
        <w:jc w:val="both"/>
      </w:pPr>
      <w:r w:rsidRPr="00A92DD6">
        <w:t>The</w:t>
      </w:r>
      <w:r w:rsidRPr="00A66145">
        <w:t xml:space="preserve"> </w:t>
      </w:r>
      <w:r w:rsidRPr="00A92DD6">
        <w:t>Operational</w:t>
      </w:r>
      <w:r w:rsidRPr="00A66145">
        <w:t xml:space="preserve"> </w:t>
      </w:r>
      <w:r w:rsidRPr="00A92DD6">
        <w:t>Framework</w:t>
      </w:r>
      <w:r w:rsidRPr="00A66145">
        <w:t xml:space="preserve"> </w:t>
      </w:r>
      <w:r w:rsidRPr="00A92DD6">
        <w:t>will</w:t>
      </w:r>
      <w:r w:rsidRPr="00A66145">
        <w:t xml:space="preserve"> </w:t>
      </w:r>
      <w:del w:id="1602" w:author="Ateko" w:date="2025-10-14T14:20:00Z" w16du:dateUtc="2025-10-14T18:20:00Z">
        <w:r w:rsidRPr="00A92DD6">
          <w:delText>detail</w:delText>
        </w:r>
        <w:r w:rsidR="00CA5F25" w:rsidRPr="00A92DD6">
          <w:delText>s</w:delText>
        </w:r>
      </w:del>
      <w:ins w:id="1603" w:author="Ateko" w:date="2025-10-14T14:20:00Z" w16du:dateUtc="2025-10-14T18:20:00Z">
        <w:r w:rsidRPr="00A92DD6">
          <w:t>detail</w:t>
        </w:r>
      </w:ins>
      <w:r w:rsidRPr="00A66145">
        <w:t xml:space="preserve"> </w:t>
      </w:r>
      <w:r w:rsidRPr="00A92DD6">
        <w:t>the</w:t>
      </w:r>
      <w:r w:rsidRPr="00A66145">
        <w:t xml:space="preserve"> </w:t>
      </w:r>
      <w:r w:rsidRPr="00A92DD6">
        <w:t>following</w:t>
      </w:r>
      <w:r w:rsidRPr="00A66145">
        <w:t xml:space="preserve"> </w:t>
      </w:r>
      <w:r w:rsidRPr="00A92DD6">
        <w:t>ITSM</w:t>
      </w:r>
      <w:r w:rsidRPr="00A66145">
        <w:t xml:space="preserve"> processes:</w:t>
      </w:r>
    </w:p>
    <w:p w14:paraId="16949236" w14:textId="44CDFA5E" w:rsidR="00964B50" w:rsidRPr="00A92DD6" w:rsidRDefault="003E2C7A" w:rsidP="009267DB">
      <w:pPr>
        <w:pStyle w:val="Paragraphedeliste"/>
        <w:numPr>
          <w:ilvl w:val="0"/>
          <w:numId w:val="10"/>
        </w:numPr>
        <w:tabs>
          <w:tab w:val="left" w:pos="839"/>
        </w:tabs>
        <w:spacing w:before="244" w:line="255" w:lineRule="exact"/>
        <w:ind w:left="1440"/>
        <w:contextualSpacing/>
        <w:jc w:val="both"/>
        <w:rPr>
          <w:sz w:val="20"/>
        </w:rPr>
      </w:pPr>
      <w:r w:rsidRPr="00A92DD6">
        <w:rPr>
          <w:sz w:val="20"/>
        </w:rPr>
        <w:t>Incident</w:t>
      </w:r>
      <w:r w:rsidRPr="00CC64B2">
        <w:rPr>
          <w:sz w:val="20"/>
        </w:rPr>
        <w:t xml:space="preserve"> </w:t>
      </w:r>
      <w:r w:rsidRPr="00A92DD6">
        <w:rPr>
          <w:sz w:val="20"/>
        </w:rPr>
        <w:t>Management</w:t>
      </w:r>
      <w:r w:rsidRPr="00CC64B2">
        <w:rPr>
          <w:sz w:val="20"/>
        </w:rPr>
        <w:t xml:space="preserve"> </w:t>
      </w:r>
      <w:r w:rsidRPr="00A92DD6">
        <w:rPr>
          <w:sz w:val="20"/>
        </w:rPr>
        <w:t>&amp;</w:t>
      </w:r>
      <w:r w:rsidRPr="00CC64B2">
        <w:rPr>
          <w:sz w:val="20"/>
        </w:rPr>
        <w:t xml:space="preserve"> </w:t>
      </w:r>
      <w:r w:rsidRPr="00A92DD6">
        <w:rPr>
          <w:sz w:val="20"/>
        </w:rPr>
        <w:t>Major</w:t>
      </w:r>
      <w:r w:rsidRPr="00CC64B2">
        <w:rPr>
          <w:sz w:val="20"/>
        </w:rPr>
        <w:t xml:space="preserve"> </w:t>
      </w:r>
      <w:r w:rsidRPr="00A92DD6">
        <w:rPr>
          <w:sz w:val="20"/>
        </w:rPr>
        <w:t>Incident</w:t>
      </w:r>
      <w:r w:rsidRPr="00CC64B2">
        <w:rPr>
          <w:sz w:val="20"/>
        </w:rPr>
        <w:t xml:space="preserve"> Management</w:t>
      </w:r>
    </w:p>
    <w:p w14:paraId="48EA7E16" w14:textId="77777777" w:rsidR="003E2C7A" w:rsidRPr="00A92DD6" w:rsidRDefault="003E2C7A" w:rsidP="009267DB">
      <w:pPr>
        <w:pStyle w:val="Paragraphedeliste"/>
        <w:numPr>
          <w:ilvl w:val="0"/>
          <w:numId w:val="10"/>
        </w:numPr>
        <w:tabs>
          <w:tab w:val="left" w:pos="839"/>
        </w:tabs>
        <w:spacing w:before="244" w:line="255" w:lineRule="exact"/>
        <w:ind w:left="1440"/>
        <w:contextualSpacing/>
        <w:jc w:val="both"/>
        <w:rPr>
          <w:sz w:val="20"/>
        </w:rPr>
      </w:pPr>
      <w:r w:rsidRPr="00A92DD6">
        <w:rPr>
          <w:sz w:val="20"/>
        </w:rPr>
        <w:t>Escalation</w:t>
      </w:r>
      <w:r w:rsidRPr="00CC64B2">
        <w:rPr>
          <w:sz w:val="20"/>
        </w:rPr>
        <w:t xml:space="preserve"> </w:t>
      </w:r>
      <w:r w:rsidRPr="00A92DD6">
        <w:rPr>
          <w:sz w:val="20"/>
        </w:rPr>
        <w:t>Process</w:t>
      </w:r>
      <w:r w:rsidRPr="00CC64B2">
        <w:rPr>
          <w:sz w:val="20"/>
        </w:rPr>
        <w:t xml:space="preserve"> </w:t>
      </w:r>
      <w:r w:rsidRPr="00A92DD6">
        <w:rPr>
          <w:sz w:val="20"/>
        </w:rPr>
        <w:t>&amp;</w:t>
      </w:r>
      <w:r w:rsidRPr="00CC64B2">
        <w:rPr>
          <w:sz w:val="20"/>
        </w:rPr>
        <w:t xml:space="preserve"> </w:t>
      </w:r>
      <w:r w:rsidRPr="00A92DD6">
        <w:rPr>
          <w:sz w:val="20"/>
        </w:rPr>
        <w:t>Contact</w:t>
      </w:r>
      <w:r w:rsidRPr="00CC64B2">
        <w:rPr>
          <w:sz w:val="20"/>
        </w:rPr>
        <w:t xml:space="preserve"> Information</w:t>
      </w:r>
    </w:p>
    <w:p w14:paraId="66F3E9A8" w14:textId="77777777" w:rsidR="003E2C7A" w:rsidRPr="00A92DD6" w:rsidRDefault="003E2C7A" w:rsidP="009267DB">
      <w:pPr>
        <w:pStyle w:val="Paragraphedeliste"/>
        <w:numPr>
          <w:ilvl w:val="0"/>
          <w:numId w:val="10"/>
        </w:numPr>
        <w:tabs>
          <w:tab w:val="left" w:pos="839"/>
        </w:tabs>
        <w:spacing w:before="244" w:line="255" w:lineRule="exact"/>
        <w:ind w:left="1440"/>
        <w:contextualSpacing/>
        <w:jc w:val="both"/>
        <w:rPr>
          <w:sz w:val="20"/>
        </w:rPr>
      </w:pPr>
      <w:r w:rsidRPr="00A92DD6">
        <w:rPr>
          <w:sz w:val="20"/>
        </w:rPr>
        <w:t>Problem</w:t>
      </w:r>
      <w:r w:rsidRPr="00CC64B2">
        <w:rPr>
          <w:sz w:val="20"/>
        </w:rPr>
        <w:t xml:space="preserve"> Management</w:t>
      </w:r>
    </w:p>
    <w:p w14:paraId="3657CB44" w14:textId="77777777" w:rsidR="003E2C7A" w:rsidRPr="00A92DD6" w:rsidRDefault="003E2C7A" w:rsidP="009267DB">
      <w:pPr>
        <w:pStyle w:val="Paragraphedeliste"/>
        <w:numPr>
          <w:ilvl w:val="0"/>
          <w:numId w:val="10"/>
        </w:numPr>
        <w:tabs>
          <w:tab w:val="left" w:pos="839"/>
        </w:tabs>
        <w:spacing w:before="244" w:line="255" w:lineRule="exact"/>
        <w:ind w:left="1440"/>
        <w:contextualSpacing/>
        <w:jc w:val="both"/>
        <w:rPr>
          <w:sz w:val="20"/>
        </w:rPr>
      </w:pPr>
      <w:r w:rsidRPr="00A92DD6">
        <w:rPr>
          <w:sz w:val="20"/>
        </w:rPr>
        <w:t>Change</w:t>
      </w:r>
      <w:r w:rsidRPr="00CC64B2">
        <w:rPr>
          <w:sz w:val="20"/>
        </w:rPr>
        <w:t xml:space="preserve"> Management</w:t>
      </w:r>
    </w:p>
    <w:p w14:paraId="611DC57F" w14:textId="77777777" w:rsidR="003E2C7A" w:rsidRPr="00A92DD6" w:rsidRDefault="003E2C7A" w:rsidP="009267DB">
      <w:pPr>
        <w:pStyle w:val="Paragraphedeliste"/>
        <w:numPr>
          <w:ilvl w:val="0"/>
          <w:numId w:val="10"/>
        </w:numPr>
        <w:tabs>
          <w:tab w:val="left" w:pos="839"/>
        </w:tabs>
        <w:spacing w:before="244" w:line="255" w:lineRule="exact"/>
        <w:ind w:left="1440"/>
        <w:contextualSpacing/>
        <w:jc w:val="both"/>
        <w:rPr>
          <w:sz w:val="20"/>
        </w:rPr>
      </w:pPr>
      <w:r w:rsidRPr="00A92DD6">
        <w:rPr>
          <w:sz w:val="20"/>
        </w:rPr>
        <w:lastRenderedPageBreak/>
        <w:t>Service</w:t>
      </w:r>
      <w:r w:rsidRPr="00CC64B2">
        <w:rPr>
          <w:sz w:val="20"/>
        </w:rPr>
        <w:t xml:space="preserve"> </w:t>
      </w:r>
      <w:r w:rsidRPr="00A92DD6">
        <w:rPr>
          <w:sz w:val="20"/>
        </w:rPr>
        <w:t>Request</w:t>
      </w:r>
      <w:r w:rsidRPr="00CC64B2">
        <w:rPr>
          <w:sz w:val="20"/>
        </w:rPr>
        <w:t xml:space="preserve"> Management</w:t>
      </w:r>
    </w:p>
    <w:p w14:paraId="4E2E7227" w14:textId="77777777" w:rsidR="003E2C7A" w:rsidRPr="00A92DD6" w:rsidRDefault="003E2C7A" w:rsidP="009267DB">
      <w:pPr>
        <w:pStyle w:val="Paragraphedeliste"/>
        <w:numPr>
          <w:ilvl w:val="0"/>
          <w:numId w:val="10"/>
        </w:numPr>
        <w:tabs>
          <w:tab w:val="left" w:pos="839"/>
        </w:tabs>
        <w:spacing w:before="244" w:line="255" w:lineRule="exact"/>
        <w:ind w:left="1440"/>
        <w:contextualSpacing/>
        <w:jc w:val="both"/>
        <w:rPr>
          <w:sz w:val="20"/>
        </w:rPr>
      </w:pPr>
      <w:r w:rsidRPr="00A92DD6">
        <w:rPr>
          <w:sz w:val="20"/>
        </w:rPr>
        <w:t>Monitoring,</w:t>
      </w:r>
      <w:r w:rsidRPr="00CC64B2">
        <w:rPr>
          <w:sz w:val="20"/>
        </w:rPr>
        <w:t xml:space="preserve"> </w:t>
      </w:r>
      <w:r w:rsidRPr="00A92DD6">
        <w:rPr>
          <w:sz w:val="20"/>
        </w:rPr>
        <w:t>Patching</w:t>
      </w:r>
      <w:r w:rsidRPr="00CC64B2">
        <w:rPr>
          <w:sz w:val="20"/>
        </w:rPr>
        <w:t xml:space="preserve"> </w:t>
      </w:r>
      <w:r w:rsidRPr="00A92DD6">
        <w:rPr>
          <w:sz w:val="20"/>
        </w:rPr>
        <w:t>&amp;</w:t>
      </w:r>
      <w:r w:rsidRPr="00CC64B2">
        <w:rPr>
          <w:sz w:val="20"/>
        </w:rPr>
        <w:t xml:space="preserve"> </w:t>
      </w:r>
      <w:r w:rsidRPr="00A92DD6">
        <w:rPr>
          <w:sz w:val="20"/>
        </w:rPr>
        <w:t>Backup</w:t>
      </w:r>
      <w:r w:rsidRPr="00CC64B2">
        <w:rPr>
          <w:sz w:val="20"/>
        </w:rPr>
        <w:t xml:space="preserve"> Framework</w:t>
      </w:r>
    </w:p>
    <w:p w14:paraId="5FDAB5A1" w14:textId="77777777" w:rsidR="00A66145" w:rsidRDefault="00A66145" w:rsidP="00A66145">
      <w:pPr>
        <w:pStyle w:val="Corpsdetexte"/>
        <w:ind w:left="720" w:right="244"/>
        <w:jc w:val="both"/>
      </w:pPr>
    </w:p>
    <w:p w14:paraId="66DE13EA" w14:textId="657F4DDB" w:rsidR="003E2C7A" w:rsidRPr="00A92DD6" w:rsidRDefault="003E2C7A" w:rsidP="00A66145">
      <w:pPr>
        <w:pStyle w:val="Corpsdetexte"/>
        <w:ind w:left="720" w:right="244"/>
        <w:jc w:val="both"/>
      </w:pPr>
      <w:r w:rsidRPr="00A92DD6">
        <w:t>These processes</w:t>
      </w:r>
      <w:r w:rsidR="001F7258" w:rsidRPr="00A92DD6">
        <w:t>,</w:t>
      </w:r>
      <w:r w:rsidR="00A37AEC" w:rsidRPr="00A92DD6">
        <w:t xml:space="preserve"> defined jointly</w:t>
      </w:r>
      <w:r w:rsidR="001F7258" w:rsidRPr="00A92DD6">
        <w:t xml:space="preserve">, </w:t>
      </w:r>
      <w:r w:rsidRPr="00A92DD6">
        <w:t xml:space="preserve">will be continually maintained, reviewed, and enhanced throughout the engagement to optimize resolution timeframes, communication efficiency, and overall service delivery effectiveness. The </w:t>
      </w:r>
      <w:r w:rsidR="0053738F" w:rsidRPr="00A92DD6">
        <w:t>Supplier</w:t>
      </w:r>
      <w:r w:rsidRPr="00A92DD6">
        <w:t xml:space="preserve"> will be responsible for maintaining the Operational Framework, driving continuous improvement of operational processes, and collaborating with Client to ensure seamless and controlled process </w:t>
      </w:r>
      <w:r w:rsidRPr="00A66145">
        <w:t>enhancements.</w:t>
      </w:r>
    </w:p>
    <w:p w14:paraId="70AED85D" w14:textId="77777777" w:rsidR="003E2C7A" w:rsidRPr="00A92DD6" w:rsidRDefault="003E2C7A" w:rsidP="00A66145">
      <w:pPr>
        <w:pStyle w:val="Corpsdetexte"/>
        <w:ind w:left="720" w:right="244"/>
        <w:jc w:val="both"/>
      </w:pPr>
    </w:p>
    <w:p w14:paraId="7EAF5840" w14:textId="545445AA" w:rsidR="003E2C7A" w:rsidRPr="00A92DD6" w:rsidRDefault="00535EE2" w:rsidP="00A66145">
      <w:pPr>
        <w:pStyle w:val="Corpsdetexte"/>
        <w:ind w:left="720" w:right="244"/>
        <w:jc w:val="both"/>
      </w:pPr>
      <w:r w:rsidRPr="00A92DD6">
        <w:t xml:space="preserve">The Parties </w:t>
      </w:r>
      <w:r w:rsidR="003E2C7A" w:rsidRPr="00A92DD6">
        <w:t>agree to adhere to the provisions outlined in the Operational Framework. It is essential to note that the Operational Framework serves solely operational purposes and does not constitute a contractual document. In the event of any discrepancies between the provisions of this Agreement and the Operational Framework, the provisions of this Agreement shall take precedence.</w:t>
      </w:r>
    </w:p>
    <w:p w14:paraId="046050E4" w14:textId="77777777" w:rsidR="00F22810" w:rsidRPr="00A92DD6" w:rsidRDefault="00F22810" w:rsidP="00A66145">
      <w:pPr>
        <w:pStyle w:val="Corpsdetexte"/>
        <w:ind w:left="720" w:right="244"/>
        <w:jc w:val="both"/>
      </w:pPr>
    </w:p>
    <w:p w14:paraId="79718C96" w14:textId="1CC31DF0" w:rsidR="00937132" w:rsidRPr="00FF1B99" w:rsidRDefault="00937132" w:rsidP="009267DB">
      <w:pPr>
        <w:pStyle w:val="Titre3"/>
        <w:numPr>
          <w:ilvl w:val="0"/>
          <w:numId w:val="173"/>
        </w:numPr>
        <w:ind w:left="1185"/>
        <w:jc w:val="both"/>
        <w:rPr>
          <w:rFonts w:asciiTheme="minorHAnsi" w:hAnsiTheme="minorHAnsi"/>
          <w:b/>
          <w:color w:val="auto"/>
          <w:sz w:val="20"/>
        </w:rPr>
      </w:pPr>
      <w:r w:rsidRPr="00FF1B99">
        <w:rPr>
          <w:rFonts w:asciiTheme="minorHAnsi" w:hAnsiTheme="minorHAnsi"/>
          <w:b/>
          <w:color w:val="auto"/>
          <w:sz w:val="20"/>
        </w:rPr>
        <w:t>Operations and Incidents Services</w:t>
      </w:r>
    </w:p>
    <w:p w14:paraId="142B53B3" w14:textId="77777777" w:rsidR="00937132" w:rsidRPr="00A66145" w:rsidRDefault="00937132" w:rsidP="00A66145">
      <w:pPr>
        <w:pStyle w:val="Corpsdetexte"/>
        <w:ind w:left="720" w:right="244"/>
        <w:jc w:val="both"/>
      </w:pPr>
    </w:p>
    <w:p w14:paraId="518E4CFF" w14:textId="1098B2E6" w:rsidR="005528CD" w:rsidRPr="00A92DD6" w:rsidRDefault="00937132" w:rsidP="00A66145">
      <w:pPr>
        <w:pStyle w:val="Corpsdetexte"/>
        <w:ind w:left="720" w:right="244"/>
        <w:jc w:val="both"/>
      </w:pPr>
      <w:r w:rsidRPr="00A92DD6">
        <w:t xml:space="preserve">The Operations and Incidents </w:t>
      </w:r>
      <w:r w:rsidR="002076E1" w:rsidRPr="00A92DD6">
        <w:t>S</w:t>
      </w:r>
      <w:r w:rsidR="007B51AF" w:rsidRPr="00A92DD6">
        <w:t xml:space="preserve">ervices </w:t>
      </w:r>
      <w:r w:rsidRPr="00A92DD6">
        <w:t xml:space="preserve">form the foundation of stability and operational excellence within the service delivery framework. </w:t>
      </w:r>
      <w:r w:rsidR="005A5F22" w:rsidRPr="00A92DD6">
        <w:t>I</w:t>
      </w:r>
      <w:r w:rsidR="005F6593" w:rsidRPr="00A92DD6">
        <w:t xml:space="preserve">t </w:t>
      </w:r>
      <w:r w:rsidRPr="00A92DD6">
        <w:t xml:space="preserve">leverages modern operational practices, including </w:t>
      </w:r>
      <w:r w:rsidR="004B4A9E" w:rsidRPr="00A92DD6">
        <w:t>s</w:t>
      </w:r>
      <w:r w:rsidRPr="00A92DD6">
        <w:t xml:space="preserve">ite </w:t>
      </w:r>
      <w:r w:rsidR="004B4A9E" w:rsidRPr="00A92DD6">
        <w:t>r</w:t>
      </w:r>
      <w:r w:rsidRPr="00A92DD6">
        <w:t xml:space="preserve">eliability </w:t>
      </w:r>
      <w:r w:rsidR="004B4A9E" w:rsidRPr="00A92DD6">
        <w:t>e</w:t>
      </w:r>
      <w:r w:rsidRPr="00A92DD6">
        <w:t>ngineering principles, AI Ops, and automation, to ensure reliable, and cost-effective operation of the IT platform.</w:t>
      </w:r>
      <w:r w:rsidR="009938EE" w:rsidRPr="00A92DD6">
        <w:t xml:space="preserve"> It aims </w:t>
      </w:r>
      <w:r w:rsidR="00890F30" w:rsidRPr="00A92DD6">
        <w:t>to</w:t>
      </w:r>
      <w:r w:rsidR="009938EE" w:rsidRPr="00A92DD6">
        <w:t xml:space="preserve"> </w:t>
      </w:r>
      <w:r w:rsidRPr="00A92DD6">
        <w:t>continuous</w:t>
      </w:r>
      <w:r w:rsidR="009938EE" w:rsidRPr="00A92DD6">
        <w:t>ly</w:t>
      </w:r>
      <w:r w:rsidRPr="00A92DD6">
        <w:t xml:space="preserve"> improv</w:t>
      </w:r>
      <w:r w:rsidR="009938EE" w:rsidRPr="00A92DD6">
        <w:t>ing</w:t>
      </w:r>
      <w:r w:rsidR="00890F30" w:rsidRPr="00A92DD6">
        <w:t xml:space="preserve"> </w:t>
      </w:r>
      <w:r w:rsidRPr="00A92DD6">
        <w:t xml:space="preserve">the </w:t>
      </w:r>
      <w:r w:rsidR="00EB4624" w:rsidRPr="00A92DD6">
        <w:t>A</w:t>
      </w:r>
      <w:r w:rsidRPr="00A92DD6">
        <w:t xml:space="preserve">ssets and processes, ensuring stability, efficiency, and adherence to SLAs. </w:t>
      </w:r>
    </w:p>
    <w:p w14:paraId="4DD0DEDB" w14:textId="3EF442E0" w:rsidR="00937132" w:rsidRPr="00A92DD6" w:rsidRDefault="00937132" w:rsidP="009267DB">
      <w:pPr>
        <w:pStyle w:val="Paragraphedeliste"/>
        <w:numPr>
          <w:ilvl w:val="0"/>
          <w:numId w:val="10"/>
        </w:numPr>
        <w:tabs>
          <w:tab w:val="left" w:pos="839"/>
        </w:tabs>
        <w:spacing w:before="244" w:line="255" w:lineRule="exact"/>
        <w:ind w:left="1440"/>
        <w:contextualSpacing/>
        <w:jc w:val="both"/>
        <w:rPr>
          <w:sz w:val="20"/>
        </w:rPr>
      </w:pPr>
      <w:r w:rsidRPr="00A92DD6">
        <w:rPr>
          <w:sz w:val="20"/>
        </w:rPr>
        <w:t>Incident management and resolution</w:t>
      </w:r>
      <w:r w:rsidR="00625FEC" w:rsidRPr="00A92DD6">
        <w:rPr>
          <w:sz w:val="20"/>
        </w:rPr>
        <w:t>,</w:t>
      </w:r>
    </w:p>
    <w:p w14:paraId="61025D76" w14:textId="3BB65C99" w:rsidR="00937132" w:rsidRPr="00A92DD6" w:rsidRDefault="00937132" w:rsidP="009267DB">
      <w:pPr>
        <w:pStyle w:val="Paragraphedeliste"/>
        <w:numPr>
          <w:ilvl w:val="0"/>
          <w:numId w:val="10"/>
        </w:numPr>
        <w:tabs>
          <w:tab w:val="left" w:pos="839"/>
        </w:tabs>
        <w:spacing w:before="244" w:line="255" w:lineRule="exact"/>
        <w:ind w:left="1440"/>
        <w:contextualSpacing/>
        <w:jc w:val="both"/>
        <w:rPr>
          <w:sz w:val="20"/>
        </w:rPr>
      </w:pPr>
      <w:r w:rsidRPr="00A92DD6">
        <w:rPr>
          <w:sz w:val="20"/>
        </w:rPr>
        <w:t>Documented service request fulfillment</w:t>
      </w:r>
      <w:r w:rsidR="00625FEC" w:rsidRPr="00A92DD6">
        <w:rPr>
          <w:sz w:val="20"/>
        </w:rPr>
        <w:t>,</w:t>
      </w:r>
    </w:p>
    <w:p w14:paraId="32C852E8" w14:textId="5E0B2F86" w:rsidR="00937132" w:rsidRPr="00A92DD6" w:rsidRDefault="00937132" w:rsidP="009267DB">
      <w:pPr>
        <w:pStyle w:val="Paragraphedeliste"/>
        <w:numPr>
          <w:ilvl w:val="0"/>
          <w:numId w:val="10"/>
        </w:numPr>
        <w:tabs>
          <w:tab w:val="left" w:pos="839"/>
        </w:tabs>
        <w:spacing w:before="244" w:line="255" w:lineRule="exact"/>
        <w:ind w:left="1440"/>
        <w:contextualSpacing/>
        <w:jc w:val="both"/>
        <w:rPr>
          <w:sz w:val="20"/>
        </w:rPr>
      </w:pPr>
      <w:r w:rsidRPr="00A92DD6">
        <w:rPr>
          <w:sz w:val="20"/>
        </w:rPr>
        <w:t>Proactive monitoring and maintenance</w:t>
      </w:r>
      <w:r w:rsidR="00625FEC" w:rsidRPr="00A92DD6">
        <w:rPr>
          <w:sz w:val="20"/>
        </w:rPr>
        <w:t>,</w:t>
      </w:r>
    </w:p>
    <w:p w14:paraId="4A215C5B" w14:textId="6E2B0EA1" w:rsidR="00937132" w:rsidRPr="00A92DD6" w:rsidRDefault="00937132" w:rsidP="009267DB">
      <w:pPr>
        <w:pStyle w:val="Paragraphedeliste"/>
        <w:numPr>
          <w:ilvl w:val="0"/>
          <w:numId w:val="10"/>
        </w:numPr>
        <w:tabs>
          <w:tab w:val="left" w:pos="839"/>
        </w:tabs>
        <w:spacing w:before="244" w:line="255" w:lineRule="exact"/>
        <w:ind w:left="1440"/>
        <w:contextualSpacing/>
        <w:jc w:val="both"/>
        <w:rPr>
          <w:sz w:val="20"/>
        </w:rPr>
      </w:pPr>
      <w:r w:rsidRPr="00A92DD6">
        <w:rPr>
          <w:sz w:val="20"/>
        </w:rPr>
        <w:t>Patching and security hardening</w:t>
      </w:r>
      <w:r w:rsidR="00625FEC" w:rsidRPr="00A92DD6">
        <w:rPr>
          <w:sz w:val="20"/>
        </w:rPr>
        <w:t>,</w:t>
      </w:r>
    </w:p>
    <w:p w14:paraId="7CE0F33C" w14:textId="04DD265C" w:rsidR="00937132" w:rsidRPr="00A92DD6" w:rsidRDefault="00937132" w:rsidP="009267DB">
      <w:pPr>
        <w:pStyle w:val="Paragraphedeliste"/>
        <w:numPr>
          <w:ilvl w:val="0"/>
          <w:numId w:val="10"/>
        </w:numPr>
        <w:tabs>
          <w:tab w:val="left" w:pos="839"/>
        </w:tabs>
        <w:spacing w:before="244" w:line="255" w:lineRule="exact"/>
        <w:ind w:left="1440"/>
        <w:contextualSpacing/>
        <w:jc w:val="both"/>
        <w:rPr>
          <w:sz w:val="20"/>
        </w:rPr>
      </w:pPr>
      <w:r w:rsidRPr="00A92DD6">
        <w:rPr>
          <w:sz w:val="20"/>
        </w:rPr>
        <w:t>Automating and optimizing existing services</w:t>
      </w:r>
      <w:r w:rsidR="00625FEC" w:rsidRPr="00A92DD6">
        <w:rPr>
          <w:sz w:val="20"/>
        </w:rPr>
        <w:t>,</w:t>
      </w:r>
      <w:r w:rsidRPr="00A92DD6">
        <w:rPr>
          <w:sz w:val="20"/>
        </w:rPr>
        <w:t xml:space="preserve"> and</w:t>
      </w:r>
    </w:p>
    <w:p w14:paraId="5CE03F61" w14:textId="77777777" w:rsidR="00937132" w:rsidRPr="00A92DD6" w:rsidRDefault="00937132" w:rsidP="009267DB">
      <w:pPr>
        <w:pStyle w:val="Paragraphedeliste"/>
        <w:numPr>
          <w:ilvl w:val="0"/>
          <w:numId w:val="10"/>
        </w:numPr>
        <w:tabs>
          <w:tab w:val="left" w:pos="839"/>
        </w:tabs>
        <w:spacing w:before="244" w:line="255" w:lineRule="exact"/>
        <w:ind w:left="1440"/>
        <w:contextualSpacing/>
        <w:jc w:val="both"/>
        <w:rPr>
          <w:sz w:val="20"/>
        </w:rPr>
      </w:pPr>
      <w:r w:rsidRPr="00A92DD6">
        <w:rPr>
          <w:sz w:val="20"/>
        </w:rPr>
        <w:t>Supporting recommendations from the Continuous Evolution.</w:t>
      </w:r>
    </w:p>
    <w:p w14:paraId="21EC4C60" w14:textId="77777777" w:rsidR="00937132" w:rsidRPr="00A92DD6" w:rsidRDefault="00937132" w:rsidP="00A66145">
      <w:pPr>
        <w:pStyle w:val="Corpsdetexte"/>
        <w:ind w:left="720" w:right="244"/>
        <w:jc w:val="both"/>
      </w:pPr>
    </w:p>
    <w:p w14:paraId="013AB414" w14:textId="77777777" w:rsidR="00937132" w:rsidRPr="00A92DD6" w:rsidRDefault="00937132" w:rsidP="00A66145">
      <w:pPr>
        <w:pStyle w:val="Corpsdetexte"/>
        <w:ind w:left="720" w:right="244"/>
        <w:jc w:val="both"/>
      </w:pPr>
    </w:p>
    <w:p w14:paraId="0612B56B" w14:textId="77777777" w:rsidR="0029509D" w:rsidRPr="00CF3107" w:rsidRDefault="0029509D" w:rsidP="009267DB">
      <w:pPr>
        <w:pStyle w:val="Titre3"/>
        <w:numPr>
          <w:ilvl w:val="0"/>
          <w:numId w:val="173"/>
        </w:numPr>
        <w:ind w:left="1185"/>
        <w:jc w:val="both"/>
        <w:rPr>
          <w:rFonts w:asciiTheme="minorHAnsi" w:hAnsiTheme="minorHAnsi"/>
          <w:b/>
          <w:color w:val="auto"/>
          <w:sz w:val="20"/>
        </w:rPr>
      </w:pPr>
      <w:r w:rsidRPr="00CF3107">
        <w:rPr>
          <w:rFonts w:asciiTheme="minorHAnsi" w:hAnsiTheme="minorHAnsi"/>
          <w:b/>
          <w:color w:val="auto"/>
          <w:sz w:val="20"/>
        </w:rPr>
        <w:t>Incident Resolution and Problem Management</w:t>
      </w:r>
    </w:p>
    <w:p w14:paraId="5332510E" w14:textId="77777777" w:rsidR="00B214E4" w:rsidRPr="00CF3107" w:rsidRDefault="00B214E4" w:rsidP="00A66145">
      <w:pPr>
        <w:pStyle w:val="Corpsdetexte"/>
        <w:ind w:left="720" w:right="244"/>
        <w:jc w:val="both"/>
      </w:pPr>
    </w:p>
    <w:p w14:paraId="58590A47" w14:textId="77777777" w:rsidR="0029509D" w:rsidRPr="00CF3107" w:rsidRDefault="0029509D" w:rsidP="004F4AB9">
      <w:pPr>
        <w:pStyle w:val="Titre4"/>
        <w:numPr>
          <w:ilvl w:val="0"/>
          <w:numId w:val="214"/>
        </w:numPr>
      </w:pPr>
      <w:r w:rsidRPr="00CF3107">
        <w:t>Incident Management</w:t>
      </w:r>
    </w:p>
    <w:p w14:paraId="6AEC2F11" w14:textId="77777777" w:rsidR="0029509D" w:rsidRPr="00A92DD6" w:rsidRDefault="0029509D" w:rsidP="00A66145">
      <w:pPr>
        <w:pStyle w:val="Corpsdetexte"/>
        <w:ind w:left="1440" w:right="244"/>
        <w:jc w:val="both"/>
      </w:pPr>
    </w:p>
    <w:p w14:paraId="01D680E3" w14:textId="4641C109" w:rsidR="0029509D" w:rsidRPr="00A92DD6" w:rsidRDefault="0029509D" w:rsidP="009267DB">
      <w:pPr>
        <w:pStyle w:val="Paragraphedeliste"/>
        <w:numPr>
          <w:ilvl w:val="1"/>
          <w:numId w:val="7"/>
        </w:numPr>
        <w:tabs>
          <w:tab w:val="left" w:pos="1199"/>
        </w:tabs>
        <w:ind w:left="1545"/>
        <w:jc w:val="both"/>
        <w:rPr>
          <w:sz w:val="20"/>
        </w:rPr>
      </w:pPr>
      <w:r w:rsidRPr="00A92DD6">
        <w:rPr>
          <w:sz w:val="20"/>
        </w:rPr>
        <w:t>Manage</w:t>
      </w:r>
      <w:r w:rsidRPr="00A92DD6">
        <w:rPr>
          <w:spacing w:val="-9"/>
          <w:sz w:val="20"/>
        </w:rPr>
        <w:t xml:space="preserve"> </w:t>
      </w:r>
      <w:r w:rsidRPr="00A92DD6">
        <w:rPr>
          <w:sz w:val="20"/>
        </w:rPr>
        <w:t>and</w:t>
      </w:r>
      <w:r w:rsidRPr="00A92DD6">
        <w:rPr>
          <w:spacing w:val="-8"/>
          <w:sz w:val="20"/>
        </w:rPr>
        <w:t xml:space="preserve"> </w:t>
      </w:r>
      <w:r w:rsidRPr="00A92DD6">
        <w:rPr>
          <w:sz w:val="20"/>
        </w:rPr>
        <w:t>promptly</w:t>
      </w:r>
      <w:r w:rsidRPr="00A92DD6">
        <w:rPr>
          <w:spacing w:val="-8"/>
          <w:sz w:val="20"/>
        </w:rPr>
        <w:t xml:space="preserve"> </w:t>
      </w:r>
      <w:r w:rsidRPr="00A92DD6">
        <w:rPr>
          <w:sz w:val="20"/>
        </w:rPr>
        <w:t>respond</w:t>
      </w:r>
      <w:r w:rsidRPr="00A92DD6">
        <w:rPr>
          <w:spacing w:val="-8"/>
          <w:sz w:val="20"/>
        </w:rPr>
        <w:t xml:space="preserve"> </w:t>
      </w:r>
      <w:r w:rsidRPr="00A92DD6">
        <w:rPr>
          <w:sz w:val="20"/>
        </w:rPr>
        <w:t>to</w:t>
      </w:r>
      <w:r w:rsidRPr="00A92DD6">
        <w:rPr>
          <w:spacing w:val="-8"/>
          <w:sz w:val="20"/>
        </w:rPr>
        <w:t xml:space="preserve"> </w:t>
      </w:r>
      <w:r w:rsidRPr="00A92DD6">
        <w:rPr>
          <w:sz w:val="20"/>
        </w:rPr>
        <w:t>unplanned</w:t>
      </w:r>
      <w:r w:rsidRPr="00A92DD6">
        <w:rPr>
          <w:spacing w:val="-8"/>
          <w:sz w:val="20"/>
        </w:rPr>
        <w:t xml:space="preserve"> </w:t>
      </w:r>
      <w:r w:rsidRPr="00A92DD6">
        <w:rPr>
          <w:sz w:val="20"/>
        </w:rPr>
        <w:t>service</w:t>
      </w:r>
      <w:r w:rsidRPr="00A92DD6">
        <w:rPr>
          <w:spacing w:val="-10"/>
          <w:sz w:val="20"/>
        </w:rPr>
        <w:t xml:space="preserve"> </w:t>
      </w:r>
      <w:r w:rsidRPr="00A92DD6">
        <w:rPr>
          <w:sz w:val="20"/>
        </w:rPr>
        <w:t>disruptions</w:t>
      </w:r>
      <w:r w:rsidRPr="00A92DD6">
        <w:rPr>
          <w:spacing w:val="-8"/>
          <w:sz w:val="20"/>
        </w:rPr>
        <w:t xml:space="preserve"> </w:t>
      </w:r>
      <w:r w:rsidRPr="00A92DD6">
        <w:rPr>
          <w:sz w:val="20"/>
        </w:rPr>
        <w:t>affecting</w:t>
      </w:r>
      <w:r w:rsidRPr="00A92DD6">
        <w:rPr>
          <w:spacing w:val="-9"/>
          <w:sz w:val="20"/>
        </w:rPr>
        <w:t xml:space="preserve"> </w:t>
      </w:r>
      <w:r w:rsidRPr="00A92DD6">
        <w:rPr>
          <w:sz w:val="20"/>
        </w:rPr>
        <w:t>Supplier-managed</w:t>
      </w:r>
      <w:r w:rsidRPr="00A92DD6">
        <w:rPr>
          <w:spacing w:val="-8"/>
          <w:sz w:val="20"/>
        </w:rPr>
        <w:t xml:space="preserve"> </w:t>
      </w:r>
      <w:r w:rsidRPr="00A92DD6">
        <w:rPr>
          <w:spacing w:val="-2"/>
          <w:sz w:val="20"/>
        </w:rPr>
        <w:t>services</w:t>
      </w:r>
      <w:r w:rsidR="00625FEC" w:rsidRPr="00A92DD6">
        <w:rPr>
          <w:spacing w:val="-2"/>
          <w:sz w:val="20"/>
        </w:rPr>
        <w:t>,</w:t>
      </w:r>
    </w:p>
    <w:p w14:paraId="1D1B328C" w14:textId="63974C49" w:rsidR="0029509D" w:rsidRPr="00A92DD6" w:rsidRDefault="0029509D" w:rsidP="009267DB">
      <w:pPr>
        <w:pStyle w:val="Paragraphedeliste"/>
        <w:numPr>
          <w:ilvl w:val="1"/>
          <w:numId w:val="7"/>
        </w:numPr>
        <w:tabs>
          <w:tab w:val="left" w:pos="1199"/>
        </w:tabs>
        <w:spacing w:line="255" w:lineRule="exact"/>
        <w:ind w:left="1545"/>
        <w:jc w:val="both"/>
        <w:rPr>
          <w:sz w:val="20"/>
        </w:rPr>
      </w:pPr>
      <w:r w:rsidRPr="00A92DD6">
        <w:rPr>
          <w:sz w:val="20"/>
        </w:rPr>
        <w:t>Provide</w:t>
      </w:r>
      <w:r w:rsidRPr="00A92DD6">
        <w:rPr>
          <w:spacing w:val="-9"/>
          <w:sz w:val="20"/>
        </w:rPr>
        <w:t xml:space="preserve"> </w:t>
      </w:r>
      <w:r w:rsidRPr="00A92DD6">
        <w:rPr>
          <w:sz w:val="20"/>
        </w:rPr>
        <w:t>technical</w:t>
      </w:r>
      <w:r w:rsidRPr="00A92DD6">
        <w:rPr>
          <w:spacing w:val="-9"/>
          <w:sz w:val="20"/>
        </w:rPr>
        <w:t xml:space="preserve"> </w:t>
      </w:r>
      <w:r w:rsidRPr="00A92DD6">
        <w:rPr>
          <w:sz w:val="20"/>
        </w:rPr>
        <w:t>resolution</w:t>
      </w:r>
      <w:r w:rsidRPr="00A92DD6">
        <w:rPr>
          <w:spacing w:val="-7"/>
          <w:sz w:val="20"/>
        </w:rPr>
        <w:t xml:space="preserve"> </w:t>
      </w:r>
      <w:r w:rsidRPr="00A92DD6">
        <w:rPr>
          <w:sz w:val="20"/>
        </w:rPr>
        <w:t>for</w:t>
      </w:r>
      <w:r w:rsidRPr="00A92DD6">
        <w:rPr>
          <w:spacing w:val="-8"/>
          <w:sz w:val="20"/>
        </w:rPr>
        <w:t xml:space="preserve"> </w:t>
      </w:r>
      <w:r w:rsidRPr="00A92DD6">
        <w:rPr>
          <w:sz w:val="20"/>
        </w:rPr>
        <w:t>service</w:t>
      </w:r>
      <w:r w:rsidRPr="00A92DD6">
        <w:rPr>
          <w:spacing w:val="-9"/>
          <w:sz w:val="20"/>
        </w:rPr>
        <w:t xml:space="preserve"> </w:t>
      </w:r>
      <w:r w:rsidRPr="00A92DD6">
        <w:rPr>
          <w:spacing w:val="-2"/>
          <w:sz w:val="20"/>
        </w:rPr>
        <w:t>incidents</w:t>
      </w:r>
      <w:r w:rsidR="00625FEC" w:rsidRPr="00A92DD6">
        <w:rPr>
          <w:spacing w:val="-2"/>
          <w:sz w:val="20"/>
        </w:rPr>
        <w:t>,</w:t>
      </w:r>
    </w:p>
    <w:p w14:paraId="376EF38A" w14:textId="3E567A71" w:rsidR="0029509D" w:rsidRPr="00A92DD6" w:rsidRDefault="0029509D" w:rsidP="009267DB">
      <w:pPr>
        <w:pStyle w:val="Paragraphedeliste"/>
        <w:numPr>
          <w:ilvl w:val="1"/>
          <w:numId w:val="7"/>
        </w:numPr>
        <w:tabs>
          <w:tab w:val="left" w:pos="1199"/>
        </w:tabs>
        <w:ind w:left="1545"/>
        <w:jc w:val="both"/>
        <w:rPr>
          <w:sz w:val="20"/>
        </w:rPr>
      </w:pPr>
      <w:r w:rsidRPr="00A92DD6">
        <w:rPr>
          <w:sz w:val="20"/>
        </w:rPr>
        <w:t>Escalate</w:t>
      </w:r>
      <w:r w:rsidRPr="00A92DD6">
        <w:rPr>
          <w:spacing w:val="-9"/>
          <w:sz w:val="20"/>
        </w:rPr>
        <w:t xml:space="preserve"> </w:t>
      </w:r>
      <w:r w:rsidRPr="00A92DD6">
        <w:rPr>
          <w:sz w:val="20"/>
        </w:rPr>
        <w:t>incidents</w:t>
      </w:r>
      <w:r w:rsidRPr="00A92DD6">
        <w:rPr>
          <w:spacing w:val="-6"/>
          <w:sz w:val="20"/>
        </w:rPr>
        <w:t xml:space="preserve"> </w:t>
      </w:r>
      <w:r w:rsidRPr="00A92DD6">
        <w:rPr>
          <w:sz w:val="20"/>
        </w:rPr>
        <w:t>and</w:t>
      </w:r>
      <w:r w:rsidRPr="00A92DD6">
        <w:rPr>
          <w:spacing w:val="-8"/>
          <w:sz w:val="20"/>
        </w:rPr>
        <w:t xml:space="preserve"> </w:t>
      </w:r>
      <w:r w:rsidRPr="00A92DD6">
        <w:rPr>
          <w:sz w:val="20"/>
        </w:rPr>
        <w:t>coordinate</w:t>
      </w:r>
      <w:r w:rsidRPr="00A92DD6">
        <w:rPr>
          <w:spacing w:val="-8"/>
          <w:sz w:val="20"/>
        </w:rPr>
        <w:t xml:space="preserve"> </w:t>
      </w:r>
      <w:r w:rsidRPr="00A92DD6">
        <w:rPr>
          <w:sz w:val="20"/>
        </w:rPr>
        <w:t>with</w:t>
      </w:r>
      <w:r w:rsidRPr="00A92DD6">
        <w:rPr>
          <w:spacing w:val="-7"/>
          <w:sz w:val="20"/>
        </w:rPr>
        <w:t xml:space="preserve"> </w:t>
      </w:r>
      <w:r w:rsidRPr="00A92DD6">
        <w:rPr>
          <w:sz w:val="20"/>
        </w:rPr>
        <w:t>additional</w:t>
      </w:r>
      <w:r w:rsidRPr="00A92DD6">
        <w:rPr>
          <w:spacing w:val="-8"/>
          <w:sz w:val="20"/>
        </w:rPr>
        <w:t xml:space="preserve"> </w:t>
      </w:r>
      <w:r w:rsidRPr="00A92DD6">
        <w:rPr>
          <w:sz w:val="20"/>
        </w:rPr>
        <w:t>support</w:t>
      </w:r>
      <w:r w:rsidRPr="00A92DD6">
        <w:rPr>
          <w:spacing w:val="-7"/>
          <w:sz w:val="20"/>
        </w:rPr>
        <w:t xml:space="preserve"> </w:t>
      </w:r>
      <w:r w:rsidRPr="00A92DD6">
        <w:rPr>
          <w:sz w:val="20"/>
        </w:rPr>
        <w:t>teams,</w:t>
      </w:r>
      <w:r w:rsidRPr="00A92DD6">
        <w:rPr>
          <w:spacing w:val="-8"/>
          <w:sz w:val="20"/>
        </w:rPr>
        <w:t xml:space="preserve"> </w:t>
      </w:r>
      <w:r w:rsidRPr="00A92DD6">
        <w:rPr>
          <w:sz w:val="20"/>
        </w:rPr>
        <w:t>third</w:t>
      </w:r>
      <w:r w:rsidRPr="00A92DD6">
        <w:rPr>
          <w:spacing w:val="-7"/>
          <w:sz w:val="20"/>
        </w:rPr>
        <w:t xml:space="preserve"> </w:t>
      </w:r>
      <w:r w:rsidRPr="00A92DD6">
        <w:rPr>
          <w:sz w:val="20"/>
        </w:rPr>
        <w:t>parties,</w:t>
      </w:r>
      <w:r w:rsidRPr="00A92DD6">
        <w:rPr>
          <w:spacing w:val="-7"/>
          <w:sz w:val="20"/>
        </w:rPr>
        <w:t xml:space="preserve"> </w:t>
      </w:r>
      <w:r w:rsidRPr="00A92DD6">
        <w:rPr>
          <w:sz w:val="20"/>
        </w:rPr>
        <w:t>and</w:t>
      </w:r>
      <w:r w:rsidRPr="00A92DD6">
        <w:rPr>
          <w:spacing w:val="-10"/>
          <w:sz w:val="20"/>
        </w:rPr>
        <w:t xml:space="preserve"> </w:t>
      </w:r>
      <w:r w:rsidRPr="00A92DD6">
        <w:rPr>
          <w:sz w:val="20"/>
        </w:rPr>
        <w:t>vendors</w:t>
      </w:r>
      <w:r w:rsidRPr="00A92DD6">
        <w:rPr>
          <w:spacing w:val="-7"/>
          <w:sz w:val="20"/>
        </w:rPr>
        <w:t xml:space="preserve"> </w:t>
      </w:r>
      <w:r w:rsidRPr="00A92DD6">
        <w:rPr>
          <w:sz w:val="20"/>
        </w:rPr>
        <w:t>as</w:t>
      </w:r>
      <w:r w:rsidRPr="00A92DD6">
        <w:rPr>
          <w:spacing w:val="-7"/>
          <w:sz w:val="20"/>
        </w:rPr>
        <w:t xml:space="preserve"> </w:t>
      </w:r>
      <w:r w:rsidRPr="00A92DD6">
        <w:rPr>
          <w:spacing w:val="-2"/>
          <w:sz w:val="20"/>
        </w:rPr>
        <w:t>needed</w:t>
      </w:r>
      <w:r w:rsidR="00625FEC" w:rsidRPr="00A92DD6">
        <w:rPr>
          <w:spacing w:val="-2"/>
          <w:sz w:val="20"/>
        </w:rPr>
        <w:t>,</w:t>
      </w:r>
    </w:p>
    <w:p w14:paraId="3681B4F9" w14:textId="51EE5AB2" w:rsidR="0029509D" w:rsidRPr="00A92DD6" w:rsidRDefault="0029509D" w:rsidP="009267DB">
      <w:pPr>
        <w:pStyle w:val="Paragraphedeliste"/>
        <w:numPr>
          <w:ilvl w:val="1"/>
          <w:numId w:val="7"/>
        </w:numPr>
        <w:tabs>
          <w:tab w:val="left" w:pos="1199"/>
        </w:tabs>
        <w:spacing w:before="2" w:line="255" w:lineRule="exact"/>
        <w:ind w:left="1545"/>
        <w:jc w:val="both"/>
        <w:rPr>
          <w:sz w:val="20"/>
        </w:rPr>
      </w:pPr>
      <w:r w:rsidRPr="00A92DD6">
        <w:rPr>
          <w:sz w:val="20"/>
        </w:rPr>
        <w:t>Initiate</w:t>
      </w:r>
      <w:r w:rsidRPr="00A92DD6">
        <w:rPr>
          <w:spacing w:val="-8"/>
          <w:sz w:val="20"/>
        </w:rPr>
        <w:t xml:space="preserve"> </w:t>
      </w:r>
      <w:r w:rsidRPr="00A92DD6">
        <w:rPr>
          <w:sz w:val="20"/>
        </w:rPr>
        <w:t>management</w:t>
      </w:r>
      <w:r w:rsidRPr="00A92DD6">
        <w:rPr>
          <w:spacing w:val="-6"/>
          <w:sz w:val="20"/>
        </w:rPr>
        <w:t xml:space="preserve"> </w:t>
      </w:r>
      <w:r w:rsidRPr="00A92DD6">
        <w:rPr>
          <w:sz w:val="20"/>
        </w:rPr>
        <w:t>escalation</w:t>
      </w:r>
      <w:r w:rsidRPr="00A92DD6">
        <w:rPr>
          <w:spacing w:val="-7"/>
          <w:sz w:val="20"/>
        </w:rPr>
        <w:t xml:space="preserve"> </w:t>
      </w:r>
      <w:r w:rsidRPr="00A92DD6">
        <w:rPr>
          <w:sz w:val="20"/>
        </w:rPr>
        <w:t>if</w:t>
      </w:r>
      <w:r w:rsidRPr="00A92DD6">
        <w:rPr>
          <w:spacing w:val="-7"/>
          <w:sz w:val="20"/>
        </w:rPr>
        <w:t xml:space="preserve"> </w:t>
      </w:r>
      <w:r w:rsidRPr="00A92DD6">
        <w:rPr>
          <w:sz w:val="20"/>
        </w:rPr>
        <w:t>the</w:t>
      </w:r>
      <w:r w:rsidRPr="00A92DD6">
        <w:rPr>
          <w:spacing w:val="-8"/>
          <w:sz w:val="20"/>
        </w:rPr>
        <w:t xml:space="preserve"> </w:t>
      </w:r>
      <w:r w:rsidRPr="00A92DD6">
        <w:rPr>
          <w:sz w:val="20"/>
        </w:rPr>
        <w:t>team</w:t>
      </w:r>
      <w:r w:rsidR="00F31EA6" w:rsidRPr="00A92DD6">
        <w:rPr>
          <w:sz w:val="20"/>
        </w:rPr>
        <w:t>s</w:t>
      </w:r>
      <w:r w:rsidRPr="00A92DD6">
        <w:rPr>
          <w:spacing w:val="-5"/>
          <w:sz w:val="20"/>
        </w:rPr>
        <w:t xml:space="preserve"> </w:t>
      </w:r>
      <w:r w:rsidRPr="00A92DD6">
        <w:rPr>
          <w:sz w:val="20"/>
        </w:rPr>
        <w:t>fail</w:t>
      </w:r>
      <w:r w:rsidRPr="00A92DD6">
        <w:rPr>
          <w:spacing w:val="-7"/>
          <w:sz w:val="20"/>
        </w:rPr>
        <w:t xml:space="preserve"> </w:t>
      </w:r>
      <w:r w:rsidRPr="00A92DD6">
        <w:rPr>
          <w:sz w:val="20"/>
        </w:rPr>
        <w:t>to</w:t>
      </w:r>
      <w:r w:rsidRPr="00A92DD6">
        <w:rPr>
          <w:spacing w:val="-6"/>
          <w:sz w:val="20"/>
        </w:rPr>
        <w:t xml:space="preserve"> </w:t>
      </w:r>
      <w:r w:rsidRPr="00A92DD6">
        <w:rPr>
          <w:sz w:val="20"/>
        </w:rPr>
        <w:t>resolve</w:t>
      </w:r>
      <w:r w:rsidRPr="00A92DD6">
        <w:rPr>
          <w:spacing w:val="-8"/>
          <w:sz w:val="20"/>
        </w:rPr>
        <w:t xml:space="preserve"> </w:t>
      </w:r>
      <w:r w:rsidRPr="00A92DD6">
        <w:rPr>
          <w:sz w:val="20"/>
        </w:rPr>
        <w:t>within</w:t>
      </w:r>
      <w:r w:rsidRPr="00A92DD6">
        <w:rPr>
          <w:spacing w:val="-6"/>
          <w:sz w:val="20"/>
        </w:rPr>
        <w:t xml:space="preserve"> </w:t>
      </w:r>
      <w:r w:rsidRPr="00A92DD6">
        <w:rPr>
          <w:sz w:val="20"/>
        </w:rPr>
        <w:t>the</w:t>
      </w:r>
      <w:r w:rsidRPr="00A92DD6">
        <w:rPr>
          <w:spacing w:val="-8"/>
          <w:sz w:val="20"/>
        </w:rPr>
        <w:t xml:space="preserve"> </w:t>
      </w:r>
      <w:r w:rsidRPr="00A92DD6">
        <w:rPr>
          <w:sz w:val="20"/>
        </w:rPr>
        <w:t>specified</w:t>
      </w:r>
      <w:r w:rsidRPr="00A92DD6">
        <w:rPr>
          <w:spacing w:val="-4"/>
          <w:sz w:val="20"/>
        </w:rPr>
        <w:t xml:space="preserve"> </w:t>
      </w:r>
      <w:r w:rsidRPr="00A92DD6">
        <w:rPr>
          <w:spacing w:val="-2"/>
          <w:sz w:val="20"/>
        </w:rPr>
        <w:t>timeframe</w:t>
      </w:r>
      <w:r w:rsidR="00625FEC" w:rsidRPr="00A92DD6">
        <w:rPr>
          <w:spacing w:val="-2"/>
          <w:sz w:val="20"/>
        </w:rPr>
        <w:t>,</w:t>
      </w:r>
    </w:p>
    <w:p w14:paraId="29088502" w14:textId="401A531A" w:rsidR="0029509D" w:rsidRPr="00A92DD6" w:rsidRDefault="0029509D" w:rsidP="009267DB">
      <w:pPr>
        <w:pStyle w:val="Paragraphedeliste"/>
        <w:numPr>
          <w:ilvl w:val="1"/>
          <w:numId w:val="7"/>
        </w:numPr>
        <w:tabs>
          <w:tab w:val="left" w:pos="1199"/>
        </w:tabs>
        <w:spacing w:line="254" w:lineRule="exact"/>
        <w:ind w:left="1545"/>
        <w:jc w:val="both"/>
        <w:rPr>
          <w:sz w:val="20"/>
        </w:rPr>
      </w:pPr>
      <w:r w:rsidRPr="00A92DD6">
        <w:rPr>
          <w:sz w:val="20"/>
        </w:rPr>
        <w:t>Measure</w:t>
      </w:r>
      <w:r w:rsidRPr="00A92DD6">
        <w:rPr>
          <w:spacing w:val="-8"/>
          <w:sz w:val="20"/>
        </w:rPr>
        <w:t xml:space="preserve"> </w:t>
      </w:r>
      <w:r w:rsidRPr="00A92DD6">
        <w:rPr>
          <w:sz w:val="20"/>
        </w:rPr>
        <w:t>and</w:t>
      </w:r>
      <w:r w:rsidRPr="00A92DD6">
        <w:rPr>
          <w:spacing w:val="-6"/>
          <w:sz w:val="20"/>
        </w:rPr>
        <w:t xml:space="preserve"> </w:t>
      </w:r>
      <w:r w:rsidRPr="00A92DD6">
        <w:rPr>
          <w:sz w:val="20"/>
        </w:rPr>
        <w:t>report</w:t>
      </w:r>
      <w:r w:rsidRPr="00A92DD6">
        <w:rPr>
          <w:spacing w:val="-7"/>
          <w:sz w:val="20"/>
        </w:rPr>
        <w:t xml:space="preserve"> </w:t>
      </w:r>
      <w:r w:rsidRPr="00A92DD6">
        <w:rPr>
          <w:sz w:val="20"/>
        </w:rPr>
        <w:t>on</w:t>
      </w:r>
      <w:r w:rsidRPr="00A92DD6">
        <w:rPr>
          <w:spacing w:val="-6"/>
          <w:sz w:val="20"/>
        </w:rPr>
        <w:t xml:space="preserve"> </w:t>
      </w:r>
      <w:r w:rsidRPr="00A92DD6">
        <w:rPr>
          <w:sz w:val="20"/>
        </w:rPr>
        <w:t>incident</w:t>
      </w:r>
      <w:r w:rsidRPr="00A92DD6">
        <w:rPr>
          <w:spacing w:val="-7"/>
          <w:sz w:val="20"/>
        </w:rPr>
        <w:t xml:space="preserve"> </w:t>
      </w:r>
      <w:r w:rsidRPr="00A92DD6">
        <w:rPr>
          <w:sz w:val="20"/>
        </w:rPr>
        <w:t>dispatch,</w:t>
      </w:r>
      <w:r w:rsidRPr="00A92DD6">
        <w:rPr>
          <w:spacing w:val="-7"/>
          <w:sz w:val="20"/>
        </w:rPr>
        <w:t xml:space="preserve"> </w:t>
      </w:r>
      <w:r w:rsidRPr="00A92DD6">
        <w:rPr>
          <w:sz w:val="20"/>
        </w:rPr>
        <w:t>resolution</w:t>
      </w:r>
      <w:r w:rsidRPr="00A92DD6">
        <w:rPr>
          <w:spacing w:val="-6"/>
          <w:sz w:val="20"/>
        </w:rPr>
        <w:t xml:space="preserve"> </w:t>
      </w:r>
      <w:r w:rsidRPr="00A92DD6">
        <w:rPr>
          <w:sz w:val="20"/>
        </w:rPr>
        <w:t>time,</w:t>
      </w:r>
      <w:r w:rsidRPr="00A92DD6">
        <w:rPr>
          <w:spacing w:val="-7"/>
          <w:sz w:val="20"/>
        </w:rPr>
        <w:t xml:space="preserve"> </w:t>
      </w:r>
      <w:r w:rsidRPr="00A92DD6">
        <w:rPr>
          <w:sz w:val="20"/>
        </w:rPr>
        <w:t>and</w:t>
      </w:r>
      <w:r w:rsidRPr="00A92DD6">
        <w:rPr>
          <w:spacing w:val="-6"/>
          <w:sz w:val="20"/>
        </w:rPr>
        <w:t xml:space="preserve"> </w:t>
      </w:r>
      <w:r w:rsidRPr="00A92DD6">
        <w:rPr>
          <w:sz w:val="20"/>
        </w:rPr>
        <w:t>adherence</w:t>
      </w:r>
      <w:r w:rsidRPr="00A92DD6">
        <w:rPr>
          <w:spacing w:val="-8"/>
          <w:sz w:val="20"/>
        </w:rPr>
        <w:t xml:space="preserve"> </w:t>
      </w:r>
      <w:r w:rsidRPr="00A92DD6">
        <w:rPr>
          <w:sz w:val="20"/>
        </w:rPr>
        <w:t>to</w:t>
      </w:r>
      <w:r w:rsidRPr="00A92DD6">
        <w:rPr>
          <w:spacing w:val="-7"/>
          <w:sz w:val="20"/>
        </w:rPr>
        <w:t xml:space="preserve"> </w:t>
      </w:r>
      <w:r w:rsidRPr="00A92DD6">
        <w:rPr>
          <w:spacing w:val="-2"/>
          <w:sz w:val="20"/>
        </w:rPr>
        <w:t>SLAs</w:t>
      </w:r>
      <w:r w:rsidR="00625FEC" w:rsidRPr="00A92DD6">
        <w:rPr>
          <w:spacing w:val="-2"/>
          <w:sz w:val="20"/>
        </w:rPr>
        <w:t>,</w:t>
      </w:r>
    </w:p>
    <w:p w14:paraId="46E35B51" w14:textId="4CF2F0A0" w:rsidR="0029509D" w:rsidRPr="00A92DD6" w:rsidRDefault="0029509D" w:rsidP="009267DB">
      <w:pPr>
        <w:pStyle w:val="Paragraphedeliste"/>
        <w:numPr>
          <w:ilvl w:val="1"/>
          <w:numId w:val="7"/>
        </w:numPr>
        <w:tabs>
          <w:tab w:val="left" w:pos="1199"/>
        </w:tabs>
        <w:spacing w:line="254" w:lineRule="exact"/>
        <w:ind w:left="1545"/>
        <w:jc w:val="both"/>
        <w:rPr>
          <w:sz w:val="20"/>
        </w:rPr>
      </w:pPr>
      <w:r w:rsidRPr="00A92DD6">
        <w:rPr>
          <w:sz w:val="20"/>
        </w:rPr>
        <w:t>Identify</w:t>
      </w:r>
      <w:r w:rsidRPr="00A92DD6">
        <w:rPr>
          <w:spacing w:val="-7"/>
          <w:sz w:val="20"/>
        </w:rPr>
        <w:t xml:space="preserve"> </w:t>
      </w:r>
      <w:r w:rsidRPr="00A92DD6">
        <w:rPr>
          <w:sz w:val="20"/>
        </w:rPr>
        <w:t>and</w:t>
      </w:r>
      <w:r w:rsidRPr="00A92DD6">
        <w:rPr>
          <w:spacing w:val="-7"/>
          <w:sz w:val="20"/>
        </w:rPr>
        <w:t xml:space="preserve"> </w:t>
      </w:r>
      <w:r w:rsidRPr="00A92DD6">
        <w:rPr>
          <w:sz w:val="20"/>
        </w:rPr>
        <w:t>assess</w:t>
      </w:r>
      <w:r w:rsidRPr="00A92DD6">
        <w:rPr>
          <w:spacing w:val="-6"/>
          <w:sz w:val="20"/>
        </w:rPr>
        <w:t xml:space="preserve"> </w:t>
      </w:r>
      <w:r w:rsidRPr="00A92DD6">
        <w:rPr>
          <w:sz w:val="20"/>
        </w:rPr>
        <w:t>risks</w:t>
      </w:r>
      <w:r w:rsidRPr="00A92DD6">
        <w:rPr>
          <w:spacing w:val="-7"/>
          <w:sz w:val="20"/>
        </w:rPr>
        <w:t xml:space="preserve"> </w:t>
      </w:r>
      <w:r w:rsidRPr="00A92DD6">
        <w:rPr>
          <w:sz w:val="20"/>
        </w:rPr>
        <w:t>to</w:t>
      </w:r>
      <w:r w:rsidRPr="00A92DD6">
        <w:rPr>
          <w:spacing w:val="-6"/>
          <w:sz w:val="20"/>
        </w:rPr>
        <w:t xml:space="preserve"> </w:t>
      </w:r>
      <w:r w:rsidRPr="00A92DD6">
        <w:rPr>
          <w:sz w:val="20"/>
        </w:rPr>
        <w:t>prevent</w:t>
      </w:r>
      <w:r w:rsidRPr="00A92DD6">
        <w:rPr>
          <w:spacing w:val="-7"/>
          <w:sz w:val="20"/>
        </w:rPr>
        <w:t xml:space="preserve"> </w:t>
      </w:r>
      <w:r w:rsidRPr="00A92DD6">
        <w:rPr>
          <w:sz w:val="20"/>
        </w:rPr>
        <w:t>or</w:t>
      </w:r>
      <w:r w:rsidRPr="00A92DD6">
        <w:rPr>
          <w:spacing w:val="-7"/>
          <w:sz w:val="20"/>
        </w:rPr>
        <w:t xml:space="preserve"> </w:t>
      </w:r>
      <w:r w:rsidRPr="00A92DD6">
        <w:rPr>
          <w:sz w:val="20"/>
        </w:rPr>
        <w:t>minimize</w:t>
      </w:r>
      <w:r w:rsidRPr="00A92DD6">
        <w:rPr>
          <w:spacing w:val="-7"/>
          <w:sz w:val="20"/>
        </w:rPr>
        <w:t xml:space="preserve"> </w:t>
      </w:r>
      <w:r w:rsidRPr="00A92DD6">
        <w:rPr>
          <w:sz w:val="20"/>
        </w:rPr>
        <w:t>potential</w:t>
      </w:r>
      <w:r w:rsidRPr="00A92DD6">
        <w:rPr>
          <w:spacing w:val="-8"/>
          <w:sz w:val="20"/>
        </w:rPr>
        <w:t xml:space="preserve"> </w:t>
      </w:r>
      <w:r w:rsidRPr="00A92DD6">
        <w:rPr>
          <w:sz w:val="20"/>
        </w:rPr>
        <w:t>service</w:t>
      </w:r>
      <w:r w:rsidRPr="00A92DD6">
        <w:rPr>
          <w:spacing w:val="-8"/>
          <w:sz w:val="20"/>
        </w:rPr>
        <w:t xml:space="preserve"> </w:t>
      </w:r>
      <w:r w:rsidRPr="00A92DD6">
        <w:rPr>
          <w:sz w:val="20"/>
        </w:rPr>
        <w:t>degradation</w:t>
      </w:r>
      <w:r w:rsidRPr="00A92DD6">
        <w:rPr>
          <w:spacing w:val="-6"/>
          <w:sz w:val="20"/>
        </w:rPr>
        <w:t xml:space="preserve"> </w:t>
      </w:r>
      <w:r w:rsidRPr="00A92DD6">
        <w:rPr>
          <w:sz w:val="20"/>
        </w:rPr>
        <w:t>during</w:t>
      </w:r>
      <w:r w:rsidRPr="00A92DD6">
        <w:rPr>
          <w:spacing w:val="-8"/>
          <w:sz w:val="20"/>
        </w:rPr>
        <w:t xml:space="preserve"> </w:t>
      </w:r>
      <w:r w:rsidRPr="00A92DD6">
        <w:rPr>
          <w:sz w:val="20"/>
        </w:rPr>
        <w:t>incident</w:t>
      </w:r>
      <w:r w:rsidRPr="00A92DD6">
        <w:rPr>
          <w:spacing w:val="-7"/>
          <w:sz w:val="20"/>
        </w:rPr>
        <w:t xml:space="preserve"> </w:t>
      </w:r>
      <w:r w:rsidRPr="00A92DD6">
        <w:rPr>
          <w:spacing w:val="-2"/>
          <w:sz w:val="20"/>
        </w:rPr>
        <w:t>remediation</w:t>
      </w:r>
      <w:r w:rsidR="00625FEC" w:rsidRPr="00A92DD6">
        <w:rPr>
          <w:spacing w:val="-2"/>
          <w:sz w:val="20"/>
        </w:rPr>
        <w:t>,</w:t>
      </w:r>
    </w:p>
    <w:p w14:paraId="1B33181B" w14:textId="77777777" w:rsidR="0029509D" w:rsidRPr="00A92DD6" w:rsidRDefault="0029509D" w:rsidP="009267DB">
      <w:pPr>
        <w:pStyle w:val="Paragraphedeliste"/>
        <w:numPr>
          <w:ilvl w:val="1"/>
          <w:numId w:val="7"/>
        </w:numPr>
        <w:tabs>
          <w:tab w:val="left" w:pos="1199"/>
        </w:tabs>
        <w:ind w:left="1545"/>
        <w:jc w:val="both"/>
        <w:rPr>
          <w:sz w:val="20"/>
        </w:rPr>
      </w:pPr>
      <w:r w:rsidRPr="00A92DD6">
        <w:rPr>
          <w:sz w:val="20"/>
        </w:rPr>
        <w:t>Respond</w:t>
      </w:r>
      <w:r w:rsidRPr="00A92DD6">
        <w:rPr>
          <w:spacing w:val="-7"/>
          <w:sz w:val="20"/>
        </w:rPr>
        <w:t xml:space="preserve"> </w:t>
      </w:r>
      <w:r w:rsidRPr="00A92DD6">
        <w:rPr>
          <w:sz w:val="20"/>
        </w:rPr>
        <w:t>to</w:t>
      </w:r>
      <w:r w:rsidRPr="00A92DD6">
        <w:rPr>
          <w:spacing w:val="-6"/>
          <w:sz w:val="20"/>
        </w:rPr>
        <w:t xml:space="preserve"> </w:t>
      </w:r>
      <w:r w:rsidRPr="00A92DD6">
        <w:rPr>
          <w:sz w:val="20"/>
        </w:rPr>
        <w:t>incidents</w:t>
      </w:r>
      <w:r w:rsidRPr="00A92DD6">
        <w:rPr>
          <w:spacing w:val="-6"/>
          <w:sz w:val="20"/>
        </w:rPr>
        <w:t xml:space="preserve"> </w:t>
      </w:r>
      <w:r w:rsidRPr="00A92DD6">
        <w:rPr>
          <w:sz w:val="20"/>
        </w:rPr>
        <w:t>according</w:t>
      </w:r>
      <w:r w:rsidRPr="00A92DD6">
        <w:rPr>
          <w:spacing w:val="-7"/>
          <w:sz w:val="20"/>
        </w:rPr>
        <w:t xml:space="preserve"> </w:t>
      </w:r>
      <w:r w:rsidRPr="00A92DD6">
        <w:rPr>
          <w:sz w:val="20"/>
        </w:rPr>
        <w:t>to</w:t>
      </w:r>
      <w:r w:rsidRPr="00A92DD6">
        <w:rPr>
          <w:spacing w:val="-7"/>
          <w:sz w:val="20"/>
        </w:rPr>
        <w:t xml:space="preserve"> </w:t>
      </w:r>
      <w:r w:rsidRPr="00A92DD6">
        <w:rPr>
          <w:sz w:val="20"/>
        </w:rPr>
        <w:t>the</w:t>
      </w:r>
      <w:r w:rsidRPr="00A92DD6">
        <w:rPr>
          <w:spacing w:val="-7"/>
          <w:sz w:val="20"/>
        </w:rPr>
        <w:t xml:space="preserve"> </w:t>
      </w:r>
      <w:r w:rsidRPr="00A92DD6">
        <w:rPr>
          <w:sz w:val="20"/>
        </w:rPr>
        <w:t>Service</w:t>
      </w:r>
      <w:r w:rsidRPr="00A92DD6">
        <w:rPr>
          <w:spacing w:val="-8"/>
          <w:sz w:val="20"/>
        </w:rPr>
        <w:t xml:space="preserve"> </w:t>
      </w:r>
      <w:r w:rsidRPr="00A92DD6">
        <w:rPr>
          <w:sz w:val="20"/>
        </w:rPr>
        <w:t>Levels</w:t>
      </w:r>
      <w:r w:rsidRPr="00A92DD6">
        <w:rPr>
          <w:spacing w:val="-6"/>
          <w:sz w:val="20"/>
        </w:rPr>
        <w:t xml:space="preserve"> </w:t>
      </w:r>
      <w:r w:rsidRPr="00A92DD6">
        <w:rPr>
          <w:sz w:val="20"/>
        </w:rPr>
        <w:t>outlined</w:t>
      </w:r>
      <w:r w:rsidRPr="00A92DD6">
        <w:rPr>
          <w:spacing w:val="-7"/>
          <w:sz w:val="20"/>
        </w:rPr>
        <w:t xml:space="preserve"> </w:t>
      </w:r>
      <w:r w:rsidRPr="00A92DD6">
        <w:rPr>
          <w:sz w:val="20"/>
        </w:rPr>
        <w:t>in</w:t>
      </w:r>
      <w:r w:rsidRPr="00A92DD6">
        <w:rPr>
          <w:spacing w:val="-6"/>
          <w:sz w:val="20"/>
        </w:rPr>
        <w:t xml:space="preserve"> </w:t>
      </w:r>
      <w:r w:rsidRPr="00A92DD6">
        <w:rPr>
          <w:sz w:val="20"/>
        </w:rPr>
        <w:t>Exhibit</w:t>
      </w:r>
      <w:r w:rsidRPr="00A92DD6">
        <w:rPr>
          <w:spacing w:val="-7"/>
          <w:sz w:val="20"/>
        </w:rPr>
        <w:t xml:space="preserve"> </w:t>
      </w:r>
      <w:r w:rsidRPr="00A92DD6">
        <w:rPr>
          <w:spacing w:val="-5"/>
          <w:sz w:val="20"/>
        </w:rPr>
        <w:t>B.</w:t>
      </w:r>
    </w:p>
    <w:p w14:paraId="123089F2" w14:textId="77777777" w:rsidR="0029509D" w:rsidRPr="00A92DD6" w:rsidRDefault="0029509D" w:rsidP="00A66145">
      <w:pPr>
        <w:pStyle w:val="Corpsdetexte"/>
        <w:ind w:left="1440" w:right="244"/>
        <w:jc w:val="both"/>
      </w:pPr>
    </w:p>
    <w:p w14:paraId="6B28BCFD" w14:textId="77777777" w:rsidR="0029509D" w:rsidRPr="00A92DD6" w:rsidRDefault="0029509D" w:rsidP="004F4AB9">
      <w:pPr>
        <w:pStyle w:val="Titre4"/>
        <w:numPr>
          <w:ilvl w:val="0"/>
          <w:numId w:val="214"/>
        </w:numPr>
      </w:pPr>
      <w:r w:rsidRPr="00A92DD6">
        <w:t>Major Incident Resolution Management</w:t>
      </w:r>
    </w:p>
    <w:p w14:paraId="14E718F8" w14:textId="1F05FE59" w:rsidR="0029509D" w:rsidRPr="00A92DD6" w:rsidRDefault="0029509D" w:rsidP="009267DB">
      <w:pPr>
        <w:pStyle w:val="Paragraphedeliste"/>
        <w:numPr>
          <w:ilvl w:val="1"/>
          <w:numId w:val="7"/>
        </w:numPr>
        <w:tabs>
          <w:tab w:val="left" w:pos="1199"/>
        </w:tabs>
        <w:spacing w:before="242"/>
        <w:ind w:left="1545"/>
        <w:jc w:val="both"/>
        <w:rPr>
          <w:sz w:val="20"/>
        </w:rPr>
      </w:pPr>
      <w:r w:rsidRPr="00A92DD6">
        <w:rPr>
          <w:sz w:val="20"/>
        </w:rPr>
        <w:t>Assign</w:t>
      </w:r>
      <w:r w:rsidRPr="00A92DD6">
        <w:rPr>
          <w:spacing w:val="-8"/>
          <w:sz w:val="20"/>
        </w:rPr>
        <w:t xml:space="preserve"> </w:t>
      </w:r>
      <w:r w:rsidRPr="00A92DD6">
        <w:rPr>
          <w:sz w:val="20"/>
        </w:rPr>
        <w:t>a</w:t>
      </w:r>
      <w:r w:rsidRPr="00A92DD6">
        <w:rPr>
          <w:spacing w:val="-8"/>
          <w:sz w:val="20"/>
        </w:rPr>
        <w:t xml:space="preserve"> </w:t>
      </w:r>
      <w:r w:rsidRPr="00A92DD6">
        <w:rPr>
          <w:sz w:val="20"/>
        </w:rPr>
        <w:t>dedicated</w:t>
      </w:r>
      <w:r w:rsidRPr="00A92DD6">
        <w:rPr>
          <w:spacing w:val="-8"/>
          <w:sz w:val="20"/>
        </w:rPr>
        <w:t xml:space="preserve"> </w:t>
      </w:r>
      <w:r w:rsidRPr="00A92DD6">
        <w:rPr>
          <w:sz w:val="20"/>
        </w:rPr>
        <w:t>Major</w:t>
      </w:r>
      <w:r w:rsidRPr="00A92DD6">
        <w:rPr>
          <w:spacing w:val="-8"/>
          <w:sz w:val="20"/>
        </w:rPr>
        <w:t xml:space="preserve"> </w:t>
      </w:r>
      <w:r w:rsidRPr="00A92DD6">
        <w:rPr>
          <w:sz w:val="20"/>
        </w:rPr>
        <w:t>Incident</w:t>
      </w:r>
      <w:r w:rsidRPr="00A92DD6">
        <w:rPr>
          <w:spacing w:val="-8"/>
          <w:sz w:val="20"/>
        </w:rPr>
        <w:t xml:space="preserve"> </w:t>
      </w:r>
      <w:r w:rsidRPr="00A92DD6">
        <w:rPr>
          <w:spacing w:val="-2"/>
          <w:sz w:val="20"/>
        </w:rPr>
        <w:t>Manager</w:t>
      </w:r>
      <w:r w:rsidR="00625FEC" w:rsidRPr="00A92DD6">
        <w:rPr>
          <w:spacing w:val="-2"/>
          <w:sz w:val="20"/>
        </w:rPr>
        <w:t>,</w:t>
      </w:r>
    </w:p>
    <w:p w14:paraId="00B59AAB" w14:textId="1C22FF03" w:rsidR="0029509D" w:rsidRPr="00A92DD6" w:rsidRDefault="0029509D" w:rsidP="009267DB">
      <w:pPr>
        <w:pStyle w:val="Paragraphedeliste"/>
        <w:numPr>
          <w:ilvl w:val="1"/>
          <w:numId w:val="7"/>
        </w:numPr>
        <w:tabs>
          <w:tab w:val="left" w:pos="1199"/>
        </w:tabs>
        <w:spacing w:before="2" w:line="255" w:lineRule="exact"/>
        <w:ind w:left="1545"/>
        <w:jc w:val="both"/>
        <w:rPr>
          <w:sz w:val="20"/>
        </w:rPr>
      </w:pPr>
      <w:r w:rsidRPr="00A92DD6">
        <w:rPr>
          <w:sz w:val="20"/>
        </w:rPr>
        <w:t>Activate</w:t>
      </w:r>
      <w:r w:rsidRPr="00A92DD6">
        <w:rPr>
          <w:spacing w:val="-8"/>
          <w:sz w:val="20"/>
        </w:rPr>
        <w:t xml:space="preserve"> </w:t>
      </w:r>
      <w:r w:rsidRPr="00A92DD6">
        <w:rPr>
          <w:sz w:val="20"/>
        </w:rPr>
        <w:t>and</w:t>
      </w:r>
      <w:r w:rsidRPr="00A92DD6">
        <w:rPr>
          <w:spacing w:val="-7"/>
          <w:sz w:val="20"/>
        </w:rPr>
        <w:t xml:space="preserve"> </w:t>
      </w:r>
      <w:r w:rsidRPr="00A92DD6">
        <w:rPr>
          <w:sz w:val="20"/>
        </w:rPr>
        <w:t>coordinate</w:t>
      </w:r>
      <w:r w:rsidRPr="00A92DD6">
        <w:rPr>
          <w:spacing w:val="-8"/>
          <w:sz w:val="20"/>
        </w:rPr>
        <w:t xml:space="preserve"> </w:t>
      </w:r>
      <w:r w:rsidRPr="00A92DD6">
        <w:rPr>
          <w:sz w:val="20"/>
        </w:rPr>
        <w:t>the</w:t>
      </w:r>
      <w:r w:rsidRPr="00A92DD6">
        <w:rPr>
          <w:spacing w:val="-7"/>
          <w:sz w:val="20"/>
        </w:rPr>
        <w:t xml:space="preserve"> </w:t>
      </w:r>
      <w:r w:rsidRPr="00A92DD6">
        <w:rPr>
          <w:sz w:val="20"/>
        </w:rPr>
        <w:t>incident</w:t>
      </w:r>
      <w:r w:rsidRPr="00A92DD6">
        <w:rPr>
          <w:spacing w:val="-7"/>
          <w:sz w:val="20"/>
        </w:rPr>
        <w:t xml:space="preserve"> </w:t>
      </w:r>
      <w:r w:rsidRPr="00A92DD6">
        <w:rPr>
          <w:sz w:val="20"/>
        </w:rPr>
        <w:t>response</w:t>
      </w:r>
      <w:r w:rsidRPr="00A92DD6">
        <w:rPr>
          <w:spacing w:val="-8"/>
          <w:sz w:val="20"/>
        </w:rPr>
        <w:t xml:space="preserve"> </w:t>
      </w:r>
      <w:r w:rsidR="00FB4D68" w:rsidRPr="00A92DD6">
        <w:rPr>
          <w:spacing w:val="-2"/>
          <w:sz w:val="20"/>
        </w:rPr>
        <w:t>contributors</w:t>
      </w:r>
      <w:r w:rsidR="00625FEC" w:rsidRPr="00A92DD6">
        <w:rPr>
          <w:spacing w:val="-2"/>
          <w:sz w:val="20"/>
        </w:rPr>
        <w:t>,</w:t>
      </w:r>
    </w:p>
    <w:p w14:paraId="362E90B4" w14:textId="550C02A4" w:rsidR="0029509D" w:rsidRPr="00A92DD6" w:rsidRDefault="0029509D" w:rsidP="009267DB">
      <w:pPr>
        <w:pStyle w:val="Paragraphedeliste"/>
        <w:numPr>
          <w:ilvl w:val="1"/>
          <w:numId w:val="7"/>
        </w:numPr>
        <w:tabs>
          <w:tab w:val="left" w:pos="1199"/>
        </w:tabs>
        <w:ind w:left="1545"/>
        <w:jc w:val="both"/>
        <w:rPr>
          <w:sz w:val="20"/>
        </w:rPr>
      </w:pPr>
      <w:r w:rsidRPr="00A92DD6">
        <w:rPr>
          <w:sz w:val="20"/>
        </w:rPr>
        <w:t>Lead</w:t>
      </w:r>
      <w:r w:rsidRPr="00A92DD6">
        <w:rPr>
          <w:spacing w:val="-10"/>
          <w:sz w:val="20"/>
        </w:rPr>
        <w:t xml:space="preserve"> </w:t>
      </w:r>
      <w:r w:rsidRPr="00A92DD6">
        <w:rPr>
          <w:sz w:val="20"/>
        </w:rPr>
        <w:t>the</w:t>
      </w:r>
      <w:r w:rsidRPr="00A92DD6">
        <w:rPr>
          <w:spacing w:val="-10"/>
          <w:sz w:val="20"/>
        </w:rPr>
        <w:t xml:space="preserve"> </w:t>
      </w:r>
      <w:r w:rsidRPr="00A92DD6">
        <w:rPr>
          <w:sz w:val="20"/>
        </w:rPr>
        <w:t>major</w:t>
      </w:r>
      <w:r w:rsidRPr="00A92DD6">
        <w:rPr>
          <w:spacing w:val="-10"/>
          <w:sz w:val="20"/>
        </w:rPr>
        <w:t xml:space="preserve"> </w:t>
      </w:r>
      <w:r w:rsidRPr="00A92DD6">
        <w:rPr>
          <w:sz w:val="20"/>
        </w:rPr>
        <w:t>incident</w:t>
      </w:r>
      <w:r w:rsidRPr="00A92DD6">
        <w:rPr>
          <w:spacing w:val="-9"/>
          <w:sz w:val="20"/>
        </w:rPr>
        <w:t xml:space="preserve"> </w:t>
      </w:r>
      <w:r w:rsidRPr="00A92DD6">
        <w:rPr>
          <w:sz w:val="20"/>
        </w:rPr>
        <w:t>process,</w:t>
      </w:r>
      <w:r w:rsidRPr="00A92DD6">
        <w:rPr>
          <w:spacing w:val="-9"/>
          <w:sz w:val="20"/>
        </w:rPr>
        <w:t xml:space="preserve"> </w:t>
      </w:r>
      <w:r w:rsidRPr="00A92DD6">
        <w:rPr>
          <w:sz w:val="20"/>
        </w:rPr>
        <w:t>oversee</w:t>
      </w:r>
      <w:r w:rsidRPr="00A92DD6">
        <w:rPr>
          <w:spacing w:val="-11"/>
          <w:sz w:val="20"/>
        </w:rPr>
        <w:t xml:space="preserve"> </w:t>
      </w:r>
      <w:r w:rsidRPr="00A92DD6">
        <w:rPr>
          <w:sz w:val="20"/>
        </w:rPr>
        <w:t>technical</w:t>
      </w:r>
      <w:r w:rsidRPr="00A92DD6">
        <w:rPr>
          <w:spacing w:val="-10"/>
          <w:sz w:val="20"/>
        </w:rPr>
        <w:t xml:space="preserve"> </w:t>
      </w:r>
      <w:r w:rsidRPr="00A92DD6">
        <w:rPr>
          <w:sz w:val="20"/>
        </w:rPr>
        <w:t>resolution</w:t>
      </w:r>
      <w:r w:rsidRPr="00A92DD6">
        <w:rPr>
          <w:spacing w:val="-9"/>
          <w:sz w:val="20"/>
        </w:rPr>
        <w:t xml:space="preserve"> </w:t>
      </w:r>
      <w:r w:rsidRPr="00A92DD6">
        <w:rPr>
          <w:sz w:val="20"/>
        </w:rPr>
        <w:t>activities,</w:t>
      </w:r>
      <w:r w:rsidRPr="00A92DD6">
        <w:rPr>
          <w:spacing w:val="-10"/>
          <w:sz w:val="20"/>
        </w:rPr>
        <w:t xml:space="preserve"> </w:t>
      </w:r>
      <w:r w:rsidRPr="00A92DD6">
        <w:rPr>
          <w:sz w:val="20"/>
        </w:rPr>
        <w:t>and</w:t>
      </w:r>
      <w:r w:rsidRPr="00A92DD6">
        <w:rPr>
          <w:spacing w:val="-9"/>
          <w:sz w:val="20"/>
        </w:rPr>
        <w:t xml:space="preserve"> </w:t>
      </w:r>
      <w:r w:rsidRPr="00A92DD6">
        <w:rPr>
          <w:sz w:val="20"/>
        </w:rPr>
        <w:t>collaborate</w:t>
      </w:r>
      <w:r w:rsidRPr="00A92DD6">
        <w:rPr>
          <w:spacing w:val="-10"/>
          <w:sz w:val="20"/>
        </w:rPr>
        <w:t xml:space="preserve"> </w:t>
      </w:r>
      <w:r w:rsidRPr="00A92DD6">
        <w:rPr>
          <w:sz w:val="20"/>
        </w:rPr>
        <w:t>with</w:t>
      </w:r>
      <w:r w:rsidRPr="00A92DD6">
        <w:rPr>
          <w:spacing w:val="-10"/>
          <w:sz w:val="20"/>
        </w:rPr>
        <w:t xml:space="preserve"> </w:t>
      </w:r>
      <w:r w:rsidRPr="00A92DD6">
        <w:rPr>
          <w:sz w:val="20"/>
        </w:rPr>
        <w:t>support</w:t>
      </w:r>
      <w:r w:rsidRPr="00A92DD6">
        <w:rPr>
          <w:spacing w:val="-9"/>
          <w:sz w:val="20"/>
        </w:rPr>
        <w:t xml:space="preserve"> </w:t>
      </w:r>
      <w:r w:rsidRPr="00A92DD6">
        <w:rPr>
          <w:sz w:val="20"/>
        </w:rPr>
        <w:t>teams</w:t>
      </w:r>
      <w:r w:rsidR="002E30C8" w:rsidRPr="00A92DD6">
        <w:rPr>
          <w:sz w:val="20"/>
        </w:rPr>
        <w:t xml:space="preserve"> </w:t>
      </w:r>
      <w:r w:rsidRPr="00A92DD6">
        <w:rPr>
          <w:sz w:val="20"/>
        </w:rPr>
        <w:t>and vendors</w:t>
      </w:r>
      <w:r w:rsidR="00625FEC" w:rsidRPr="00A92DD6">
        <w:rPr>
          <w:sz w:val="20"/>
        </w:rPr>
        <w:t>,</w:t>
      </w:r>
    </w:p>
    <w:p w14:paraId="33722A33" w14:textId="1116D3AE" w:rsidR="0029509D" w:rsidRPr="00A92DD6" w:rsidRDefault="0029509D" w:rsidP="009267DB">
      <w:pPr>
        <w:pStyle w:val="Paragraphedeliste"/>
        <w:numPr>
          <w:ilvl w:val="1"/>
          <w:numId w:val="7"/>
        </w:numPr>
        <w:tabs>
          <w:tab w:val="left" w:pos="1199"/>
        </w:tabs>
        <w:spacing w:line="254" w:lineRule="exact"/>
        <w:ind w:left="1545"/>
        <w:jc w:val="both"/>
        <w:rPr>
          <w:sz w:val="20"/>
        </w:rPr>
      </w:pPr>
      <w:r w:rsidRPr="00A92DD6">
        <w:rPr>
          <w:sz w:val="20"/>
        </w:rPr>
        <w:t>Facilitate the decision-making process in conjunction with Client</w:t>
      </w:r>
      <w:r w:rsidR="00625FEC" w:rsidRPr="00A92DD6">
        <w:rPr>
          <w:sz w:val="20"/>
        </w:rPr>
        <w:t>,</w:t>
      </w:r>
    </w:p>
    <w:p w14:paraId="3DC9B414" w14:textId="4D90106F" w:rsidR="0029509D" w:rsidRPr="00A92DD6" w:rsidRDefault="0029509D" w:rsidP="009267DB">
      <w:pPr>
        <w:pStyle w:val="Paragraphedeliste"/>
        <w:numPr>
          <w:ilvl w:val="1"/>
          <w:numId w:val="7"/>
        </w:numPr>
        <w:tabs>
          <w:tab w:val="left" w:pos="1199"/>
        </w:tabs>
        <w:spacing w:line="254" w:lineRule="exact"/>
        <w:ind w:left="1545"/>
        <w:jc w:val="both"/>
        <w:rPr>
          <w:sz w:val="20"/>
        </w:rPr>
      </w:pPr>
      <w:r w:rsidRPr="00A92DD6">
        <w:rPr>
          <w:sz w:val="20"/>
        </w:rPr>
        <w:t>Escalate</w:t>
      </w:r>
      <w:r w:rsidRPr="00A92DD6">
        <w:rPr>
          <w:spacing w:val="-8"/>
          <w:sz w:val="20"/>
        </w:rPr>
        <w:t xml:space="preserve"> </w:t>
      </w:r>
      <w:r w:rsidRPr="00A92DD6">
        <w:rPr>
          <w:sz w:val="20"/>
        </w:rPr>
        <w:t>to</w:t>
      </w:r>
      <w:r w:rsidRPr="00A92DD6">
        <w:rPr>
          <w:spacing w:val="-7"/>
          <w:sz w:val="20"/>
        </w:rPr>
        <w:t xml:space="preserve"> </w:t>
      </w:r>
      <w:r w:rsidRPr="00A92DD6">
        <w:rPr>
          <w:sz w:val="20"/>
        </w:rPr>
        <w:t>vendors</w:t>
      </w:r>
      <w:r w:rsidRPr="00A92DD6">
        <w:rPr>
          <w:spacing w:val="-7"/>
          <w:sz w:val="20"/>
        </w:rPr>
        <w:t xml:space="preserve"> </w:t>
      </w:r>
      <w:r w:rsidRPr="00A92DD6">
        <w:rPr>
          <w:sz w:val="20"/>
        </w:rPr>
        <w:t>and</w:t>
      </w:r>
      <w:r w:rsidRPr="00A92DD6">
        <w:rPr>
          <w:spacing w:val="-8"/>
          <w:sz w:val="20"/>
        </w:rPr>
        <w:t xml:space="preserve"> </w:t>
      </w:r>
      <w:r w:rsidRPr="00A92DD6">
        <w:rPr>
          <w:sz w:val="20"/>
        </w:rPr>
        <w:t>specialist</w:t>
      </w:r>
      <w:r w:rsidR="00A360DC" w:rsidRPr="00A92DD6">
        <w:rPr>
          <w:sz w:val="20"/>
        </w:rPr>
        <w:t>s</w:t>
      </w:r>
      <w:r w:rsidR="00F7170D" w:rsidRPr="00A92DD6">
        <w:rPr>
          <w:sz w:val="20"/>
        </w:rPr>
        <w:t>,</w:t>
      </w:r>
      <w:r w:rsidRPr="00A92DD6">
        <w:rPr>
          <w:spacing w:val="-7"/>
          <w:sz w:val="20"/>
        </w:rPr>
        <w:t xml:space="preserve"> </w:t>
      </w:r>
      <w:r w:rsidRPr="00A92DD6">
        <w:rPr>
          <w:sz w:val="20"/>
        </w:rPr>
        <w:t>when</w:t>
      </w:r>
      <w:r w:rsidRPr="00A92DD6">
        <w:rPr>
          <w:spacing w:val="-6"/>
          <w:sz w:val="20"/>
        </w:rPr>
        <w:t xml:space="preserve"> </w:t>
      </w:r>
      <w:r w:rsidRPr="00A92DD6">
        <w:rPr>
          <w:spacing w:val="-2"/>
          <w:sz w:val="20"/>
        </w:rPr>
        <w:t>necessary</w:t>
      </w:r>
      <w:r w:rsidR="00625FEC" w:rsidRPr="00A92DD6">
        <w:rPr>
          <w:spacing w:val="-2"/>
          <w:sz w:val="20"/>
        </w:rPr>
        <w:t>,</w:t>
      </w:r>
    </w:p>
    <w:p w14:paraId="7E0E3D07" w14:textId="2AD35801" w:rsidR="0029509D" w:rsidRPr="00A92DD6" w:rsidRDefault="0029509D" w:rsidP="009267DB">
      <w:pPr>
        <w:pStyle w:val="Paragraphedeliste"/>
        <w:numPr>
          <w:ilvl w:val="1"/>
          <w:numId w:val="7"/>
        </w:numPr>
        <w:tabs>
          <w:tab w:val="left" w:pos="1199"/>
        </w:tabs>
        <w:ind w:left="1545" w:right="249"/>
        <w:jc w:val="both"/>
        <w:rPr>
          <w:sz w:val="20"/>
        </w:rPr>
      </w:pPr>
      <w:r w:rsidRPr="00A92DD6">
        <w:rPr>
          <w:sz w:val="20"/>
        </w:rPr>
        <w:t>Facilitate</w:t>
      </w:r>
      <w:r w:rsidRPr="00A92DD6">
        <w:rPr>
          <w:spacing w:val="40"/>
          <w:sz w:val="20"/>
        </w:rPr>
        <w:t xml:space="preserve"> </w:t>
      </w:r>
      <w:r w:rsidRPr="00A92DD6">
        <w:rPr>
          <w:sz w:val="20"/>
        </w:rPr>
        <w:t>Change</w:t>
      </w:r>
      <w:r w:rsidRPr="00A92DD6">
        <w:rPr>
          <w:spacing w:val="40"/>
          <w:sz w:val="20"/>
        </w:rPr>
        <w:t xml:space="preserve"> </w:t>
      </w:r>
      <w:r w:rsidRPr="00A92DD6">
        <w:rPr>
          <w:sz w:val="20"/>
        </w:rPr>
        <w:t>Management</w:t>
      </w:r>
      <w:r w:rsidRPr="00A92DD6">
        <w:rPr>
          <w:spacing w:val="40"/>
          <w:sz w:val="20"/>
        </w:rPr>
        <w:t xml:space="preserve"> </w:t>
      </w:r>
      <w:r w:rsidRPr="00A92DD6">
        <w:rPr>
          <w:sz w:val="20"/>
        </w:rPr>
        <w:t>processes</w:t>
      </w:r>
      <w:r w:rsidRPr="00A92DD6">
        <w:rPr>
          <w:spacing w:val="40"/>
          <w:sz w:val="20"/>
        </w:rPr>
        <w:t xml:space="preserve"> </w:t>
      </w:r>
      <w:r w:rsidRPr="00A92DD6">
        <w:rPr>
          <w:sz w:val="20"/>
        </w:rPr>
        <w:t>to</w:t>
      </w:r>
      <w:r w:rsidRPr="00A92DD6">
        <w:rPr>
          <w:spacing w:val="40"/>
          <w:sz w:val="20"/>
        </w:rPr>
        <w:t xml:space="preserve"> </w:t>
      </w:r>
      <w:r w:rsidRPr="00A92DD6">
        <w:rPr>
          <w:sz w:val="20"/>
        </w:rPr>
        <w:t>expedite</w:t>
      </w:r>
      <w:r w:rsidRPr="00A92DD6">
        <w:rPr>
          <w:spacing w:val="40"/>
          <w:sz w:val="20"/>
        </w:rPr>
        <w:t xml:space="preserve"> </w:t>
      </w:r>
      <w:r w:rsidRPr="00A92DD6">
        <w:rPr>
          <w:sz w:val="20"/>
        </w:rPr>
        <w:t>the</w:t>
      </w:r>
      <w:r w:rsidRPr="00A92DD6">
        <w:rPr>
          <w:spacing w:val="40"/>
          <w:sz w:val="20"/>
        </w:rPr>
        <w:t xml:space="preserve"> </w:t>
      </w:r>
      <w:r w:rsidRPr="00A92DD6">
        <w:rPr>
          <w:sz w:val="20"/>
        </w:rPr>
        <w:t>implementation</w:t>
      </w:r>
      <w:r w:rsidRPr="00A92DD6">
        <w:rPr>
          <w:spacing w:val="40"/>
          <w:sz w:val="20"/>
        </w:rPr>
        <w:t xml:space="preserve"> </w:t>
      </w:r>
      <w:r w:rsidRPr="00A92DD6">
        <w:rPr>
          <w:sz w:val="20"/>
        </w:rPr>
        <w:t>of</w:t>
      </w:r>
      <w:r w:rsidRPr="00A92DD6">
        <w:rPr>
          <w:spacing w:val="40"/>
          <w:sz w:val="20"/>
        </w:rPr>
        <w:t xml:space="preserve"> </w:t>
      </w:r>
      <w:r w:rsidRPr="00A92DD6">
        <w:rPr>
          <w:sz w:val="20"/>
        </w:rPr>
        <w:t>changes</w:t>
      </w:r>
      <w:r w:rsidRPr="00A92DD6">
        <w:rPr>
          <w:spacing w:val="40"/>
          <w:sz w:val="20"/>
        </w:rPr>
        <w:t xml:space="preserve"> </w:t>
      </w:r>
      <w:r w:rsidRPr="00A92DD6">
        <w:rPr>
          <w:sz w:val="20"/>
        </w:rPr>
        <w:t>required</w:t>
      </w:r>
      <w:r w:rsidRPr="00A92DD6">
        <w:rPr>
          <w:spacing w:val="40"/>
          <w:sz w:val="20"/>
        </w:rPr>
        <w:t xml:space="preserve"> </w:t>
      </w:r>
      <w:r w:rsidRPr="00A92DD6">
        <w:rPr>
          <w:sz w:val="20"/>
        </w:rPr>
        <w:t>for</w:t>
      </w:r>
      <w:r w:rsidRPr="00A92DD6">
        <w:rPr>
          <w:spacing w:val="80"/>
          <w:sz w:val="20"/>
        </w:rPr>
        <w:t xml:space="preserve"> </w:t>
      </w:r>
      <w:r w:rsidRPr="00A92DD6">
        <w:rPr>
          <w:spacing w:val="-2"/>
          <w:sz w:val="20"/>
        </w:rPr>
        <w:t>remediation</w:t>
      </w:r>
      <w:r w:rsidR="00625FEC" w:rsidRPr="00A92DD6">
        <w:rPr>
          <w:spacing w:val="-2"/>
          <w:sz w:val="20"/>
        </w:rPr>
        <w:t>,</w:t>
      </w:r>
    </w:p>
    <w:p w14:paraId="0348269D" w14:textId="29C1B694" w:rsidR="0029509D" w:rsidRPr="00A92DD6" w:rsidRDefault="0029509D" w:rsidP="009267DB">
      <w:pPr>
        <w:pStyle w:val="Paragraphedeliste"/>
        <w:numPr>
          <w:ilvl w:val="1"/>
          <w:numId w:val="7"/>
        </w:numPr>
        <w:tabs>
          <w:tab w:val="left" w:pos="1199"/>
        </w:tabs>
        <w:spacing w:line="255" w:lineRule="exact"/>
        <w:ind w:left="1545"/>
        <w:jc w:val="both"/>
        <w:rPr>
          <w:sz w:val="20"/>
        </w:rPr>
      </w:pPr>
      <w:r w:rsidRPr="00A92DD6">
        <w:rPr>
          <w:sz w:val="20"/>
        </w:rPr>
        <w:t>Manage</w:t>
      </w:r>
      <w:r w:rsidRPr="00A92DD6">
        <w:rPr>
          <w:spacing w:val="-9"/>
          <w:sz w:val="20"/>
        </w:rPr>
        <w:t xml:space="preserve"> </w:t>
      </w:r>
      <w:r w:rsidRPr="00A92DD6">
        <w:rPr>
          <w:sz w:val="20"/>
        </w:rPr>
        <w:t>communication</w:t>
      </w:r>
      <w:r w:rsidRPr="00A92DD6">
        <w:rPr>
          <w:spacing w:val="-8"/>
          <w:sz w:val="20"/>
        </w:rPr>
        <w:t xml:space="preserve"> </w:t>
      </w:r>
      <w:r w:rsidR="00014ED6" w:rsidRPr="00A92DD6">
        <w:rPr>
          <w:sz w:val="20"/>
        </w:rPr>
        <w:t>with</w:t>
      </w:r>
      <w:r w:rsidRPr="00A92DD6">
        <w:rPr>
          <w:spacing w:val="-8"/>
          <w:sz w:val="20"/>
        </w:rPr>
        <w:t xml:space="preserve"> </w:t>
      </w:r>
      <w:r w:rsidRPr="00A92DD6">
        <w:rPr>
          <w:sz w:val="20"/>
        </w:rPr>
        <w:t>relevant</w:t>
      </w:r>
      <w:r w:rsidRPr="00A92DD6">
        <w:rPr>
          <w:spacing w:val="-7"/>
          <w:sz w:val="20"/>
        </w:rPr>
        <w:t xml:space="preserve"> </w:t>
      </w:r>
      <w:r w:rsidRPr="00A92DD6">
        <w:rPr>
          <w:spacing w:val="-2"/>
          <w:sz w:val="20"/>
        </w:rPr>
        <w:t>stakeholders</w:t>
      </w:r>
      <w:r w:rsidR="00625FEC" w:rsidRPr="00A92DD6">
        <w:rPr>
          <w:spacing w:val="-2"/>
          <w:sz w:val="20"/>
        </w:rPr>
        <w:t>,</w:t>
      </w:r>
    </w:p>
    <w:p w14:paraId="01FE0C43" w14:textId="3F310C2C" w:rsidR="0029509D" w:rsidRPr="00A92DD6" w:rsidRDefault="0029509D" w:rsidP="009267DB">
      <w:pPr>
        <w:pStyle w:val="Paragraphedeliste"/>
        <w:numPr>
          <w:ilvl w:val="1"/>
          <w:numId w:val="7"/>
        </w:numPr>
        <w:tabs>
          <w:tab w:val="left" w:pos="1199"/>
        </w:tabs>
        <w:ind w:left="1545" w:right="245"/>
        <w:jc w:val="both"/>
        <w:rPr>
          <w:sz w:val="20"/>
        </w:rPr>
      </w:pPr>
      <w:r w:rsidRPr="00A92DD6">
        <w:rPr>
          <w:sz w:val="20"/>
        </w:rPr>
        <w:t>Document</w:t>
      </w:r>
      <w:r w:rsidRPr="00A92DD6">
        <w:rPr>
          <w:spacing w:val="22"/>
          <w:sz w:val="20"/>
        </w:rPr>
        <w:t xml:space="preserve"> </w:t>
      </w:r>
      <w:r w:rsidR="0015588C" w:rsidRPr="00A92DD6">
        <w:rPr>
          <w:sz w:val="20"/>
        </w:rPr>
        <w:t>r</w:t>
      </w:r>
      <w:r w:rsidRPr="00A92DD6">
        <w:rPr>
          <w:sz w:val="20"/>
        </w:rPr>
        <w:t>oot</w:t>
      </w:r>
      <w:r w:rsidRPr="00A92DD6">
        <w:rPr>
          <w:spacing w:val="22"/>
          <w:sz w:val="20"/>
        </w:rPr>
        <w:t xml:space="preserve"> </w:t>
      </w:r>
      <w:r w:rsidR="0015588C" w:rsidRPr="00A92DD6">
        <w:rPr>
          <w:sz w:val="20"/>
        </w:rPr>
        <w:t>c</w:t>
      </w:r>
      <w:r w:rsidRPr="00A92DD6">
        <w:rPr>
          <w:sz w:val="20"/>
        </w:rPr>
        <w:t>ause</w:t>
      </w:r>
      <w:r w:rsidRPr="00A92DD6">
        <w:rPr>
          <w:spacing w:val="21"/>
          <w:sz w:val="20"/>
        </w:rPr>
        <w:t xml:space="preserve"> </w:t>
      </w:r>
      <w:r w:rsidR="0015588C" w:rsidRPr="00A92DD6">
        <w:rPr>
          <w:sz w:val="20"/>
        </w:rPr>
        <w:t>an</w:t>
      </w:r>
      <w:r w:rsidRPr="00A92DD6">
        <w:rPr>
          <w:sz w:val="20"/>
        </w:rPr>
        <w:t>alysis</w:t>
      </w:r>
      <w:r w:rsidR="0015588C" w:rsidRPr="00A92DD6">
        <w:rPr>
          <w:sz w:val="20"/>
        </w:rPr>
        <w:t xml:space="preserve"> </w:t>
      </w:r>
      <w:r w:rsidRPr="00A92DD6">
        <w:rPr>
          <w:sz w:val="20"/>
        </w:rPr>
        <w:t>for</w:t>
      </w:r>
      <w:r w:rsidRPr="00A92DD6">
        <w:rPr>
          <w:spacing w:val="22"/>
          <w:sz w:val="20"/>
        </w:rPr>
        <w:t xml:space="preserve"> </w:t>
      </w:r>
      <w:r w:rsidRPr="00A92DD6">
        <w:rPr>
          <w:sz w:val="20"/>
        </w:rPr>
        <w:t>major</w:t>
      </w:r>
      <w:r w:rsidRPr="00A92DD6">
        <w:rPr>
          <w:spacing w:val="22"/>
          <w:sz w:val="20"/>
        </w:rPr>
        <w:t xml:space="preserve"> </w:t>
      </w:r>
      <w:r w:rsidRPr="00A92DD6">
        <w:rPr>
          <w:sz w:val="20"/>
        </w:rPr>
        <w:t>incidents,</w:t>
      </w:r>
      <w:r w:rsidRPr="00A92DD6">
        <w:rPr>
          <w:spacing w:val="22"/>
          <w:sz w:val="20"/>
        </w:rPr>
        <w:t xml:space="preserve"> </w:t>
      </w:r>
      <w:r w:rsidRPr="00A92DD6">
        <w:rPr>
          <w:sz w:val="20"/>
        </w:rPr>
        <w:t>including</w:t>
      </w:r>
      <w:r w:rsidRPr="00A92DD6">
        <w:rPr>
          <w:spacing w:val="22"/>
          <w:sz w:val="20"/>
        </w:rPr>
        <w:t xml:space="preserve"> </w:t>
      </w:r>
      <w:r w:rsidRPr="00A92DD6">
        <w:rPr>
          <w:sz w:val="20"/>
        </w:rPr>
        <w:t>recommendations</w:t>
      </w:r>
      <w:r w:rsidRPr="00A92DD6">
        <w:rPr>
          <w:spacing w:val="21"/>
          <w:sz w:val="20"/>
        </w:rPr>
        <w:t xml:space="preserve"> </w:t>
      </w:r>
      <w:r w:rsidRPr="00A92DD6">
        <w:rPr>
          <w:sz w:val="20"/>
        </w:rPr>
        <w:t>to</w:t>
      </w:r>
      <w:r w:rsidRPr="00A92DD6">
        <w:rPr>
          <w:spacing w:val="23"/>
          <w:sz w:val="20"/>
        </w:rPr>
        <w:t xml:space="preserve"> </w:t>
      </w:r>
      <w:r w:rsidRPr="00A92DD6">
        <w:rPr>
          <w:sz w:val="20"/>
        </w:rPr>
        <w:t>prevent</w:t>
      </w:r>
      <w:r w:rsidRPr="00A92DD6">
        <w:rPr>
          <w:spacing w:val="22"/>
          <w:sz w:val="20"/>
        </w:rPr>
        <w:t xml:space="preserve"> </w:t>
      </w:r>
      <w:r w:rsidRPr="00A92DD6">
        <w:rPr>
          <w:sz w:val="20"/>
        </w:rPr>
        <w:t xml:space="preserve">future </w:t>
      </w:r>
      <w:r w:rsidRPr="00A92DD6">
        <w:rPr>
          <w:spacing w:val="-2"/>
          <w:sz w:val="20"/>
        </w:rPr>
        <w:lastRenderedPageBreak/>
        <w:t>occurrences.</w:t>
      </w:r>
    </w:p>
    <w:p w14:paraId="0A2914CD" w14:textId="77777777" w:rsidR="0029509D" w:rsidRPr="00A92DD6" w:rsidRDefault="0029509D" w:rsidP="00A66145">
      <w:pPr>
        <w:pStyle w:val="Corpsdetexte"/>
        <w:ind w:left="1440" w:right="244"/>
        <w:jc w:val="both"/>
      </w:pPr>
    </w:p>
    <w:p w14:paraId="61709980" w14:textId="7CE97A69" w:rsidR="00062DAB" w:rsidRPr="00CF3107" w:rsidRDefault="00D43F50" w:rsidP="004F4AB9">
      <w:pPr>
        <w:pStyle w:val="Titre4"/>
        <w:numPr>
          <w:ilvl w:val="0"/>
          <w:numId w:val="214"/>
        </w:numPr>
      </w:pPr>
      <w:commentRangeStart w:id="1604"/>
      <w:commentRangeStart w:id="1605"/>
      <w:commentRangeStart w:id="1606"/>
      <w:r w:rsidRPr="00CF3107">
        <w:t xml:space="preserve">Google Platform </w:t>
      </w:r>
      <w:r w:rsidR="00062DAB" w:rsidRPr="00CF3107">
        <w:t>Cybersecurity Incident Management</w:t>
      </w:r>
      <w:commentRangeEnd w:id="1604"/>
      <w:r w:rsidR="003E6114" w:rsidRPr="00CF3107">
        <w:rPr>
          <w:rStyle w:val="Marquedecommentaire"/>
          <w:sz w:val="20"/>
          <w:szCs w:val="22"/>
        </w:rPr>
        <w:commentReference w:id="1604"/>
      </w:r>
      <w:commentRangeEnd w:id="1605"/>
      <w:r w:rsidRPr="00CF3107">
        <w:rPr>
          <w:rStyle w:val="Marquedecommentaire"/>
          <w:sz w:val="20"/>
          <w:szCs w:val="22"/>
        </w:rPr>
        <w:commentReference w:id="1605"/>
      </w:r>
      <w:commentRangeEnd w:id="1606"/>
      <w:r w:rsidRPr="00CF3107">
        <w:rPr>
          <w:rStyle w:val="Marquedecommentaire"/>
          <w:sz w:val="20"/>
          <w:szCs w:val="22"/>
        </w:rPr>
        <w:commentReference w:id="1606"/>
      </w:r>
    </w:p>
    <w:p w14:paraId="3369C97C" w14:textId="77777777" w:rsidR="00D5441E" w:rsidRPr="00CF3107" w:rsidRDefault="00D5441E" w:rsidP="009267DB">
      <w:pPr>
        <w:pStyle w:val="Paragraphedeliste"/>
        <w:tabs>
          <w:tab w:val="left" w:pos="1199"/>
        </w:tabs>
        <w:spacing w:before="2" w:line="255" w:lineRule="exact"/>
        <w:ind w:left="1545" w:firstLine="0"/>
        <w:jc w:val="both"/>
        <w:rPr>
          <w:sz w:val="20"/>
        </w:rPr>
      </w:pPr>
    </w:p>
    <w:p w14:paraId="0E7E70A6" w14:textId="1625609E" w:rsidR="00855957" w:rsidRPr="00CF3107" w:rsidRDefault="00E02666" w:rsidP="009267DB">
      <w:pPr>
        <w:pStyle w:val="Paragraphedeliste"/>
        <w:numPr>
          <w:ilvl w:val="1"/>
          <w:numId w:val="7"/>
        </w:numPr>
        <w:tabs>
          <w:tab w:val="left" w:pos="1199"/>
        </w:tabs>
        <w:spacing w:before="2" w:line="255" w:lineRule="exact"/>
        <w:ind w:left="1545"/>
        <w:jc w:val="both"/>
        <w:rPr>
          <w:sz w:val="20"/>
        </w:rPr>
      </w:pPr>
      <w:r w:rsidRPr="00CF3107">
        <w:rPr>
          <w:sz w:val="20"/>
        </w:rPr>
        <w:t xml:space="preserve">Whenever </w:t>
      </w:r>
      <w:r w:rsidR="009131EF" w:rsidRPr="00CF3107">
        <w:rPr>
          <w:sz w:val="20"/>
        </w:rPr>
        <w:t xml:space="preserve">Supplier is aware of any </w:t>
      </w:r>
      <w:r w:rsidR="00FF6A95" w:rsidRPr="00CF3107">
        <w:rPr>
          <w:sz w:val="20"/>
        </w:rPr>
        <w:t xml:space="preserve">Google Platform </w:t>
      </w:r>
      <w:r w:rsidR="009131EF" w:rsidRPr="00CF3107">
        <w:rPr>
          <w:sz w:val="20"/>
        </w:rPr>
        <w:t>Cybersecurity Incident,</w:t>
      </w:r>
      <w:r w:rsidRPr="00CF3107">
        <w:rPr>
          <w:sz w:val="20"/>
        </w:rPr>
        <w:t xml:space="preserve"> </w:t>
      </w:r>
      <w:r w:rsidR="005F1ED2" w:rsidRPr="00CF3107">
        <w:rPr>
          <w:sz w:val="20"/>
        </w:rPr>
        <w:t>immediately, but no later than twenty-four (24) hours,</w:t>
      </w:r>
      <w:r w:rsidR="00C13B53" w:rsidRPr="00CF3107">
        <w:rPr>
          <w:sz w:val="20"/>
        </w:rPr>
        <w:t xml:space="preserve"> </w:t>
      </w:r>
      <w:r w:rsidR="00855957" w:rsidRPr="00CF3107">
        <w:rPr>
          <w:sz w:val="20"/>
        </w:rPr>
        <w:t xml:space="preserve">notify Client </w:t>
      </w:r>
      <w:r w:rsidR="004215E0">
        <w:rPr>
          <w:sz w:val="20"/>
        </w:rPr>
        <w:t xml:space="preserve">(Following instructions </w:t>
      </w:r>
      <w:r w:rsidR="00B01B55">
        <w:rPr>
          <w:sz w:val="20"/>
        </w:rPr>
        <w:t xml:space="preserve">located in </w:t>
      </w:r>
      <w:r w:rsidR="00F04669">
        <w:rPr>
          <w:sz w:val="20"/>
        </w:rPr>
        <w:t xml:space="preserve">the </w:t>
      </w:r>
      <w:r w:rsidR="009D3508">
        <w:rPr>
          <w:sz w:val="20"/>
        </w:rPr>
        <w:t>operational</w:t>
      </w:r>
      <w:r w:rsidR="00F04669">
        <w:rPr>
          <w:sz w:val="20"/>
        </w:rPr>
        <w:t xml:space="preserve"> framework.</w:t>
      </w:r>
      <w:r w:rsidR="00855957" w:rsidRPr="00CF3107">
        <w:rPr>
          <w:sz w:val="20"/>
        </w:rPr>
        <w:t xml:space="preserve"> </w:t>
      </w:r>
      <w:commentRangeStart w:id="1609"/>
      <w:commentRangeStart w:id="1610"/>
      <w:r w:rsidR="00855957" w:rsidRPr="009D3508">
        <w:rPr>
          <w:strike/>
          <w:sz w:val="20"/>
        </w:rPr>
        <w:t>by phone</w:t>
      </w:r>
      <w:del w:id="1611" w:author="Vincent Boisclair" w:date="2025-12-12T11:20:00Z" w16du:dateUtc="2025-12-12T16:20:00Z">
        <w:r w:rsidR="00855957" w:rsidRPr="009D3508" w:rsidDel="003F5780">
          <w:rPr>
            <w:strike/>
            <w:sz w:val="20"/>
          </w:rPr>
          <w:delText xml:space="preserve"> </w:delText>
        </w:r>
      </w:del>
      <w:ins w:id="1612" w:author="iA" w:date="2025-10-14T14:20:00Z" w16du:dateUtc="2025-10-14T18:20:00Z">
        <w:del w:id="1613" w:author="Vincent Boisclair" w:date="2025-12-12T11:20:00Z" w16du:dateUtc="2025-12-12T16:20:00Z">
          <w:r w:rsidR="00855957" w:rsidRPr="009D3508" w:rsidDel="003F5780">
            <w:rPr>
              <w:strike/>
              <w:sz w:val="20"/>
            </w:rPr>
            <w:delText>at 1-581-805-2078</w:delText>
          </w:r>
        </w:del>
      </w:ins>
      <w:r w:rsidR="00855957" w:rsidRPr="009D3508">
        <w:rPr>
          <w:strike/>
          <w:sz w:val="20"/>
        </w:rPr>
        <w:t xml:space="preserve"> or by e-mail</w:t>
      </w:r>
      <w:ins w:id="1614" w:author="iA" w:date="2025-10-14T14:20:00Z" w16du:dateUtc="2025-10-14T18:20:00Z">
        <w:del w:id="1615" w:author="Vincent Boisclair" w:date="2025-12-12T11:20:00Z" w16du:dateUtc="2025-12-12T16:20:00Z">
          <w:r w:rsidR="00855957" w:rsidRPr="009D3508" w:rsidDel="003F5780">
            <w:rPr>
              <w:strike/>
              <w:sz w:val="20"/>
            </w:rPr>
            <w:delText xml:space="preserve"> at </w:delText>
          </w:r>
          <w:r w:rsidR="00855957" w:rsidRPr="009D3508" w:rsidDel="003F5780">
            <w:rPr>
              <w:strike/>
            </w:rPr>
            <w:fldChar w:fldCharType="begin"/>
          </w:r>
          <w:r w:rsidR="00855957" w:rsidRPr="009D3508" w:rsidDel="003F5780">
            <w:rPr>
              <w:strike/>
            </w:rPr>
            <w:delInstrText>HYPERLINK "mailto:secops@ia.ca"</w:delInstrText>
          </w:r>
          <w:r w:rsidR="00855957" w:rsidRPr="009D3508" w:rsidDel="003F5780">
            <w:rPr>
              <w:strike/>
            </w:rPr>
          </w:r>
          <w:r w:rsidR="00855957" w:rsidRPr="009D3508" w:rsidDel="003F5780">
            <w:rPr>
              <w:strike/>
            </w:rPr>
            <w:fldChar w:fldCharType="separate"/>
          </w:r>
          <w:r w:rsidR="00855957" w:rsidRPr="009D3508" w:rsidDel="003F5780">
            <w:rPr>
              <w:rStyle w:val="Lienhypertexte"/>
              <w:strike/>
              <w:color w:val="auto"/>
              <w:sz w:val="20"/>
            </w:rPr>
            <w:delText>secops@ia.ca</w:delText>
          </w:r>
          <w:r w:rsidR="00855957" w:rsidRPr="009D3508" w:rsidDel="003F5780">
            <w:rPr>
              <w:strike/>
            </w:rPr>
            <w:fldChar w:fldCharType="end"/>
          </w:r>
        </w:del>
      </w:ins>
      <w:commentRangeEnd w:id="1609"/>
      <w:del w:id="1616" w:author="Vincent Boisclair" w:date="2025-12-12T11:20:00Z" w16du:dateUtc="2025-12-12T16:20:00Z">
        <w:r w:rsidR="004D492C" w:rsidRPr="009D3508" w:rsidDel="003F5780">
          <w:rPr>
            <w:rStyle w:val="Marquedecommentaire"/>
            <w:strike/>
            <w:sz w:val="20"/>
            <w:szCs w:val="22"/>
          </w:rPr>
          <w:commentReference w:id="1609"/>
        </w:r>
      </w:del>
      <w:commentRangeEnd w:id="1610"/>
      <w:r w:rsidR="001B3276" w:rsidRPr="009D3508">
        <w:rPr>
          <w:rStyle w:val="Marquedecommentaire"/>
          <w:strike/>
          <w:sz w:val="20"/>
          <w:szCs w:val="22"/>
        </w:rPr>
        <w:commentReference w:id="1610"/>
      </w:r>
      <w:r w:rsidR="003B6C76" w:rsidRPr="009D3508">
        <w:rPr>
          <w:strike/>
          <w:sz w:val="20"/>
        </w:rPr>
        <w:t>,</w:t>
      </w:r>
    </w:p>
    <w:p w14:paraId="3C88DAAC" w14:textId="12E9D02B" w:rsidR="008527E7" w:rsidRPr="00CF3107" w:rsidRDefault="008527E7" w:rsidP="009267DB">
      <w:pPr>
        <w:pStyle w:val="Paragraphedeliste"/>
        <w:numPr>
          <w:ilvl w:val="1"/>
          <w:numId w:val="7"/>
        </w:numPr>
        <w:tabs>
          <w:tab w:val="left" w:pos="1199"/>
        </w:tabs>
        <w:ind w:left="1545"/>
        <w:jc w:val="both"/>
        <w:rPr>
          <w:sz w:val="20"/>
        </w:rPr>
      </w:pPr>
      <w:r w:rsidRPr="00CF3107">
        <w:rPr>
          <w:sz w:val="20"/>
        </w:rPr>
        <w:t xml:space="preserve">Assign a dedicated </w:t>
      </w:r>
      <w:r w:rsidR="00FF6A95" w:rsidRPr="00CF3107">
        <w:rPr>
          <w:sz w:val="20"/>
        </w:rPr>
        <w:t xml:space="preserve">Google Platform Cybersecurity Incident </w:t>
      </w:r>
      <w:r w:rsidRPr="00CF3107">
        <w:rPr>
          <w:sz w:val="20"/>
        </w:rPr>
        <w:t>Manager,</w:t>
      </w:r>
    </w:p>
    <w:p w14:paraId="2394E2CC" w14:textId="77777777" w:rsidR="00AF5CA3" w:rsidRPr="00A261D5" w:rsidRDefault="00AF5CA3" w:rsidP="009267DB">
      <w:pPr>
        <w:pStyle w:val="Paragraphedeliste"/>
        <w:numPr>
          <w:ilvl w:val="2"/>
          <w:numId w:val="234"/>
        </w:numPr>
        <w:tabs>
          <w:tab w:val="left" w:pos="1199"/>
        </w:tabs>
        <w:ind w:left="1980"/>
        <w:jc w:val="both"/>
        <w:rPr>
          <w:ins w:id="1617" w:author="Bigras, Louis-Philippe" w:date="2026-02-26T14:51:00Z" w16du:dateUtc="2026-02-26T19:51:00Z"/>
          <w:sz w:val="20"/>
        </w:rPr>
      </w:pPr>
      <w:ins w:id="1618" w:author="Vincent Boisclair" w:date="2025-10-16T09:54:00Z" w16du:dateUtc="2025-10-16T13:54:00Z">
        <w:r w:rsidRPr="00A261D5">
          <w:rPr>
            <w:sz w:val="20"/>
          </w:rPr>
          <w:t xml:space="preserve">Supplier will designate a </w:t>
        </w:r>
        <w:commentRangeStart w:id="1619"/>
        <w:commentRangeStart w:id="1620"/>
        <w:r w:rsidRPr="00A261D5">
          <w:rPr>
            <w:sz w:val="20"/>
          </w:rPr>
          <w:t xml:space="preserve">primary point of contact </w:t>
        </w:r>
      </w:ins>
      <w:commentRangeEnd w:id="1619"/>
      <w:r w:rsidR="004D492C" w:rsidRPr="00A261D5">
        <w:rPr>
          <w:rStyle w:val="Marquedecommentaire"/>
          <w:sz w:val="20"/>
          <w:szCs w:val="22"/>
        </w:rPr>
        <w:commentReference w:id="1619"/>
      </w:r>
      <w:commentRangeEnd w:id="1620"/>
      <w:r w:rsidR="001B3276" w:rsidRPr="00A261D5">
        <w:rPr>
          <w:rStyle w:val="Marquedecommentaire"/>
          <w:sz w:val="20"/>
          <w:szCs w:val="22"/>
        </w:rPr>
        <w:commentReference w:id="1620"/>
      </w:r>
      <w:ins w:id="1621" w:author="Vincent Boisclair" w:date="2025-10-16T09:54:00Z" w16du:dateUtc="2025-10-16T13:54:00Z">
        <w:r w:rsidRPr="00A261D5">
          <w:rPr>
            <w:sz w:val="20"/>
          </w:rPr>
          <w:t>for the purpose of Google Platform Cybersecurity Incidents. The name and contact information for the primary point of contact will be clearly defined in the Operational Framework.</w:t>
        </w:r>
      </w:ins>
    </w:p>
    <w:p w14:paraId="3309ADF4" w14:textId="721A360D" w:rsidR="00B30C5B" w:rsidRDefault="00B30C5B">
      <w:pPr>
        <w:pStyle w:val="Paragraphedeliste"/>
        <w:numPr>
          <w:ilvl w:val="1"/>
          <w:numId w:val="234"/>
        </w:numPr>
        <w:tabs>
          <w:tab w:val="left" w:pos="1199"/>
        </w:tabs>
        <w:jc w:val="both"/>
        <w:rPr>
          <w:ins w:id="1622" w:author="Vincent Boisclair" w:date="2025-10-16T09:54:00Z" w16du:dateUtc="2025-10-16T13:54:00Z"/>
          <w:del w:id="1623" w:author="Bigras, Louis-Philippe" w:date="2026-02-26T14:54:00Z" w16du:dateUtc="2026-02-26T19:54:00Z"/>
          <w:sz w:val="20"/>
        </w:rPr>
        <w:pPrChange w:id="1624" w:author="Bigras, Louis-Philippe" w:date="2026-02-26T14:52:00Z" w16du:dateUtc="2026-02-26T19:52:00Z">
          <w:pPr>
            <w:pStyle w:val="Paragraphedeliste"/>
            <w:numPr>
              <w:ilvl w:val="2"/>
              <w:numId w:val="234"/>
            </w:numPr>
            <w:tabs>
              <w:tab w:val="left" w:pos="1199"/>
            </w:tabs>
            <w:ind w:left="1980"/>
            <w:jc w:val="both"/>
          </w:pPr>
        </w:pPrChange>
      </w:pPr>
    </w:p>
    <w:p w14:paraId="6939D40B" w14:textId="77777777" w:rsidR="008527E7" w:rsidRPr="00CF3107" w:rsidRDefault="008527E7" w:rsidP="009267DB">
      <w:pPr>
        <w:pStyle w:val="Paragraphedeliste"/>
        <w:numPr>
          <w:ilvl w:val="1"/>
          <w:numId w:val="7"/>
        </w:numPr>
        <w:tabs>
          <w:tab w:val="left" w:pos="1199"/>
        </w:tabs>
        <w:spacing w:before="2" w:line="255" w:lineRule="exact"/>
        <w:ind w:left="1545"/>
        <w:jc w:val="both"/>
        <w:rPr>
          <w:sz w:val="20"/>
        </w:rPr>
      </w:pPr>
      <w:r w:rsidRPr="00CF3107">
        <w:rPr>
          <w:sz w:val="20"/>
        </w:rPr>
        <w:t>Activate</w:t>
      </w:r>
      <w:r w:rsidRPr="00CF3107">
        <w:rPr>
          <w:spacing w:val="-8"/>
          <w:sz w:val="20"/>
        </w:rPr>
        <w:t xml:space="preserve"> </w:t>
      </w:r>
      <w:r w:rsidRPr="00CF3107">
        <w:rPr>
          <w:sz w:val="20"/>
        </w:rPr>
        <w:t>and</w:t>
      </w:r>
      <w:r w:rsidRPr="00CF3107">
        <w:rPr>
          <w:spacing w:val="-7"/>
          <w:sz w:val="20"/>
        </w:rPr>
        <w:t xml:space="preserve"> </w:t>
      </w:r>
      <w:r w:rsidRPr="00CF3107">
        <w:rPr>
          <w:sz w:val="20"/>
        </w:rPr>
        <w:t>coordinate</w:t>
      </w:r>
      <w:r w:rsidRPr="00CF3107">
        <w:rPr>
          <w:spacing w:val="-8"/>
          <w:sz w:val="20"/>
        </w:rPr>
        <w:t xml:space="preserve"> </w:t>
      </w:r>
      <w:r w:rsidRPr="00CF3107">
        <w:rPr>
          <w:sz w:val="20"/>
        </w:rPr>
        <w:t>the</w:t>
      </w:r>
      <w:r w:rsidRPr="00CF3107">
        <w:rPr>
          <w:spacing w:val="-7"/>
          <w:sz w:val="20"/>
        </w:rPr>
        <w:t xml:space="preserve"> </w:t>
      </w:r>
      <w:r w:rsidRPr="00CF3107">
        <w:rPr>
          <w:sz w:val="20"/>
        </w:rPr>
        <w:t>incident</w:t>
      </w:r>
      <w:r w:rsidRPr="00CF3107">
        <w:rPr>
          <w:spacing w:val="-7"/>
          <w:sz w:val="20"/>
        </w:rPr>
        <w:t xml:space="preserve"> </w:t>
      </w:r>
      <w:r w:rsidRPr="00CF3107">
        <w:rPr>
          <w:sz w:val="20"/>
        </w:rPr>
        <w:t>response</w:t>
      </w:r>
      <w:r w:rsidRPr="00CF3107">
        <w:rPr>
          <w:spacing w:val="-8"/>
          <w:sz w:val="20"/>
        </w:rPr>
        <w:t xml:space="preserve"> </w:t>
      </w:r>
      <w:r w:rsidRPr="00CF3107">
        <w:rPr>
          <w:spacing w:val="-2"/>
          <w:sz w:val="20"/>
        </w:rPr>
        <w:t>contributors,</w:t>
      </w:r>
    </w:p>
    <w:p w14:paraId="6A88A8D9" w14:textId="22527403" w:rsidR="008527E7" w:rsidRPr="00CF3107" w:rsidRDefault="008527E7" w:rsidP="009267DB">
      <w:pPr>
        <w:pStyle w:val="Paragraphedeliste"/>
        <w:numPr>
          <w:ilvl w:val="1"/>
          <w:numId w:val="7"/>
        </w:numPr>
        <w:tabs>
          <w:tab w:val="left" w:pos="1199"/>
        </w:tabs>
        <w:ind w:left="1545"/>
        <w:jc w:val="both"/>
        <w:rPr>
          <w:sz w:val="20"/>
        </w:rPr>
      </w:pPr>
      <w:r w:rsidRPr="00CF3107">
        <w:rPr>
          <w:sz w:val="20"/>
        </w:rPr>
        <w:t>Lead</w:t>
      </w:r>
      <w:r w:rsidRPr="00CF3107">
        <w:rPr>
          <w:spacing w:val="-10"/>
          <w:sz w:val="20"/>
        </w:rPr>
        <w:t xml:space="preserve"> </w:t>
      </w:r>
      <w:r w:rsidRPr="00CF3107">
        <w:rPr>
          <w:sz w:val="20"/>
        </w:rPr>
        <w:t>the</w:t>
      </w:r>
      <w:r w:rsidRPr="00CF3107">
        <w:rPr>
          <w:spacing w:val="-10"/>
          <w:sz w:val="20"/>
        </w:rPr>
        <w:t xml:space="preserve"> </w:t>
      </w:r>
      <w:r w:rsidR="00FF6A95" w:rsidRPr="00CF3107">
        <w:rPr>
          <w:sz w:val="20"/>
        </w:rPr>
        <w:t xml:space="preserve">Google Platform Cybersecurity Incident </w:t>
      </w:r>
      <w:r w:rsidRPr="00CF3107">
        <w:rPr>
          <w:sz w:val="20"/>
        </w:rPr>
        <w:t>process,</w:t>
      </w:r>
      <w:r w:rsidRPr="00CF3107">
        <w:rPr>
          <w:spacing w:val="-9"/>
          <w:sz w:val="20"/>
        </w:rPr>
        <w:t xml:space="preserve"> </w:t>
      </w:r>
      <w:r w:rsidRPr="00CF3107">
        <w:rPr>
          <w:sz w:val="20"/>
        </w:rPr>
        <w:t>oversee</w:t>
      </w:r>
      <w:r w:rsidRPr="00CF3107">
        <w:rPr>
          <w:spacing w:val="-11"/>
          <w:sz w:val="20"/>
        </w:rPr>
        <w:t xml:space="preserve"> </w:t>
      </w:r>
      <w:r w:rsidRPr="00CF3107">
        <w:rPr>
          <w:sz w:val="20"/>
        </w:rPr>
        <w:t>technical</w:t>
      </w:r>
      <w:r w:rsidRPr="00CF3107">
        <w:rPr>
          <w:spacing w:val="-10"/>
          <w:sz w:val="20"/>
        </w:rPr>
        <w:t xml:space="preserve"> </w:t>
      </w:r>
      <w:r w:rsidRPr="00CF3107">
        <w:rPr>
          <w:sz w:val="20"/>
        </w:rPr>
        <w:t>resolution</w:t>
      </w:r>
      <w:r w:rsidRPr="00CF3107">
        <w:rPr>
          <w:spacing w:val="-9"/>
          <w:sz w:val="20"/>
        </w:rPr>
        <w:t xml:space="preserve"> </w:t>
      </w:r>
      <w:r w:rsidRPr="00CF3107">
        <w:rPr>
          <w:sz w:val="20"/>
        </w:rPr>
        <w:t>activities,</w:t>
      </w:r>
      <w:r w:rsidRPr="00CF3107">
        <w:rPr>
          <w:spacing w:val="-10"/>
          <w:sz w:val="20"/>
        </w:rPr>
        <w:t xml:space="preserve"> </w:t>
      </w:r>
      <w:r w:rsidRPr="00CF3107">
        <w:rPr>
          <w:sz w:val="20"/>
        </w:rPr>
        <w:t>and</w:t>
      </w:r>
      <w:r w:rsidRPr="00CF3107">
        <w:rPr>
          <w:spacing w:val="-9"/>
          <w:sz w:val="20"/>
        </w:rPr>
        <w:t xml:space="preserve"> </w:t>
      </w:r>
      <w:r w:rsidRPr="00CF3107">
        <w:rPr>
          <w:sz w:val="20"/>
        </w:rPr>
        <w:t>collaborate</w:t>
      </w:r>
      <w:r w:rsidRPr="00CF3107">
        <w:rPr>
          <w:spacing w:val="-10"/>
          <w:sz w:val="20"/>
        </w:rPr>
        <w:t xml:space="preserve"> </w:t>
      </w:r>
      <w:r w:rsidRPr="00CF3107">
        <w:rPr>
          <w:sz w:val="20"/>
        </w:rPr>
        <w:t>with</w:t>
      </w:r>
      <w:r w:rsidRPr="00CF3107">
        <w:rPr>
          <w:spacing w:val="-10"/>
          <w:sz w:val="20"/>
        </w:rPr>
        <w:t xml:space="preserve"> </w:t>
      </w:r>
      <w:r w:rsidRPr="00CF3107">
        <w:rPr>
          <w:sz w:val="20"/>
        </w:rPr>
        <w:t>support</w:t>
      </w:r>
      <w:r w:rsidRPr="00CF3107">
        <w:rPr>
          <w:spacing w:val="-9"/>
          <w:sz w:val="20"/>
        </w:rPr>
        <w:t xml:space="preserve"> </w:t>
      </w:r>
      <w:r w:rsidRPr="00CF3107">
        <w:rPr>
          <w:sz w:val="20"/>
        </w:rPr>
        <w:t>teams and vendors,</w:t>
      </w:r>
    </w:p>
    <w:p w14:paraId="17C27A88" w14:textId="77777777" w:rsidR="008527E7" w:rsidRPr="00CF3107" w:rsidRDefault="008527E7" w:rsidP="009267DB">
      <w:pPr>
        <w:pStyle w:val="Paragraphedeliste"/>
        <w:numPr>
          <w:ilvl w:val="1"/>
          <w:numId w:val="7"/>
        </w:numPr>
        <w:tabs>
          <w:tab w:val="left" w:pos="1199"/>
        </w:tabs>
        <w:spacing w:line="254" w:lineRule="exact"/>
        <w:ind w:left="1545"/>
        <w:jc w:val="both"/>
        <w:rPr>
          <w:sz w:val="20"/>
        </w:rPr>
      </w:pPr>
      <w:r w:rsidRPr="00CF3107">
        <w:rPr>
          <w:sz w:val="20"/>
        </w:rPr>
        <w:t>Facilitate the decision-making process in conjunction with Client,</w:t>
      </w:r>
    </w:p>
    <w:p w14:paraId="1AE363E3" w14:textId="77777777" w:rsidR="008527E7" w:rsidRPr="00CF3107" w:rsidRDefault="008527E7" w:rsidP="009267DB">
      <w:pPr>
        <w:pStyle w:val="Paragraphedeliste"/>
        <w:numPr>
          <w:ilvl w:val="1"/>
          <w:numId w:val="7"/>
        </w:numPr>
        <w:tabs>
          <w:tab w:val="left" w:pos="1199"/>
        </w:tabs>
        <w:spacing w:line="254" w:lineRule="exact"/>
        <w:ind w:left="1545"/>
        <w:jc w:val="both"/>
        <w:rPr>
          <w:sz w:val="20"/>
        </w:rPr>
      </w:pPr>
      <w:r w:rsidRPr="00CF3107">
        <w:rPr>
          <w:sz w:val="20"/>
        </w:rPr>
        <w:t>Escalate</w:t>
      </w:r>
      <w:r w:rsidRPr="00CF3107">
        <w:rPr>
          <w:spacing w:val="-8"/>
          <w:sz w:val="20"/>
        </w:rPr>
        <w:t xml:space="preserve"> </w:t>
      </w:r>
      <w:r w:rsidRPr="00CF3107">
        <w:rPr>
          <w:sz w:val="20"/>
        </w:rPr>
        <w:t>to</w:t>
      </w:r>
      <w:r w:rsidRPr="00CF3107">
        <w:rPr>
          <w:spacing w:val="-7"/>
          <w:sz w:val="20"/>
        </w:rPr>
        <w:t xml:space="preserve"> </w:t>
      </w:r>
      <w:r w:rsidRPr="00CF3107">
        <w:rPr>
          <w:sz w:val="20"/>
        </w:rPr>
        <w:t>vendors</w:t>
      </w:r>
      <w:r w:rsidRPr="00CF3107">
        <w:rPr>
          <w:spacing w:val="-7"/>
          <w:sz w:val="20"/>
        </w:rPr>
        <w:t xml:space="preserve"> </w:t>
      </w:r>
      <w:r w:rsidRPr="00CF3107">
        <w:rPr>
          <w:sz w:val="20"/>
        </w:rPr>
        <w:t>and</w:t>
      </w:r>
      <w:r w:rsidRPr="00CF3107">
        <w:rPr>
          <w:spacing w:val="-8"/>
          <w:sz w:val="20"/>
        </w:rPr>
        <w:t xml:space="preserve"> </w:t>
      </w:r>
      <w:r w:rsidRPr="00CF3107">
        <w:rPr>
          <w:sz w:val="20"/>
        </w:rPr>
        <w:t>specialists,</w:t>
      </w:r>
      <w:r w:rsidRPr="00CF3107">
        <w:rPr>
          <w:spacing w:val="-7"/>
          <w:sz w:val="20"/>
        </w:rPr>
        <w:t xml:space="preserve"> </w:t>
      </w:r>
      <w:r w:rsidRPr="00CF3107">
        <w:rPr>
          <w:sz w:val="20"/>
        </w:rPr>
        <w:t>when</w:t>
      </w:r>
      <w:r w:rsidRPr="00CF3107">
        <w:rPr>
          <w:spacing w:val="-6"/>
          <w:sz w:val="20"/>
        </w:rPr>
        <w:t xml:space="preserve"> </w:t>
      </w:r>
      <w:r w:rsidRPr="00CF3107">
        <w:rPr>
          <w:spacing w:val="-2"/>
          <w:sz w:val="20"/>
        </w:rPr>
        <w:t>necessary,</w:t>
      </w:r>
    </w:p>
    <w:p w14:paraId="207BC2F3" w14:textId="77777777" w:rsidR="008527E7" w:rsidRPr="00CF3107" w:rsidRDefault="008527E7" w:rsidP="009267DB">
      <w:pPr>
        <w:pStyle w:val="Paragraphedeliste"/>
        <w:numPr>
          <w:ilvl w:val="1"/>
          <w:numId w:val="7"/>
        </w:numPr>
        <w:tabs>
          <w:tab w:val="left" w:pos="1199"/>
        </w:tabs>
        <w:ind w:left="1545" w:right="249"/>
        <w:jc w:val="both"/>
        <w:rPr>
          <w:sz w:val="20"/>
        </w:rPr>
      </w:pPr>
      <w:r w:rsidRPr="00CF3107">
        <w:rPr>
          <w:sz w:val="20"/>
        </w:rPr>
        <w:t>Facilitate</w:t>
      </w:r>
      <w:r w:rsidRPr="00CF3107">
        <w:rPr>
          <w:spacing w:val="40"/>
          <w:sz w:val="20"/>
        </w:rPr>
        <w:t xml:space="preserve"> </w:t>
      </w:r>
      <w:r w:rsidRPr="00CF3107">
        <w:rPr>
          <w:sz w:val="20"/>
        </w:rPr>
        <w:t>Change</w:t>
      </w:r>
      <w:r w:rsidRPr="00CF3107">
        <w:rPr>
          <w:spacing w:val="40"/>
          <w:sz w:val="20"/>
        </w:rPr>
        <w:t xml:space="preserve"> </w:t>
      </w:r>
      <w:r w:rsidRPr="00CF3107">
        <w:rPr>
          <w:sz w:val="20"/>
        </w:rPr>
        <w:t>Management</w:t>
      </w:r>
      <w:r w:rsidRPr="00CF3107">
        <w:rPr>
          <w:spacing w:val="40"/>
          <w:sz w:val="20"/>
        </w:rPr>
        <w:t xml:space="preserve"> </w:t>
      </w:r>
      <w:r w:rsidRPr="00CF3107">
        <w:rPr>
          <w:sz w:val="20"/>
        </w:rPr>
        <w:t>processes</w:t>
      </w:r>
      <w:r w:rsidRPr="00CF3107">
        <w:rPr>
          <w:spacing w:val="40"/>
          <w:sz w:val="20"/>
        </w:rPr>
        <w:t xml:space="preserve"> </w:t>
      </w:r>
      <w:r w:rsidRPr="00CF3107">
        <w:rPr>
          <w:sz w:val="20"/>
        </w:rPr>
        <w:t>to</w:t>
      </w:r>
      <w:r w:rsidRPr="00CF3107">
        <w:rPr>
          <w:spacing w:val="40"/>
          <w:sz w:val="20"/>
        </w:rPr>
        <w:t xml:space="preserve"> </w:t>
      </w:r>
      <w:r w:rsidRPr="00CF3107">
        <w:rPr>
          <w:sz w:val="20"/>
        </w:rPr>
        <w:t>expedite</w:t>
      </w:r>
      <w:r w:rsidRPr="00CF3107">
        <w:rPr>
          <w:spacing w:val="40"/>
          <w:sz w:val="20"/>
        </w:rPr>
        <w:t xml:space="preserve"> </w:t>
      </w:r>
      <w:r w:rsidRPr="00CF3107">
        <w:rPr>
          <w:sz w:val="20"/>
        </w:rPr>
        <w:t>the</w:t>
      </w:r>
      <w:r w:rsidRPr="00CF3107">
        <w:rPr>
          <w:spacing w:val="40"/>
          <w:sz w:val="20"/>
        </w:rPr>
        <w:t xml:space="preserve"> </w:t>
      </w:r>
      <w:r w:rsidRPr="00CF3107">
        <w:rPr>
          <w:sz w:val="20"/>
        </w:rPr>
        <w:t>implementation</w:t>
      </w:r>
      <w:r w:rsidRPr="00CF3107">
        <w:rPr>
          <w:spacing w:val="40"/>
          <w:sz w:val="20"/>
        </w:rPr>
        <w:t xml:space="preserve"> </w:t>
      </w:r>
      <w:r w:rsidRPr="00CF3107">
        <w:rPr>
          <w:sz w:val="20"/>
        </w:rPr>
        <w:t>of</w:t>
      </w:r>
      <w:r w:rsidRPr="00CF3107">
        <w:rPr>
          <w:spacing w:val="40"/>
          <w:sz w:val="20"/>
        </w:rPr>
        <w:t xml:space="preserve"> </w:t>
      </w:r>
      <w:r w:rsidRPr="00CF3107">
        <w:rPr>
          <w:sz w:val="20"/>
        </w:rPr>
        <w:t>changes</w:t>
      </w:r>
      <w:r w:rsidRPr="00CF3107">
        <w:rPr>
          <w:spacing w:val="40"/>
          <w:sz w:val="20"/>
        </w:rPr>
        <w:t xml:space="preserve"> </w:t>
      </w:r>
      <w:r w:rsidRPr="00CF3107">
        <w:rPr>
          <w:sz w:val="20"/>
        </w:rPr>
        <w:t>required</w:t>
      </w:r>
      <w:r w:rsidRPr="00CF3107">
        <w:rPr>
          <w:spacing w:val="40"/>
          <w:sz w:val="20"/>
        </w:rPr>
        <w:t xml:space="preserve"> </w:t>
      </w:r>
      <w:r w:rsidRPr="00CF3107">
        <w:rPr>
          <w:sz w:val="20"/>
        </w:rPr>
        <w:t>for</w:t>
      </w:r>
      <w:r w:rsidRPr="00CF3107">
        <w:rPr>
          <w:spacing w:val="80"/>
          <w:sz w:val="20"/>
        </w:rPr>
        <w:t xml:space="preserve"> </w:t>
      </w:r>
      <w:r w:rsidRPr="00CF3107">
        <w:rPr>
          <w:spacing w:val="-2"/>
          <w:sz w:val="20"/>
        </w:rPr>
        <w:t>remediation,</w:t>
      </w:r>
    </w:p>
    <w:p w14:paraId="46F2A2B1" w14:textId="77777777" w:rsidR="008527E7" w:rsidRPr="00CF3107" w:rsidRDefault="008527E7" w:rsidP="009267DB">
      <w:pPr>
        <w:pStyle w:val="Paragraphedeliste"/>
        <w:numPr>
          <w:ilvl w:val="1"/>
          <w:numId w:val="7"/>
        </w:numPr>
        <w:tabs>
          <w:tab w:val="left" w:pos="1199"/>
        </w:tabs>
        <w:spacing w:line="255" w:lineRule="exact"/>
        <w:ind w:left="1545"/>
        <w:jc w:val="both"/>
        <w:rPr>
          <w:sz w:val="20"/>
        </w:rPr>
      </w:pPr>
      <w:r w:rsidRPr="00CF3107">
        <w:rPr>
          <w:sz w:val="20"/>
        </w:rPr>
        <w:t>Manage</w:t>
      </w:r>
      <w:r w:rsidRPr="00CF3107">
        <w:rPr>
          <w:spacing w:val="-9"/>
          <w:sz w:val="20"/>
        </w:rPr>
        <w:t xml:space="preserve"> </w:t>
      </w:r>
      <w:r w:rsidRPr="00CF3107">
        <w:rPr>
          <w:sz w:val="20"/>
        </w:rPr>
        <w:t>communication</w:t>
      </w:r>
      <w:r w:rsidRPr="00CF3107">
        <w:rPr>
          <w:spacing w:val="-8"/>
          <w:sz w:val="20"/>
        </w:rPr>
        <w:t xml:space="preserve"> </w:t>
      </w:r>
      <w:r w:rsidRPr="00CF3107">
        <w:rPr>
          <w:sz w:val="20"/>
        </w:rPr>
        <w:t>with</w:t>
      </w:r>
      <w:r w:rsidRPr="00CF3107">
        <w:rPr>
          <w:spacing w:val="-8"/>
          <w:sz w:val="20"/>
        </w:rPr>
        <w:t xml:space="preserve"> </w:t>
      </w:r>
      <w:r w:rsidRPr="00CF3107">
        <w:rPr>
          <w:sz w:val="20"/>
        </w:rPr>
        <w:t>relevant</w:t>
      </w:r>
      <w:r w:rsidRPr="00CF3107">
        <w:rPr>
          <w:spacing w:val="-7"/>
          <w:sz w:val="20"/>
        </w:rPr>
        <w:t xml:space="preserve"> </w:t>
      </w:r>
      <w:r w:rsidRPr="00CF3107">
        <w:rPr>
          <w:spacing w:val="-2"/>
          <w:sz w:val="20"/>
        </w:rPr>
        <w:t>stakeholders,</w:t>
      </w:r>
    </w:p>
    <w:p w14:paraId="655845E7" w14:textId="329ABFBF" w:rsidR="008527E7" w:rsidRPr="00CF3107" w:rsidRDefault="008527E7" w:rsidP="009267DB">
      <w:pPr>
        <w:pStyle w:val="Paragraphedeliste"/>
        <w:numPr>
          <w:ilvl w:val="1"/>
          <w:numId w:val="7"/>
        </w:numPr>
        <w:tabs>
          <w:tab w:val="left" w:pos="1199"/>
        </w:tabs>
        <w:ind w:left="1545" w:right="245"/>
        <w:jc w:val="both"/>
        <w:rPr>
          <w:sz w:val="20"/>
        </w:rPr>
      </w:pPr>
      <w:r w:rsidRPr="00CF3107">
        <w:rPr>
          <w:sz w:val="20"/>
        </w:rPr>
        <w:t>Document</w:t>
      </w:r>
      <w:r w:rsidRPr="00CF3107">
        <w:rPr>
          <w:spacing w:val="22"/>
          <w:sz w:val="20"/>
        </w:rPr>
        <w:t xml:space="preserve"> </w:t>
      </w:r>
      <w:r w:rsidRPr="00CF3107">
        <w:rPr>
          <w:sz w:val="20"/>
        </w:rPr>
        <w:t>root</w:t>
      </w:r>
      <w:r w:rsidRPr="00CF3107">
        <w:rPr>
          <w:spacing w:val="22"/>
          <w:sz w:val="20"/>
        </w:rPr>
        <w:t xml:space="preserve"> </w:t>
      </w:r>
      <w:r w:rsidRPr="00CF3107">
        <w:rPr>
          <w:sz w:val="20"/>
        </w:rPr>
        <w:t>cause</w:t>
      </w:r>
      <w:r w:rsidRPr="00CF3107">
        <w:rPr>
          <w:spacing w:val="21"/>
          <w:sz w:val="20"/>
        </w:rPr>
        <w:t xml:space="preserve"> </w:t>
      </w:r>
      <w:r w:rsidRPr="00CF3107">
        <w:rPr>
          <w:sz w:val="20"/>
        </w:rPr>
        <w:t>analysis for</w:t>
      </w:r>
      <w:r w:rsidRPr="00CF3107">
        <w:rPr>
          <w:spacing w:val="22"/>
          <w:sz w:val="20"/>
        </w:rPr>
        <w:t xml:space="preserve"> </w:t>
      </w:r>
      <w:r w:rsidR="00FF6A95" w:rsidRPr="00CF3107">
        <w:rPr>
          <w:sz w:val="20"/>
        </w:rPr>
        <w:t>Google Platform Cybersecurity Incidents</w:t>
      </w:r>
      <w:r w:rsidRPr="00CF3107">
        <w:rPr>
          <w:sz w:val="20"/>
        </w:rPr>
        <w:t>,</w:t>
      </w:r>
      <w:r w:rsidRPr="00CF3107">
        <w:rPr>
          <w:spacing w:val="22"/>
          <w:sz w:val="20"/>
        </w:rPr>
        <w:t xml:space="preserve"> </w:t>
      </w:r>
      <w:r w:rsidRPr="00CF3107">
        <w:rPr>
          <w:sz w:val="20"/>
        </w:rPr>
        <w:t>including</w:t>
      </w:r>
      <w:r w:rsidRPr="00CF3107">
        <w:rPr>
          <w:spacing w:val="22"/>
          <w:sz w:val="20"/>
        </w:rPr>
        <w:t xml:space="preserve"> </w:t>
      </w:r>
      <w:r w:rsidRPr="00CF3107">
        <w:rPr>
          <w:sz w:val="20"/>
        </w:rPr>
        <w:t>recommendations</w:t>
      </w:r>
      <w:r w:rsidRPr="00CF3107">
        <w:rPr>
          <w:spacing w:val="21"/>
          <w:sz w:val="20"/>
        </w:rPr>
        <w:t xml:space="preserve"> </w:t>
      </w:r>
      <w:r w:rsidRPr="00CF3107">
        <w:rPr>
          <w:sz w:val="20"/>
        </w:rPr>
        <w:t>to</w:t>
      </w:r>
      <w:r w:rsidRPr="00CF3107">
        <w:rPr>
          <w:spacing w:val="23"/>
          <w:sz w:val="20"/>
        </w:rPr>
        <w:t xml:space="preserve"> </w:t>
      </w:r>
      <w:r w:rsidRPr="00CF3107">
        <w:rPr>
          <w:sz w:val="20"/>
        </w:rPr>
        <w:t>prevent</w:t>
      </w:r>
      <w:r w:rsidRPr="00CF3107">
        <w:rPr>
          <w:spacing w:val="22"/>
          <w:sz w:val="20"/>
        </w:rPr>
        <w:t xml:space="preserve"> </w:t>
      </w:r>
      <w:r w:rsidRPr="00CF3107">
        <w:rPr>
          <w:sz w:val="20"/>
        </w:rPr>
        <w:t xml:space="preserve">future </w:t>
      </w:r>
      <w:r w:rsidRPr="00CF3107">
        <w:rPr>
          <w:spacing w:val="-2"/>
          <w:sz w:val="20"/>
        </w:rPr>
        <w:t>occurrences.</w:t>
      </w:r>
    </w:p>
    <w:p w14:paraId="7779F7BC" w14:textId="3DCAC8CE" w:rsidR="00623869" w:rsidRPr="00CF3107" w:rsidRDefault="00DA49FD" w:rsidP="009267DB">
      <w:pPr>
        <w:pStyle w:val="Paragraphedeliste"/>
        <w:numPr>
          <w:ilvl w:val="1"/>
          <w:numId w:val="7"/>
        </w:numPr>
        <w:tabs>
          <w:tab w:val="left" w:pos="1199"/>
        </w:tabs>
        <w:ind w:left="1545" w:right="245"/>
        <w:jc w:val="both"/>
        <w:rPr>
          <w:sz w:val="20"/>
        </w:rPr>
      </w:pPr>
      <w:ins w:id="1625" w:author="Bigras, Louis-Philippe" w:date="2026-01-23T10:25:00Z" w16du:dateUtc="2026-01-23T15:25:00Z">
        <w:r>
          <w:rPr>
            <w:spacing w:val="-2"/>
            <w:sz w:val="20"/>
          </w:rPr>
          <w:t>Supplier must provide to Client a</w:t>
        </w:r>
      </w:ins>
      <w:commentRangeStart w:id="1626"/>
      <w:del w:id="1627" w:author="Bigras, Louis-Philippe" w:date="2026-01-23T10:25:00Z" w16du:dateUtc="2026-01-23T15:25:00Z">
        <w:r w:rsidR="00623869" w:rsidDel="00DA49FD">
          <w:rPr>
            <w:spacing w:val="-2"/>
            <w:sz w:val="20"/>
          </w:rPr>
          <w:delText>A</w:delText>
        </w:r>
      </w:del>
      <w:r w:rsidR="00623869">
        <w:rPr>
          <w:spacing w:val="-2"/>
          <w:sz w:val="20"/>
        </w:rPr>
        <w:t xml:space="preserve"> post-</w:t>
      </w:r>
      <w:r w:rsidR="002E4A3C">
        <w:rPr>
          <w:spacing w:val="-2"/>
          <w:sz w:val="20"/>
        </w:rPr>
        <w:t>m</w:t>
      </w:r>
      <w:r w:rsidR="00623869">
        <w:rPr>
          <w:spacing w:val="-2"/>
          <w:sz w:val="20"/>
        </w:rPr>
        <w:t>orte</w:t>
      </w:r>
      <w:del w:id="1628" w:author="Bigras, Louis-Philippe" w:date="2026-01-23T10:24:00Z" w16du:dateUtc="2026-01-23T15:24:00Z">
        <w:r w:rsidR="00623869" w:rsidDel="00AF33BE">
          <w:rPr>
            <w:spacing w:val="-2"/>
            <w:sz w:val="20"/>
          </w:rPr>
          <w:delText>n</w:delText>
        </w:r>
      </w:del>
      <w:ins w:id="1629" w:author="Bigras, Louis-Philippe" w:date="2026-01-23T10:24:00Z" w16du:dateUtc="2026-01-23T15:24:00Z">
        <w:r w:rsidR="00AF33BE">
          <w:rPr>
            <w:spacing w:val="-2"/>
            <w:sz w:val="20"/>
          </w:rPr>
          <w:t>m</w:t>
        </w:r>
      </w:ins>
      <w:r w:rsidR="00125561">
        <w:rPr>
          <w:spacing w:val="-2"/>
          <w:sz w:val="20"/>
        </w:rPr>
        <w:t xml:space="preserve"> </w:t>
      </w:r>
      <w:ins w:id="1630" w:author="Bigras, Louis-Philippe" w:date="2026-01-23T10:24:00Z" w16du:dateUtc="2026-01-23T15:24:00Z">
        <w:r>
          <w:rPr>
            <w:spacing w:val="-2"/>
            <w:sz w:val="20"/>
          </w:rPr>
          <w:t xml:space="preserve">report </w:t>
        </w:r>
      </w:ins>
      <w:del w:id="1631" w:author="Bigras, Louis-Philippe" w:date="2026-01-23T10:25:00Z" w16du:dateUtc="2026-01-23T15:25:00Z">
        <w:r w:rsidR="00125561" w:rsidDel="00DA49FD">
          <w:rPr>
            <w:spacing w:val="-2"/>
            <w:sz w:val="20"/>
          </w:rPr>
          <w:delText xml:space="preserve">must </w:delText>
        </w:r>
      </w:del>
      <w:r w:rsidR="00125561">
        <w:rPr>
          <w:spacing w:val="-2"/>
          <w:sz w:val="20"/>
        </w:rPr>
        <w:t>follow</w:t>
      </w:r>
      <w:ins w:id="1632" w:author="Bigras, Louis-Philippe" w:date="2026-01-23T10:25:00Z" w16du:dateUtc="2026-01-23T15:25:00Z">
        <w:r>
          <w:rPr>
            <w:spacing w:val="-2"/>
            <w:sz w:val="20"/>
          </w:rPr>
          <w:t>ing</w:t>
        </w:r>
      </w:ins>
      <w:r w:rsidR="00125561">
        <w:rPr>
          <w:spacing w:val="-2"/>
          <w:sz w:val="20"/>
        </w:rPr>
        <w:t xml:space="preserve"> each incident</w:t>
      </w:r>
      <w:ins w:id="1633" w:author="Bigras, Louis-Philippe" w:date="2026-02-26T14:54:00Z" w16du:dateUtc="2026-02-26T19:54:00Z">
        <w:r w:rsidR="009C33BB">
          <w:rPr>
            <w:spacing w:val="-2"/>
            <w:sz w:val="20"/>
          </w:rPr>
          <w:t xml:space="preserve"> using the template provided by Client</w:t>
        </w:r>
      </w:ins>
      <w:r w:rsidR="0082662F">
        <w:rPr>
          <w:spacing w:val="-2"/>
          <w:sz w:val="20"/>
        </w:rPr>
        <w:t>.</w:t>
      </w:r>
      <w:commentRangeEnd w:id="1626"/>
      <w:r w:rsidR="0082662F" w:rsidRPr="00CF3107">
        <w:rPr>
          <w:rStyle w:val="Marquedecommentaire"/>
          <w:sz w:val="20"/>
          <w:szCs w:val="22"/>
        </w:rPr>
        <w:commentReference w:id="1626"/>
      </w:r>
    </w:p>
    <w:p w14:paraId="351ECC7C" w14:textId="77777777" w:rsidR="008527E7" w:rsidRPr="00A92DD6" w:rsidRDefault="008527E7" w:rsidP="00A66145">
      <w:pPr>
        <w:pStyle w:val="Corpsdetexte"/>
        <w:ind w:left="1440" w:right="244"/>
        <w:jc w:val="both"/>
      </w:pPr>
    </w:p>
    <w:p w14:paraId="650FB842" w14:textId="77777777" w:rsidR="0029509D" w:rsidRPr="00A92DD6" w:rsidRDefault="0029509D" w:rsidP="004F4AB9">
      <w:pPr>
        <w:pStyle w:val="Titre4"/>
        <w:numPr>
          <w:ilvl w:val="0"/>
          <w:numId w:val="214"/>
        </w:numPr>
      </w:pPr>
      <w:r w:rsidRPr="00A92DD6">
        <w:t>Problem Management</w:t>
      </w:r>
    </w:p>
    <w:p w14:paraId="271CB29C" w14:textId="77777777" w:rsidR="0029509D" w:rsidRPr="00A92DD6" w:rsidRDefault="0029509D" w:rsidP="00A66145">
      <w:pPr>
        <w:pStyle w:val="Corpsdetexte"/>
        <w:ind w:left="1440" w:right="244"/>
        <w:jc w:val="both"/>
      </w:pPr>
    </w:p>
    <w:p w14:paraId="12FCCAE3" w14:textId="6D79A84C" w:rsidR="0029509D" w:rsidRPr="00A92DD6" w:rsidRDefault="0029509D" w:rsidP="009267DB">
      <w:pPr>
        <w:pStyle w:val="Paragraphedeliste"/>
        <w:numPr>
          <w:ilvl w:val="1"/>
          <w:numId w:val="7"/>
        </w:numPr>
        <w:tabs>
          <w:tab w:val="left" w:pos="1199"/>
        </w:tabs>
        <w:ind w:left="1545"/>
        <w:jc w:val="both"/>
        <w:rPr>
          <w:sz w:val="20"/>
        </w:rPr>
      </w:pPr>
      <w:r w:rsidRPr="00A92DD6">
        <w:rPr>
          <w:sz w:val="20"/>
        </w:rPr>
        <w:t>Conduct</w:t>
      </w:r>
      <w:r w:rsidRPr="00A92DD6">
        <w:rPr>
          <w:spacing w:val="-7"/>
          <w:sz w:val="20"/>
        </w:rPr>
        <w:t xml:space="preserve"> </w:t>
      </w:r>
      <w:r w:rsidRPr="00A92DD6">
        <w:rPr>
          <w:sz w:val="20"/>
        </w:rPr>
        <w:t>thorough</w:t>
      </w:r>
      <w:r w:rsidRPr="00A92DD6">
        <w:rPr>
          <w:spacing w:val="-6"/>
          <w:sz w:val="20"/>
        </w:rPr>
        <w:t xml:space="preserve"> </w:t>
      </w:r>
      <w:r w:rsidRPr="00A92DD6">
        <w:rPr>
          <w:sz w:val="20"/>
        </w:rPr>
        <w:t>investigations</w:t>
      </w:r>
      <w:r w:rsidRPr="00A92DD6">
        <w:rPr>
          <w:spacing w:val="-7"/>
          <w:sz w:val="20"/>
        </w:rPr>
        <w:t xml:space="preserve"> </w:t>
      </w:r>
      <w:r w:rsidRPr="00A92DD6">
        <w:rPr>
          <w:sz w:val="20"/>
        </w:rPr>
        <w:t>to</w:t>
      </w:r>
      <w:r w:rsidRPr="00A92DD6">
        <w:rPr>
          <w:spacing w:val="-6"/>
          <w:sz w:val="20"/>
        </w:rPr>
        <w:t xml:space="preserve"> </w:t>
      </w:r>
      <w:r w:rsidRPr="00A92DD6">
        <w:rPr>
          <w:sz w:val="20"/>
        </w:rPr>
        <w:t>identify</w:t>
      </w:r>
      <w:r w:rsidRPr="00A92DD6">
        <w:rPr>
          <w:spacing w:val="-7"/>
          <w:sz w:val="20"/>
        </w:rPr>
        <w:t xml:space="preserve"> </w:t>
      </w:r>
      <w:r w:rsidRPr="00A92DD6">
        <w:rPr>
          <w:sz w:val="20"/>
        </w:rPr>
        <w:t>the</w:t>
      </w:r>
      <w:r w:rsidRPr="00A92DD6">
        <w:rPr>
          <w:spacing w:val="-7"/>
          <w:sz w:val="20"/>
        </w:rPr>
        <w:t xml:space="preserve"> </w:t>
      </w:r>
      <w:r w:rsidRPr="00A92DD6">
        <w:rPr>
          <w:sz w:val="20"/>
        </w:rPr>
        <w:t>root</w:t>
      </w:r>
      <w:r w:rsidRPr="00A92DD6">
        <w:rPr>
          <w:spacing w:val="-7"/>
          <w:sz w:val="20"/>
        </w:rPr>
        <w:t xml:space="preserve"> </w:t>
      </w:r>
      <w:r w:rsidRPr="00A92DD6">
        <w:rPr>
          <w:sz w:val="20"/>
        </w:rPr>
        <w:t>causes</w:t>
      </w:r>
      <w:r w:rsidRPr="00A92DD6">
        <w:rPr>
          <w:spacing w:val="-6"/>
          <w:sz w:val="20"/>
        </w:rPr>
        <w:t xml:space="preserve"> </w:t>
      </w:r>
      <w:r w:rsidRPr="00A92DD6">
        <w:rPr>
          <w:sz w:val="20"/>
        </w:rPr>
        <w:t>of</w:t>
      </w:r>
      <w:r w:rsidRPr="00A92DD6">
        <w:rPr>
          <w:spacing w:val="-8"/>
          <w:sz w:val="20"/>
        </w:rPr>
        <w:t xml:space="preserve"> </w:t>
      </w:r>
      <w:r w:rsidRPr="00A92DD6">
        <w:rPr>
          <w:spacing w:val="-2"/>
          <w:sz w:val="20"/>
        </w:rPr>
        <w:t>problems</w:t>
      </w:r>
      <w:r w:rsidR="004D2D53" w:rsidRPr="00A92DD6">
        <w:rPr>
          <w:spacing w:val="-2"/>
          <w:sz w:val="20"/>
        </w:rPr>
        <w:t>,</w:t>
      </w:r>
    </w:p>
    <w:p w14:paraId="0700337F" w14:textId="6F3A5508" w:rsidR="0029509D" w:rsidRPr="00A92DD6" w:rsidRDefault="0029509D" w:rsidP="009267DB">
      <w:pPr>
        <w:pStyle w:val="Paragraphedeliste"/>
        <w:numPr>
          <w:ilvl w:val="1"/>
          <w:numId w:val="7"/>
        </w:numPr>
        <w:tabs>
          <w:tab w:val="left" w:pos="1199"/>
        </w:tabs>
        <w:spacing w:line="255" w:lineRule="exact"/>
        <w:ind w:left="1545"/>
        <w:jc w:val="both"/>
        <w:rPr>
          <w:sz w:val="20"/>
        </w:rPr>
      </w:pPr>
      <w:r w:rsidRPr="00A92DD6">
        <w:rPr>
          <w:sz w:val="20"/>
        </w:rPr>
        <w:t>Document</w:t>
      </w:r>
      <w:r w:rsidRPr="00A92DD6">
        <w:rPr>
          <w:spacing w:val="-7"/>
          <w:sz w:val="20"/>
        </w:rPr>
        <w:t xml:space="preserve"> </w:t>
      </w:r>
      <w:r w:rsidRPr="00A92DD6">
        <w:rPr>
          <w:sz w:val="20"/>
        </w:rPr>
        <w:t>problems</w:t>
      </w:r>
      <w:r w:rsidRPr="00A92DD6">
        <w:rPr>
          <w:spacing w:val="-7"/>
          <w:sz w:val="20"/>
        </w:rPr>
        <w:t xml:space="preserve"> </w:t>
      </w:r>
      <w:r w:rsidRPr="00A92DD6">
        <w:rPr>
          <w:sz w:val="20"/>
        </w:rPr>
        <w:t>reported</w:t>
      </w:r>
      <w:r w:rsidRPr="00A92DD6">
        <w:rPr>
          <w:spacing w:val="-7"/>
          <w:sz w:val="20"/>
        </w:rPr>
        <w:t xml:space="preserve"> </w:t>
      </w:r>
      <w:r w:rsidRPr="00A92DD6">
        <w:rPr>
          <w:sz w:val="20"/>
        </w:rPr>
        <w:t>by</w:t>
      </w:r>
      <w:r w:rsidRPr="00A92DD6">
        <w:rPr>
          <w:spacing w:val="-3"/>
          <w:sz w:val="20"/>
        </w:rPr>
        <w:t xml:space="preserve"> </w:t>
      </w:r>
      <w:r w:rsidRPr="00A92DD6">
        <w:rPr>
          <w:sz w:val="20"/>
        </w:rPr>
        <w:t>Client</w:t>
      </w:r>
      <w:r w:rsidRPr="00A92DD6">
        <w:rPr>
          <w:spacing w:val="-7"/>
          <w:sz w:val="20"/>
        </w:rPr>
        <w:t xml:space="preserve"> </w:t>
      </w:r>
      <w:r w:rsidRPr="00A92DD6">
        <w:rPr>
          <w:sz w:val="20"/>
        </w:rPr>
        <w:t>and</w:t>
      </w:r>
      <w:r w:rsidRPr="00A92DD6">
        <w:rPr>
          <w:spacing w:val="-7"/>
          <w:sz w:val="20"/>
        </w:rPr>
        <w:t xml:space="preserve"> </w:t>
      </w:r>
      <w:r w:rsidRPr="00A92DD6">
        <w:rPr>
          <w:sz w:val="20"/>
        </w:rPr>
        <w:t>associate</w:t>
      </w:r>
      <w:r w:rsidRPr="00A92DD6">
        <w:rPr>
          <w:spacing w:val="-8"/>
          <w:sz w:val="20"/>
        </w:rPr>
        <w:t xml:space="preserve"> </w:t>
      </w:r>
      <w:r w:rsidRPr="00A92DD6">
        <w:rPr>
          <w:sz w:val="20"/>
        </w:rPr>
        <w:t>related</w:t>
      </w:r>
      <w:r w:rsidRPr="00A92DD6">
        <w:rPr>
          <w:spacing w:val="-7"/>
          <w:sz w:val="20"/>
        </w:rPr>
        <w:t xml:space="preserve"> </w:t>
      </w:r>
      <w:r w:rsidRPr="00A92DD6">
        <w:rPr>
          <w:spacing w:val="-2"/>
          <w:sz w:val="20"/>
        </w:rPr>
        <w:t>incidents</w:t>
      </w:r>
      <w:r w:rsidR="004D2D53" w:rsidRPr="00A92DD6">
        <w:rPr>
          <w:spacing w:val="-2"/>
          <w:sz w:val="20"/>
        </w:rPr>
        <w:t>,</w:t>
      </w:r>
    </w:p>
    <w:p w14:paraId="2DC43820" w14:textId="2BDD03A0" w:rsidR="0029509D" w:rsidRPr="00A92DD6" w:rsidRDefault="0029509D" w:rsidP="009267DB">
      <w:pPr>
        <w:pStyle w:val="Paragraphedeliste"/>
        <w:numPr>
          <w:ilvl w:val="1"/>
          <w:numId w:val="7"/>
        </w:numPr>
        <w:tabs>
          <w:tab w:val="left" w:pos="1199"/>
        </w:tabs>
        <w:spacing w:line="254" w:lineRule="exact"/>
        <w:ind w:left="1545"/>
        <w:jc w:val="both"/>
        <w:rPr>
          <w:sz w:val="20"/>
        </w:rPr>
      </w:pPr>
      <w:r w:rsidRPr="00A92DD6">
        <w:rPr>
          <w:sz w:val="20"/>
        </w:rPr>
        <w:t>Develop</w:t>
      </w:r>
      <w:r w:rsidRPr="00A92DD6">
        <w:rPr>
          <w:spacing w:val="-8"/>
          <w:sz w:val="20"/>
        </w:rPr>
        <w:t xml:space="preserve"> </w:t>
      </w:r>
      <w:r w:rsidRPr="00A92DD6">
        <w:rPr>
          <w:sz w:val="20"/>
        </w:rPr>
        <w:t>workarounds</w:t>
      </w:r>
      <w:r w:rsidRPr="00A92DD6">
        <w:rPr>
          <w:spacing w:val="-8"/>
          <w:sz w:val="20"/>
        </w:rPr>
        <w:t xml:space="preserve"> </w:t>
      </w:r>
      <w:r w:rsidRPr="00A92DD6">
        <w:rPr>
          <w:sz w:val="20"/>
        </w:rPr>
        <w:t>to</w:t>
      </w:r>
      <w:r w:rsidRPr="00A92DD6">
        <w:rPr>
          <w:spacing w:val="-7"/>
          <w:sz w:val="20"/>
        </w:rPr>
        <w:t xml:space="preserve"> </w:t>
      </w:r>
      <w:r w:rsidRPr="00A92DD6">
        <w:rPr>
          <w:sz w:val="20"/>
        </w:rPr>
        <w:t>restore</w:t>
      </w:r>
      <w:r w:rsidRPr="00A92DD6">
        <w:rPr>
          <w:spacing w:val="-9"/>
          <w:sz w:val="20"/>
        </w:rPr>
        <w:t xml:space="preserve"> </w:t>
      </w:r>
      <w:r w:rsidRPr="00A92DD6">
        <w:rPr>
          <w:spacing w:val="-2"/>
          <w:sz w:val="20"/>
        </w:rPr>
        <w:t>service</w:t>
      </w:r>
      <w:r w:rsidR="004D2D53" w:rsidRPr="00A92DD6">
        <w:rPr>
          <w:spacing w:val="-2"/>
          <w:sz w:val="20"/>
        </w:rPr>
        <w:t>,</w:t>
      </w:r>
    </w:p>
    <w:p w14:paraId="5BA9E4D0" w14:textId="58E0E45E" w:rsidR="0029509D" w:rsidRPr="00A92DD6" w:rsidRDefault="0029509D" w:rsidP="009267DB">
      <w:pPr>
        <w:pStyle w:val="Paragraphedeliste"/>
        <w:numPr>
          <w:ilvl w:val="1"/>
          <w:numId w:val="7"/>
        </w:numPr>
        <w:tabs>
          <w:tab w:val="left" w:pos="1199"/>
        </w:tabs>
        <w:ind w:left="1545"/>
        <w:jc w:val="both"/>
        <w:rPr>
          <w:sz w:val="20"/>
        </w:rPr>
      </w:pPr>
      <w:r w:rsidRPr="00A92DD6">
        <w:rPr>
          <w:sz w:val="20"/>
        </w:rPr>
        <w:t>Identify</w:t>
      </w:r>
      <w:r w:rsidRPr="00A92DD6">
        <w:rPr>
          <w:spacing w:val="-9"/>
          <w:sz w:val="20"/>
        </w:rPr>
        <w:t xml:space="preserve"> </w:t>
      </w:r>
      <w:r w:rsidRPr="00A92DD6">
        <w:rPr>
          <w:sz w:val="20"/>
        </w:rPr>
        <w:t>permanent</w:t>
      </w:r>
      <w:r w:rsidRPr="00A92DD6">
        <w:rPr>
          <w:spacing w:val="-8"/>
          <w:sz w:val="20"/>
        </w:rPr>
        <w:t xml:space="preserve"> </w:t>
      </w:r>
      <w:r w:rsidRPr="00A92DD6">
        <w:rPr>
          <w:sz w:val="20"/>
        </w:rPr>
        <w:t>solutions</w:t>
      </w:r>
      <w:r w:rsidRPr="00A92DD6">
        <w:rPr>
          <w:spacing w:val="-9"/>
          <w:sz w:val="20"/>
        </w:rPr>
        <w:t xml:space="preserve"> </w:t>
      </w:r>
      <w:r w:rsidRPr="00A92DD6">
        <w:rPr>
          <w:sz w:val="20"/>
        </w:rPr>
        <w:t>and</w:t>
      </w:r>
      <w:r w:rsidRPr="00A92DD6">
        <w:rPr>
          <w:spacing w:val="-8"/>
          <w:sz w:val="20"/>
        </w:rPr>
        <w:t xml:space="preserve"> </w:t>
      </w:r>
      <w:r w:rsidRPr="00A92DD6">
        <w:rPr>
          <w:sz w:val="20"/>
        </w:rPr>
        <w:t>preventive</w:t>
      </w:r>
      <w:r w:rsidRPr="00A92DD6">
        <w:rPr>
          <w:spacing w:val="-9"/>
          <w:sz w:val="20"/>
        </w:rPr>
        <w:t xml:space="preserve"> </w:t>
      </w:r>
      <w:r w:rsidRPr="00A92DD6">
        <w:rPr>
          <w:spacing w:val="-2"/>
          <w:sz w:val="20"/>
        </w:rPr>
        <w:t>measures</w:t>
      </w:r>
      <w:r w:rsidR="004D2D53" w:rsidRPr="00A92DD6">
        <w:rPr>
          <w:spacing w:val="-2"/>
          <w:sz w:val="20"/>
        </w:rPr>
        <w:t>,</w:t>
      </w:r>
    </w:p>
    <w:p w14:paraId="1FBBDA74" w14:textId="46A5E2C8" w:rsidR="0029509D" w:rsidRPr="00A92DD6" w:rsidRDefault="0029509D" w:rsidP="009267DB">
      <w:pPr>
        <w:pStyle w:val="Paragraphedeliste"/>
        <w:numPr>
          <w:ilvl w:val="1"/>
          <w:numId w:val="7"/>
        </w:numPr>
        <w:tabs>
          <w:tab w:val="left" w:pos="1199"/>
        </w:tabs>
        <w:spacing w:before="2" w:line="255" w:lineRule="exact"/>
        <w:ind w:left="1545"/>
        <w:jc w:val="both"/>
        <w:rPr>
          <w:sz w:val="20"/>
        </w:rPr>
      </w:pPr>
      <w:r w:rsidRPr="00A92DD6">
        <w:rPr>
          <w:sz w:val="20"/>
        </w:rPr>
        <w:t>Align</w:t>
      </w:r>
      <w:r w:rsidRPr="00A92DD6">
        <w:rPr>
          <w:spacing w:val="-7"/>
          <w:sz w:val="20"/>
        </w:rPr>
        <w:t xml:space="preserve"> </w:t>
      </w:r>
      <w:r w:rsidRPr="00A92DD6">
        <w:rPr>
          <w:sz w:val="20"/>
        </w:rPr>
        <w:t>and</w:t>
      </w:r>
      <w:r w:rsidRPr="00A92DD6">
        <w:rPr>
          <w:spacing w:val="-8"/>
          <w:sz w:val="20"/>
        </w:rPr>
        <w:t xml:space="preserve"> </w:t>
      </w:r>
      <w:r w:rsidRPr="00A92DD6">
        <w:rPr>
          <w:sz w:val="20"/>
        </w:rPr>
        <w:t>prioritize</w:t>
      </w:r>
      <w:r w:rsidRPr="00A92DD6">
        <w:rPr>
          <w:spacing w:val="-8"/>
          <w:sz w:val="20"/>
        </w:rPr>
        <w:t xml:space="preserve"> </w:t>
      </w:r>
      <w:r w:rsidRPr="00A92DD6">
        <w:rPr>
          <w:sz w:val="20"/>
        </w:rPr>
        <w:t>resolution</w:t>
      </w:r>
      <w:r w:rsidRPr="00A92DD6">
        <w:rPr>
          <w:spacing w:val="-7"/>
          <w:sz w:val="20"/>
        </w:rPr>
        <w:t xml:space="preserve"> </w:t>
      </w:r>
      <w:r w:rsidRPr="00A92DD6">
        <w:rPr>
          <w:sz w:val="20"/>
        </w:rPr>
        <w:t>with</w:t>
      </w:r>
      <w:r w:rsidRPr="00A92DD6">
        <w:rPr>
          <w:spacing w:val="-5"/>
          <w:sz w:val="20"/>
        </w:rPr>
        <w:t xml:space="preserve"> </w:t>
      </w:r>
      <w:r w:rsidRPr="00A92DD6">
        <w:rPr>
          <w:sz w:val="20"/>
        </w:rPr>
        <w:t>Continuous</w:t>
      </w:r>
      <w:r w:rsidRPr="00A92DD6">
        <w:rPr>
          <w:spacing w:val="-7"/>
          <w:sz w:val="20"/>
        </w:rPr>
        <w:t xml:space="preserve"> </w:t>
      </w:r>
      <w:r w:rsidRPr="00A92DD6">
        <w:rPr>
          <w:spacing w:val="-2"/>
          <w:sz w:val="20"/>
        </w:rPr>
        <w:t>Evolution</w:t>
      </w:r>
      <w:r w:rsidR="004D2D53" w:rsidRPr="00A92DD6">
        <w:rPr>
          <w:spacing w:val="-2"/>
          <w:sz w:val="20"/>
        </w:rPr>
        <w:t>,</w:t>
      </w:r>
    </w:p>
    <w:p w14:paraId="04B85448" w14:textId="77777777" w:rsidR="0029509D" w:rsidRPr="00A92DD6" w:rsidRDefault="0029509D" w:rsidP="009267DB">
      <w:pPr>
        <w:pStyle w:val="Paragraphedeliste"/>
        <w:numPr>
          <w:ilvl w:val="1"/>
          <w:numId w:val="7"/>
        </w:numPr>
        <w:tabs>
          <w:tab w:val="left" w:pos="1199"/>
        </w:tabs>
        <w:ind w:left="1545"/>
        <w:jc w:val="both"/>
        <w:rPr>
          <w:sz w:val="20"/>
        </w:rPr>
      </w:pPr>
      <w:r w:rsidRPr="00A92DD6">
        <w:rPr>
          <w:sz w:val="20"/>
        </w:rPr>
        <w:t>Explore</w:t>
      </w:r>
      <w:r w:rsidRPr="00A92DD6">
        <w:rPr>
          <w:spacing w:val="-10"/>
          <w:sz w:val="20"/>
        </w:rPr>
        <w:t xml:space="preserve"> </w:t>
      </w:r>
      <w:r w:rsidRPr="00A92DD6">
        <w:rPr>
          <w:sz w:val="20"/>
        </w:rPr>
        <w:t>opportunities</w:t>
      </w:r>
      <w:r w:rsidRPr="00A92DD6">
        <w:rPr>
          <w:spacing w:val="-10"/>
          <w:sz w:val="20"/>
        </w:rPr>
        <w:t xml:space="preserve"> </w:t>
      </w:r>
      <w:r w:rsidRPr="00A92DD6">
        <w:rPr>
          <w:sz w:val="20"/>
        </w:rPr>
        <w:t>for</w:t>
      </w:r>
      <w:r w:rsidRPr="00A92DD6">
        <w:rPr>
          <w:spacing w:val="-9"/>
          <w:sz w:val="20"/>
        </w:rPr>
        <w:t xml:space="preserve"> </w:t>
      </w:r>
      <w:r w:rsidRPr="00A92DD6">
        <w:rPr>
          <w:sz w:val="20"/>
        </w:rPr>
        <w:t>continuous</w:t>
      </w:r>
      <w:r w:rsidRPr="00A92DD6">
        <w:rPr>
          <w:spacing w:val="-9"/>
          <w:sz w:val="20"/>
        </w:rPr>
        <w:t xml:space="preserve"> </w:t>
      </w:r>
      <w:r w:rsidRPr="00A92DD6">
        <w:rPr>
          <w:sz w:val="20"/>
        </w:rPr>
        <w:t>improvement</w:t>
      </w:r>
      <w:r w:rsidRPr="00A92DD6">
        <w:rPr>
          <w:spacing w:val="-9"/>
          <w:sz w:val="20"/>
        </w:rPr>
        <w:t xml:space="preserve"> </w:t>
      </w:r>
      <w:r w:rsidRPr="00A92DD6">
        <w:rPr>
          <w:sz w:val="20"/>
        </w:rPr>
        <w:t>and</w:t>
      </w:r>
      <w:r w:rsidRPr="00A92DD6">
        <w:rPr>
          <w:spacing w:val="-9"/>
          <w:sz w:val="20"/>
        </w:rPr>
        <w:t xml:space="preserve"> </w:t>
      </w:r>
      <w:r w:rsidRPr="00A92DD6">
        <w:rPr>
          <w:spacing w:val="-2"/>
          <w:sz w:val="20"/>
        </w:rPr>
        <w:t>automation.</w:t>
      </w:r>
    </w:p>
    <w:p w14:paraId="2E861437" w14:textId="77777777" w:rsidR="0029509D" w:rsidRPr="00A92DD6" w:rsidRDefault="0029509D" w:rsidP="00A66145">
      <w:pPr>
        <w:pStyle w:val="Corpsdetexte"/>
        <w:ind w:left="1440" w:right="244"/>
        <w:jc w:val="both"/>
      </w:pPr>
    </w:p>
    <w:p w14:paraId="1F26E2A2" w14:textId="77777777" w:rsidR="004F4771" w:rsidRPr="004222B0" w:rsidRDefault="004F4771" w:rsidP="009267DB">
      <w:pPr>
        <w:pStyle w:val="Titre3"/>
        <w:numPr>
          <w:ilvl w:val="0"/>
          <w:numId w:val="173"/>
        </w:numPr>
        <w:ind w:left="1185"/>
        <w:jc w:val="both"/>
        <w:rPr>
          <w:rFonts w:asciiTheme="minorHAnsi" w:hAnsiTheme="minorHAnsi"/>
          <w:b/>
          <w:color w:val="auto"/>
          <w:sz w:val="20"/>
        </w:rPr>
      </w:pPr>
      <w:r w:rsidRPr="004222B0">
        <w:rPr>
          <w:rFonts w:asciiTheme="minorHAnsi" w:hAnsiTheme="minorHAnsi"/>
          <w:b/>
          <w:color w:val="auto"/>
          <w:sz w:val="20"/>
        </w:rPr>
        <w:t>Change Management</w:t>
      </w:r>
    </w:p>
    <w:p w14:paraId="31D12137" w14:textId="77777777" w:rsidR="004F4771" w:rsidRPr="00A66145" w:rsidRDefault="004F4771" w:rsidP="00A66145">
      <w:pPr>
        <w:pStyle w:val="Corpsdetexte"/>
        <w:ind w:left="720" w:right="244"/>
        <w:jc w:val="both"/>
      </w:pPr>
    </w:p>
    <w:p w14:paraId="0FA6241F" w14:textId="1B0AAB31" w:rsidR="004F4771" w:rsidRPr="00A92DD6" w:rsidRDefault="004F4771" w:rsidP="009267DB">
      <w:pPr>
        <w:pStyle w:val="Paragraphedeliste"/>
        <w:numPr>
          <w:ilvl w:val="0"/>
          <w:numId w:val="6"/>
        </w:numPr>
        <w:tabs>
          <w:tab w:val="left" w:pos="1199"/>
        </w:tabs>
        <w:spacing w:before="1"/>
        <w:ind w:left="1545"/>
        <w:jc w:val="both"/>
        <w:rPr>
          <w:sz w:val="20"/>
        </w:rPr>
      </w:pPr>
      <w:r w:rsidRPr="00A92DD6">
        <w:rPr>
          <w:sz w:val="20"/>
        </w:rPr>
        <w:t>Prepare</w:t>
      </w:r>
      <w:r w:rsidRPr="00A92DD6">
        <w:rPr>
          <w:spacing w:val="-9"/>
          <w:sz w:val="20"/>
        </w:rPr>
        <w:t xml:space="preserve"> </w:t>
      </w:r>
      <w:r w:rsidRPr="00A92DD6">
        <w:rPr>
          <w:sz w:val="20"/>
        </w:rPr>
        <w:t>change</w:t>
      </w:r>
      <w:r w:rsidRPr="00A92DD6">
        <w:rPr>
          <w:spacing w:val="-10"/>
          <w:sz w:val="20"/>
        </w:rPr>
        <w:t xml:space="preserve"> </w:t>
      </w:r>
      <w:r w:rsidRPr="00A92DD6">
        <w:rPr>
          <w:sz w:val="20"/>
        </w:rPr>
        <w:t>request</w:t>
      </w:r>
      <w:r w:rsidRPr="00A92DD6">
        <w:rPr>
          <w:spacing w:val="-8"/>
          <w:sz w:val="20"/>
        </w:rPr>
        <w:t xml:space="preserve"> </w:t>
      </w:r>
      <w:r w:rsidRPr="00A92DD6">
        <w:rPr>
          <w:sz w:val="20"/>
        </w:rPr>
        <w:t>documentation</w:t>
      </w:r>
      <w:r w:rsidRPr="00A92DD6">
        <w:rPr>
          <w:spacing w:val="-8"/>
          <w:sz w:val="20"/>
        </w:rPr>
        <w:t xml:space="preserve"> </w:t>
      </w:r>
      <w:r w:rsidRPr="00A92DD6">
        <w:rPr>
          <w:sz w:val="20"/>
        </w:rPr>
        <w:t>according</w:t>
      </w:r>
      <w:r w:rsidRPr="00A92DD6">
        <w:rPr>
          <w:spacing w:val="-9"/>
          <w:sz w:val="20"/>
        </w:rPr>
        <w:t xml:space="preserve"> </w:t>
      </w:r>
      <w:r w:rsidRPr="00A92DD6">
        <w:rPr>
          <w:sz w:val="20"/>
        </w:rPr>
        <w:t>to</w:t>
      </w:r>
      <w:r w:rsidRPr="00A92DD6">
        <w:rPr>
          <w:spacing w:val="-8"/>
          <w:sz w:val="20"/>
        </w:rPr>
        <w:t xml:space="preserve"> </w:t>
      </w:r>
      <w:r w:rsidRPr="00A92DD6">
        <w:rPr>
          <w:sz w:val="20"/>
        </w:rPr>
        <w:t>mutually</w:t>
      </w:r>
      <w:r w:rsidRPr="00A92DD6">
        <w:rPr>
          <w:spacing w:val="-8"/>
          <w:sz w:val="20"/>
        </w:rPr>
        <w:t xml:space="preserve"> </w:t>
      </w:r>
      <w:r w:rsidRPr="00A92DD6">
        <w:rPr>
          <w:sz w:val="20"/>
        </w:rPr>
        <w:t>agreed</w:t>
      </w:r>
      <w:r w:rsidRPr="00A92DD6">
        <w:rPr>
          <w:spacing w:val="-8"/>
          <w:sz w:val="20"/>
        </w:rPr>
        <w:t xml:space="preserve"> </w:t>
      </w:r>
      <w:r w:rsidRPr="00A92DD6">
        <w:rPr>
          <w:spacing w:val="-2"/>
          <w:sz w:val="20"/>
        </w:rPr>
        <w:t>process</w:t>
      </w:r>
      <w:r w:rsidR="00BD03C0" w:rsidRPr="00A92DD6">
        <w:rPr>
          <w:spacing w:val="-2"/>
          <w:sz w:val="20"/>
        </w:rPr>
        <w:t>,</w:t>
      </w:r>
    </w:p>
    <w:p w14:paraId="73C466BE" w14:textId="035649E6" w:rsidR="004F4771" w:rsidRPr="00A92DD6" w:rsidRDefault="004F4771" w:rsidP="009267DB">
      <w:pPr>
        <w:pStyle w:val="Paragraphedeliste"/>
        <w:numPr>
          <w:ilvl w:val="0"/>
          <w:numId w:val="6"/>
        </w:numPr>
        <w:tabs>
          <w:tab w:val="left" w:pos="1199"/>
        </w:tabs>
        <w:spacing w:line="243" w:lineRule="exact"/>
        <w:ind w:left="1545"/>
        <w:jc w:val="both"/>
        <w:rPr>
          <w:sz w:val="20"/>
        </w:rPr>
      </w:pPr>
      <w:r w:rsidRPr="00A92DD6">
        <w:rPr>
          <w:sz w:val="20"/>
        </w:rPr>
        <w:t>Schedule</w:t>
      </w:r>
      <w:r w:rsidRPr="00A92DD6">
        <w:rPr>
          <w:spacing w:val="-11"/>
          <w:sz w:val="20"/>
        </w:rPr>
        <w:t xml:space="preserve"> </w:t>
      </w:r>
      <w:r w:rsidRPr="00A92DD6">
        <w:rPr>
          <w:sz w:val="20"/>
        </w:rPr>
        <w:t>changes</w:t>
      </w:r>
      <w:r w:rsidRPr="00A92DD6">
        <w:rPr>
          <w:spacing w:val="-9"/>
          <w:sz w:val="20"/>
        </w:rPr>
        <w:t xml:space="preserve"> </w:t>
      </w:r>
      <w:r w:rsidRPr="00A92DD6">
        <w:rPr>
          <w:sz w:val="20"/>
        </w:rPr>
        <w:t>within</w:t>
      </w:r>
      <w:r w:rsidRPr="00A92DD6">
        <w:rPr>
          <w:spacing w:val="-7"/>
          <w:sz w:val="20"/>
        </w:rPr>
        <w:t xml:space="preserve"> </w:t>
      </w:r>
      <w:r w:rsidRPr="00A92DD6">
        <w:rPr>
          <w:sz w:val="20"/>
        </w:rPr>
        <w:t>Client-defined</w:t>
      </w:r>
      <w:r w:rsidRPr="00A92DD6">
        <w:rPr>
          <w:spacing w:val="-9"/>
          <w:sz w:val="20"/>
        </w:rPr>
        <w:t xml:space="preserve"> </w:t>
      </w:r>
      <w:r w:rsidRPr="00A92DD6">
        <w:rPr>
          <w:sz w:val="20"/>
        </w:rPr>
        <w:t>change</w:t>
      </w:r>
      <w:r w:rsidRPr="00A92DD6">
        <w:rPr>
          <w:spacing w:val="-10"/>
          <w:sz w:val="20"/>
        </w:rPr>
        <w:t xml:space="preserve"> </w:t>
      </w:r>
      <w:r w:rsidRPr="00A92DD6">
        <w:rPr>
          <w:spacing w:val="-2"/>
          <w:sz w:val="20"/>
        </w:rPr>
        <w:t>periods</w:t>
      </w:r>
      <w:r w:rsidR="00BD03C0" w:rsidRPr="00A92DD6">
        <w:rPr>
          <w:spacing w:val="-2"/>
          <w:sz w:val="20"/>
        </w:rPr>
        <w:t>,</w:t>
      </w:r>
    </w:p>
    <w:p w14:paraId="50A66AAD" w14:textId="70AE9A5B" w:rsidR="004F4771" w:rsidRPr="00A92DD6" w:rsidRDefault="004F4771" w:rsidP="009267DB">
      <w:pPr>
        <w:pStyle w:val="Paragraphedeliste"/>
        <w:numPr>
          <w:ilvl w:val="0"/>
          <w:numId w:val="6"/>
        </w:numPr>
        <w:tabs>
          <w:tab w:val="left" w:pos="1199"/>
        </w:tabs>
        <w:spacing w:line="243" w:lineRule="exact"/>
        <w:ind w:left="1545"/>
        <w:jc w:val="both"/>
        <w:rPr>
          <w:sz w:val="20"/>
        </w:rPr>
      </w:pPr>
      <w:r w:rsidRPr="00A92DD6">
        <w:rPr>
          <w:sz w:val="20"/>
        </w:rPr>
        <w:t>Present</w:t>
      </w:r>
      <w:r w:rsidRPr="00A92DD6">
        <w:rPr>
          <w:spacing w:val="-9"/>
          <w:sz w:val="20"/>
        </w:rPr>
        <w:t xml:space="preserve"> </w:t>
      </w:r>
      <w:r w:rsidRPr="00A92DD6">
        <w:rPr>
          <w:sz w:val="20"/>
        </w:rPr>
        <w:t>the</w:t>
      </w:r>
      <w:r w:rsidRPr="00A92DD6">
        <w:rPr>
          <w:spacing w:val="-9"/>
          <w:sz w:val="20"/>
        </w:rPr>
        <w:t xml:space="preserve"> </w:t>
      </w:r>
      <w:r w:rsidRPr="00A92DD6">
        <w:rPr>
          <w:sz w:val="20"/>
        </w:rPr>
        <w:t>change</w:t>
      </w:r>
      <w:r w:rsidRPr="00A92DD6">
        <w:rPr>
          <w:spacing w:val="-9"/>
          <w:sz w:val="20"/>
        </w:rPr>
        <w:t xml:space="preserve"> </w:t>
      </w:r>
      <w:r w:rsidRPr="00A92DD6">
        <w:rPr>
          <w:sz w:val="20"/>
        </w:rPr>
        <w:t>for</w:t>
      </w:r>
      <w:r w:rsidRPr="00A92DD6">
        <w:rPr>
          <w:spacing w:val="-9"/>
          <w:sz w:val="20"/>
        </w:rPr>
        <w:t xml:space="preserve"> </w:t>
      </w:r>
      <w:r w:rsidRPr="00A92DD6">
        <w:rPr>
          <w:sz w:val="20"/>
        </w:rPr>
        <w:t>review</w:t>
      </w:r>
      <w:r w:rsidRPr="00A92DD6">
        <w:rPr>
          <w:spacing w:val="-7"/>
          <w:sz w:val="20"/>
        </w:rPr>
        <w:t xml:space="preserve"> </w:t>
      </w:r>
      <w:r w:rsidRPr="00A92DD6">
        <w:rPr>
          <w:sz w:val="20"/>
        </w:rPr>
        <w:t>and</w:t>
      </w:r>
      <w:r w:rsidRPr="00A92DD6">
        <w:rPr>
          <w:spacing w:val="-10"/>
          <w:sz w:val="20"/>
        </w:rPr>
        <w:t xml:space="preserve"> </w:t>
      </w:r>
      <w:r w:rsidRPr="00A92DD6">
        <w:rPr>
          <w:sz w:val="20"/>
        </w:rPr>
        <w:t>approval</w:t>
      </w:r>
      <w:r w:rsidRPr="00A92DD6">
        <w:rPr>
          <w:spacing w:val="-10"/>
          <w:sz w:val="20"/>
        </w:rPr>
        <w:t xml:space="preserve"> </w:t>
      </w:r>
      <w:r w:rsidRPr="00A92DD6">
        <w:rPr>
          <w:sz w:val="20"/>
        </w:rPr>
        <w:t>at</w:t>
      </w:r>
      <w:r w:rsidRPr="00A92DD6">
        <w:rPr>
          <w:spacing w:val="-10"/>
          <w:sz w:val="20"/>
        </w:rPr>
        <w:t xml:space="preserve"> </w:t>
      </w:r>
      <w:r w:rsidRPr="00A92DD6">
        <w:rPr>
          <w:sz w:val="20"/>
        </w:rPr>
        <w:t>Client</w:t>
      </w:r>
      <w:r w:rsidRPr="00A92DD6">
        <w:rPr>
          <w:spacing w:val="-8"/>
          <w:sz w:val="20"/>
        </w:rPr>
        <w:t xml:space="preserve"> </w:t>
      </w:r>
      <w:r w:rsidRPr="00A92DD6">
        <w:rPr>
          <w:sz w:val="20"/>
        </w:rPr>
        <w:t>Change</w:t>
      </w:r>
      <w:r w:rsidRPr="00A92DD6">
        <w:rPr>
          <w:spacing w:val="-9"/>
          <w:sz w:val="20"/>
        </w:rPr>
        <w:t xml:space="preserve"> </w:t>
      </w:r>
      <w:r w:rsidRPr="00A92DD6">
        <w:rPr>
          <w:sz w:val="20"/>
        </w:rPr>
        <w:t>Advisory</w:t>
      </w:r>
      <w:r w:rsidRPr="00A92DD6">
        <w:rPr>
          <w:spacing w:val="-9"/>
          <w:sz w:val="20"/>
        </w:rPr>
        <w:t xml:space="preserve"> </w:t>
      </w:r>
      <w:r w:rsidRPr="00A92DD6">
        <w:rPr>
          <w:sz w:val="20"/>
        </w:rPr>
        <w:t>Board</w:t>
      </w:r>
      <w:r w:rsidRPr="00A92DD6">
        <w:rPr>
          <w:spacing w:val="-8"/>
          <w:sz w:val="20"/>
        </w:rPr>
        <w:t xml:space="preserve"> </w:t>
      </w:r>
      <w:r w:rsidRPr="00A92DD6">
        <w:rPr>
          <w:sz w:val="20"/>
        </w:rPr>
        <w:t>(</w:t>
      </w:r>
      <w:r w:rsidR="00C05473" w:rsidRPr="00A92DD6">
        <w:rPr>
          <w:sz w:val="20"/>
        </w:rPr>
        <w:t>“</w:t>
      </w:r>
      <w:r w:rsidRPr="00A92DD6">
        <w:rPr>
          <w:b/>
          <w:bCs/>
          <w:sz w:val="20"/>
        </w:rPr>
        <w:t>CAB</w:t>
      </w:r>
      <w:r w:rsidR="00C05473" w:rsidRPr="00A92DD6">
        <w:rPr>
          <w:b/>
          <w:bCs/>
          <w:sz w:val="20"/>
        </w:rPr>
        <w:t>”</w:t>
      </w:r>
      <w:r w:rsidRPr="00A92DD6">
        <w:rPr>
          <w:sz w:val="20"/>
        </w:rPr>
        <w:t>)</w:t>
      </w:r>
      <w:r w:rsidRPr="00A92DD6">
        <w:rPr>
          <w:spacing w:val="-9"/>
          <w:sz w:val="20"/>
        </w:rPr>
        <w:t xml:space="preserve"> </w:t>
      </w:r>
      <w:r w:rsidRPr="00A92DD6">
        <w:rPr>
          <w:spacing w:val="-2"/>
          <w:sz w:val="20"/>
        </w:rPr>
        <w:t>meeting as defined in the operational framework</w:t>
      </w:r>
      <w:r w:rsidR="007F5AF9" w:rsidRPr="00A92DD6">
        <w:rPr>
          <w:spacing w:val="-2"/>
          <w:sz w:val="20"/>
        </w:rPr>
        <w:t>,</w:t>
      </w:r>
    </w:p>
    <w:p w14:paraId="52A0C2EE" w14:textId="534C693E" w:rsidR="006915B1" w:rsidRPr="00A92DD6" w:rsidRDefault="006915B1" w:rsidP="009267DB">
      <w:pPr>
        <w:pStyle w:val="Paragraphedeliste"/>
        <w:numPr>
          <w:ilvl w:val="0"/>
          <w:numId w:val="6"/>
        </w:numPr>
        <w:tabs>
          <w:tab w:val="left" w:pos="1199"/>
        </w:tabs>
        <w:spacing w:line="243" w:lineRule="exact"/>
        <w:ind w:left="1545"/>
        <w:jc w:val="both"/>
        <w:rPr>
          <w:sz w:val="20"/>
        </w:rPr>
      </w:pPr>
      <w:r w:rsidRPr="00A92DD6">
        <w:rPr>
          <w:spacing w:val="-2"/>
          <w:sz w:val="20"/>
        </w:rPr>
        <w:t>Coordinate</w:t>
      </w:r>
      <w:r w:rsidR="007C5E1E" w:rsidRPr="00A92DD6">
        <w:rPr>
          <w:spacing w:val="-2"/>
          <w:sz w:val="20"/>
        </w:rPr>
        <w:t xml:space="preserve"> changes with the Client</w:t>
      </w:r>
      <w:r w:rsidR="00B517E7" w:rsidRPr="00A92DD6">
        <w:rPr>
          <w:spacing w:val="-2"/>
          <w:sz w:val="20"/>
        </w:rPr>
        <w:t>,</w:t>
      </w:r>
    </w:p>
    <w:p w14:paraId="1B575F2B" w14:textId="77777777" w:rsidR="004F4771" w:rsidRPr="00A92DD6" w:rsidRDefault="004F4771" w:rsidP="009267DB">
      <w:pPr>
        <w:pStyle w:val="Paragraphedeliste"/>
        <w:numPr>
          <w:ilvl w:val="0"/>
          <w:numId w:val="6"/>
        </w:numPr>
        <w:tabs>
          <w:tab w:val="left" w:pos="1199"/>
        </w:tabs>
        <w:spacing w:before="1"/>
        <w:ind w:left="1545"/>
        <w:jc w:val="both"/>
        <w:rPr>
          <w:sz w:val="20"/>
        </w:rPr>
      </w:pPr>
      <w:r w:rsidRPr="00A92DD6">
        <w:rPr>
          <w:sz w:val="20"/>
        </w:rPr>
        <w:t>Document</w:t>
      </w:r>
      <w:r w:rsidRPr="00A92DD6">
        <w:rPr>
          <w:spacing w:val="-6"/>
          <w:sz w:val="20"/>
        </w:rPr>
        <w:t xml:space="preserve"> </w:t>
      </w:r>
      <w:r w:rsidRPr="00A92DD6">
        <w:rPr>
          <w:sz w:val="20"/>
        </w:rPr>
        <w:t>the</w:t>
      </w:r>
      <w:r w:rsidRPr="00A92DD6">
        <w:rPr>
          <w:spacing w:val="-7"/>
          <w:sz w:val="20"/>
        </w:rPr>
        <w:t xml:space="preserve"> </w:t>
      </w:r>
      <w:r w:rsidRPr="00A92DD6">
        <w:rPr>
          <w:sz w:val="20"/>
        </w:rPr>
        <w:t>outcome</w:t>
      </w:r>
      <w:r w:rsidRPr="00A92DD6">
        <w:rPr>
          <w:spacing w:val="-7"/>
          <w:sz w:val="20"/>
        </w:rPr>
        <w:t xml:space="preserve"> </w:t>
      </w:r>
      <w:r w:rsidRPr="00A92DD6">
        <w:rPr>
          <w:sz w:val="20"/>
        </w:rPr>
        <w:t>of</w:t>
      </w:r>
      <w:r w:rsidRPr="00A92DD6">
        <w:rPr>
          <w:spacing w:val="-8"/>
          <w:sz w:val="20"/>
        </w:rPr>
        <w:t xml:space="preserve"> </w:t>
      </w:r>
      <w:r w:rsidRPr="00A92DD6">
        <w:rPr>
          <w:sz w:val="20"/>
        </w:rPr>
        <w:t>the</w:t>
      </w:r>
      <w:r w:rsidRPr="00A92DD6">
        <w:rPr>
          <w:spacing w:val="-6"/>
          <w:sz w:val="20"/>
        </w:rPr>
        <w:t xml:space="preserve"> </w:t>
      </w:r>
      <w:r w:rsidRPr="00A92DD6">
        <w:rPr>
          <w:spacing w:val="-2"/>
          <w:sz w:val="20"/>
        </w:rPr>
        <w:t>change.</w:t>
      </w:r>
    </w:p>
    <w:p w14:paraId="162923DF" w14:textId="77777777" w:rsidR="004F4771" w:rsidRPr="00A92DD6" w:rsidRDefault="004F4771" w:rsidP="00A66145">
      <w:pPr>
        <w:pStyle w:val="Corpsdetexte"/>
        <w:ind w:left="720" w:right="244"/>
        <w:jc w:val="both"/>
      </w:pPr>
    </w:p>
    <w:p w14:paraId="519DC80A" w14:textId="77777777" w:rsidR="00E46686" w:rsidRPr="004222B0" w:rsidRDefault="00E46686" w:rsidP="009267DB">
      <w:pPr>
        <w:pStyle w:val="Titre3"/>
        <w:numPr>
          <w:ilvl w:val="0"/>
          <w:numId w:val="173"/>
        </w:numPr>
        <w:ind w:left="1185"/>
        <w:jc w:val="both"/>
        <w:rPr>
          <w:rFonts w:asciiTheme="minorHAnsi" w:hAnsiTheme="minorHAnsi"/>
          <w:b/>
          <w:color w:val="auto"/>
          <w:sz w:val="20"/>
        </w:rPr>
      </w:pPr>
      <w:r w:rsidRPr="004222B0">
        <w:rPr>
          <w:rFonts w:asciiTheme="minorHAnsi" w:hAnsiTheme="minorHAnsi"/>
          <w:b/>
          <w:color w:val="auto"/>
          <w:sz w:val="20"/>
        </w:rPr>
        <w:t>Cloud Vendor Support Management</w:t>
      </w:r>
    </w:p>
    <w:p w14:paraId="2D0FFBC7" w14:textId="77777777" w:rsidR="00E46686" w:rsidRPr="00A66145" w:rsidRDefault="00E46686" w:rsidP="00A66145">
      <w:pPr>
        <w:pStyle w:val="Corpsdetexte"/>
        <w:ind w:left="720" w:right="244"/>
        <w:jc w:val="both"/>
      </w:pPr>
    </w:p>
    <w:p w14:paraId="593ADA75" w14:textId="4611C94C" w:rsidR="00E46686" w:rsidRPr="00A92DD6" w:rsidRDefault="00E46686" w:rsidP="009267DB">
      <w:pPr>
        <w:pStyle w:val="Paragraphedeliste"/>
        <w:numPr>
          <w:ilvl w:val="0"/>
          <w:numId w:val="6"/>
        </w:numPr>
        <w:tabs>
          <w:tab w:val="left" w:pos="1199"/>
        </w:tabs>
        <w:ind w:left="1545"/>
        <w:jc w:val="both"/>
        <w:rPr>
          <w:sz w:val="20"/>
        </w:rPr>
      </w:pPr>
      <w:r w:rsidRPr="00A92DD6">
        <w:rPr>
          <w:sz w:val="20"/>
        </w:rPr>
        <w:t>Ensure that the client can create an incident directly with the cloud provider</w:t>
      </w:r>
      <w:r w:rsidR="007F5AF9" w:rsidRPr="00A92DD6">
        <w:rPr>
          <w:sz w:val="20"/>
        </w:rPr>
        <w:t>,</w:t>
      </w:r>
      <w:r w:rsidRPr="00A92DD6">
        <w:rPr>
          <w:sz w:val="20"/>
        </w:rPr>
        <w:t xml:space="preserve"> </w:t>
      </w:r>
    </w:p>
    <w:p w14:paraId="20B6FB8E" w14:textId="551E08E4" w:rsidR="00E46686" w:rsidRPr="00A92DD6" w:rsidRDefault="00E46686" w:rsidP="009267DB">
      <w:pPr>
        <w:pStyle w:val="Paragraphedeliste"/>
        <w:numPr>
          <w:ilvl w:val="0"/>
          <w:numId w:val="6"/>
        </w:numPr>
        <w:tabs>
          <w:tab w:val="left" w:pos="1199"/>
        </w:tabs>
        <w:spacing w:before="1" w:line="243" w:lineRule="exact"/>
        <w:ind w:left="1545"/>
        <w:jc w:val="both"/>
        <w:rPr>
          <w:sz w:val="20"/>
        </w:rPr>
      </w:pPr>
      <w:r w:rsidRPr="00A92DD6">
        <w:rPr>
          <w:sz w:val="20"/>
        </w:rPr>
        <w:t>Carry</w:t>
      </w:r>
      <w:r w:rsidRPr="00A92DD6">
        <w:rPr>
          <w:spacing w:val="-7"/>
          <w:sz w:val="20"/>
        </w:rPr>
        <w:t xml:space="preserve"> </w:t>
      </w:r>
      <w:r w:rsidRPr="00A92DD6">
        <w:rPr>
          <w:sz w:val="20"/>
        </w:rPr>
        <w:t>out</w:t>
      </w:r>
      <w:r w:rsidRPr="00A92DD6">
        <w:rPr>
          <w:spacing w:val="-7"/>
          <w:sz w:val="20"/>
        </w:rPr>
        <w:t xml:space="preserve"> </w:t>
      </w:r>
      <w:r w:rsidRPr="00A92DD6">
        <w:rPr>
          <w:sz w:val="20"/>
        </w:rPr>
        <w:t>troubleshooting</w:t>
      </w:r>
      <w:r w:rsidRPr="00A92DD6">
        <w:rPr>
          <w:spacing w:val="-8"/>
          <w:sz w:val="20"/>
        </w:rPr>
        <w:t xml:space="preserve"> </w:t>
      </w:r>
      <w:r w:rsidRPr="00A92DD6">
        <w:rPr>
          <w:sz w:val="20"/>
        </w:rPr>
        <w:t>tasks</w:t>
      </w:r>
      <w:r w:rsidRPr="00A92DD6">
        <w:rPr>
          <w:spacing w:val="-6"/>
          <w:sz w:val="20"/>
        </w:rPr>
        <w:t xml:space="preserve"> </w:t>
      </w:r>
      <w:r w:rsidRPr="00A92DD6">
        <w:rPr>
          <w:sz w:val="20"/>
        </w:rPr>
        <w:t>requested</w:t>
      </w:r>
      <w:r w:rsidRPr="00A92DD6">
        <w:rPr>
          <w:spacing w:val="-7"/>
          <w:sz w:val="20"/>
        </w:rPr>
        <w:t xml:space="preserve"> </w:t>
      </w:r>
      <w:r w:rsidRPr="00A92DD6">
        <w:rPr>
          <w:sz w:val="20"/>
        </w:rPr>
        <w:t>by</w:t>
      </w:r>
      <w:r w:rsidRPr="00A92DD6">
        <w:rPr>
          <w:spacing w:val="-7"/>
          <w:sz w:val="20"/>
        </w:rPr>
        <w:t xml:space="preserve"> </w:t>
      </w:r>
      <w:r w:rsidRPr="00A92DD6">
        <w:rPr>
          <w:sz w:val="20"/>
        </w:rPr>
        <w:t>Client</w:t>
      </w:r>
      <w:r w:rsidRPr="00A92DD6">
        <w:rPr>
          <w:spacing w:val="-2"/>
          <w:sz w:val="20"/>
        </w:rPr>
        <w:t>.</w:t>
      </w:r>
    </w:p>
    <w:p w14:paraId="11245123" w14:textId="77777777" w:rsidR="00E46686" w:rsidRPr="00A92DD6" w:rsidRDefault="00E46686" w:rsidP="00A66145">
      <w:pPr>
        <w:pStyle w:val="Corpsdetexte"/>
        <w:ind w:left="720" w:right="244"/>
        <w:jc w:val="both"/>
      </w:pPr>
    </w:p>
    <w:p w14:paraId="384DCE56" w14:textId="3C75760D" w:rsidR="004F4771" w:rsidRPr="004222B0" w:rsidRDefault="004F4771" w:rsidP="009267DB">
      <w:pPr>
        <w:pStyle w:val="Titre3"/>
        <w:numPr>
          <w:ilvl w:val="0"/>
          <w:numId w:val="173"/>
        </w:numPr>
        <w:ind w:left="1185"/>
        <w:jc w:val="both"/>
        <w:rPr>
          <w:rFonts w:asciiTheme="minorHAnsi" w:hAnsiTheme="minorHAnsi"/>
          <w:b/>
          <w:color w:val="auto"/>
          <w:sz w:val="20"/>
        </w:rPr>
      </w:pPr>
      <w:r w:rsidRPr="004222B0">
        <w:rPr>
          <w:rFonts w:asciiTheme="minorHAnsi" w:hAnsiTheme="minorHAnsi"/>
          <w:b/>
          <w:color w:val="auto"/>
          <w:sz w:val="20"/>
        </w:rPr>
        <w:t>Cloud Infrastructure Management</w:t>
      </w:r>
    </w:p>
    <w:p w14:paraId="1BF180CD" w14:textId="77777777" w:rsidR="004F4771" w:rsidRPr="00A66145" w:rsidRDefault="004F4771" w:rsidP="00A66145">
      <w:pPr>
        <w:pStyle w:val="Corpsdetexte"/>
        <w:ind w:left="720" w:right="244"/>
        <w:jc w:val="both"/>
      </w:pPr>
    </w:p>
    <w:p w14:paraId="2E601189" w14:textId="77777777" w:rsidR="004F4771" w:rsidRPr="00A92DD6" w:rsidRDefault="004F4771" w:rsidP="009267DB">
      <w:pPr>
        <w:pStyle w:val="Corpsdetexte"/>
        <w:numPr>
          <w:ilvl w:val="0"/>
          <w:numId w:val="195"/>
        </w:numPr>
        <w:ind w:left="1545"/>
        <w:jc w:val="both"/>
      </w:pPr>
      <w:r w:rsidRPr="00A92DD6">
        <w:t>Deployment</w:t>
      </w:r>
      <w:r w:rsidRPr="00A92DD6">
        <w:rPr>
          <w:spacing w:val="40"/>
        </w:rPr>
        <w:t xml:space="preserve"> </w:t>
      </w:r>
      <w:r w:rsidRPr="00A92DD6">
        <w:t>of</w:t>
      </w:r>
      <w:r w:rsidRPr="00A92DD6">
        <w:rPr>
          <w:spacing w:val="40"/>
        </w:rPr>
        <w:t xml:space="preserve"> </w:t>
      </w:r>
      <w:r w:rsidRPr="00A92DD6">
        <w:t>new</w:t>
      </w:r>
      <w:r w:rsidRPr="00A92DD6">
        <w:rPr>
          <w:spacing w:val="40"/>
        </w:rPr>
        <w:t xml:space="preserve"> </w:t>
      </w:r>
      <w:r w:rsidRPr="00A92DD6">
        <w:t>components</w:t>
      </w:r>
      <w:r w:rsidRPr="00A92DD6">
        <w:rPr>
          <w:spacing w:val="40"/>
        </w:rPr>
        <w:t xml:space="preserve"> </w:t>
      </w:r>
      <w:r w:rsidRPr="00A92DD6">
        <w:t>and</w:t>
      </w:r>
      <w:r w:rsidRPr="00A92DD6">
        <w:rPr>
          <w:spacing w:val="40"/>
        </w:rPr>
        <w:t xml:space="preserve"> </w:t>
      </w:r>
      <w:r w:rsidRPr="00A92DD6">
        <w:t>updates</w:t>
      </w:r>
      <w:r w:rsidRPr="00A92DD6">
        <w:rPr>
          <w:spacing w:val="40"/>
        </w:rPr>
        <w:t xml:space="preserve"> </w:t>
      </w:r>
      <w:r w:rsidRPr="00A92DD6">
        <w:t>to</w:t>
      </w:r>
      <w:r w:rsidRPr="00A92DD6">
        <w:rPr>
          <w:spacing w:val="40"/>
        </w:rPr>
        <w:t xml:space="preserve"> </w:t>
      </w:r>
      <w:r w:rsidRPr="00A92DD6">
        <w:t>existing</w:t>
      </w:r>
      <w:r w:rsidRPr="00A92DD6">
        <w:rPr>
          <w:spacing w:val="40"/>
        </w:rPr>
        <w:t xml:space="preserve"> </w:t>
      </w:r>
      <w:r w:rsidRPr="00A92DD6">
        <w:t>configurations</w:t>
      </w:r>
      <w:r w:rsidRPr="00A92DD6">
        <w:rPr>
          <w:spacing w:val="40"/>
        </w:rPr>
        <w:t xml:space="preserve"> </w:t>
      </w:r>
      <w:r w:rsidRPr="00A92DD6">
        <w:t>for</w:t>
      </w:r>
      <w:r w:rsidRPr="00A92DD6">
        <w:rPr>
          <w:spacing w:val="40"/>
        </w:rPr>
        <w:t xml:space="preserve"> </w:t>
      </w:r>
      <w:r w:rsidRPr="00A92DD6">
        <w:t>cloud</w:t>
      </w:r>
      <w:r w:rsidRPr="00A92DD6">
        <w:rPr>
          <w:spacing w:val="40"/>
        </w:rPr>
        <w:t xml:space="preserve"> </w:t>
      </w:r>
      <w:r w:rsidRPr="00A92DD6">
        <w:t>components</w:t>
      </w:r>
      <w:r w:rsidRPr="00A92DD6">
        <w:rPr>
          <w:spacing w:val="40"/>
        </w:rPr>
        <w:t xml:space="preserve"> </w:t>
      </w:r>
      <w:r w:rsidRPr="00A92DD6">
        <w:t>using infrastructure as code, adhering to Client's architecture.</w:t>
      </w:r>
    </w:p>
    <w:p w14:paraId="368D8FCF" w14:textId="35782978" w:rsidR="004F4771" w:rsidRPr="00A92DD6" w:rsidRDefault="004F4771" w:rsidP="009267DB">
      <w:pPr>
        <w:pStyle w:val="Paragraphedeliste"/>
        <w:numPr>
          <w:ilvl w:val="1"/>
          <w:numId w:val="6"/>
        </w:numPr>
        <w:tabs>
          <w:tab w:val="left" w:pos="2098"/>
        </w:tabs>
        <w:spacing w:line="247" w:lineRule="exact"/>
        <w:ind w:left="2444" w:hanging="359"/>
        <w:jc w:val="both"/>
        <w:rPr>
          <w:sz w:val="20"/>
        </w:rPr>
      </w:pPr>
      <w:r w:rsidRPr="00A92DD6">
        <w:rPr>
          <w:sz w:val="20"/>
        </w:rPr>
        <w:t>Configuration</w:t>
      </w:r>
      <w:r w:rsidRPr="00A92DD6">
        <w:rPr>
          <w:spacing w:val="-7"/>
          <w:sz w:val="20"/>
        </w:rPr>
        <w:t xml:space="preserve"> </w:t>
      </w:r>
      <w:r w:rsidRPr="00A92DD6">
        <w:rPr>
          <w:sz w:val="20"/>
        </w:rPr>
        <w:t>and</w:t>
      </w:r>
      <w:r w:rsidRPr="00A92DD6">
        <w:rPr>
          <w:spacing w:val="-7"/>
          <w:sz w:val="20"/>
        </w:rPr>
        <w:t xml:space="preserve"> </w:t>
      </w:r>
      <w:r w:rsidRPr="00A92DD6">
        <w:rPr>
          <w:sz w:val="20"/>
        </w:rPr>
        <w:t>management</w:t>
      </w:r>
      <w:r w:rsidRPr="00A92DD6">
        <w:rPr>
          <w:spacing w:val="-7"/>
          <w:sz w:val="20"/>
        </w:rPr>
        <w:t xml:space="preserve"> </w:t>
      </w:r>
      <w:r w:rsidRPr="00A92DD6">
        <w:rPr>
          <w:sz w:val="20"/>
        </w:rPr>
        <w:t>of</w:t>
      </w:r>
      <w:r w:rsidRPr="00A92DD6">
        <w:rPr>
          <w:spacing w:val="-9"/>
          <w:sz w:val="20"/>
        </w:rPr>
        <w:t xml:space="preserve"> </w:t>
      </w:r>
      <w:r w:rsidRPr="00A92DD6">
        <w:rPr>
          <w:sz w:val="20"/>
        </w:rPr>
        <w:t>compute</w:t>
      </w:r>
      <w:r w:rsidRPr="00A92DD6">
        <w:rPr>
          <w:spacing w:val="-8"/>
          <w:sz w:val="20"/>
        </w:rPr>
        <w:t xml:space="preserve"> </w:t>
      </w:r>
      <w:r w:rsidRPr="00A92DD6">
        <w:rPr>
          <w:sz w:val="20"/>
        </w:rPr>
        <w:t>and</w:t>
      </w:r>
      <w:r w:rsidRPr="00A92DD6">
        <w:rPr>
          <w:spacing w:val="-7"/>
          <w:sz w:val="20"/>
        </w:rPr>
        <w:t xml:space="preserve"> </w:t>
      </w:r>
      <w:r w:rsidRPr="00A92DD6">
        <w:rPr>
          <w:sz w:val="20"/>
        </w:rPr>
        <w:t>storage</w:t>
      </w:r>
      <w:r w:rsidRPr="00A92DD6">
        <w:rPr>
          <w:spacing w:val="-9"/>
          <w:sz w:val="20"/>
        </w:rPr>
        <w:t xml:space="preserve"> </w:t>
      </w:r>
      <w:r w:rsidRPr="00A92DD6">
        <w:rPr>
          <w:spacing w:val="-2"/>
          <w:sz w:val="20"/>
        </w:rPr>
        <w:t>resources</w:t>
      </w:r>
      <w:r w:rsidR="00122646" w:rsidRPr="00A92DD6">
        <w:rPr>
          <w:spacing w:val="-2"/>
          <w:sz w:val="20"/>
        </w:rPr>
        <w:t>,</w:t>
      </w:r>
    </w:p>
    <w:p w14:paraId="6FD2C646" w14:textId="51190B2B" w:rsidR="004F4771" w:rsidRPr="00A92DD6" w:rsidRDefault="004F4771" w:rsidP="009267DB">
      <w:pPr>
        <w:pStyle w:val="Paragraphedeliste"/>
        <w:numPr>
          <w:ilvl w:val="1"/>
          <w:numId w:val="6"/>
        </w:numPr>
        <w:tabs>
          <w:tab w:val="left" w:pos="2099"/>
        </w:tabs>
        <w:spacing w:before="3" w:line="232" w:lineRule="auto"/>
        <w:ind w:left="2445" w:right="244"/>
        <w:jc w:val="both"/>
        <w:rPr>
          <w:sz w:val="20"/>
        </w:rPr>
      </w:pPr>
      <w:r w:rsidRPr="00A92DD6">
        <w:rPr>
          <w:sz w:val="20"/>
        </w:rPr>
        <w:lastRenderedPageBreak/>
        <w:t>Configuration</w:t>
      </w:r>
      <w:r w:rsidRPr="00A92DD6">
        <w:rPr>
          <w:spacing w:val="40"/>
          <w:sz w:val="20"/>
        </w:rPr>
        <w:t xml:space="preserve"> </w:t>
      </w:r>
      <w:r w:rsidRPr="00A92DD6">
        <w:rPr>
          <w:sz w:val="20"/>
        </w:rPr>
        <w:t>and</w:t>
      </w:r>
      <w:r w:rsidRPr="00A92DD6">
        <w:rPr>
          <w:spacing w:val="40"/>
          <w:sz w:val="20"/>
        </w:rPr>
        <w:t xml:space="preserve"> </w:t>
      </w:r>
      <w:r w:rsidRPr="00A92DD6">
        <w:rPr>
          <w:sz w:val="20"/>
        </w:rPr>
        <w:t>management</w:t>
      </w:r>
      <w:r w:rsidRPr="00A92DD6">
        <w:rPr>
          <w:spacing w:val="40"/>
          <w:sz w:val="20"/>
        </w:rPr>
        <w:t xml:space="preserve"> </w:t>
      </w:r>
      <w:r w:rsidRPr="00A92DD6">
        <w:rPr>
          <w:sz w:val="20"/>
        </w:rPr>
        <w:t>of</w:t>
      </w:r>
      <w:r w:rsidRPr="00A92DD6">
        <w:rPr>
          <w:spacing w:val="40"/>
          <w:sz w:val="20"/>
        </w:rPr>
        <w:t xml:space="preserve"> </w:t>
      </w:r>
      <w:r w:rsidRPr="00A92DD6">
        <w:rPr>
          <w:sz w:val="20"/>
        </w:rPr>
        <w:t>cloud</w:t>
      </w:r>
      <w:r w:rsidRPr="00A92DD6">
        <w:rPr>
          <w:spacing w:val="40"/>
          <w:sz w:val="20"/>
        </w:rPr>
        <w:t xml:space="preserve"> </w:t>
      </w:r>
      <w:r w:rsidRPr="00A92DD6">
        <w:rPr>
          <w:sz w:val="20"/>
        </w:rPr>
        <w:t>network</w:t>
      </w:r>
      <w:r w:rsidRPr="00A92DD6">
        <w:rPr>
          <w:spacing w:val="40"/>
          <w:sz w:val="20"/>
        </w:rPr>
        <w:t xml:space="preserve"> </w:t>
      </w:r>
      <w:r w:rsidRPr="00A92DD6">
        <w:rPr>
          <w:sz w:val="20"/>
        </w:rPr>
        <w:t>resources</w:t>
      </w:r>
      <w:r w:rsidRPr="00A92DD6">
        <w:rPr>
          <w:spacing w:val="40"/>
          <w:sz w:val="20"/>
        </w:rPr>
        <w:t xml:space="preserve"> </w:t>
      </w:r>
      <w:r w:rsidRPr="00A92DD6">
        <w:rPr>
          <w:sz w:val="20"/>
        </w:rPr>
        <w:t>including</w:t>
      </w:r>
      <w:r w:rsidRPr="00A92DD6">
        <w:rPr>
          <w:spacing w:val="40"/>
          <w:sz w:val="20"/>
        </w:rPr>
        <w:t xml:space="preserve"> </w:t>
      </w:r>
      <w:r w:rsidRPr="00A92DD6">
        <w:rPr>
          <w:sz w:val="20"/>
        </w:rPr>
        <w:t>virtual</w:t>
      </w:r>
      <w:r w:rsidRPr="00A92DD6">
        <w:rPr>
          <w:spacing w:val="40"/>
          <w:sz w:val="20"/>
        </w:rPr>
        <w:t xml:space="preserve"> </w:t>
      </w:r>
      <w:r w:rsidRPr="00A92DD6">
        <w:rPr>
          <w:sz w:val="20"/>
        </w:rPr>
        <w:t>routers,</w:t>
      </w:r>
      <w:r w:rsidRPr="00A92DD6">
        <w:rPr>
          <w:spacing w:val="40"/>
          <w:sz w:val="20"/>
        </w:rPr>
        <w:t xml:space="preserve"> </w:t>
      </w:r>
      <w:r w:rsidRPr="00A92DD6">
        <w:rPr>
          <w:sz w:val="20"/>
        </w:rPr>
        <w:t>load balancers, virtual private networks, firewalls, WAF, gateways, DNS</w:t>
      </w:r>
      <w:r w:rsidR="00122646" w:rsidRPr="00A92DD6">
        <w:rPr>
          <w:sz w:val="20"/>
        </w:rPr>
        <w:t>,</w:t>
      </w:r>
    </w:p>
    <w:p w14:paraId="040D4F9D" w14:textId="48CE5566" w:rsidR="004F4771" w:rsidRPr="00A92DD6" w:rsidRDefault="004F4771" w:rsidP="009267DB">
      <w:pPr>
        <w:pStyle w:val="Paragraphedeliste"/>
        <w:numPr>
          <w:ilvl w:val="1"/>
          <w:numId w:val="6"/>
        </w:numPr>
        <w:tabs>
          <w:tab w:val="left" w:pos="2098"/>
        </w:tabs>
        <w:spacing w:before="1" w:line="248" w:lineRule="exact"/>
        <w:ind w:left="2444" w:hanging="359"/>
        <w:jc w:val="both"/>
        <w:rPr>
          <w:sz w:val="20"/>
        </w:rPr>
      </w:pPr>
      <w:r w:rsidRPr="00A92DD6">
        <w:rPr>
          <w:sz w:val="20"/>
        </w:rPr>
        <w:t>Configuration</w:t>
      </w:r>
      <w:r w:rsidRPr="00A92DD6">
        <w:rPr>
          <w:spacing w:val="-8"/>
          <w:sz w:val="20"/>
        </w:rPr>
        <w:t xml:space="preserve"> </w:t>
      </w:r>
      <w:r w:rsidRPr="00A92DD6">
        <w:rPr>
          <w:sz w:val="20"/>
        </w:rPr>
        <w:t>and</w:t>
      </w:r>
      <w:r w:rsidRPr="00A92DD6">
        <w:rPr>
          <w:spacing w:val="-7"/>
          <w:sz w:val="20"/>
        </w:rPr>
        <w:t xml:space="preserve"> </w:t>
      </w:r>
      <w:r w:rsidRPr="00A92DD6">
        <w:rPr>
          <w:sz w:val="20"/>
        </w:rPr>
        <w:t>management</w:t>
      </w:r>
      <w:r w:rsidRPr="00A92DD6">
        <w:rPr>
          <w:spacing w:val="-7"/>
          <w:sz w:val="20"/>
        </w:rPr>
        <w:t xml:space="preserve"> </w:t>
      </w:r>
      <w:r w:rsidRPr="00A92DD6">
        <w:rPr>
          <w:sz w:val="20"/>
        </w:rPr>
        <w:t>of</w:t>
      </w:r>
      <w:r w:rsidRPr="00A92DD6">
        <w:rPr>
          <w:spacing w:val="-9"/>
          <w:sz w:val="20"/>
        </w:rPr>
        <w:t xml:space="preserve"> </w:t>
      </w:r>
      <w:r w:rsidRPr="00A92DD6">
        <w:rPr>
          <w:sz w:val="20"/>
        </w:rPr>
        <w:t>cloud</w:t>
      </w:r>
      <w:r w:rsidRPr="00A92DD6">
        <w:rPr>
          <w:spacing w:val="-8"/>
          <w:sz w:val="20"/>
        </w:rPr>
        <w:t xml:space="preserve"> </w:t>
      </w:r>
      <w:r w:rsidRPr="00A92DD6">
        <w:rPr>
          <w:spacing w:val="-5"/>
          <w:sz w:val="20"/>
        </w:rPr>
        <w:t>DNS</w:t>
      </w:r>
      <w:r w:rsidR="00122646" w:rsidRPr="00A92DD6">
        <w:rPr>
          <w:spacing w:val="-5"/>
          <w:sz w:val="20"/>
        </w:rPr>
        <w:t>,</w:t>
      </w:r>
    </w:p>
    <w:p w14:paraId="0DB3E7F8" w14:textId="77777777" w:rsidR="004F4771" w:rsidRPr="00A92DD6" w:rsidRDefault="004F4771" w:rsidP="009267DB">
      <w:pPr>
        <w:pStyle w:val="Paragraphedeliste"/>
        <w:numPr>
          <w:ilvl w:val="1"/>
          <w:numId w:val="6"/>
        </w:numPr>
        <w:tabs>
          <w:tab w:val="left" w:pos="2098"/>
        </w:tabs>
        <w:spacing w:before="1" w:line="248" w:lineRule="exact"/>
        <w:ind w:left="2444" w:hanging="359"/>
        <w:jc w:val="both"/>
        <w:rPr>
          <w:sz w:val="20"/>
        </w:rPr>
      </w:pPr>
      <w:r w:rsidRPr="00A92DD6">
        <w:rPr>
          <w:spacing w:val="-5"/>
          <w:sz w:val="20"/>
        </w:rPr>
        <w:t>Configuration related to the capabilities outlined in Exhibit C, section 1 (a).</w:t>
      </w:r>
    </w:p>
    <w:p w14:paraId="49D6D5D5" w14:textId="2EAF0FA9" w:rsidR="004F4771" w:rsidRPr="00A92DD6" w:rsidRDefault="004F4771" w:rsidP="009267DB">
      <w:pPr>
        <w:pStyle w:val="Paragraphedeliste"/>
        <w:numPr>
          <w:ilvl w:val="0"/>
          <w:numId w:val="6"/>
        </w:numPr>
        <w:tabs>
          <w:tab w:val="left" w:pos="1199"/>
        </w:tabs>
        <w:spacing w:line="241" w:lineRule="exact"/>
        <w:ind w:left="1545"/>
        <w:jc w:val="both"/>
        <w:rPr>
          <w:sz w:val="20"/>
        </w:rPr>
      </w:pPr>
      <w:r w:rsidRPr="00A92DD6">
        <w:rPr>
          <w:sz w:val="20"/>
        </w:rPr>
        <w:t>Review</w:t>
      </w:r>
      <w:r w:rsidRPr="00A92DD6">
        <w:rPr>
          <w:spacing w:val="-7"/>
          <w:sz w:val="20"/>
        </w:rPr>
        <w:t xml:space="preserve"> </w:t>
      </w:r>
      <w:r w:rsidRPr="00A92DD6">
        <w:rPr>
          <w:sz w:val="20"/>
        </w:rPr>
        <w:t>of</w:t>
      </w:r>
      <w:r w:rsidRPr="00A92DD6">
        <w:rPr>
          <w:spacing w:val="-7"/>
          <w:sz w:val="20"/>
        </w:rPr>
        <w:t xml:space="preserve"> </w:t>
      </w:r>
      <w:r w:rsidRPr="00A92DD6">
        <w:rPr>
          <w:sz w:val="20"/>
        </w:rPr>
        <w:t>proposed</w:t>
      </w:r>
      <w:r w:rsidRPr="00A92DD6">
        <w:rPr>
          <w:spacing w:val="-6"/>
          <w:sz w:val="20"/>
        </w:rPr>
        <w:t xml:space="preserve"> </w:t>
      </w:r>
      <w:r w:rsidRPr="00A92DD6">
        <w:rPr>
          <w:sz w:val="20"/>
        </w:rPr>
        <w:t>designs</w:t>
      </w:r>
      <w:r w:rsidRPr="00A92DD6">
        <w:rPr>
          <w:spacing w:val="-4"/>
          <w:sz w:val="20"/>
        </w:rPr>
        <w:t xml:space="preserve"> </w:t>
      </w:r>
      <w:r w:rsidRPr="00A92DD6">
        <w:rPr>
          <w:sz w:val="20"/>
        </w:rPr>
        <w:t>to</w:t>
      </w:r>
      <w:r w:rsidRPr="00A92DD6">
        <w:rPr>
          <w:spacing w:val="-6"/>
          <w:sz w:val="20"/>
        </w:rPr>
        <w:t xml:space="preserve"> </w:t>
      </w:r>
      <w:r w:rsidRPr="00A92DD6">
        <w:rPr>
          <w:sz w:val="20"/>
        </w:rPr>
        <w:t>ensure</w:t>
      </w:r>
      <w:r w:rsidRPr="00A92DD6">
        <w:rPr>
          <w:spacing w:val="-6"/>
          <w:sz w:val="20"/>
        </w:rPr>
        <w:t xml:space="preserve"> </w:t>
      </w:r>
      <w:r w:rsidRPr="00A92DD6">
        <w:rPr>
          <w:sz w:val="20"/>
        </w:rPr>
        <w:t>alignment</w:t>
      </w:r>
      <w:r w:rsidRPr="00A92DD6">
        <w:rPr>
          <w:spacing w:val="-6"/>
          <w:sz w:val="20"/>
        </w:rPr>
        <w:t xml:space="preserve"> </w:t>
      </w:r>
      <w:r w:rsidRPr="00A92DD6">
        <w:rPr>
          <w:sz w:val="20"/>
        </w:rPr>
        <w:t>with</w:t>
      </w:r>
      <w:r w:rsidRPr="00A92DD6">
        <w:rPr>
          <w:spacing w:val="1"/>
          <w:sz w:val="20"/>
        </w:rPr>
        <w:t xml:space="preserve"> </w:t>
      </w:r>
      <w:r w:rsidRPr="00A92DD6">
        <w:rPr>
          <w:sz w:val="20"/>
        </w:rPr>
        <w:t>Client</w:t>
      </w:r>
      <w:r w:rsidRPr="00A92DD6">
        <w:rPr>
          <w:spacing w:val="-5"/>
          <w:sz w:val="20"/>
        </w:rPr>
        <w:t xml:space="preserve"> </w:t>
      </w:r>
      <w:r w:rsidRPr="00A92DD6">
        <w:rPr>
          <w:spacing w:val="-2"/>
          <w:sz w:val="20"/>
        </w:rPr>
        <w:t>requirements</w:t>
      </w:r>
      <w:r w:rsidR="00122646" w:rsidRPr="00A92DD6">
        <w:rPr>
          <w:spacing w:val="-2"/>
          <w:sz w:val="20"/>
        </w:rPr>
        <w:t>,</w:t>
      </w:r>
    </w:p>
    <w:p w14:paraId="51D623D2" w14:textId="1F8BB497" w:rsidR="004F4771" w:rsidRPr="00A92DD6" w:rsidRDefault="004F4771" w:rsidP="009267DB">
      <w:pPr>
        <w:pStyle w:val="Paragraphedeliste"/>
        <w:numPr>
          <w:ilvl w:val="0"/>
          <w:numId w:val="6"/>
        </w:numPr>
        <w:tabs>
          <w:tab w:val="left" w:pos="1199"/>
        </w:tabs>
        <w:spacing w:before="1"/>
        <w:ind w:left="1545" w:right="247"/>
        <w:jc w:val="both"/>
        <w:rPr>
          <w:sz w:val="20"/>
        </w:rPr>
      </w:pPr>
      <w:r w:rsidRPr="00A92DD6">
        <w:rPr>
          <w:spacing w:val="-2"/>
          <w:sz w:val="20"/>
        </w:rPr>
        <w:t>Implementation of configuration management standards and utilization of cost monitoring and control tools</w:t>
      </w:r>
      <w:r w:rsidR="0023363A" w:rsidRPr="00A92DD6">
        <w:rPr>
          <w:spacing w:val="-2"/>
          <w:sz w:val="20"/>
        </w:rPr>
        <w:t>,</w:t>
      </w:r>
    </w:p>
    <w:p w14:paraId="0409638D" w14:textId="363A818A" w:rsidR="005D4ED9" w:rsidRPr="00A92DD6" w:rsidRDefault="004F4771" w:rsidP="009267DB">
      <w:pPr>
        <w:pStyle w:val="Paragraphedeliste"/>
        <w:numPr>
          <w:ilvl w:val="0"/>
          <w:numId w:val="6"/>
        </w:numPr>
        <w:tabs>
          <w:tab w:val="left" w:pos="1199"/>
        </w:tabs>
        <w:ind w:left="1545" w:right="247"/>
        <w:jc w:val="both"/>
        <w:rPr>
          <w:sz w:val="20"/>
        </w:rPr>
      </w:pPr>
      <w:r w:rsidRPr="00A92DD6">
        <w:rPr>
          <w:sz w:val="20"/>
        </w:rPr>
        <w:t>Automate ticket creation in Supplier's ITSM tool will be initiated upon</w:t>
      </w:r>
      <w:r w:rsidRPr="00A92DD6">
        <w:rPr>
          <w:spacing w:val="-1"/>
          <w:sz w:val="20"/>
        </w:rPr>
        <w:t xml:space="preserve"> </w:t>
      </w:r>
      <w:r w:rsidRPr="00A92DD6">
        <w:rPr>
          <w:sz w:val="20"/>
        </w:rPr>
        <w:t>detection of anomalies.</w:t>
      </w:r>
    </w:p>
    <w:p w14:paraId="042AAA58" w14:textId="77777777" w:rsidR="004F4771" w:rsidRPr="00A92DD6" w:rsidRDefault="004F4771" w:rsidP="00A66145">
      <w:pPr>
        <w:pStyle w:val="Corpsdetexte"/>
        <w:ind w:left="720" w:right="244"/>
        <w:jc w:val="both"/>
      </w:pPr>
    </w:p>
    <w:p w14:paraId="5C48E873" w14:textId="77777777" w:rsidR="004F4771" w:rsidRPr="004222B0" w:rsidRDefault="004F4771" w:rsidP="009267DB">
      <w:pPr>
        <w:pStyle w:val="Titre3"/>
        <w:numPr>
          <w:ilvl w:val="0"/>
          <w:numId w:val="173"/>
        </w:numPr>
        <w:ind w:left="1185"/>
        <w:jc w:val="both"/>
        <w:rPr>
          <w:rFonts w:asciiTheme="minorHAnsi" w:hAnsiTheme="minorHAnsi"/>
          <w:b/>
          <w:color w:val="auto"/>
          <w:sz w:val="20"/>
        </w:rPr>
      </w:pPr>
      <w:r w:rsidRPr="004222B0">
        <w:rPr>
          <w:rFonts w:asciiTheme="minorHAnsi" w:hAnsiTheme="minorHAnsi"/>
          <w:b/>
          <w:color w:val="auto"/>
          <w:sz w:val="20"/>
        </w:rPr>
        <w:t>Proactive Uptime Monitoring and Event &amp; Dispatch</w:t>
      </w:r>
    </w:p>
    <w:p w14:paraId="5C6C8306" w14:textId="77777777" w:rsidR="004F4771" w:rsidRPr="00A92DD6" w:rsidRDefault="004F4771" w:rsidP="00A66145">
      <w:pPr>
        <w:pStyle w:val="Corpsdetexte"/>
        <w:ind w:left="720" w:right="244"/>
        <w:jc w:val="both"/>
      </w:pPr>
    </w:p>
    <w:p w14:paraId="0F11FE83" w14:textId="77777777" w:rsidR="004F4771" w:rsidRPr="00123ECE" w:rsidRDefault="004F4771" w:rsidP="004F4AB9">
      <w:pPr>
        <w:pStyle w:val="Titre4"/>
      </w:pPr>
      <w:r w:rsidRPr="00123ECE">
        <w:t>Event Monitoring and Alerting:</w:t>
      </w:r>
    </w:p>
    <w:p w14:paraId="6958943B" w14:textId="77777777" w:rsidR="004F4771" w:rsidRPr="00A92DD6" w:rsidRDefault="004F4771" w:rsidP="00A66145">
      <w:pPr>
        <w:pStyle w:val="Corpsdetexte"/>
        <w:ind w:left="1440" w:right="244"/>
        <w:jc w:val="both"/>
      </w:pPr>
    </w:p>
    <w:p w14:paraId="063B7F3E" w14:textId="7606FE07" w:rsidR="004F4771" w:rsidRPr="00A92DD6" w:rsidRDefault="004F4771" w:rsidP="009267DB">
      <w:pPr>
        <w:pStyle w:val="Paragraphedeliste"/>
        <w:numPr>
          <w:ilvl w:val="1"/>
          <w:numId w:val="5"/>
        </w:numPr>
        <w:tabs>
          <w:tab w:val="left" w:pos="1199"/>
        </w:tabs>
        <w:spacing w:line="243" w:lineRule="exact"/>
        <w:ind w:left="1545"/>
        <w:jc w:val="both"/>
        <w:rPr>
          <w:sz w:val="20"/>
        </w:rPr>
      </w:pPr>
      <w:r w:rsidRPr="00A92DD6">
        <w:rPr>
          <w:sz w:val="20"/>
        </w:rPr>
        <w:t>Continuous</w:t>
      </w:r>
      <w:r w:rsidRPr="00A92DD6">
        <w:rPr>
          <w:spacing w:val="-8"/>
          <w:sz w:val="20"/>
        </w:rPr>
        <w:t xml:space="preserve"> </w:t>
      </w:r>
      <w:r w:rsidRPr="00A92DD6">
        <w:rPr>
          <w:sz w:val="20"/>
        </w:rPr>
        <w:t>monitoring</w:t>
      </w:r>
      <w:r w:rsidRPr="00A92DD6">
        <w:rPr>
          <w:spacing w:val="-9"/>
          <w:sz w:val="20"/>
        </w:rPr>
        <w:t xml:space="preserve"> </w:t>
      </w:r>
      <w:r w:rsidRPr="00A92DD6">
        <w:rPr>
          <w:sz w:val="20"/>
        </w:rPr>
        <w:t>of</w:t>
      </w:r>
      <w:r w:rsidRPr="00A92DD6">
        <w:rPr>
          <w:spacing w:val="-9"/>
          <w:sz w:val="20"/>
        </w:rPr>
        <w:t xml:space="preserve"> </w:t>
      </w:r>
      <w:r w:rsidRPr="00A92DD6">
        <w:rPr>
          <w:sz w:val="20"/>
        </w:rPr>
        <w:t>cloud</w:t>
      </w:r>
      <w:r w:rsidRPr="00A92DD6">
        <w:rPr>
          <w:spacing w:val="-9"/>
          <w:sz w:val="20"/>
        </w:rPr>
        <w:t xml:space="preserve"> </w:t>
      </w:r>
      <w:r w:rsidRPr="00A92DD6">
        <w:rPr>
          <w:sz w:val="20"/>
        </w:rPr>
        <w:t>services,</w:t>
      </w:r>
      <w:r w:rsidRPr="00A92DD6">
        <w:rPr>
          <w:spacing w:val="-7"/>
          <w:sz w:val="20"/>
        </w:rPr>
        <w:t xml:space="preserve"> </w:t>
      </w:r>
      <w:r w:rsidRPr="00A92DD6">
        <w:rPr>
          <w:sz w:val="20"/>
        </w:rPr>
        <w:t>workloads,</w:t>
      </w:r>
      <w:r w:rsidRPr="00A92DD6">
        <w:rPr>
          <w:spacing w:val="-10"/>
          <w:sz w:val="20"/>
        </w:rPr>
        <w:t xml:space="preserve"> </w:t>
      </w:r>
      <w:r w:rsidRPr="00A92DD6">
        <w:rPr>
          <w:sz w:val="20"/>
        </w:rPr>
        <w:t>and</w:t>
      </w:r>
      <w:r w:rsidRPr="00A92DD6">
        <w:rPr>
          <w:spacing w:val="-8"/>
          <w:sz w:val="20"/>
        </w:rPr>
        <w:t xml:space="preserve"> </w:t>
      </w:r>
      <w:r w:rsidRPr="00A92DD6">
        <w:rPr>
          <w:sz w:val="20"/>
        </w:rPr>
        <w:t>network</w:t>
      </w:r>
      <w:r w:rsidRPr="00A92DD6">
        <w:rPr>
          <w:spacing w:val="-7"/>
          <w:sz w:val="20"/>
        </w:rPr>
        <w:t xml:space="preserve"> </w:t>
      </w:r>
      <w:r w:rsidRPr="00A92DD6">
        <w:rPr>
          <w:spacing w:val="-2"/>
          <w:sz w:val="20"/>
        </w:rPr>
        <w:t>components.</w:t>
      </w:r>
    </w:p>
    <w:p w14:paraId="338D1EE7" w14:textId="5B62C2E4" w:rsidR="004F4771" w:rsidRPr="00A92DD6" w:rsidRDefault="004F4771" w:rsidP="009267DB">
      <w:pPr>
        <w:pStyle w:val="Paragraphedeliste"/>
        <w:numPr>
          <w:ilvl w:val="1"/>
          <w:numId w:val="5"/>
        </w:numPr>
        <w:tabs>
          <w:tab w:val="left" w:pos="1199"/>
        </w:tabs>
        <w:ind w:left="1545" w:right="246"/>
        <w:jc w:val="both"/>
        <w:rPr>
          <w:sz w:val="20"/>
        </w:rPr>
      </w:pPr>
      <w:r w:rsidRPr="00A92DD6">
        <w:rPr>
          <w:sz w:val="20"/>
        </w:rPr>
        <w:t xml:space="preserve">Alerts monitored 24/7 by Supplier </w:t>
      </w:r>
      <w:r w:rsidR="00B40379" w:rsidRPr="00A92DD6">
        <w:rPr>
          <w:sz w:val="20"/>
        </w:rPr>
        <w:t>MSC</w:t>
      </w:r>
      <w:r w:rsidRPr="00A92DD6">
        <w:rPr>
          <w:sz w:val="20"/>
        </w:rPr>
        <w:t>, with appropriate actions taken based on the criticality of the alert</w:t>
      </w:r>
      <w:r w:rsidR="00B40379" w:rsidRPr="00A92DD6">
        <w:rPr>
          <w:sz w:val="20"/>
        </w:rPr>
        <w:t>,</w:t>
      </w:r>
    </w:p>
    <w:p w14:paraId="47E7524B" w14:textId="76DB9644" w:rsidR="004F4771" w:rsidRPr="00A92DD6" w:rsidRDefault="004F4771" w:rsidP="009267DB">
      <w:pPr>
        <w:pStyle w:val="Paragraphedeliste"/>
        <w:numPr>
          <w:ilvl w:val="1"/>
          <w:numId w:val="5"/>
        </w:numPr>
        <w:tabs>
          <w:tab w:val="left" w:pos="1199"/>
        </w:tabs>
        <w:ind w:left="1545" w:right="248"/>
        <w:jc w:val="both"/>
        <w:rPr>
          <w:sz w:val="20"/>
        </w:rPr>
      </w:pPr>
      <w:r w:rsidRPr="00A92DD6">
        <w:rPr>
          <w:sz w:val="20"/>
        </w:rPr>
        <w:t xml:space="preserve">Deployment of agents and proactive management of agent health, including necessary remediation when </w:t>
      </w:r>
      <w:r w:rsidRPr="00A92DD6">
        <w:rPr>
          <w:spacing w:val="-2"/>
          <w:sz w:val="20"/>
        </w:rPr>
        <w:t>required</w:t>
      </w:r>
      <w:r w:rsidR="00B40379" w:rsidRPr="00A92DD6">
        <w:rPr>
          <w:spacing w:val="-2"/>
          <w:sz w:val="20"/>
        </w:rPr>
        <w:t>,</w:t>
      </w:r>
    </w:p>
    <w:p w14:paraId="104CE0F0" w14:textId="6120AF0E" w:rsidR="004F4771" w:rsidRPr="00A92DD6" w:rsidRDefault="004F4771" w:rsidP="009267DB">
      <w:pPr>
        <w:pStyle w:val="Paragraphedeliste"/>
        <w:numPr>
          <w:ilvl w:val="1"/>
          <w:numId w:val="5"/>
        </w:numPr>
        <w:tabs>
          <w:tab w:val="left" w:pos="1199"/>
        </w:tabs>
        <w:spacing w:line="243" w:lineRule="exact"/>
        <w:ind w:left="1545"/>
        <w:jc w:val="both"/>
        <w:rPr>
          <w:sz w:val="20"/>
        </w:rPr>
      </w:pPr>
      <w:r w:rsidRPr="00A92DD6">
        <w:rPr>
          <w:sz w:val="20"/>
        </w:rPr>
        <w:t>Configuration</w:t>
      </w:r>
      <w:r w:rsidRPr="00A92DD6">
        <w:rPr>
          <w:spacing w:val="-9"/>
          <w:sz w:val="20"/>
        </w:rPr>
        <w:t xml:space="preserve"> </w:t>
      </w:r>
      <w:r w:rsidRPr="00A92DD6">
        <w:rPr>
          <w:sz w:val="20"/>
        </w:rPr>
        <w:t>of</w:t>
      </w:r>
      <w:r w:rsidRPr="00A92DD6">
        <w:rPr>
          <w:spacing w:val="-10"/>
          <w:sz w:val="20"/>
        </w:rPr>
        <w:t xml:space="preserve"> </w:t>
      </w:r>
      <w:r w:rsidRPr="00A92DD6">
        <w:rPr>
          <w:sz w:val="20"/>
        </w:rPr>
        <w:t>monitoring</w:t>
      </w:r>
      <w:r w:rsidRPr="00A92DD6">
        <w:rPr>
          <w:spacing w:val="-9"/>
          <w:sz w:val="20"/>
        </w:rPr>
        <w:t xml:space="preserve"> </w:t>
      </w:r>
      <w:r w:rsidRPr="00A92DD6">
        <w:rPr>
          <w:sz w:val="20"/>
        </w:rPr>
        <w:t>policies,</w:t>
      </w:r>
      <w:r w:rsidRPr="00A92DD6">
        <w:rPr>
          <w:spacing w:val="-8"/>
          <w:sz w:val="20"/>
        </w:rPr>
        <w:t xml:space="preserve"> </w:t>
      </w:r>
      <w:r w:rsidRPr="00A92DD6">
        <w:rPr>
          <w:sz w:val="20"/>
        </w:rPr>
        <w:t>thresholds,</w:t>
      </w:r>
      <w:r w:rsidRPr="00A92DD6">
        <w:rPr>
          <w:spacing w:val="-9"/>
          <w:sz w:val="20"/>
        </w:rPr>
        <w:t xml:space="preserve"> </w:t>
      </w:r>
      <w:r w:rsidRPr="00A92DD6">
        <w:rPr>
          <w:sz w:val="20"/>
        </w:rPr>
        <w:t>and</w:t>
      </w:r>
      <w:r w:rsidRPr="00A92DD6">
        <w:rPr>
          <w:spacing w:val="-8"/>
          <w:sz w:val="20"/>
        </w:rPr>
        <w:t xml:space="preserve"> </w:t>
      </w:r>
      <w:r w:rsidRPr="00A92DD6">
        <w:rPr>
          <w:spacing w:val="-2"/>
          <w:sz w:val="20"/>
        </w:rPr>
        <w:t>alerts</w:t>
      </w:r>
      <w:r w:rsidR="00B40379" w:rsidRPr="00A92DD6">
        <w:rPr>
          <w:spacing w:val="-2"/>
          <w:sz w:val="20"/>
        </w:rPr>
        <w:t>,</w:t>
      </w:r>
    </w:p>
    <w:p w14:paraId="705E1AEC" w14:textId="3DE88BC5" w:rsidR="004F4771" w:rsidRPr="00A92DD6" w:rsidRDefault="004F4771" w:rsidP="009267DB">
      <w:pPr>
        <w:pStyle w:val="Paragraphedeliste"/>
        <w:numPr>
          <w:ilvl w:val="1"/>
          <w:numId w:val="5"/>
        </w:numPr>
        <w:tabs>
          <w:tab w:val="left" w:pos="1199"/>
        </w:tabs>
        <w:spacing w:before="1"/>
        <w:ind w:left="1545"/>
        <w:jc w:val="both"/>
        <w:rPr>
          <w:sz w:val="20"/>
        </w:rPr>
      </w:pPr>
      <w:r w:rsidRPr="00A92DD6">
        <w:rPr>
          <w:sz w:val="20"/>
        </w:rPr>
        <w:t>Thorough</w:t>
      </w:r>
      <w:r w:rsidRPr="00A92DD6">
        <w:rPr>
          <w:spacing w:val="-11"/>
          <w:sz w:val="20"/>
        </w:rPr>
        <w:t xml:space="preserve"> </w:t>
      </w:r>
      <w:r w:rsidRPr="00A92DD6">
        <w:rPr>
          <w:sz w:val="20"/>
        </w:rPr>
        <w:t>investigation,</w:t>
      </w:r>
      <w:r w:rsidRPr="00A92DD6">
        <w:rPr>
          <w:spacing w:val="-10"/>
          <w:sz w:val="20"/>
        </w:rPr>
        <w:t xml:space="preserve"> </w:t>
      </w:r>
      <w:r w:rsidRPr="00A92DD6">
        <w:rPr>
          <w:sz w:val="20"/>
        </w:rPr>
        <w:t>classification,</w:t>
      </w:r>
      <w:r w:rsidRPr="00A92DD6">
        <w:rPr>
          <w:spacing w:val="-10"/>
          <w:sz w:val="20"/>
        </w:rPr>
        <w:t xml:space="preserve"> </w:t>
      </w:r>
      <w:r w:rsidRPr="00A92DD6">
        <w:rPr>
          <w:sz w:val="20"/>
        </w:rPr>
        <w:t>and</w:t>
      </w:r>
      <w:r w:rsidRPr="00A92DD6">
        <w:rPr>
          <w:spacing w:val="-10"/>
          <w:sz w:val="20"/>
        </w:rPr>
        <w:t xml:space="preserve"> </w:t>
      </w:r>
      <w:r w:rsidRPr="00A92DD6">
        <w:rPr>
          <w:sz w:val="20"/>
        </w:rPr>
        <w:t>remediation</w:t>
      </w:r>
      <w:r w:rsidRPr="00A92DD6">
        <w:rPr>
          <w:spacing w:val="-11"/>
          <w:sz w:val="20"/>
        </w:rPr>
        <w:t xml:space="preserve"> </w:t>
      </w:r>
      <w:r w:rsidRPr="00A92DD6">
        <w:rPr>
          <w:sz w:val="20"/>
        </w:rPr>
        <w:t>of</w:t>
      </w:r>
      <w:r w:rsidRPr="00A92DD6">
        <w:rPr>
          <w:spacing w:val="-11"/>
          <w:sz w:val="20"/>
        </w:rPr>
        <w:t xml:space="preserve"> </w:t>
      </w:r>
      <w:r w:rsidRPr="00A92DD6">
        <w:rPr>
          <w:spacing w:val="-2"/>
          <w:sz w:val="20"/>
        </w:rPr>
        <w:t>alerts</w:t>
      </w:r>
      <w:r w:rsidR="008177FF" w:rsidRPr="00A92DD6">
        <w:rPr>
          <w:spacing w:val="-2"/>
          <w:sz w:val="20"/>
        </w:rPr>
        <w:t>,</w:t>
      </w:r>
    </w:p>
    <w:p w14:paraId="653BB15D" w14:textId="77777777" w:rsidR="004F4771" w:rsidRPr="00A92DD6" w:rsidRDefault="004F4771" w:rsidP="009267DB">
      <w:pPr>
        <w:pStyle w:val="Paragraphedeliste"/>
        <w:numPr>
          <w:ilvl w:val="1"/>
          <w:numId w:val="5"/>
        </w:numPr>
        <w:tabs>
          <w:tab w:val="left" w:pos="1199"/>
        </w:tabs>
        <w:spacing w:before="1"/>
        <w:ind w:left="1545"/>
        <w:jc w:val="both"/>
        <w:rPr>
          <w:sz w:val="20"/>
        </w:rPr>
      </w:pPr>
      <w:r w:rsidRPr="00A92DD6">
        <w:rPr>
          <w:sz w:val="20"/>
        </w:rPr>
        <w:t>Creation</w:t>
      </w:r>
      <w:r w:rsidRPr="00A92DD6">
        <w:rPr>
          <w:spacing w:val="-7"/>
          <w:sz w:val="20"/>
        </w:rPr>
        <w:t xml:space="preserve"> </w:t>
      </w:r>
      <w:r w:rsidRPr="00A92DD6">
        <w:rPr>
          <w:sz w:val="20"/>
        </w:rPr>
        <w:t>and</w:t>
      </w:r>
      <w:r w:rsidRPr="00A92DD6">
        <w:rPr>
          <w:spacing w:val="-7"/>
          <w:sz w:val="20"/>
        </w:rPr>
        <w:t xml:space="preserve"> </w:t>
      </w:r>
      <w:r w:rsidRPr="00A92DD6">
        <w:rPr>
          <w:sz w:val="20"/>
        </w:rPr>
        <w:t>management</w:t>
      </w:r>
      <w:r w:rsidRPr="00A92DD6">
        <w:rPr>
          <w:spacing w:val="-7"/>
          <w:sz w:val="20"/>
        </w:rPr>
        <w:t xml:space="preserve"> </w:t>
      </w:r>
      <w:r w:rsidRPr="00A92DD6">
        <w:rPr>
          <w:sz w:val="20"/>
        </w:rPr>
        <w:t>of</w:t>
      </w:r>
      <w:r w:rsidRPr="00A92DD6">
        <w:rPr>
          <w:spacing w:val="-6"/>
          <w:sz w:val="20"/>
        </w:rPr>
        <w:t xml:space="preserve"> </w:t>
      </w:r>
      <w:r w:rsidRPr="00A92DD6">
        <w:rPr>
          <w:sz w:val="20"/>
        </w:rPr>
        <w:t>incidents</w:t>
      </w:r>
      <w:r w:rsidRPr="00A92DD6">
        <w:rPr>
          <w:spacing w:val="-5"/>
          <w:sz w:val="20"/>
        </w:rPr>
        <w:t xml:space="preserve"> </w:t>
      </w:r>
      <w:r w:rsidRPr="00A92DD6">
        <w:rPr>
          <w:sz w:val="20"/>
        </w:rPr>
        <w:t>as</w:t>
      </w:r>
      <w:r w:rsidRPr="00A92DD6">
        <w:rPr>
          <w:spacing w:val="-7"/>
          <w:sz w:val="20"/>
        </w:rPr>
        <w:t xml:space="preserve"> </w:t>
      </w:r>
      <w:r w:rsidRPr="00A92DD6">
        <w:rPr>
          <w:spacing w:val="-2"/>
          <w:sz w:val="20"/>
        </w:rPr>
        <w:t>needed.</w:t>
      </w:r>
    </w:p>
    <w:p w14:paraId="3E1030B3" w14:textId="77777777" w:rsidR="004F4771" w:rsidRPr="00A92DD6" w:rsidRDefault="004F4771" w:rsidP="009267DB">
      <w:pPr>
        <w:pStyle w:val="Paragraphedeliste"/>
        <w:tabs>
          <w:tab w:val="left" w:pos="1199"/>
        </w:tabs>
        <w:spacing w:before="1"/>
        <w:ind w:left="1545" w:firstLine="0"/>
        <w:jc w:val="both"/>
        <w:rPr>
          <w:sz w:val="20"/>
        </w:rPr>
      </w:pPr>
    </w:p>
    <w:p w14:paraId="0E291CCB" w14:textId="77777777" w:rsidR="004F4771" w:rsidRPr="00A92DD6" w:rsidRDefault="004F4771" w:rsidP="004F4AB9">
      <w:pPr>
        <w:pStyle w:val="Titre4"/>
      </w:pPr>
      <w:r w:rsidRPr="00A92DD6">
        <w:t>Availability, Uptime, and Health Monitoring excluding all Client application not under the Supplier purview:</w:t>
      </w:r>
    </w:p>
    <w:p w14:paraId="5A426273" w14:textId="77777777" w:rsidR="004F4771" w:rsidRPr="00A92DD6" w:rsidRDefault="004F4771" w:rsidP="00A66145">
      <w:pPr>
        <w:pStyle w:val="Corpsdetexte"/>
        <w:ind w:left="1440" w:right="244"/>
        <w:jc w:val="both"/>
      </w:pPr>
    </w:p>
    <w:p w14:paraId="3FC7B34A" w14:textId="1D46DCAF" w:rsidR="004F4771" w:rsidRPr="00A92DD6" w:rsidRDefault="004F4771" w:rsidP="009267DB">
      <w:pPr>
        <w:pStyle w:val="Paragraphedeliste"/>
        <w:numPr>
          <w:ilvl w:val="1"/>
          <w:numId w:val="5"/>
        </w:numPr>
        <w:tabs>
          <w:tab w:val="left" w:pos="1199"/>
        </w:tabs>
        <w:ind w:left="1545" w:right="246"/>
        <w:jc w:val="both"/>
        <w:rPr>
          <w:sz w:val="20"/>
        </w:rPr>
      </w:pPr>
      <w:r w:rsidRPr="00A92DD6">
        <w:rPr>
          <w:sz w:val="20"/>
        </w:rPr>
        <w:t>Continuous monitoring of the availability, uptime, and overall health of cloud services, workloads, and network components</w:t>
      </w:r>
      <w:r w:rsidR="008177FF" w:rsidRPr="00A92DD6">
        <w:rPr>
          <w:sz w:val="20"/>
        </w:rPr>
        <w:t>,</w:t>
      </w:r>
    </w:p>
    <w:p w14:paraId="6B35EBBB" w14:textId="11EAE782" w:rsidR="004F4771" w:rsidRPr="00A92DD6" w:rsidRDefault="004F4771" w:rsidP="009267DB">
      <w:pPr>
        <w:pStyle w:val="Paragraphedeliste"/>
        <w:numPr>
          <w:ilvl w:val="1"/>
          <w:numId w:val="5"/>
        </w:numPr>
        <w:tabs>
          <w:tab w:val="left" w:pos="1199"/>
        </w:tabs>
        <w:ind w:left="1545" w:right="246"/>
        <w:jc w:val="both"/>
        <w:rPr>
          <w:sz w:val="20"/>
        </w:rPr>
      </w:pPr>
      <w:r w:rsidRPr="00A92DD6">
        <w:rPr>
          <w:sz w:val="20"/>
        </w:rPr>
        <w:t>Virtual Machines and DB Cloud Instances</w:t>
      </w:r>
      <w:r w:rsidR="008177FF" w:rsidRPr="00A92DD6">
        <w:rPr>
          <w:sz w:val="20"/>
        </w:rPr>
        <w:t>,</w:t>
      </w:r>
    </w:p>
    <w:p w14:paraId="0EA15A93" w14:textId="428CF06E" w:rsidR="004F4771" w:rsidRPr="00A92DD6" w:rsidRDefault="004F4771" w:rsidP="009267DB">
      <w:pPr>
        <w:pStyle w:val="Paragraphedeliste"/>
        <w:numPr>
          <w:ilvl w:val="1"/>
          <w:numId w:val="5"/>
        </w:numPr>
        <w:tabs>
          <w:tab w:val="left" w:pos="1199"/>
        </w:tabs>
        <w:ind w:left="1545" w:right="246"/>
        <w:jc w:val="both"/>
        <w:rPr>
          <w:sz w:val="20"/>
        </w:rPr>
      </w:pPr>
      <w:r w:rsidRPr="00A92DD6">
        <w:rPr>
          <w:sz w:val="20"/>
        </w:rPr>
        <w:t>Virtual network availability and utilization, including firewalls, routers, and load balancers</w:t>
      </w:r>
      <w:r w:rsidR="008177FF" w:rsidRPr="00A92DD6">
        <w:rPr>
          <w:sz w:val="20"/>
        </w:rPr>
        <w:t>,</w:t>
      </w:r>
    </w:p>
    <w:p w14:paraId="22CA1E7F" w14:textId="14CC3871" w:rsidR="00934D6E" w:rsidRPr="00A92DD6" w:rsidRDefault="004F4771" w:rsidP="009267DB">
      <w:pPr>
        <w:pStyle w:val="Paragraphedeliste"/>
        <w:numPr>
          <w:ilvl w:val="1"/>
          <w:numId w:val="5"/>
        </w:numPr>
        <w:tabs>
          <w:tab w:val="left" w:pos="1199"/>
        </w:tabs>
        <w:ind w:left="1545" w:right="246"/>
        <w:jc w:val="both"/>
        <w:rPr>
          <w:sz w:val="20"/>
        </w:rPr>
      </w:pPr>
      <w:r w:rsidRPr="00A92DD6">
        <w:rPr>
          <w:sz w:val="20"/>
        </w:rPr>
        <w:t>Monitoring</w:t>
      </w:r>
      <w:r w:rsidRPr="00A92DD6" w:rsidDel="00E67780">
        <w:rPr>
          <w:sz w:val="20"/>
        </w:rPr>
        <w:t xml:space="preserve"> </w:t>
      </w:r>
      <w:r w:rsidRPr="00A92DD6">
        <w:rPr>
          <w:sz w:val="20"/>
        </w:rPr>
        <w:t>the availability and health of clusters/high availability solutions</w:t>
      </w:r>
      <w:r w:rsidR="008177FF" w:rsidRPr="00A92DD6">
        <w:rPr>
          <w:sz w:val="20"/>
        </w:rPr>
        <w:t>,</w:t>
      </w:r>
    </w:p>
    <w:p w14:paraId="2EA0FED7" w14:textId="77777777" w:rsidR="006A3B91" w:rsidRPr="00A92DD6" w:rsidRDefault="004F4771" w:rsidP="009267DB">
      <w:pPr>
        <w:pStyle w:val="Paragraphedeliste"/>
        <w:numPr>
          <w:ilvl w:val="1"/>
          <w:numId w:val="5"/>
        </w:numPr>
        <w:tabs>
          <w:tab w:val="left" w:pos="1199"/>
        </w:tabs>
        <w:ind w:left="1545" w:right="246"/>
        <w:jc w:val="both"/>
        <w:rPr>
          <w:sz w:val="20"/>
        </w:rPr>
      </w:pPr>
      <w:r w:rsidRPr="00A92DD6">
        <w:rPr>
          <w:sz w:val="20"/>
        </w:rPr>
        <w:t>Cloud container instances</w:t>
      </w:r>
      <w:r w:rsidR="006A3B91" w:rsidRPr="00A92DD6">
        <w:rPr>
          <w:sz w:val="20"/>
        </w:rPr>
        <w:t>,</w:t>
      </w:r>
    </w:p>
    <w:p w14:paraId="16B9715D" w14:textId="1A2993A3" w:rsidR="00145BC8" w:rsidRPr="00A92DD6" w:rsidRDefault="004F4771" w:rsidP="009267DB">
      <w:pPr>
        <w:pStyle w:val="Paragraphedeliste"/>
        <w:numPr>
          <w:ilvl w:val="1"/>
          <w:numId w:val="5"/>
        </w:numPr>
        <w:tabs>
          <w:tab w:val="left" w:pos="1199"/>
        </w:tabs>
        <w:ind w:left="1545" w:right="246"/>
        <w:jc w:val="both"/>
      </w:pPr>
      <w:r w:rsidRPr="00A92DD6">
        <w:rPr>
          <w:sz w:val="20"/>
        </w:rPr>
        <w:t>Cloud storage</w:t>
      </w:r>
      <w:r w:rsidRPr="00A92DD6">
        <w:rPr>
          <w:spacing w:val="-9"/>
          <w:sz w:val="20"/>
        </w:rPr>
        <w:t xml:space="preserve"> </w:t>
      </w:r>
      <w:r w:rsidRPr="00A92DD6">
        <w:rPr>
          <w:sz w:val="20"/>
        </w:rPr>
        <w:t>utilization</w:t>
      </w:r>
      <w:r w:rsidRPr="00A92DD6">
        <w:rPr>
          <w:spacing w:val="-7"/>
          <w:sz w:val="20"/>
        </w:rPr>
        <w:t xml:space="preserve"> </w:t>
      </w:r>
      <w:r w:rsidRPr="00A92DD6">
        <w:rPr>
          <w:sz w:val="20"/>
        </w:rPr>
        <w:t>and</w:t>
      </w:r>
      <w:r w:rsidRPr="00A92DD6">
        <w:rPr>
          <w:spacing w:val="-9"/>
          <w:sz w:val="20"/>
        </w:rPr>
        <w:t xml:space="preserve"> </w:t>
      </w:r>
      <w:r w:rsidRPr="00A92DD6">
        <w:rPr>
          <w:sz w:val="20"/>
        </w:rPr>
        <w:t>performance</w:t>
      </w:r>
      <w:r w:rsidRPr="00A92DD6">
        <w:rPr>
          <w:spacing w:val="-8"/>
          <w:sz w:val="20"/>
        </w:rPr>
        <w:t xml:space="preserve"> </w:t>
      </w:r>
      <w:r w:rsidRPr="00A92DD6">
        <w:rPr>
          <w:spacing w:val="-2"/>
          <w:sz w:val="20"/>
        </w:rPr>
        <w:t>metrics</w:t>
      </w:r>
      <w:r w:rsidR="00E67780" w:rsidRPr="00A92DD6">
        <w:rPr>
          <w:spacing w:val="-2"/>
          <w:sz w:val="20"/>
        </w:rPr>
        <w:t>.</w:t>
      </w:r>
    </w:p>
    <w:p w14:paraId="3CC51F56" w14:textId="77777777" w:rsidR="004F4771" w:rsidRPr="00A92DD6" w:rsidRDefault="004F4771" w:rsidP="00A66145">
      <w:pPr>
        <w:pStyle w:val="Corpsdetexte"/>
        <w:ind w:left="1440" w:right="244"/>
        <w:jc w:val="both"/>
      </w:pPr>
    </w:p>
    <w:p w14:paraId="715008B2" w14:textId="77777777" w:rsidR="004F4771" w:rsidRPr="00A92DD6" w:rsidRDefault="004F4771" w:rsidP="004F4AB9">
      <w:pPr>
        <w:pStyle w:val="Titre4"/>
      </w:pPr>
      <w:r w:rsidRPr="00A92DD6">
        <w:t>Metric Collection:</w:t>
      </w:r>
    </w:p>
    <w:p w14:paraId="1C01E55A" w14:textId="77777777" w:rsidR="00105B2E" w:rsidRPr="00A92DD6" w:rsidRDefault="00105B2E" w:rsidP="00A66145">
      <w:pPr>
        <w:pStyle w:val="Corpsdetexte"/>
        <w:ind w:left="1440" w:right="244"/>
        <w:jc w:val="both"/>
      </w:pPr>
    </w:p>
    <w:p w14:paraId="48A1DFC7" w14:textId="0775C1FC" w:rsidR="00205F8E" w:rsidRPr="00A92DD6" w:rsidRDefault="004F4771" w:rsidP="009267DB">
      <w:pPr>
        <w:pStyle w:val="Paragraphedeliste"/>
        <w:numPr>
          <w:ilvl w:val="1"/>
          <w:numId w:val="5"/>
        </w:numPr>
        <w:tabs>
          <w:tab w:val="left" w:pos="1199"/>
        </w:tabs>
        <w:ind w:left="1545" w:right="246"/>
        <w:jc w:val="both"/>
        <w:rPr>
          <w:sz w:val="20"/>
        </w:rPr>
      </w:pPr>
      <w:r w:rsidRPr="00A92DD6">
        <w:rPr>
          <w:sz w:val="20"/>
        </w:rPr>
        <w:t xml:space="preserve">Deployment and management of metric collectors for containers and </w:t>
      </w:r>
      <w:r w:rsidR="000A0299" w:rsidRPr="00A92DD6">
        <w:rPr>
          <w:sz w:val="20"/>
        </w:rPr>
        <w:t xml:space="preserve">VMs </w:t>
      </w:r>
      <w:r w:rsidRPr="00A92DD6">
        <w:rPr>
          <w:sz w:val="20"/>
        </w:rPr>
        <w:t>to facilitate reporting and automated remediation.</w:t>
      </w:r>
    </w:p>
    <w:p w14:paraId="6000AFDD" w14:textId="77777777" w:rsidR="004F4771" w:rsidRPr="00A92DD6" w:rsidRDefault="004F4771" w:rsidP="00A66145">
      <w:pPr>
        <w:pStyle w:val="Corpsdetexte"/>
        <w:ind w:left="1440" w:right="244"/>
        <w:jc w:val="both"/>
      </w:pPr>
    </w:p>
    <w:p w14:paraId="51D8C966" w14:textId="77777777" w:rsidR="004F4771" w:rsidRPr="004222B0" w:rsidRDefault="004F4771" w:rsidP="009267DB">
      <w:pPr>
        <w:pStyle w:val="Titre3"/>
        <w:numPr>
          <w:ilvl w:val="0"/>
          <w:numId w:val="173"/>
        </w:numPr>
        <w:ind w:left="1185"/>
        <w:jc w:val="both"/>
        <w:rPr>
          <w:rFonts w:asciiTheme="minorHAnsi" w:hAnsiTheme="minorHAnsi"/>
          <w:b/>
          <w:color w:val="auto"/>
          <w:sz w:val="20"/>
        </w:rPr>
      </w:pPr>
      <w:r w:rsidRPr="004222B0">
        <w:rPr>
          <w:rFonts w:asciiTheme="minorHAnsi" w:hAnsiTheme="minorHAnsi"/>
          <w:b/>
          <w:color w:val="auto"/>
          <w:sz w:val="20"/>
        </w:rPr>
        <w:t>Patching</w:t>
      </w:r>
    </w:p>
    <w:p w14:paraId="04B3366F" w14:textId="77777777" w:rsidR="004F4771" w:rsidRPr="00A66145" w:rsidRDefault="004F4771" w:rsidP="00A66145">
      <w:pPr>
        <w:pStyle w:val="Corpsdetexte"/>
        <w:ind w:left="720" w:right="244"/>
        <w:jc w:val="both"/>
      </w:pPr>
    </w:p>
    <w:p w14:paraId="192A2F77" w14:textId="438DA7AC" w:rsidR="004F4771" w:rsidRPr="00A92DD6" w:rsidRDefault="009E2620" w:rsidP="009267DB">
      <w:pPr>
        <w:pStyle w:val="Paragraphedeliste"/>
        <w:numPr>
          <w:ilvl w:val="1"/>
          <w:numId w:val="5"/>
        </w:numPr>
        <w:tabs>
          <w:tab w:val="left" w:pos="1199"/>
        </w:tabs>
        <w:ind w:left="1545" w:right="249"/>
        <w:jc w:val="both"/>
        <w:rPr>
          <w:sz w:val="20"/>
        </w:rPr>
      </w:pPr>
      <w:r w:rsidRPr="00A92DD6">
        <w:rPr>
          <w:sz w:val="20"/>
        </w:rPr>
        <w:t>P</w:t>
      </w:r>
      <w:r w:rsidR="004F4771" w:rsidRPr="00A92DD6">
        <w:rPr>
          <w:sz w:val="20"/>
        </w:rPr>
        <w:t xml:space="preserve">atching calendar/schedule and patch windows for deployment of planned </w:t>
      </w:r>
      <w:r w:rsidR="0023462F" w:rsidRPr="00A92DD6">
        <w:rPr>
          <w:sz w:val="20"/>
        </w:rPr>
        <w:t>o</w:t>
      </w:r>
      <w:r w:rsidR="004F4771" w:rsidRPr="00A92DD6">
        <w:rPr>
          <w:sz w:val="20"/>
        </w:rPr>
        <w:t xml:space="preserve">perating </w:t>
      </w:r>
      <w:r w:rsidR="0023462F" w:rsidRPr="00A92DD6">
        <w:rPr>
          <w:sz w:val="20"/>
        </w:rPr>
        <w:t>s</w:t>
      </w:r>
      <w:r w:rsidR="004F4771" w:rsidRPr="00A92DD6">
        <w:rPr>
          <w:sz w:val="20"/>
        </w:rPr>
        <w:t>ystem patches</w:t>
      </w:r>
      <w:r w:rsidR="003B5DC9" w:rsidRPr="00A92DD6">
        <w:rPr>
          <w:sz w:val="20"/>
        </w:rPr>
        <w:t>,</w:t>
      </w:r>
    </w:p>
    <w:p w14:paraId="026BB26A" w14:textId="3192447D" w:rsidR="004F4771" w:rsidRPr="00A92DD6" w:rsidRDefault="001A09DA" w:rsidP="009267DB">
      <w:pPr>
        <w:pStyle w:val="Paragraphedeliste"/>
        <w:numPr>
          <w:ilvl w:val="1"/>
          <w:numId w:val="5"/>
        </w:numPr>
        <w:tabs>
          <w:tab w:val="left" w:pos="1199"/>
        </w:tabs>
        <w:ind w:left="1545" w:right="249"/>
        <w:jc w:val="both"/>
        <w:rPr>
          <w:sz w:val="20"/>
        </w:rPr>
      </w:pPr>
      <w:r w:rsidRPr="00A92DD6">
        <w:rPr>
          <w:sz w:val="20"/>
        </w:rPr>
        <w:t>T</w:t>
      </w:r>
      <w:r w:rsidR="004F4771" w:rsidRPr="00A92DD6">
        <w:rPr>
          <w:sz w:val="20"/>
        </w:rPr>
        <w:t>ooling platform to facilitate the implementation, deployment, and compliance reporting of patches</w:t>
      </w:r>
      <w:r w:rsidR="003B5DC9" w:rsidRPr="00A92DD6">
        <w:rPr>
          <w:sz w:val="20"/>
        </w:rPr>
        <w:t>,</w:t>
      </w:r>
    </w:p>
    <w:p w14:paraId="71D97992" w14:textId="330D523C" w:rsidR="00000F07" w:rsidRPr="00A92DD6" w:rsidRDefault="004F4771" w:rsidP="009267DB">
      <w:pPr>
        <w:pStyle w:val="Paragraphedeliste"/>
        <w:numPr>
          <w:ilvl w:val="1"/>
          <w:numId w:val="5"/>
        </w:numPr>
        <w:tabs>
          <w:tab w:val="left" w:pos="1199"/>
        </w:tabs>
        <w:ind w:left="1545" w:right="249"/>
        <w:jc w:val="both"/>
        <w:rPr>
          <w:sz w:val="20"/>
        </w:rPr>
      </w:pPr>
      <w:r w:rsidRPr="00A92DD6">
        <w:rPr>
          <w:sz w:val="20"/>
        </w:rPr>
        <w:t>Deploy</w:t>
      </w:r>
      <w:r w:rsidR="00B30B43" w:rsidRPr="00A92DD6">
        <w:rPr>
          <w:sz w:val="20"/>
        </w:rPr>
        <w:t xml:space="preserve">ment </w:t>
      </w:r>
      <w:r w:rsidRPr="00A92DD6">
        <w:rPr>
          <w:sz w:val="20"/>
        </w:rPr>
        <w:t>and maint</w:t>
      </w:r>
      <w:r w:rsidR="001965F1" w:rsidRPr="00A92DD6">
        <w:rPr>
          <w:sz w:val="20"/>
        </w:rPr>
        <w:t>enance of</w:t>
      </w:r>
      <w:r w:rsidRPr="00A92DD6">
        <w:rPr>
          <w:sz w:val="20"/>
        </w:rPr>
        <w:t xml:space="preserve"> the health of agents necessary to support patching activities</w:t>
      </w:r>
      <w:r w:rsidR="00000F07" w:rsidRPr="00A92DD6">
        <w:rPr>
          <w:sz w:val="20"/>
        </w:rPr>
        <w:t>,</w:t>
      </w:r>
    </w:p>
    <w:p w14:paraId="0082D4FE" w14:textId="3DCED0B9" w:rsidR="00F81270" w:rsidRPr="00A92DD6" w:rsidRDefault="004F4771" w:rsidP="009267DB">
      <w:pPr>
        <w:pStyle w:val="Paragraphedeliste"/>
        <w:numPr>
          <w:ilvl w:val="1"/>
          <w:numId w:val="5"/>
        </w:numPr>
        <w:tabs>
          <w:tab w:val="left" w:pos="1199"/>
        </w:tabs>
        <w:ind w:left="1545" w:right="249"/>
        <w:jc w:val="both"/>
        <w:rPr>
          <w:sz w:val="20"/>
        </w:rPr>
      </w:pPr>
      <w:r w:rsidRPr="00A92DD6">
        <w:rPr>
          <w:sz w:val="20"/>
        </w:rPr>
        <w:t xml:space="preserve">Monthly </w:t>
      </w:r>
      <w:r w:rsidR="0049234E" w:rsidRPr="00A92DD6">
        <w:rPr>
          <w:sz w:val="20"/>
        </w:rPr>
        <w:t>s</w:t>
      </w:r>
      <w:r w:rsidRPr="00A92DD6">
        <w:rPr>
          <w:sz w:val="20"/>
        </w:rPr>
        <w:t xml:space="preserve">ecurity </w:t>
      </w:r>
      <w:r w:rsidR="0049234E" w:rsidRPr="00A92DD6">
        <w:rPr>
          <w:sz w:val="20"/>
        </w:rPr>
        <w:t>p</w:t>
      </w:r>
      <w:r w:rsidRPr="00A92DD6">
        <w:rPr>
          <w:sz w:val="20"/>
        </w:rPr>
        <w:t xml:space="preserve">atch </w:t>
      </w:r>
      <w:r w:rsidR="0064579B" w:rsidRPr="00A92DD6">
        <w:rPr>
          <w:sz w:val="20"/>
        </w:rPr>
        <w:t>d</w:t>
      </w:r>
      <w:r w:rsidRPr="00A92DD6">
        <w:rPr>
          <w:sz w:val="20"/>
        </w:rPr>
        <w:t>eployment</w:t>
      </w:r>
      <w:r w:rsidR="00F81270" w:rsidRPr="00A92DD6">
        <w:rPr>
          <w:sz w:val="20"/>
        </w:rPr>
        <w:t>,</w:t>
      </w:r>
    </w:p>
    <w:p w14:paraId="701D9B23" w14:textId="45C35C1E" w:rsidR="000C7138" w:rsidRPr="00A92DD6" w:rsidRDefault="005C3E5B" w:rsidP="00785EED">
      <w:pPr>
        <w:pStyle w:val="Paragraphedeliste"/>
        <w:numPr>
          <w:ilvl w:val="1"/>
          <w:numId w:val="4"/>
        </w:numPr>
        <w:tabs>
          <w:tab w:val="left" w:pos="1919"/>
        </w:tabs>
        <w:spacing w:before="7" w:line="232" w:lineRule="auto"/>
        <w:ind w:left="2625" w:right="241"/>
        <w:jc w:val="both"/>
        <w:rPr>
          <w:sz w:val="20"/>
          <w:szCs w:val="20"/>
        </w:rPr>
      </w:pPr>
      <w:r w:rsidRPr="00A92DD6">
        <w:rPr>
          <w:sz w:val="20"/>
          <w:szCs w:val="20"/>
        </w:rPr>
        <w:t>M</w:t>
      </w:r>
      <w:r w:rsidR="004E7733" w:rsidRPr="00A92DD6">
        <w:rPr>
          <w:sz w:val="20"/>
          <w:szCs w:val="20"/>
        </w:rPr>
        <w:t xml:space="preserve">onthly </w:t>
      </w:r>
      <w:r w:rsidR="004F4771" w:rsidRPr="00A92DD6">
        <w:rPr>
          <w:sz w:val="20"/>
          <w:szCs w:val="20"/>
        </w:rPr>
        <w:t>deploy</w:t>
      </w:r>
      <w:r w:rsidRPr="00A92DD6">
        <w:rPr>
          <w:sz w:val="20"/>
          <w:szCs w:val="20"/>
        </w:rPr>
        <w:t>ment of</w:t>
      </w:r>
      <w:r w:rsidR="00295285" w:rsidRPr="00A92DD6">
        <w:rPr>
          <w:sz w:val="20"/>
        </w:rPr>
        <w:t xml:space="preserve"> </w:t>
      </w:r>
      <w:r w:rsidR="004F4771" w:rsidRPr="00A92DD6">
        <w:rPr>
          <w:sz w:val="20"/>
          <w:szCs w:val="20"/>
        </w:rPr>
        <w:t>security</w:t>
      </w:r>
      <w:r w:rsidR="004F4771" w:rsidRPr="00A92DD6">
        <w:rPr>
          <w:sz w:val="20"/>
        </w:rPr>
        <w:t xml:space="preserve"> </w:t>
      </w:r>
      <w:r w:rsidR="004F4771" w:rsidRPr="00A92DD6">
        <w:rPr>
          <w:sz w:val="20"/>
          <w:szCs w:val="20"/>
        </w:rPr>
        <w:t>patches</w:t>
      </w:r>
      <w:r w:rsidR="004F4771" w:rsidRPr="00A92DD6">
        <w:rPr>
          <w:sz w:val="20"/>
        </w:rPr>
        <w:t xml:space="preserve"> </w:t>
      </w:r>
      <w:r w:rsidR="004F4771" w:rsidRPr="00A92DD6">
        <w:rPr>
          <w:sz w:val="20"/>
          <w:szCs w:val="20"/>
        </w:rPr>
        <w:t>released</w:t>
      </w:r>
      <w:r w:rsidR="004F4771" w:rsidRPr="00A92DD6">
        <w:rPr>
          <w:sz w:val="20"/>
        </w:rPr>
        <w:t xml:space="preserve"> </w:t>
      </w:r>
      <w:r w:rsidR="004F4771" w:rsidRPr="00A92DD6">
        <w:rPr>
          <w:sz w:val="20"/>
          <w:szCs w:val="20"/>
        </w:rPr>
        <w:t>by</w:t>
      </w:r>
      <w:r w:rsidR="004F4771" w:rsidRPr="00A92DD6">
        <w:rPr>
          <w:sz w:val="20"/>
        </w:rPr>
        <w:t xml:space="preserve"> </w:t>
      </w:r>
      <w:r w:rsidR="00F12E24" w:rsidRPr="00A92DD6">
        <w:rPr>
          <w:sz w:val="20"/>
          <w:szCs w:val="20"/>
        </w:rPr>
        <w:t>o</w:t>
      </w:r>
      <w:r w:rsidR="00B926CB" w:rsidRPr="00A92DD6">
        <w:rPr>
          <w:sz w:val="20"/>
          <w:szCs w:val="20"/>
        </w:rPr>
        <w:t>perating system</w:t>
      </w:r>
      <w:r w:rsidR="00F12E24" w:rsidRPr="00A92DD6">
        <w:rPr>
          <w:sz w:val="20"/>
        </w:rPr>
        <w:t xml:space="preserve"> </w:t>
      </w:r>
      <w:r w:rsidR="004F4771" w:rsidRPr="00A92DD6">
        <w:rPr>
          <w:sz w:val="20"/>
          <w:szCs w:val="20"/>
        </w:rPr>
        <w:t>vendors</w:t>
      </w:r>
      <w:r w:rsidR="005C7669" w:rsidRPr="00A92DD6">
        <w:rPr>
          <w:sz w:val="20"/>
          <w:szCs w:val="20"/>
        </w:rPr>
        <w:t>,</w:t>
      </w:r>
    </w:p>
    <w:p w14:paraId="3C9ED698" w14:textId="67957EF1" w:rsidR="00BA029F" w:rsidRPr="00A92DD6" w:rsidRDefault="004F4771" w:rsidP="00785EED">
      <w:pPr>
        <w:pStyle w:val="Paragraphedeliste"/>
        <w:numPr>
          <w:ilvl w:val="1"/>
          <w:numId w:val="4"/>
        </w:numPr>
        <w:tabs>
          <w:tab w:val="left" w:pos="1919"/>
        </w:tabs>
        <w:spacing w:before="7" w:line="232" w:lineRule="auto"/>
        <w:ind w:left="2625" w:right="241"/>
        <w:jc w:val="both"/>
        <w:rPr>
          <w:sz w:val="20"/>
          <w:szCs w:val="20"/>
        </w:rPr>
      </w:pPr>
      <w:r w:rsidRPr="00A92DD6">
        <w:rPr>
          <w:sz w:val="20"/>
          <w:szCs w:val="20"/>
        </w:rPr>
        <w:t>Products that</w:t>
      </w:r>
      <w:r w:rsidRPr="00A92DD6">
        <w:rPr>
          <w:sz w:val="20"/>
        </w:rPr>
        <w:t xml:space="preserve"> </w:t>
      </w:r>
      <w:r w:rsidRPr="00A92DD6">
        <w:rPr>
          <w:sz w:val="20"/>
          <w:szCs w:val="20"/>
        </w:rPr>
        <w:t>are classified by</w:t>
      </w:r>
      <w:r w:rsidRPr="00A92DD6">
        <w:rPr>
          <w:sz w:val="20"/>
        </w:rPr>
        <w:t xml:space="preserve"> </w:t>
      </w:r>
      <w:r w:rsidRPr="00A92DD6">
        <w:rPr>
          <w:sz w:val="20"/>
          <w:szCs w:val="20"/>
        </w:rPr>
        <w:t xml:space="preserve">the vendor as </w:t>
      </w:r>
      <w:del w:id="1634" w:author="Vincent Boisclair" w:date="2025-10-22T08:38:00Z" w16du:dateUtc="2025-10-22T12:38:00Z">
        <w:r w:rsidR="00F53F78" w:rsidDel="00F53F78">
          <w:rPr>
            <w:sz w:val="20"/>
            <w:szCs w:val="20"/>
          </w:rPr>
          <w:delText>e</w:delText>
        </w:r>
        <w:r w:rsidRPr="00A92DD6" w:rsidDel="00F53F78">
          <w:rPr>
            <w:sz w:val="20"/>
            <w:szCs w:val="20"/>
          </w:rPr>
          <w:delText xml:space="preserve">nd </w:delText>
        </w:r>
      </w:del>
      <w:ins w:id="1635" w:author="Vincent Boisclair" w:date="2025-10-22T08:38:00Z" w16du:dateUtc="2025-10-22T12:38:00Z">
        <w:r w:rsidR="00F53F78">
          <w:rPr>
            <w:sz w:val="20"/>
            <w:szCs w:val="20"/>
          </w:rPr>
          <w:t>E</w:t>
        </w:r>
        <w:r w:rsidR="00F53F78" w:rsidRPr="00A92DD6">
          <w:rPr>
            <w:sz w:val="20"/>
            <w:szCs w:val="20"/>
          </w:rPr>
          <w:t xml:space="preserve">nd </w:t>
        </w:r>
      </w:ins>
      <w:r w:rsidRPr="00A92DD6">
        <w:rPr>
          <w:sz w:val="20"/>
          <w:szCs w:val="20"/>
        </w:rPr>
        <w:t>of Life, End of Servicing, End of Support, Retired, or of similar</w:t>
      </w:r>
      <w:r w:rsidR="00E97B58" w:rsidRPr="00A92DD6">
        <w:rPr>
          <w:sz w:val="20"/>
          <w:szCs w:val="20"/>
        </w:rPr>
        <w:t xml:space="preserve"> </w:t>
      </w:r>
      <w:r w:rsidRPr="00A92DD6">
        <w:rPr>
          <w:sz w:val="20"/>
          <w:szCs w:val="20"/>
        </w:rPr>
        <w:t xml:space="preserve">designation, will not be supported by Supplier and </w:t>
      </w:r>
      <w:r w:rsidR="0023798F" w:rsidRPr="00A92DD6">
        <w:rPr>
          <w:sz w:val="20"/>
          <w:szCs w:val="20"/>
        </w:rPr>
        <w:t xml:space="preserve">are </w:t>
      </w:r>
      <w:r w:rsidRPr="00A92DD6">
        <w:rPr>
          <w:sz w:val="20"/>
          <w:szCs w:val="20"/>
        </w:rPr>
        <w:t>not included in the patch deployment process</w:t>
      </w:r>
      <w:r w:rsidR="00C97632" w:rsidRPr="00A92DD6">
        <w:rPr>
          <w:sz w:val="20"/>
          <w:szCs w:val="20"/>
        </w:rPr>
        <w:t>,</w:t>
      </w:r>
    </w:p>
    <w:p w14:paraId="3D01E52F" w14:textId="6A6F0C33" w:rsidR="004F4771" w:rsidRPr="00A92DD6" w:rsidRDefault="009D617E" w:rsidP="00785EED">
      <w:pPr>
        <w:pStyle w:val="Paragraphedeliste"/>
        <w:numPr>
          <w:ilvl w:val="1"/>
          <w:numId w:val="4"/>
        </w:numPr>
        <w:tabs>
          <w:tab w:val="left" w:pos="1919"/>
        </w:tabs>
        <w:spacing w:before="7" w:line="232" w:lineRule="auto"/>
        <w:ind w:left="2625" w:right="241"/>
        <w:jc w:val="both"/>
        <w:rPr>
          <w:sz w:val="20"/>
          <w:szCs w:val="20"/>
        </w:rPr>
      </w:pPr>
      <w:r w:rsidRPr="00A92DD6">
        <w:rPr>
          <w:sz w:val="20"/>
          <w:szCs w:val="20"/>
        </w:rPr>
        <w:t>P</w:t>
      </w:r>
      <w:r w:rsidR="004F4771" w:rsidRPr="00A92DD6">
        <w:rPr>
          <w:sz w:val="20"/>
          <w:szCs w:val="20"/>
        </w:rPr>
        <w:t>atching services encompass</w:t>
      </w:r>
      <w:r w:rsidR="00754315" w:rsidRPr="00A92DD6">
        <w:rPr>
          <w:sz w:val="20"/>
          <w:szCs w:val="20"/>
        </w:rPr>
        <w:t xml:space="preserve"> </w:t>
      </w:r>
      <w:r w:rsidR="004F4771" w:rsidRPr="00A92DD6">
        <w:rPr>
          <w:sz w:val="20"/>
          <w:szCs w:val="20"/>
        </w:rPr>
        <w:t>Microsoft security updates</w:t>
      </w:r>
      <w:r w:rsidR="00D81AC3" w:rsidRPr="00A92DD6">
        <w:rPr>
          <w:sz w:val="20"/>
          <w:szCs w:val="20"/>
        </w:rPr>
        <w:t xml:space="preserve"> and</w:t>
      </w:r>
      <w:r w:rsidR="006A4D6A" w:rsidRPr="00A92DD6">
        <w:rPr>
          <w:sz w:val="20"/>
          <w:szCs w:val="20"/>
        </w:rPr>
        <w:t xml:space="preserve"> Linux patches within the</w:t>
      </w:r>
      <w:r w:rsidR="00D81AC3" w:rsidRPr="00A92DD6">
        <w:rPr>
          <w:sz w:val="20"/>
          <w:szCs w:val="20"/>
        </w:rPr>
        <w:t xml:space="preserve"> </w:t>
      </w:r>
      <w:r w:rsidR="006A4D6A" w:rsidRPr="00A92DD6">
        <w:rPr>
          <w:sz w:val="20"/>
          <w:szCs w:val="20"/>
        </w:rPr>
        <w:t>Linux core version,</w:t>
      </w:r>
    </w:p>
    <w:p w14:paraId="0CC207AE" w14:textId="4133E741" w:rsidR="004F4771" w:rsidRPr="00A92DD6" w:rsidRDefault="004F4771" w:rsidP="00785EED">
      <w:pPr>
        <w:pStyle w:val="Paragraphedeliste"/>
        <w:numPr>
          <w:ilvl w:val="1"/>
          <w:numId w:val="4"/>
        </w:numPr>
        <w:tabs>
          <w:tab w:val="left" w:pos="1919"/>
        </w:tabs>
        <w:spacing w:before="7" w:line="232" w:lineRule="auto"/>
        <w:ind w:left="2625" w:right="241"/>
        <w:jc w:val="both"/>
        <w:rPr>
          <w:sz w:val="20"/>
          <w:szCs w:val="20"/>
        </w:rPr>
      </w:pPr>
      <w:r w:rsidRPr="00A92DD6">
        <w:rPr>
          <w:sz w:val="20"/>
          <w:szCs w:val="20"/>
        </w:rPr>
        <w:t>Client will perform pre-deployment validation testing in development environment to ensure the stability of applications and business services pre-patching</w:t>
      </w:r>
      <w:r w:rsidR="00197660" w:rsidRPr="00A92DD6">
        <w:rPr>
          <w:sz w:val="20"/>
          <w:szCs w:val="20"/>
        </w:rPr>
        <w:t>,</w:t>
      </w:r>
    </w:p>
    <w:p w14:paraId="0AAD5C41" w14:textId="77777777" w:rsidR="004F4771" w:rsidRPr="00A92DD6" w:rsidRDefault="004F4771" w:rsidP="00785EED">
      <w:pPr>
        <w:pStyle w:val="Paragraphedeliste"/>
        <w:numPr>
          <w:ilvl w:val="1"/>
          <w:numId w:val="4"/>
        </w:numPr>
        <w:tabs>
          <w:tab w:val="left" w:pos="1919"/>
        </w:tabs>
        <w:spacing w:before="7" w:line="232" w:lineRule="auto"/>
        <w:ind w:left="2625" w:right="241"/>
        <w:jc w:val="both"/>
        <w:rPr>
          <w:sz w:val="20"/>
          <w:szCs w:val="20"/>
        </w:rPr>
      </w:pPr>
      <w:r w:rsidRPr="00A92DD6">
        <w:rPr>
          <w:sz w:val="20"/>
          <w:szCs w:val="20"/>
        </w:rPr>
        <w:t>Client will conduct validation testing to ensure the stability of applications and business services post-patching.</w:t>
      </w:r>
    </w:p>
    <w:p w14:paraId="37B8EC60" w14:textId="2B9983D4" w:rsidR="004F4771" w:rsidRPr="00A92DD6" w:rsidRDefault="004F4771" w:rsidP="00785EED">
      <w:pPr>
        <w:pStyle w:val="Paragraphedeliste"/>
        <w:numPr>
          <w:ilvl w:val="0"/>
          <w:numId w:val="4"/>
        </w:numPr>
        <w:tabs>
          <w:tab w:val="left" w:pos="1198"/>
        </w:tabs>
        <w:ind w:left="1544" w:hanging="359"/>
        <w:jc w:val="both"/>
        <w:rPr>
          <w:sz w:val="20"/>
          <w:szCs w:val="20"/>
        </w:rPr>
      </w:pPr>
      <w:r w:rsidRPr="00A92DD6">
        <w:rPr>
          <w:sz w:val="20"/>
          <w:szCs w:val="20"/>
        </w:rPr>
        <w:t>Firmware</w:t>
      </w:r>
      <w:r w:rsidRPr="00A92DD6">
        <w:rPr>
          <w:spacing w:val="-8"/>
          <w:sz w:val="20"/>
          <w:szCs w:val="20"/>
        </w:rPr>
        <w:t xml:space="preserve"> </w:t>
      </w:r>
      <w:r w:rsidR="00886AFE" w:rsidRPr="00A92DD6">
        <w:rPr>
          <w:sz w:val="20"/>
          <w:szCs w:val="20"/>
        </w:rPr>
        <w:t>u</w:t>
      </w:r>
      <w:r w:rsidRPr="00A92DD6">
        <w:rPr>
          <w:sz w:val="20"/>
          <w:szCs w:val="20"/>
        </w:rPr>
        <w:t>pdates</w:t>
      </w:r>
      <w:r w:rsidRPr="00A92DD6">
        <w:rPr>
          <w:spacing w:val="-7"/>
          <w:sz w:val="20"/>
          <w:szCs w:val="20"/>
        </w:rPr>
        <w:t xml:space="preserve"> </w:t>
      </w:r>
      <w:r w:rsidRPr="00A92DD6">
        <w:rPr>
          <w:sz w:val="20"/>
          <w:szCs w:val="20"/>
        </w:rPr>
        <w:t>&amp;</w:t>
      </w:r>
      <w:r w:rsidRPr="00A92DD6">
        <w:rPr>
          <w:spacing w:val="-5"/>
          <w:sz w:val="20"/>
          <w:szCs w:val="20"/>
        </w:rPr>
        <w:t xml:space="preserve"> </w:t>
      </w:r>
      <w:r w:rsidR="00886AFE" w:rsidRPr="00A92DD6">
        <w:rPr>
          <w:sz w:val="20"/>
          <w:szCs w:val="20"/>
        </w:rPr>
        <w:t>p</w:t>
      </w:r>
      <w:r w:rsidRPr="00A92DD6">
        <w:rPr>
          <w:sz w:val="20"/>
          <w:szCs w:val="20"/>
        </w:rPr>
        <w:t>atches</w:t>
      </w:r>
      <w:r w:rsidRPr="00A92DD6">
        <w:rPr>
          <w:spacing w:val="-7"/>
          <w:sz w:val="20"/>
          <w:szCs w:val="20"/>
        </w:rPr>
        <w:t xml:space="preserve"> </w:t>
      </w:r>
      <w:r w:rsidRPr="00A92DD6">
        <w:rPr>
          <w:sz w:val="20"/>
          <w:szCs w:val="20"/>
        </w:rPr>
        <w:t>for</w:t>
      </w:r>
      <w:r w:rsidRPr="00A92DD6">
        <w:rPr>
          <w:spacing w:val="-6"/>
          <w:sz w:val="20"/>
          <w:szCs w:val="20"/>
        </w:rPr>
        <w:t xml:space="preserve"> </w:t>
      </w:r>
      <w:r w:rsidR="00556690" w:rsidRPr="00A92DD6">
        <w:rPr>
          <w:sz w:val="20"/>
          <w:szCs w:val="20"/>
        </w:rPr>
        <w:t>v</w:t>
      </w:r>
      <w:r w:rsidRPr="00A92DD6">
        <w:rPr>
          <w:sz w:val="20"/>
          <w:szCs w:val="20"/>
        </w:rPr>
        <w:t>irtual</w:t>
      </w:r>
      <w:r w:rsidRPr="00A92DD6">
        <w:rPr>
          <w:spacing w:val="-7"/>
          <w:sz w:val="20"/>
          <w:szCs w:val="20"/>
        </w:rPr>
        <w:t xml:space="preserve"> </w:t>
      </w:r>
      <w:r w:rsidR="00556690" w:rsidRPr="00A92DD6">
        <w:rPr>
          <w:sz w:val="20"/>
          <w:szCs w:val="20"/>
        </w:rPr>
        <w:t>n</w:t>
      </w:r>
      <w:r w:rsidRPr="00A92DD6">
        <w:rPr>
          <w:sz w:val="20"/>
          <w:szCs w:val="20"/>
        </w:rPr>
        <w:t>etwork</w:t>
      </w:r>
      <w:r w:rsidRPr="00A92DD6">
        <w:rPr>
          <w:spacing w:val="-7"/>
          <w:sz w:val="20"/>
          <w:szCs w:val="20"/>
        </w:rPr>
        <w:t xml:space="preserve"> </w:t>
      </w:r>
      <w:r w:rsidR="00556690" w:rsidRPr="00A92DD6">
        <w:rPr>
          <w:spacing w:val="-2"/>
          <w:sz w:val="20"/>
          <w:szCs w:val="20"/>
        </w:rPr>
        <w:t>d</w:t>
      </w:r>
      <w:r w:rsidRPr="00A92DD6">
        <w:rPr>
          <w:spacing w:val="-2"/>
          <w:sz w:val="20"/>
          <w:szCs w:val="20"/>
        </w:rPr>
        <w:t>evices</w:t>
      </w:r>
    </w:p>
    <w:p w14:paraId="4C50F2A5" w14:textId="380D2AA3" w:rsidR="004F4771" w:rsidRPr="00A92DD6" w:rsidRDefault="004F4771" w:rsidP="00785EED">
      <w:pPr>
        <w:pStyle w:val="Paragraphedeliste"/>
        <w:numPr>
          <w:ilvl w:val="1"/>
          <w:numId w:val="4"/>
        </w:numPr>
        <w:tabs>
          <w:tab w:val="left" w:pos="1919"/>
        </w:tabs>
        <w:spacing w:before="7" w:line="232" w:lineRule="auto"/>
        <w:ind w:left="2625" w:right="241"/>
        <w:jc w:val="both"/>
        <w:rPr>
          <w:sz w:val="20"/>
          <w:szCs w:val="20"/>
        </w:rPr>
      </w:pPr>
      <w:r w:rsidRPr="00A92DD6">
        <w:rPr>
          <w:sz w:val="20"/>
          <w:szCs w:val="20"/>
        </w:rPr>
        <w:lastRenderedPageBreak/>
        <w:t>Deployment</w:t>
      </w:r>
      <w:r w:rsidRPr="00A92DD6">
        <w:rPr>
          <w:spacing w:val="-8"/>
          <w:sz w:val="20"/>
          <w:szCs w:val="20"/>
        </w:rPr>
        <w:t xml:space="preserve"> </w:t>
      </w:r>
      <w:r w:rsidRPr="00A92DD6">
        <w:rPr>
          <w:sz w:val="20"/>
          <w:szCs w:val="20"/>
        </w:rPr>
        <w:t>of</w:t>
      </w:r>
      <w:r w:rsidRPr="00A92DD6">
        <w:rPr>
          <w:spacing w:val="-7"/>
          <w:sz w:val="20"/>
          <w:szCs w:val="20"/>
        </w:rPr>
        <w:t xml:space="preserve"> </w:t>
      </w:r>
      <w:r w:rsidRPr="00A92DD6">
        <w:rPr>
          <w:sz w:val="20"/>
          <w:szCs w:val="20"/>
        </w:rPr>
        <w:t>firmware</w:t>
      </w:r>
      <w:r w:rsidRPr="00A92DD6">
        <w:rPr>
          <w:spacing w:val="-10"/>
          <w:sz w:val="20"/>
          <w:szCs w:val="20"/>
        </w:rPr>
        <w:t xml:space="preserve"> </w:t>
      </w:r>
      <w:r w:rsidRPr="00A92DD6">
        <w:rPr>
          <w:sz w:val="20"/>
          <w:szCs w:val="20"/>
        </w:rPr>
        <w:t>updates</w:t>
      </w:r>
      <w:r w:rsidRPr="00A92DD6">
        <w:rPr>
          <w:spacing w:val="-8"/>
          <w:sz w:val="20"/>
          <w:szCs w:val="20"/>
        </w:rPr>
        <w:t xml:space="preserve"> </w:t>
      </w:r>
      <w:r w:rsidRPr="00A92DD6">
        <w:rPr>
          <w:sz w:val="20"/>
          <w:szCs w:val="20"/>
        </w:rPr>
        <w:t>or</w:t>
      </w:r>
      <w:r w:rsidRPr="00A92DD6">
        <w:rPr>
          <w:spacing w:val="-9"/>
          <w:sz w:val="20"/>
          <w:szCs w:val="20"/>
        </w:rPr>
        <w:t xml:space="preserve"> </w:t>
      </w:r>
      <w:r w:rsidRPr="00A92DD6">
        <w:rPr>
          <w:sz w:val="20"/>
          <w:szCs w:val="20"/>
        </w:rPr>
        <w:t>new</w:t>
      </w:r>
      <w:r w:rsidRPr="00A92DD6">
        <w:rPr>
          <w:spacing w:val="-10"/>
          <w:sz w:val="20"/>
          <w:szCs w:val="20"/>
        </w:rPr>
        <w:t xml:space="preserve"> </w:t>
      </w:r>
      <w:r w:rsidRPr="00A92DD6">
        <w:rPr>
          <w:sz w:val="20"/>
          <w:szCs w:val="20"/>
        </w:rPr>
        <w:t>releases</w:t>
      </w:r>
      <w:r w:rsidRPr="00A92DD6">
        <w:rPr>
          <w:spacing w:val="-8"/>
          <w:sz w:val="20"/>
          <w:szCs w:val="20"/>
        </w:rPr>
        <w:t xml:space="preserve"> </w:t>
      </w:r>
      <w:r w:rsidRPr="00A92DD6">
        <w:rPr>
          <w:sz w:val="20"/>
          <w:szCs w:val="20"/>
        </w:rPr>
        <w:t>of</w:t>
      </w:r>
      <w:r w:rsidRPr="00A92DD6">
        <w:rPr>
          <w:spacing w:val="-10"/>
          <w:sz w:val="20"/>
          <w:szCs w:val="20"/>
        </w:rPr>
        <w:t xml:space="preserve"> </w:t>
      </w:r>
      <w:r w:rsidRPr="00A92DD6">
        <w:rPr>
          <w:sz w:val="20"/>
          <w:szCs w:val="20"/>
        </w:rPr>
        <w:t>virtual</w:t>
      </w:r>
      <w:r w:rsidRPr="00A92DD6">
        <w:rPr>
          <w:spacing w:val="-8"/>
          <w:sz w:val="20"/>
          <w:szCs w:val="20"/>
        </w:rPr>
        <w:t xml:space="preserve"> </w:t>
      </w:r>
      <w:r w:rsidRPr="00A92DD6">
        <w:rPr>
          <w:sz w:val="20"/>
          <w:szCs w:val="20"/>
        </w:rPr>
        <w:t>appliances</w:t>
      </w:r>
      <w:r w:rsidRPr="00A92DD6">
        <w:rPr>
          <w:spacing w:val="-8"/>
          <w:sz w:val="20"/>
          <w:szCs w:val="20"/>
        </w:rPr>
        <w:t xml:space="preserve"> </w:t>
      </w:r>
      <w:r w:rsidRPr="00A92DD6">
        <w:rPr>
          <w:sz w:val="20"/>
          <w:szCs w:val="20"/>
        </w:rPr>
        <w:t>(such</w:t>
      </w:r>
      <w:r w:rsidRPr="00A92DD6">
        <w:rPr>
          <w:spacing w:val="-8"/>
          <w:sz w:val="20"/>
          <w:szCs w:val="20"/>
        </w:rPr>
        <w:t xml:space="preserve"> </w:t>
      </w:r>
      <w:r w:rsidRPr="00A92DD6">
        <w:rPr>
          <w:sz w:val="20"/>
          <w:szCs w:val="20"/>
        </w:rPr>
        <w:t>as</w:t>
      </w:r>
      <w:r w:rsidRPr="00A92DD6">
        <w:rPr>
          <w:spacing w:val="-7"/>
          <w:sz w:val="20"/>
          <w:szCs w:val="20"/>
        </w:rPr>
        <w:t xml:space="preserve"> </w:t>
      </w:r>
      <w:r w:rsidRPr="00A92DD6">
        <w:rPr>
          <w:sz w:val="20"/>
          <w:szCs w:val="20"/>
        </w:rPr>
        <w:t>firewalls,</w:t>
      </w:r>
      <w:r w:rsidRPr="00A92DD6">
        <w:rPr>
          <w:spacing w:val="-8"/>
          <w:sz w:val="20"/>
          <w:szCs w:val="20"/>
        </w:rPr>
        <w:t xml:space="preserve"> </w:t>
      </w:r>
      <w:r w:rsidRPr="00A92DD6">
        <w:rPr>
          <w:sz w:val="20"/>
          <w:szCs w:val="20"/>
        </w:rPr>
        <w:t>WAF,</w:t>
      </w:r>
      <w:r w:rsidRPr="00A92DD6">
        <w:rPr>
          <w:spacing w:val="-8"/>
          <w:sz w:val="20"/>
          <w:szCs w:val="20"/>
        </w:rPr>
        <w:t xml:space="preserve"> </w:t>
      </w:r>
      <w:r w:rsidRPr="00A92DD6">
        <w:rPr>
          <w:sz w:val="20"/>
          <w:szCs w:val="20"/>
        </w:rPr>
        <w:t>load balancers, caching servers, etc.) on a semi-annual basis</w:t>
      </w:r>
      <w:r w:rsidR="00A75EE0" w:rsidRPr="00A92DD6">
        <w:rPr>
          <w:sz w:val="20"/>
          <w:szCs w:val="20"/>
        </w:rPr>
        <w:t>.</w:t>
      </w:r>
    </w:p>
    <w:p w14:paraId="587980A0" w14:textId="7AB036B3" w:rsidR="004F4771" w:rsidRPr="00A92DD6" w:rsidRDefault="004F4771" w:rsidP="00785EED">
      <w:pPr>
        <w:pStyle w:val="Paragraphedeliste"/>
        <w:numPr>
          <w:ilvl w:val="0"/>
          <w:numId w:val="4"/>
        </w:numPr>
        <w:tabs>
          <w:tab w:val="left" w:pos="1198"/>
        </w:tabs>
        <w:ind w:left="1544" w:hanging="359"/>
        <w:jc w:val="both"/>
        <w:rPr>
          <w:sz w:val="20"/>
        </w:rPr>
      </w:pPr>
      <w:r w:rsidRPr="00A92DD6">
        <w:rPr>
          <w:sz w:val="20"/>
        </w:rPr>
        <w:t>Accelerated</w:t>
      </w:r>
      <w:r w:rsidRPr="00A92DD6">
        <w:rPr>
          <w:spacing w:val="-7"/>
          <w:sz w:val="20"/>
        </w:rPr>
        <w:t xml:space="preserve"> </w:t>
      </w:r>
      <w:r w:rsidRPr="00A92DD6">
        <w:rPr>
          <w:sz w:val="20"/>
        </w:rPr>
        <w:t>&amp;</w:t>
      </w:r>
      <w:r w:rsidRPr="00A92DD6">
        <w:rPr>
          <w:spacing w:val="-6"/>
          <w:sz w:val="20"/>
        </w:rPr>
        <w:t xml:space="preserve"> </w:t>
      </w:r>
      <w:r w:rsidR="00556690" w:rsidRPr="00A92DD6">
        <w:rPr>
          <w:sz w:val="20"/>
        </w:rPr>
        <w:t>zero</w:t>
      </w:r>
      <w:r w:rsidRPr="00A92DD6">
        <w:rPr>
          <w:sz w:val="20"/>
        </w:rPr>
        <w:t>-</w:t>
      </w:r>
      <w:r w:rsidR="00556690" w:rsidRPr="00A92DD6">
        <w:rPr>
          <w:sz w:val="20"/>
        </w:rPr>
        <w:t>day</w:t>
      </w:r>
      <w:r w:rsidR="00556690" w:rsidRPr="00A92DD6">
        <w:rPr>
          <w:spacing w:val="-6"/>
          <w:sz w:val="20"/>
        </w:rPr>
        <w:t xml:space="preserve"> </w:t>
      </w:r>
      <w:r w:rsidR="00556690" w:rsidRPr="00A92DD6">
        <w:rPr>
          <w:spacing w:val="-2"/>
          <w:sz w:val="20"/>
        </w:rPr>
        <w:t>patching</w:t>
      </w:r>
    </w:p>
    <w:p w14:paraId="48486E6A" w14:textId="77777777" w:rsidR="004F4771" w:rsidRPr="00A92DD6" w:rsidRDefault="004F4771" w:rsidP="00785EED">
      <w:pPr>
        <w:pStyle w:val="Paragraphedeliste"/>
        <w:numPr>
          <w:ilvl w:val="1"/>
          <w:numId w:val="4"/>
        </w:numPr>
        <w:tabs>
          <w:tab w:val="left" w:pos="1919"/>
        </w:tabs>
        <w:spacing w:before="3" w:line="237" w:lineRule="auto"/>
        <w:ind w:left="2625" w:right="234"/>
        <w:jc w:val="both"/>
        <w:rPr>
          <w:sz w:val="20"/>
        </w:rPr>
      </w:pPr>
      <w:r w:rsidRPr="00A92DD6">
        <w:rPr>
          <w:sz w:val="20"/>
        </w:rPr>
        <w:t>In the event of a zero-day vulnerability patch release or on request from Client, an accelerated/emergency patch cycle can be initiated. This process will involve creating an Incident and associated Change Request for review and approval.</w:t>
      </w:r>
    </w:p>
    <w:p w14:paraId="15FF6F01" w14:textId="0A0F0154" w:rsidR="004F4771" w:rsidRPr="00A92DD6" w:rsidRDefault="004F4771" w:rsidP="00785EED">
      <w:pPr>
        <w:pStyle w:val="Paragraphedeliste"/>
        <w:numPr>
          <w:ilvl w:val="0"/>
          <w:numId w:val="4"/>
        </w:numPr>
        <w:tabs>
          <w:tab w:val="left" w:pos="1199"/>
        </w:tabs>
        <w:ind w:left="1544" w:hanging="359"/>
        <w:jc w:val="both"/>
        <w:rPr>
          <w:sz w:val="20"/>
        </w:rPr>
      </w:pPr>
      <w:r w:rsidRPr="00A92DD6">
        <w:rPr>
          <w:sz w:val="20"/>
        </w:rPr>
        <w:t xml:space="preserve">Version </w:t>
      </w:r>
      <w:r w:rsidR="00556690" w:rsidRPr="00A92DD6">
        <w:rPr>
          <w:sz w:val="20"/>
        </w:rPr>
        <w:t xml:space="preserve">upgrades </w:t>
      </w:r>
      <w:r w:rsidRPr="00A92DD6">
        <w:rPr>
          <w:sz w:val="20"/>
        </w:rPr>
        <w:t xml:space="preserve">&amp; </w:t>
      </w:r>
      <w:r w:rsidR="00556690" w:rsidRPr="00A92DD6">
        <w:rPr>
          <w:sz w:val="20"/>
        </w:rPr>
        <w:t>service packs</w:t>
      </w:r>
    </w:p>
    <w:p w14:paraId="0352359C" w14:textId="5A897D24" w:rsidR="004F4771" w:rsidRPr="00A92DD6" w:rsidRDefault="00DB360C" w:rsidP="009267DB">
      <w:pPr>
        <w:pStyle w:val="Paragraphedeliste"/>
        <w:numPr>
          <w:ilvl w:val="1"/>
          <w:numId w:val="4"/>
        </w:numPr>
        <w:tabs>
          <w:tab w:val="left" w:pos="1919"/>
        </w:tabs>
        <w:spacing w:before="5" w:line="235" w:lineRule="auto"/>
        <w:ind w:left="2625" w:right="236"/>
        <w:jc w:val="both"/>
        <w:rPr>
          <w:sz w:val="20"/>
        </w:rPr>
      </w:pPr>
      <w:r w:rsidRPr="00A92DD6">
        <w:rPr>
          <w:sz w:val="20"/>
        </w:rPr>
        <w:t xml:space="preserve">Out of scope: </w:t>
      </w:r>
      <w:r w:rsidR="004F4771" w:rsidRPr="00A92DD6">
        <w:rPr>
          <w:sz w:val="20"/>
        </w:rPr>
        <w:t>O</w:t>
      </w:r>
      <w:r w:rsidR="00A5398A" w:rsidRPr="00A92DD6">
        <w:rPr>
          <w:sz w:val="20"/>
        </w:rPr>
        <w:t>perating system</w:t>
      </w:r>
      <w:r w:rsidR="00050400" w:rsidRPr="00A92DD6">
        <w:rPr>
          <w:sz w:val="20"/>
        </w:rPr>
        <w:t>s</w:t>
      </w:r>
      <w:r w:rsidR="004F4771" w:rsidRPr="00A92DD6">
        <w:rPr>
          <w:sz w:val="20"/>
        </w:rPr>
        <w:t xml:space="preserve"> &amp; </w:t>
      </w:r>
      <w:r w:rsidR="00556690" w:rsidRPr="00A92DD6">
        <w:rPr>
          <w:sz w:val="20"/>
        </w:rPr>
        <w:t>a</w:t>
      </w:r>
      <w:r w:rsidR="004F4771" w:rsidRPr="00A92DD6">
        <w:rPr>
          <w:sz w:val="20"/>
        </w:rPr>
        <w:t>pplication version upgrades, service packs, and major releases</w:t>
      </w:r>
      <w:r w:rsidR="00131AAE" w:rsidRPr="00A92DD6">
        <w:rPr>
          <w:sz w:val="20"/>
        </w:rPr>
        <w:t xml:space="preserve">. </w:t>
      </w:r>
      <w:r w:rsidR="00232564" w:rsidRPr="00A92DD6">
        <w:rPr>
          <w:sz w:val="20"/>
        </w:rPr>
        <w:t>They</w:t>
      </w:r>
      <w:r w:rsidR="004F4771" w:rsidRPr="00A92DD6">
        <w:rPr>
          <w:sz w:val="20"/>
        </w:rPr>
        <w:t xml:space="preserve"> are considered on-demand activities and not included as part of the monthly security patching.</w:t>
      </w:r>
    </w:p>
    <w:p w14:paraId="03DF56A6" w14:textId="42531EEB" w:rsidR="004F4771" w:rsidRPr="00A92DD6" w:rsidRDefault="004F4771" w:rsidP="00785EED">
      <w:pPr>
        <w:pStyle w:val="Paragraphedeliste"/>
        <w:numPr>
          <w:ilvl w:val="0"/>
          <w:numId w:val="4"/>
        </w:numPr>
        <w:tabs>
          <w:tab w:val="left" w:pos="1199"/>
        </w:tabs>
        <w:ind w:left="1544" w:hanging="359"/>
        <w:jc w:val="both"/>
        <w:rPr>
          <w:sz w:val="20"/>
        </w:rPr>
      </w:pPr>
      <w:r w:rsidRPr="00A92DD6">
        <w:rPr>
          <w:sz w:val="20"/>
        </w:rPr>
        <w:t xml:space="preserve">Minor </w:t>
      </w:r>
      <w:r w:rsidR="00556690" w:rsidRPr="00A92DD6">
        <w:rPr>
          <w:sz w:val="20"/>
        </w:rPr>
        <w:t xml:space="preserve">upgrades </w:t>
      </w:r>
      <w:r w:rsidRPr="00A92DD6">
        <w:rPr>
          <w:sz w:val="20"/>
        </w:rPr>
        <w:t xml:space="preserve">to </w:t>
      </w:r>
      <w:r w:rsidR="00556690" w:rsidRPr="00A92DD6">
        <w:rPr>
          <w:sz w:val="20"/>
        </w:rPr>
        <w:t>cloud s</w:t>
      </w:r>
      <w:r w:rsidRPr="00A92DD6">
        <w:rPr>
          <w:sz w:val="20"/>
        </w:rPr>
        <w:t>ervices</w:t>
      </w:r>
    </w:p>
    <w:p w14:paraId="2A0BE1E5" w14:textId="6EDBB6E9" w:rsidR="004F4771" w:rsidRPr="00A92DD6" w:rsidRDefault="004F4771" w:rsidP="009267DB">
      <w:pPr>
        <w:pStyle w:val="Paragraphedeliste"/>
        <w:numPr>
          <w:ilvl w:val="1"/>
          <w:numId w:val="4"/>
        </w:numPr>
        <w:tabs>
          <w:tab w:val="left" w:pos="1919"/>
        </w:tabs>
        <w:spacing w:before="6" w:line="232" w:lineRule="auto"/>
        <w:ind w:left="2625" w:right="244"/>
        <w:jc w:val="both"/>
        <w:rPr>
          <w:sz w:val="20"/>
        </w:rPr>
      </w:pPr>
      <w:r w:rsidRPr="00A92DD6">
        <w:rPr>
          <w:sz w:val="20"/>
        </w:rPr>
        <w:t>On a semi-annual basis, minor upgrades to cloud services.</w:t>
      </w:r>
    </w:p>
    <w:p w14:paraId="24E5D285" w14:textId="1F122289" w:rsidR="004F4771" w:rsidRPr="00A92DD6" w:rsidRDefault="004F4771" w:rsidP="00785EED">
      <w:pPr>
        <w:pStyle w:val="Paragraphedeliste"/>
        <w:numPr>
          <w:ilvl w:val="0"/>
          <w:numId w:val="4"/>
        </w:numPr>
        <w:tabs>
          <w:tab w:val="left" w:pos="1199"/>
        </w:tabs>
        <w:ind w:left="1544" w:hanging="359"/>
        <w:jc w:val="both"/>
        <w:rPr>
          <w:sz w:val="20"/>
        </w:rPr>
      </w:pPr>
      <w:r w:rsidRPr="00A92DD6">
        <w:rPr>
          <w:sz w:val="20"/>
        </w:rPr>
        <w:t xml:space="preserve">Non-Scheduled </w:t>
      </w:r>
      <w:r w:rsidR="00556690" w:rsidRPr="00A92DD6">
        <w:rPr>
          <w:sz w:val="20"/>
        </w:rPr>
        <w:t>p</w:t>
      </w:r>
      <w:r w:rsidRPr="00A92DD6">
        <w:rPr>
          <w:sz w:val="20"/>
        </w:rPr>
        <w:t xml:space="preserve">atch </w:t>
      </w:r>
      <w:r w:rsidR="00556690" w:rsidRPr="00A92DD6">
        <w:rPr>
          <w:sz w:val="20"/>
        </w:rPr>
        <w:t>cycles</w:t>
      </w:r>
    </w:p>
    <w:p w14:paraId="1FC9F5B9" w14:textId="77777777" w:rsidR="004F4771" w:rsidRPr="00A92DD6" w:rsidRDefault="004F4771" w:rsidP="009267DB">
      <w:pPr>
        <w:pStyle w:val="Paragraphedeliste"/>
        <w:numPr>
          <w:ilvl w:val="1"/>
          <w:numId w:val="4"/>
        </w:numPr>
        <w:tabs>
          <w:tab w:val="left" w:pos="1919"/>
        </w:tabs>
        <w:spacing w:before="4" w:line="235" w:lineRule="auto"/>
        <w:ind w:left="2625" w:right="241"/>
        <w:jc w:val="both"/>
        <w:rPr>
          <w:sz w:val="20"/>
        </w:rPr>
      </w:pPr>
      <w:r w:rsidRPr="00A92DD6">
        <w:rPr>
          <w:sz w:val="20"/>
        </w:rPr>
        <w:t>Non-scheduled</w:t>
      </w:r>
      <w:r w:rsidRPr="00A92DD6">
        <w:rPr>
          <w:spacing w:val="40"/>
          <w:sz w:val="20"/>
        </w:rPr>
        <w:t xml:space="preserve"> </w:t>
      </w:r>
      <w:r w:rsidRPr="00A92DD6">
        <w:rPr>
          <w:sz w:val="20"/>
        </w:rPr>
        <w:t>patch</w:t>
      </w:r>
      <w:r w:rsidRPr="00A92DD6">
        <w:rPr>
          <w:spacing w:val="40"/>
          <w:sz w:val="20"/>
        </w:rPr>
        <w:t xml:space="preserve"> </w:t>
      </w:r>
      <w:r w:rsidRPr="00A92DD6">
        <w:rPr>
          <w:sz w:val="20"/>
        </w:rPr>
        <w:t>cycles</w:t>
      </w:r>
      <w:r w:rsidRPr="00A92DD6">
        <w:rPr>
          <w:spacing w:val="40"/>
          <w:sz w:val="20"/>
        </w:rPr>
        <w:t xml:space="preserve"> </w:t>
      </w:r>
      <w:r w:rsidRPr="00A92DD6">
        <w:rPr>
          <w:sz w:val="20"/>
        </w:rPr>
        <w:t>that</w:t>
      </w:r>
      <w:r w:rsidRPr="00A92DD6">
        <w:rPr>
          <w:spacing w:val="40"/>
          <w:sz w:val="20"/>
        </w:rPr>
        <w:t xml:space="preserve"> </w:t>
      </w:r>
      <w:r w:rsidRPr="00A92DD6">
        <w:rPr>
          <w:sz w:val="20"/>
        </w:rPr>
        <w:t>deviate</w:t>
      </w:r>
      <w:r w:rsidRPr="00A92DD6">
        <w:rPr>
          <w:spacing w:val="40"/>
          <w:sz w:val="20"/>
        </w:rPr>
        <w:t xml:space="preserve"> </w:t>
      </w:r>
      <w:r w:rsidRPr="00A92DD6">
        <w:rPr>
          <w:sz w:val="20"/>
        </w:rPr>
        <w:t>from</w:t>
      </w:r>
      <w:r w:rsidRPr="00A92DD6">
        <w:rPr>
          <w:spacing w:val="40"/>
          <w:sz w:val="20"/>
        </w:rPr>
        <w:t xml:space="preserve"> </w:t>
      </w:r>
      <w:r w:rsidRPr="00A92DD6">
        <w:rPr>
          <w:sz w:val="20"/>
        </w:rPr>
        <w:t>the</w:t>
      </w:r>
      <w:r w:rsidRPr="00A92DD6">
        <w:rPr>
          <w:spacing w:val="40"/>
          <w:sz w:val="20"/>
        </w:rPr>
        <w:t xml:space="preserve"> </w:t>
      </w:r>
      <w:r w:rsidRPr="00A92DD6">
        <w:rPr>
          <w:sz w:val="20"/>
        </w:rPr>
        <w:t>agreed-upon</w:t>
      </w:r>
      <w:r w:rsidRPr="00A92DD6">
        <w:rPr>
          <w:spacing w:val="40"/>
          <w:sz w:val="20"/>
        </w:rPr>
        <w:t xml:space="preserve"> </w:t>
      </w:r>
      <w:r w:rsidRPr="00A92DD6">
        <w:rPr>
          <w:sz w:val="20"/>
        </w:rPr>
        <w:t>schedule</w:t>
      </w:r>
      <w:r w:rsidRPr="00A92DD6">
        <w:rPr>
          <w:spacing w:val="40"/>
          <w:sz w:val="20"/>
        </w:rPr>
        <w:t xml:space="preserve"> </w:t>
      </w:r>
      <w:r w:rsidRPr="00A92DD6">
        <w:rPr>
          <w:sz w:val="20"/>
        </w:rPr>
        <w:t>will</w:t>
      </w:r>
      <w:r w:rsidRPr="00A92DD6">
        <w:rPr>
          <w:spacing w:val="40"/>
          <w:sz w:val="20"/>
        </w:rPr>
        <w:t xml:space="preserve"> </w:t>
      </w:r>
      <w:r w:rsidRPr="00A92DD6">
        <w:rPr>
          <w:sz w:val="20"/>
        </w:rPr>
        <w:t>require</w:t>
      </w:r>
      <w:r w:rsidRPr="00A92DD6">
        <w:rPr>
          <w:spacing w:val="40"/>
          <w:sz w:val="20"/>
        </w:rPr>
        <w:t xml:space="preserve"> </w:t>
      </w:r>
      <w:r w:rsidRPr="00A92DD6">
        <w:rPr>
          <w:sz w:val="20"/>
        </w:rPr>
        <w:t>explicit approval from Supplier and Client.</w:t>
      </w:r>
    </w:p>
    <w:p w14:paraId="21E47B49" w14:textId="77777777" w:rsidR="004F4771" w:rsidRPr="00A92DD6" w:rsidRDefault="004F4771" w:rsidP="00A66145">
      <w:pPr>
        <w:pStyle w:val="Corpsdetexte"/>
        <w:ind w:left="720" w:right="244"/>
        <w:jc w:val="both"/>
      </w:pPr>
    </w:p>
    <w:p w14:paraId="42F14184" w14:textId="33E2A222" w:rsidR="00937132" w:rsidRPr="00A92DD6" w:rsidRDefault="00937132" w:rsidP="009267DB">
      <w:pPr>
        <w:pStyle w:val="Titre2"/>
        <w:numPr>
          <w:ilvl w:val="0"/>
          <w:numId w:val="202"/>
        </w:numPr>
        <w:jc w:val="both"/>
      </w:pPr>
      <w:r w:rsidRPr="00A92DD6">
        <w:t xml:space="preserve">ACCOUNT MANAGEMENT </w:t>
      </w:r>
    </w:p>
    <w:p w14:paraId="3C6B4862" w14:textId="77777777" w:rsidR="00937132" w:rsidRPr="00A66145" w:rsidRDefault="00937132" w:rsidP="00A66145">
      <w:pPr>
        <w:pStyle w:val="Corpsdetexte"/>
        <w:ind w:left="720" w:right="244"/>
        <w:jc w:val="both"/>
      </w:pPr>
    </w:p>
    <w:p w14:paraId="7AC4B2DC" w14:textId="1872C2E7" w:rsidR="00937132" w:rsidRPr="00586AF0" w:rsidRDefault="00937132" w:rsidP="009267DB">
      <w:pPr>
        <w:pStyle w:val="Titre3"/>
        <w:numPr>
          <w:ilvl w:val="0"/>
          <w:numId w:val="177"/>
        </w:numPr>
        <w:ind w:left="1185"/>
        <w:jc w:val="both"/>
        <w:rPr>
          <w:rFonts w:asciiTheme="minorHAnsi" w:hAnsiTheme="minorHAnsi"/>
          <w:b/>
          <w:color w:val="auto"/>
          <w:sz w:val="20"/>
        </w:rPr>
      </w:pPr>
      <w:r w:rsidRPr="00586AF0">
        <w:rPr>
          <w:rFonts w:asciiTheme="minorHAnsi" w:hAnsiTheme="minorHAnsi"/>
          <w:b/>
          <w:color w:val="auto"/>
          <w:sz w:val="20"/>
        </w:rPr>
        <w:t xml:space="preserve">Account Management </w:t>
      </w:r>
    </w:p>
    <w:p w14:paraId="670EAB43" w14:textId="77777777" w:rsidR="00937132" w:rsidRPr="00A66145" w:rsidRDefault="00937132" w:rsidP="00A66145">
      <w:pPr>
        <w:pStyle w:val="Corpsdetexte"/>
        <w:ind w:left="720" w:right="244"/>
        <w:jc w:val="both"/>
      </w:pPr>
    </w:p>
    <w:p w14:paraId="26747E0C" w14:textId="497478E5" w:rsidR="00937132" w:rsidRPr="00A66145" w:rsidRDefault="00A22DF8" w:rsidP="00A66145">
      <w:pPr>
        <w:pStyle w:val="Corpsdetexte"/>
        <w:ind w:left="720" w:right="244"/>
        <w:jc w:val="both"/>
      </w:pPr>
      <w:r w:rsidRPr="00A92DD6">
        <w:t xml:space="preserve">As part of the services delivered, the Supplier will </w:t>
      </w:r>
      <w:r w:rsidR="00937132" w:rsidRPr="00A92DD6">
        <w:t>ensure alignment with the Client's strategic objectives, drive continuous improvement, and guarantee Client satisfaction</w:t>
      </w:r>
      <w:r w:rsidR="00843694" w:rsidRPr="00A92DD6">
        <w:t xml:space="preserve"> through a dedicated account team</w:t>
      </w:r>
      <w:r w:rsidR="00371271" w:rsidRPr="00A92DD6">
        <w:t xml:space="preserve"> </w:t>
      </w:r>
      <w:r w:rsidR="00371271" w:rsidRPr="00A66145">
        <w:t>with the following responsibilities</w:t>
      </w:r>
      <w:r w:rsidR="000834B9" w:rsidRPr="00A66145">
        <w:t>:</w:t>
      </w:r>
    </w:p>
    <w:p w14:paraId="5E144695" w14:textId="77777777" w:rsidR="00937132" w:rsidRPr="003C37A5" w:rsidRDefault="00937132" w:rsidP="009267DB">
      <w:pPr>
        <w:pStyle w:val="Paragraphedeliste"/>
        <w:numPr>
          <w:ilvl w:val="0"/>
          <w:numId w:val="10"/>
        </w:numPr>
        <w:tabs>
          <w:tab w:val="left" w:pos="839"/>
        </w:tabs>
        <w:spacing w:before="244" w:line="255" w:lineRule="exact"/>
        <w:ind w:left="1440"/>
        <w:contextualSpacing/>
        <w:jc w:val="both"/>
        <w:rPr>
          <w:b/>
          <w:bCs/>
          <w:sz w:val="20"/>
        </w:rPr>
      </w:pPr>
      <w:r w:rsidRPr="003C37A5">
        <w:rPr>
          <w:b/>
          <w:bCs/>
          <w:sz w:val="20"/>
        </w:rPr>
        <w:t>Strategic Alignment:</w:t>
      </w:r>
    </w:p>
    <w:p w14:paraId="4AE4B31F" w14:textId="144EB745"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Establish a clear governance framework that aligns with the Client's business goals and IT strategy</w:t>
      </w:r>
      <w:r w:rsidR="0003575F" w:rsidRPr="00A92DD6">
        <w:rPr>
          <w:rFonts w:asciiTheme="minorHAnsi" w:eastAsia="Arial Narrow" w:hAnsiTheme="minorHAnsi" w:cstheme="minorHAnsi"/>
        </w:rPr>
        <w:t>,</w:t>
      </w:r>
    </w:p>
    <w:p w14:paraId="42B882CE" w14:textId="7975AB5E"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 xml:space="preserve">Ensure that all initiatives, both in Platform Management and </w:t>
      </w:r>
      <w:r w:rsidR="0003575F" w:rsidRPr="00A92DD6">
        <w:rPr>
          <w:rFonts w:asciiTheme="minorHAnsi" w:eastAsia="Arial Narrow" w:hAnsiTheme="minorHAnsi" w:cstheme="minorHAnsi"/>
        </w:rPr>
        <w:t>Run Services</w:t>
      </w:r>
      <w:r w:rsidRPr="00A92DD6">
        <w:rPr>
          <w:rFonts w:asciiTheme="minorHAnsi" w:eastAsia="Arial Narrow" w:hAnsiTheme="minorHAnsi" w:cstheme="minorHAnsi"/>
        </w:rPr>
        <w:t>, contribute to the Client's overall objectives</w:t>
      </w:r>
      <w:r w:rsidR="0003575F" w:rsidRPr="00A92DD6">
        <w:rPr>
          <w:rFonts w:asciiTheme="minorHAnsi" w:eastAsia="Arial Narrow" w:hAnsiTheme="minorHAnsi" w:cstheme="minorHAnsi"/>
        </w:rPr>
        <w:t>,</w:t>
      </w:r>
    </w:p>
    <w:p w14:paraId="3B7EEACF" w14:textId="4BAF25D1"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 xml:space="preserve">Regularly review and adapt the account </w:t>
      </w:r>
      <w:r w:rsidR="00BC04D0" w:rsidRPr="00A92DD6">
        <w:rPr>
          <w:rFonts w:asciiTheme="minorHAnsi" w:eastAsia="Arial Narrow" w:hAnsiTheme="minorHAnsi" w:cstheme="minorHAnsi"/>
        </w:rPr>
        <w:t xml:space="preserve">management </w:t>
      </w:r>
      <w:r w:rsidRPr="00A92DD6">
        <w:rPr>
          <w:rFonts w:asciiTheme="minorHAnsi" w:eastAsia="Arial Narrow" w:hAnsiTheme="minorHAnsi" w:cstheme="minorHAnsi"/>
        </w:rPr>
        <w:t>to accommodate evolving business needs and priorities.</w:t>
      </w:r>
    </w:p>
    <w:p w14:paraId="0F02D61A" w14:textId="77777777" w:rsidR="00937132" w:rsidRPr="003C37A5" w:rsidRDefault="00937132" w:rsidP="009267DB">
      <w:pPr>
        <w:pStyle w:val="Paragraphedeliste"/>
        <w:numPr>
          <w:ilvl w:val="0"/>
          <w:numId w:val="10"/>
        </w:numPr>
        <w:tabs>
          <w:tab w:val="left" w:pos="839"/>
        </w:tabs>
        <w:spacing w:before="244" w:line="255" w:lineRule="exact"/>
        <w:ind w:left="1440"/>
        <w:contextualSpacing/>
        <w:jc w:val="both"/>
        <w:rPr>
          <w:b/>
          <w:bCs/>
          <w:sz w:val="20"/>
        </w:rPr>
      </w:pPr>
      <w:r w:rsidRPr="003C37A5">
        <w:rPr>
          <w:b/>
          <w:bCs/>
          <w:sz w:val="20"/>
        </w:rPr>
        <w:t>Performance Management:</w:t>
      </w:r>
    </w:p>
    <w:p w14:paraId="7ADC612F" w14:textId="601EE958"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 xml:space="preserve">Define and monitor key performance indicators for both Platform </w:t>
      </w:r>
      <w:r w:rsidR="003379C6" w:rsidRPr="00A92DD6">
        <w:rPr>
          <w:rFonts w:asciiTheme="minorHAnsi" w:eastAsia="Arial Narrow" w:hAnsiTheme="minorHAnsi" w:cstheme="minorHAnsi"/>
        </w:rPr>
        <w:t>Management</w:t>
      </w:r>
      <w:r w:rsidRPr="00A92DD6">
        <w:rPr>
          <w:rFonts w:asciiTheme="minorHAnsi" w:eastAsia="Arial Narrow" w:hAnsiTheme="minorHAnsi" w:cstheme="minorHAnsi"/>
        </w:rPr>
        <w:t xml:space="preserve"> and </w:t>
      </w:r>
      <w:r w:rsidR="0003575F" w:rsidRPr="00A92DD6">
        <w:rPr>
          <w:rFonts w:asciiTheme="minorHAnsi" w:eastAsia="Arial Narrow" w:hAnsiTheme="minorHAnsi" w:cstheme="minorHAnsi"/>
        </w:rPr>
        <w:t>Run Services</w:t>
      </w:r>
      <w:r w:rsidR="00637B78" w:rsidRPr="00A92DD6">
        <w:rPr>
          <w:rFonts w:asciiTheme="minorHAnsi" w:eastAsia="Arial Narrow" w:hAnsiTheme="minorHAnsi" w:cstheme="minorHAnsi"/>
        </w:rPr>
        <w:t>,</w:t>
      </w:r>
    </w:p>
    <w:p w14:paraId="73893BB0" w14:textId="1CEACC42"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Analyze performance data to identify trends, areas for improvement, and opportunities for optimization</w:t>
      </w:r>
      <w:r w:rsidR="00D1757A" w:rsidRPr="00A92DD6">
        <w:rPr>
          <w:rFonts w:asciiTheme="minorHAnsi" w:eastAsia="Arial Narrow" w:hAnsiTheme="minorHAnsi" w:cstheme="minorHAnsi"/>
        </w:rPr>
        <w:t>,</w:t>
      </w:r>
    </w:p>
    <w:p w14:paraId="72C3B344" w14:textId="77777777"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Provide regular performance reports to the Client, offering transparent insights into service delivery and value realization.</w:t>
      </w:r>
    </w:p>
    <w:p w14:paraId="58C119EF" w14:textId="77777777" w:rsidR="00937132" w:rsidRPr="003C37A5" w:rsidRDefault="00937132" w:rsidP="009267DB">
      <w:pPr>
        <w:pStyle w:val="Paragraphedeliste"/>
        <w:numPr>
          <w:ilvl w:val="0"/>
          <w:numId w:val="10"/>
        </w:numPr>
        <w:tabs>
          <w:tab w:val="left" w:pos="839"/>
        </w:tabs>
        <w:spacing w:before="244" w:line="255" w:lineRule="exact"/>
        <w:ind w:left="1440"/>
        <w:contextualSpacing/>
        <w:jc w:val="both"/>
        <w:rPr>
          <w:b/>
          <w:bCs/>
          <w:sz w:val="20"/>
        </w:rPr>
      </w:pPr>
      <w:r w:rsidRPr="003C37A5">
        <w:rPr>
          <w:b/>
          <w:bCs/>
          <w:sz w:val="20"/>
        </w:rPr>
        <w:t>Risk Management:</w:t>
      </w:r>
    </w:p>
    <w:p w14:paraId="030CC4C3" w14:textId="0EB02F6F"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 xml:space="preserve">Proactively identify and assess potential risks across all </w:t>
      </w:r>
      <w:r w:rsidR="008345A7" w:rsidRPr="00A92DD6">
        <w:rPr>
          <w:rFonts w:asciiTheme="minorHAnsi" w:eastAsia="Arial Narrow" w:hAnsiTheme="minorHAnsi" w:cstheme="minorHAnsi"/>
        </w:rPr>
        <w:t>s</w:t>
      </w:r>
      <w:r w:rsidRPr="00A92DD6">
        <w:rPr>
          <w:rFonts w:asciiTheme="minorHAnsi" w:eastAsia="Arial Narrow" w:hAnsiTheme="minorHAnsi" w:cstheme="minorHAnsi"/>
        </w:rPr>
        <w:t>ervice areas</w:t>
      </w:r>
      <w:r w:rsidR="008345A7" w:rsidRPr="00A92DD6">
        <w:rPr>
          <w:rFonts w:asciiTheme="minorHAnsi" w:eastAsia="Arial Narrow" w:hAnsiTheme="minorHAnsi" w:cstheme="minorHAnsi"/>
        </w:rPr>
        <w:t xml:space="preserve"> in scope</w:t>
      </w:r>
      <w:r w:rsidR="00637B78" w:rsidRPr="00A92DD6">
        <w:rPr>
          <w:rFonts w:asciiTheme="minorHAnsi" w:eastAsia="Arial Narrow" w:hAnsiTheme="minorHAnsi" w:cstheme="minorHAnsi"/>
        </w:rPr>
        <w:t>,</w:t>
      </w:r>
    </w:p>
    <w:p w14:paraId="1BE525A3" w14:textId="18187D7C"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Develop and implement mitigation strategies to minimize risks and ensure service continuity</w:t>
      </w:r>
      <w:r w:rsidR="00637B78" w:rsidRPr="00A92DD6">
        <w:rPr>
          <w:rFonts w:asciiTheme="minorHAnsi" w:eastAsia="Arial Narrow" w:hAnsiTheme="minorHAnsi" w:cstheme="minorHAnsi"/>
        </w:rPr>
        <w:t>,</w:t>
      </w:r>
    </w:p>
    <w:p w14:paraId="40E1ABEB" w14:textId="77777777"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Escalate critical risks to the Client and collaborate on appropriate responses.</w:t>
      </w:r>
    </w:p>
    <w:p w14:paraId="2C8D2EB7" w14:textId="77777777" w:rsidR="00937132" w:rsidRPr="003C37A5" w:rsidRDefault="00937132" w:rsidP="009267DB">
      <w:pPr>
        <w:pStyle w:val="Paragraphedeliste"/>
        <w:numPr>
          <w:ilvl w:val="0"/>
          <w:numId w:val="10"/>
        </w:numPr>
        <w:tabs>
          <w:tab w:val="left" w:pos="839"/>
        </w:tabs>
        <w:spacing w:before="244" w:line="255" w:lineRule="exact"/>
        <w:ind w:left="1440"/>
        <w:contextualSpacing/>
        <w:jc w:val="both"/>
        <w:rPr>
          <w:b/>
          <w:bCs/>
          <w:sz w:val="20"/>
        </w:rPr>
      </w:pPr>
      <w:r w:rsidRPr="003C37A5">
        <w:rPr>
          <w:b/>
          <w:bCs/>
          <w:sz w:val="20"/>
        </w:rPr>
        <w:t>Relationship Management:</w:t>
      </w:r>
    </w:p>
    <w:p w14:paraId="3F45DBE0" w14:textId="7E92AE72"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Cultivate strong relationships with key Client stakeholders</w:t>
      </w:r>
      <w:r w:rsidR="00637B78" w:rsidRPr="00A92DD6">
        <w:rPr>
          <w:rFonts w:asciiTheme="minorHAnsi" w:eastAsia="Arial Narrow" w:hAnsiTheme="minorHAnsi" w:cstheme="minorHAnsi"/>
        </w:rPr>
        <w:t>,</w:t>
      </w:r>
    </w:p>
    <w:p w14:paraId="7610FF75" w14:textId="5C3B58A7"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Facilitate effective communication and collaboration between the Supplier and the Client</w:t>
      </w:r>
      <w:r w:rsidR="00696105" w:rsidRPr="00A92DD6">
        <w:rPr>
          <w:rFonts w:asciiTheme="minorHAnsi" w:eastAsia="Arial Narrow" w:hAnsiTheme="minorHAnsi" w:cstheme="minorHAnsi"/>
        </w:rPr>
        <w:t>,</w:t>
      </w:r>
    </w:p>
    <w:p w14:paraId="0525189A" w14:textId="77777777"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Act as a trusted advisor, providing guidance and support on IT-related matters.</w:t>
      </w:r>
    </w:p>
    <w:p w14:paraId="7B2D9167" w14:textId="77777777" w:rsidR="00937132" w:rsidRPr="003C37A5" w:rsidRDefault="00937132" w:rsidP="009267DB">
      <w:pPr>
        <w:pStyle w:val="Paragraphedeliste"/>
        <w:numPr>
          <w:ilvl w:val="0"/>
          <w:numId w:val="10"/>
        </w:numPr>
        <w:tabs>
          <w:tab w:val="left" w:pos="839"/>
        </w:tabs>
        <w:spacing w:before="244" w:line="255" w:lineRule="exact"/>
        <w:ind w:left="1440"/>
        <w:contextualSpacing/>
        <w:jc w:val="both"/>
        <w:rPr>
          <w:b/>
          <w:bCs/>
          <w:sz w:val="20"/>
        </w:rPr>
      </w:pPr>
      <w:r w:rsidRPr="003C37A5">
        <w:rPr>
          <w:b/>
          <w:bCs/>
          <w:sz w:val="20"/>
        </w:rPr>
        <w:t>Continuous Improvement:</w:t>
      </w:r>
    </w:p>
    <w:p w14:paraId="1E3004DF" w14:textId="6BC4E7A4"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Drive a culture of continuous improvement across all service areas</w:t>
      </w:r>
      <w:r w:rsidR="00612380" w:rsidRPr="00A92DD6">
        <w:rPr>
          <w:rFonts w:asciiTheme="minorHAnsi" w:eastAsia="Arial Narrow" w:hAnsiTheme="minorHAnsi" w:cstheme="minorHAnsi"/>
        </w:rPr>
        <w:t>,</w:t>
      </w:r>
    </w:p>
    <w:p w14:paraId="33379A95" w14:textId="7BF76AC5"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Encourage innovation and identify opportunities to enhance service delivery</w:t>
      </w:r>
      <w:r w:rsidR="00612380" w:rsidRPr="00A92DD6">
        <w:rPr>
          <w:rFonts w:asciiTheme="minorHAnsi" w:eastAsia="Arial Narrow" w:hAnsiTheme="minorHAnsi" w:cstheme="minorHAnsi"/>
        </w:rPr>
        <w:t>,</w:t>
      </w:r>
    </w:p>
    <w:p w14:paraId="7732091D" w14:textId="77777777"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Conduct regular</w:t>
      </w:r>
      <w:r w:rsidRPr="00A92DD6">
        <w:rPr>
          <w:rFonts w:asciiTheme="minorHAnsi" w:eastAsia="Arial Narrow" w:hAnsiTheme="minorHAnsi" w:cstheme="minorHAnsi"/>
          <w:b/>
          <w:bCs/>
        </w:rPr>
        <w:t xml:space="preserve"> </w:t>
      </w:r>
      <w:r w:rsidRPr="00A92DD6">
        <w:rPr>
          <w:rFonts w:asciiTheme="minorHAnsi" w:eastAsia="Arial Narrow" w:hAnsiTheme="minorHAnsi" w:cstheme="minorHAnsi"/>
        </w:rPr>
        <w:t xml:space="preserve">service reviews with the Client to gather feedback and identify areas for </w:t>
      </w:r>
      <w:r w:rsidRPr="00A92DD6">
        <w:rPr>
          <w:rFonts w:asciiTheme="minorHAnsi" w:eastAsia="Arial Narrow" w:hAnsiTheme="minorHAnsi" w:cstheme="minorHAnsi"/>
        </w:rPr>
        <w:lastRenderedPageBreak/>
        <w:t>optimization.</w:t>
      </w:r>
    </w:p>
    <w:p w14:paraId="55948636" w14:textId="77777777" w:rsidR="00937132" w:rsidRPr="003C37A5" w:rsidRDefault="00937132" w:rsidP="009267DB">
      <w:pPr>
        <w:pStyle w:val="Paragraphedeliste"/>
        <w:numPr>
          <w:ilvl w:val="0"/>
          <w:numId w:val="10"/>
        </w:numPr>
        <w:tabs>
          <w:tab w:val="left" w:pos="839"/>
        </w:tabs>
        <w:spacing w:before="244" w:line="255" w:lineRule="exact"/>
        <w:ind w:left="1440"/>
        <w:contextualSpacing/>
        <w:jc w:val="both"/>
        <w:rPr>
          <w:b/>
          <w:bCs/>
          <w:sz w:val="20"/>
        </w:rPr>
      </w:pPr>
      <w:r w:rsidRPr="003C37A5">
        <w:rPr>
          <w:b/>
          <w:bCs/>
          <w:sz w:val="20"/>
        </w:rPr>
        <w:t>Financial Management:</w:t>
      </w:r>
    </w:p>
    <w:p w14:paraId="3DED9604" w14:textId="5DC812DB"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Track and manage service costs, ensuring alignment with agreed budgets</w:t>
      </w:r>
      <w:r w:rsidR="00612380" w:rsidRPr="00A92DD6">
        <w:rPr>
          <w:rFonts w:asciiTheme="minorHAnsi" w:eastAsia="Arial Narrow" w:hAnsiTheme="minorHAnsi" w:cstheme="minorHAnsi"/>
        </w:rPr>
        <w:t>,</w:t>
      </w:r>
    </w:p>
    <w:p w14:paraId="5EA0ED78" w14:textId="5F884F2C"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Identify opportunities for cost optimization and efficiency gains</w:t>
      </w:r>
      <w:r w:rsidR="00CF511F" w:rsidRPr="00A92DD6">
        <w:rPr>
          <w:rFonts w:asciiTheme="minorHAnsi" w:eastAsia="Arial Narrow" w:hAnsiTheme="minorHAnsi" w:cstheme="minorHAnsi"/>
        </w:rPr>
        <w:t>,</w:t>
      </w:r>
    </w:p>
    <w:p w14:paraId="5EC30283" w14:textId="77777777"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rPr>
        <w:t>Provide transparent</w:t>
      </w:r>
      <w:r w:rsidRPr="00A92DD6">
        <w:rPr>
          <w:rFonts w:asciiTheme="minorHAnsi" w:eastAsia="Arial Narrow" w:hAnsiTheme="minorHAnsi" w:cstheme="minorHAnsi"/>
          <w:b/>
          <w:bCs/>
        </w:rPr>
        <w:t xml:space="preserve"> </w:t>
      </w:r>
      <w:r w:rsidRPr="00A92DD6">
        <w:rPr>
          <w:rFonts w:asciiTheme="minorHAnsi" w:eastAsia="Arial Narrow" w:hAnsiTheme="minorHAnsi" w:cstheme="minorHAnsi"/>
        </w:rPr>
        <w:t>financial reporting to the Client.</w:t>
      </w:r>
    </w:p>
    <w:p w14:paraId="7A444755" w14:textId="77777777" w:rsidR="00937132" w:rsidRPr="003C37A5" w:rsidRDefault="00937132" w:rsidP="009267DB">
      <w:pPr>
        <w:pStyle w:val="Paragraphedeliste"/>
        <w:numPr>
          <w:ilvl w:val="0"/>
          <w:numId w:val="10"/>
        </w:numPr>
        <w:tabs>
          <w:tab w:val="left" w:pos="839"/>
        </w:tabs>
        <w:spacing w:before="244" w:line="255" w:lineRule="exact"/>
        <w:ind w:left="1440"/>
        <w:contextualSpacing/>
        <w:jc w:val="both"/>
        <w:rPr>
          <w:b/>
          <w:bCs/>
          <w:sz w:val="20"/>
        </w:rPr>
      </w:pPr>
      <w:r w:rsidRPr="003C37A5">
        <w:rPr>
          <w:b/>
          <w:bCs/>
          <w:sz w:val="20"/>
        </w:rPr>
        <w:t>Client Success Management:</w:t>
      </w:r>
    </w:p>
    <w:p w14:paraId="28718FBA" w14:textId="77777777"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b/>
          <w:bCs/>
        </w:rPr>
        <w:t>Ensure Quality and Satisfaction</w:t>
      </w:r>
      <w:r w:rsidRPr="00A92DD6">
        <w:rPr>
          <w:rFonts w:asciiTheme="minorHAnsi" w:eastAsia="Arial Narrow" w:hAnsiTheme="minorHAnsi" w:cstheme="minorHAnsi"/>
        </w:rPr>
        <w:t>: Proactively monitor Client satisfaction and take necessary measures to address any concerns or challenges. This includes regular communication, feedback gathering, and prompt resolution of issues.</w:t>
      </w:r>
    </w:p>
    <w:p w14:paraId="27A39230" w14:textId="1EA76653" w:rsidR="00937132" w:rsidRPr="00A92DD6" w:rsidRDefault="00937132" w:rsidP="009267DB">
      <w:pPr>
        <w:pStyle w:val="Corpsdetexte"/>
        <w:numPr>
          <w:ilvl w:val="2"/>
          <w:numId w:val="10"/>
        </w:numPr>
        <w:jc w:val="both"/>
        <w:rPr>
          <w:rFonts w:asciiTheme="minorHAnsi" w:eastAsia="Arial Narrow" w:hAnsiTheme="minorHAnsi" w:cstheme="minorHAnsi"/>
        </w:rPr>
      </w:pPr>
      <w:r w:rsidRPr="00A92DD6">
        <w:rPr>
          <w:rFonts w:asciiTheme="minorHAnsi" w:eastAsia="Arial Narrow" w:hAnsiTheme="minorHAnsi" w:cstheme="minorHAnsi"/>
          <w:b/>
          <w:bCs/>
        </w:rPr>
        <w:t>Prioritization of Initiatives</w:t>
      </w:r>
      <w:r w:rsidRPr="00A92DD6">
        <w:rPr>
          <w:rFonts w:asciiTheme="minorHAnsi" w:eastAsia="Arial Narrow" w:hAnsiTheme="minorHAnsi" w:cstheme="minorHAnsi"/>
        </w:rPr>
        <w:t xml:space="preserve">: </w:t>
      </w:r>
      <w:r w:rsidR="00024C89" w:rsidRPr="00A92DD6">
        <w:rPr>
          <w:rFonts w:asciiTheme="minorHAnsi" w:eastAsia="Arial Narrow" w:hAnsiTheme="minorHAnsi" w:cstheme="minorHAnsi"/>
        </w:rPr>
        <w:t xml:space="preserve">The Supplier and the Client will jointly </w:t>
      </w:r>
      <w:r w:rsidRPr="00A92DD6">
        <w:rPr>
          <w:rFonts w:asciiTheme="minorHAnsi" w:eastAsia="Arial Narrow" w:hAnsiTheme="minorHAnsi" w:cstheme="minorHAnsi"/>
        </w:rPr>
        <w:t xml:space="preserve">prioritize new initiatives and evolution requests. This involves evaluating the importance of each initiative </w:t>
      </w:r>
      <w:r w:rsidR="004624F9" w:rsidRPr="00A92DD6">
        <w:rPr>
          <w:rFonts w:asciiTheme="minorHAnsi" w:eastAsia="Arial Narrow" w:hAnsiTheme="minorHAnsi" w:cstheme="minorHAnsi"/>
        </w:rPr>
        <w:t xml:space="preserve">in relation to </w:t>
      </w:r>
      <w:r w:rsidRPr="00A92DD6">
        <w:rPr>
          <w:rFonts w:asciiTheme="minorHAnsi" w:eastAsia="Arial Narrow" w:hAnsiTheme="minorHAnsi" w:cstheme="minorHAnsi"/>
        </w:rPr>
        <w:t xml:space="preserve">the </w:t>
      </w:r>
      <w:r w:rsidR="00AB7893" w:rsidRPr="00A92DD6">
        <w:rPr>
          <w:rFonts w:asciiTheme="minorHAnsi" w:eastAsia="Arial Narrow" w:hAnsiTheme="minorHAnsi" w:cstheme="minorHAnsi"/>
        </w:rPr>
        <w:t xml:space="preserve">current </w:t>
      </w:r>
      <w:r w:rsidRPr="00A92DD6">
        <w:rPr>
          <w:rFonts w:asciiTheme="minorHAnsi" w:eastAsia="Arial Narrow" w:hAnsiTheme="minorHAnsi" w:cstheme="minorHAnsi"/>
        </w:rPr>
        <w:t>backlog, ensuring efficient allocation of resources and maximizing value delivery.</w:t>
      </w:r>
    </w:p>
    <w:p w14:paraId="73D900ED" w14:textId="77777777" w:rsidR="00D041A6" w:rsidRPr="00A92DD6" w:rsidRDefault="00D041A6" w:rsidP="00A66145">
      <w:pPr>
        <w:pStyle w:val="Corpsdetexte"/>
        <w:ind w:left="720" w:right="244"/>
        <w:jc w:val="both"/>
        <w:rPr>
          <w:ins w:id="1636" w:author="Houssiaux, Agnès" w:date="2025-12-17T11:18:00Z" w16du:dateUtc="2025-12-17T16:18:00Z"/>
        </w:rPr>
      </w:pPr>
    </w:p>
    <w:p w14:paraId="19229E49" w14:textId="44C45F95" w:rsidR="005A6780" w:rsidRPr="00BB68C1" w:rsidRDefault="005A6780">
      <w:pPr>
        <w:pStyle w:val="Titre3"/>
        <w:numPr>
          <w:ilvl w:val="0"/>
          <w:numId w:val="177"/>
        </w:numPr>
        <w:ind w:left="1185"/>
        <w:jc w:val="both"/>
        <w:rPr>
          <w:ins w:id="1637" w:author="Houssiaux, Agnès" w:date="2025-12-17T11:18:00Z"/>
          <w:rFonts w:asciiTheme="minorHAnsi" w:hAnsiTheme="minorHAnsi"/>
          <w:b/>
          <w:rPrChange w:id="1638" w:author="Houssiaux, Agnès" w:date="2025-12-17T11:19:00Z" w16du:dateUtc="2025-12-17T16:19:00Z">
            <w:rPr>
              <w:ins w:id="1639" w:author="Houssiaux, Agnès" w:date="2025-12-17T11:18:00Z"/>
              <w:lang w:val="fr-CA"/>
            </w:rPr>
          </w:rPrChange>
        </w:rPr>
        <w:pPrChange w:id="1640" w:author="Houssiaux, Agnès" w:date="2025-12-17T11:19:00Z" w16du:dateUtc="2025-12-17T16:19:00Z">
          <w:pPr>
            <w:pStyle w:val="Corpsdetexte"/>
            <w:ind w:left="720" w:right="244"/>
            <w:jc w:val="both"/>
          </w:pPr>
        </w:pPrChange>
      </w:pPr>
      <w:ins w:id="1641" w:author="Houssiaux, Agnès" w:date="2025-12-17T11:18:00Z">
        <w:r w:rsidRPr="00BB68C1">
          <w:rPr>
            <w:rFonts w:asciiTheme="minorHAnsi" w:hAnsiTheme="minorHAnsi"/>
            <w:b/>
            <w:color w:val="auto"/>
            <w:sz w:val="20"/>
            <w:rPrChange w:id="1642" w:author="Houssiaux, Agnès" w:date="2025-12-17T11:19:00Z" w16du:dateUtc="2025-12-17T16:19:00Z">
              <w:rPr>
                <w:b/>
                <w:bCs/>
                <w:lang w:val="fr-CA"/>
              </w:rPr>
            </w:rPrChange>
          </w:rPr>
          <w:t>Supplier’s Obligation to Escalate</w:t>
        </w:r>
      </w:ins>
    </w:p>
    <w:p w14:paraId="601F2831" w14:textId="77777777" w:rsidR="005A6780" w:rsidRPr="00353655" w:rsidRDefault="005A6780">
      <w:pPr>
        <w:pStyle w:val="Corpsdetexte"/>
        <w:ind w:left="1440" w:right="244"/>
        <w:jc w:val="both"/>
        <w:rPr>
          <w:ins w:id="1643" w:author="Houssiaux, Agnès" w:date="2025-12-17T11:18:00Z"/>
          <w:lang w:val="en-US"/>
          <w:rPrChange w:id="1644" w:author="Archambault, Sophie" w:date="2025-12-17T11:20:00Z" w16du:dateUtc="2025-12-17T16:20:00Z">
            <w:rPr>
              <w:ins w:id="1645" w:author="Houssiaux, Agnès" w:date="2025-12-17T11:18:00Z"/>
              <w:lang w:val="fr-CA"/>
            </w:rPr>
          </w:rPrChange>
        </w:rPr>
        <w:pPrChange w:id="1646" w:author="Houssiaux, Agnès" w:date="2025-12-17T11:20:00Z" w16du:dateUtc="2025-12-17T16:20:00Z">
          <w:pPr>
            <w:pStyle w:val="Corpsdetexte"/>
            <w:ind w:left="720" w:right="244"/>
            <w:jc w:val="both"/>
          </w:pPr>
        </w:pPrChange>
      </w:pPr>
      <w:ins w:id="1647" w:author="Houssiaux, Agnès" w:date="2025-12-17T11:18:00Z">
        <w:r w:rsidRPr="00353655">
          <w:rPr>
            <w:lang w:val="en-US"/>
            <w:rPrChange w:id="1648" w:author="Archambault, Sophie" w:date="2025-12-17T11:20:00Z" w16du:dateUtc="2025-12-17T16:20:00Z">
              <w:rPr>
                <w:lang w:val="fr-CA"/>
              </w:rPr>
            </w:rPrChange>
          </w:rPr>
          <w:t>Supplier shall adhere to a structured escalation process in the event of operational, tactical, or strategic issues impacting the delivery of Services. This process shall include four (4) escalation levels, each involving designated stakeholders based on the severity and persistence of the issue:</w:t>
        </w:r>
      </w:ins>
    </w:p>
    <w:p w14:paraId="2655B931" w14:textId="77777777" w:rsidR="005A6780" w:rsidRPr="00353655" w:rsidRDefault="005A6780">
      <w:pPr>
        <w:pStyle w:val="Corpsdetexte"/>
        <w:numPr>
          <w:ilvl w:val="0"/>
          <w:numId w:val="255"/>
        </w:numPr>
        <w:tabs>
          <w:tab w:val="clear" w:pos="720"/>
          <w:tab w:val="num" w:pos="1440"/>
        </w:tabs>
        <w:ind w:left="1440" w:right="244"/>
        <w:jc w:val="both"/>
        <w:rPr>
          <w:ins w:id="1649" w:author="Houssiaux, Agnès" w:date="2025-12-17T11:18:00Z"/>
          <w:lang w:val="en-US"/>
          <w:rPrChange w:id="1650" w:author="Archambault, Sophie" w:date="2025-12-17T11:20:00Z" w16du:dateUtc="2025-12-17T16:20:00Z">
            <w:rPr>
              <w:ins w:id="1651" w:author="Houssiaux, Agnès" w:date="2025-12-17T11:18:00Z"/>
              <w:lang w:val="fr-CA"/>
            </w:rPr>
          </w:rPrChange>
        </w:rPr>
        <w:pPrChange w:id="1652" w:author="Houssiaux, Agnès" w:date="2025-12-17T11:20:00Z" w16du:dateUtc="2025-12-17T16:20:00Z">
          <w:pPr>
            <w:pStyle w:val="Corpsdetexte"/>
            <w:numPr>
              <w:numId w:val="255"/>
            </w:numPr>
            <w:tabs>
              <w:tab w:val="num" w:pos="720"/>
            </w:tabs>
            <w:ind w:left="720" w:right="244" w:hanging="360"/>
            <w:jc w:val="both"/>
          </w:pPr>
        </w:pPrChange>
      </w:pPr>
      <w:ins w:id="1653" w:author="Houssiaux, Agnès" w:date="2025-12-17T11:18:00Z">
        <w:r w:rsidRPr="00353655">
          <w:rPr>
            <w:b/>
            <w:bCs/>
            <w:lang w:val="en-US"/>
            <w:rPrChange w:id="1654" w:author="Archambault, Sophie" w:date="2025-12-17T11:20:00Z" w16du:dateUtc="2025-12-17T16:20:00Z">
              <w:rPr>
                <w:b/>
                <w:bCs/>
                <w:lang w:val="fr-CA"/>
              </w:rPr>
            </w:rPrChange>
          </w:rPr>
          <w:t>Level 1 – Operational</w:t>
        </w:r>
        <w:r w:rsidRPr="00353655">
          <w:rPr>
            <w:lang w:val="en-US"/>
            <w:rPrChange w:id="1655" w:author="Archambault, Sophie" w:date="2025-12-17T11:20:00Z" w16du:dateUtc="2025-12-17T16:20:00Z">
              <w:rPr>
                <w:lang w:val="fr-CA"/>
              </w:rPr>
            </w:rPrChange>
          </w:rPr>
          <w:t>: Engagement of representatives, managers, and assistant directors from both Parties to resolve day-to-day issues.</w:t>
        </w:r>
      </w:ins>
    </w:p>
    <w:p w14:paraId="41AE5B07" w14:textId="77777777" w:rsidR="005A6780" w:rsidRPr="00353655" w:rsidRDefault="005A6780">
      <w:pPr>
        <w:pStyle w:val="Corpsdetexte"/>
        <w:numPr>
          <w:ilvl w:val="0"/>
          <w:numId w:val="255"/>
        </w:numPr>
        <w:tabs>
          <w:tab w:val="clear" w:pos="720"/>
          <w:tab w:val="num" w:pos="1440"/>
        </w:tabs>
        <w:ind w:left="1440" w:right="244"/>
        <w:jc w:val="both"/>
        <w:rPr>
          <w:ins w:id="1656" w:author="Houssiaux, Agnès" w:date="2025-12-17T11:18:00Z"/>
          <w:lang w:val="en-US"/>
          <w:rPrChange w:id="1657" w:author="Archambault, Sophie" w:date="2025-12-17T11:20:00Z" w16du:dateUtc="2025-12-17T16:20:00Z">
            <w:rPr>
              <w:ins w:id="1658" w:author="Houssiaux, Agnès" w:date="2025-12-17T11:18:00Z"/>
              <w:lang w:val="fr-CA"/>
            </w:rPr>
          </w:rPrChange>
        </w:rPr>
        <w:pPrChange w:id="1659" w:author="Houssiaux, Agnès" w:date="2025-12-17T11:20:00Z" w16du:dateUtc="2025-12-17T16:20:00Z">
          <w:pPr>
            <w:pStyle w:val="Corpsdetexte"/>
            <w:numPr>
              <w:numId w:val="255"/>
            </w:numPr>
            <w:tabs>
              <w:tab w:val="num" w:pos="720"/>
            </w:tabs>
            <w:ind w:left="720" w:right="244" w:hanging="360"/>
            <w:jc w:val="both"/>
          </w:pPr>
        </w:pPrChange>
      </w:pPr>
      <w:ins w:id="1660" w:author="Houssiaux, Agnès" w:date="2025-12-17T11:18:00Z">
        <w:r w:rsidRPr="00353655">
          <w:rPr>
            <w:b/>
            <w:bCs/>
            <w:lang w:val="en-US"/>
            <w:rPrChange w:id="1661" w:author="Archambault, Sophie" w:date="2025-12-17T11:20:00Z" w16du:dateUtc="2025-12-17T16:20:00Z">
              <w:rPr>
                <w:b/>
                <w:bCs/>
                <w:lang w:val="fr-CA"/>
              </w:rPr>
            </w:rPrChange>
          </w:rPr>
          <w:t>Level 2 – Tactical</w:t>
        </w:r>
        <w:r w:rsidRPr="00353655">
          <w:rPr>
            <w:lang w:val="en-US"/>
            <w:rPrChange w:id="1662" w:author="Archambault, Sophie" w:date="2025-12-17T11:20:00Z" w16du:dateUtc="2025-12-17T16:20:00Z">
              <w:rPr>
                <w:lang w:val="fr-CA"/>
              </w:rPr>
            </w:rPrChange>
          </w:rPr>
          <w:t>: Escalation to responsible directors when issues persist or require cross-functional coordination.</w:t>
        </w:r>
      </w:ins>
    </w:p>
    <w:p w14:paraId="58E6E74B" w14:textId="77777777" w:rsidR="005A6780" w:rsidRPr="00353655" w:rsidRDefault="005A6780">
      <w:pPr>
        <w:pStyle w:val="Corpsdetexte"/>
        <w:numPr>
          <w:ilvl w:val="0"/>
          <w:numId w:val="255"/>
        </w:numPr>
        <w:tabs>
          <w:tab w:val="clear" w:pos="720"/>
          <w:tab w:val="num" w:pos="1440"/>
        </w:tabs>
        <w:ind w:left="1440" w:right="244"/>
        <w:jc w:val="both"/>
        <w:rPr>
          <w:ins w:id="1663" w:author="Houssiaux, Agnès" w:date="2025-12-17T11:18:00Z"/>
          <w:lang w:val="en-US"/>
          <w:rPrChange w:id="1664" w:author="Archambault, Sophie" w:date="2025-12-17T11:20:00Z" w16du:dateUtc="2025-12-17T16:20:00Z">
            <w:rPr>
              <w:ins w:id="1665" w:author="Houssiaux, Agnès" w:date="2025-12-17T11:18:00Z"/>
              <w:lang w:val="fr-CA"/>
            </w:rPr>
          </w:rPrChange>
        </w:rPr>
        <w:pPrChange w:id="1666" w:author="Houssiaux, Agnès" w:date="2025-12-17T11:20:00Z" w16du:dateUtc="2025-12-17T16:20:00Z">
          <w:pPr>
            <w:pStyle w:val="Corpsdetexte"/>
            <w:numPr>
              <w:numId w:val="255"/>
            </w:numPr>
            <w:tabs>
              <w:tab w:val="num" w:pos="720"/>
            </w:tabs>
            <w:ind w:left="720" w:right="244" w:hanging="360"/>
            <w:jc w:val="both"/>
          </w:pPr>
        </w:pPrChange>
      </w:pPr>
      <w:ins w:id="1667" w:author="Houssiaux, Agnès" w:date="2025-12-17T11:18:00Z">
        <w:r w:rsidRPr="00353655">
          <w:rPr>
            <w:b/>
            <w:bCs/>
            <w:lang w:val="en-US"/>
            <w:rPrChange w:id="1668" w:author="Archambault, Sophie" w:date="2025-12-17T11:20:00Z" w16du:dateUtc="2025-12-17T16:20:00Z">
              <w:rPr>
                <w:b/>
                <w:bCs/>
                <w:lang w:val="fr-CA"/>
              </w:rPr>
            </w:rPrChange>
          </w:rPr>
          <w:t>Level 3 – Strategic</w:t>
        </w:r>
        <w:r w:rsidRPr="00353655">
          <w:rPr>
            <w:lang w:val="en-US"/>
            <w:rPrChange w:id="1669" w:author="Archambault, Sophie" w:date="2025-12-17T11:20:00Z" w16du:dateUtc="2025-12-17T16:20:00Z">
              <w:rPr>
                <w:lang w:val="fr-CA"/>
              </w:rPr>
            </w:rPrChange>
          </w:rPr>
          <w:t>: Involvement of vice presidents for critical issues or those with significant impact on business objectives.</w:t>
        </w:r>
      </w:ins>
    </w:p>
    <w:p w14:paraId="2D441A97" w14:textId="77777777" w:rsidR="005A6780" w:rsidRPr="00353655" w:rsidRDefault="005A6780">
      <w:pPr>
        <w:pStyle w:val="Corpsdetexte"/>
        <w:numPr>
          <w:ilvl w:val="0"/>
          <w:numId w:val="255"/>
        </w:numPr>
        <w:tabs>
          <w:tab w:val="clear" w:pos="720"/>
          <w:tab w:val="num" w:pos="1440"/>
        </w:tabs>
        <w:ind w:left="1440" w:right="244"/>
        <w:jc w:val="both"/>
        <w:rPr>
          <w:ins w:id="1670" w:author="Houssiaux, Agnès" w:date="2025-12-17T11:18:00Z"/>
          <w:lang w:val="en-US"/>
          <w:rPrChange w:id="1671" w:author="Archambault, Sophie" w:date="2025-12-17T11:20:00Z" w16du:dateUtc="2025-12-17T16:20:00Z">
            <w:rPr>
              <w:ins w:id="1672" w:author="Houssiaux, Agnès" w:date="2025-12-17T11:18:00Z"/>
              <w:lang w:val="fr-CA"/>
            </w:rPr>
          </w:rPrChange>
        </w:rPr>
        <w:pPrChange w:id="1673" w:author="Houssiaux, Agnès" w:date="2025-12-17T11:20:00Z" w16du:dateUtc="2025-12-17T16:20:00Z">
          <w:pPr>
            <w:pStyle w:val="Corpsdetexte"/>
            <w:numPr>
              <w:numId w:val="255"/>
            </w:numPr>
            <w:tabs>
              <w:tab w:val="num" w:pos="720"/>
            </w:tabs>
            <w:ind w:left="720" w:right="244" w:hanging="360"/>
            <w:jc w:val="both"/>
          </w:pPr>
        </w:pPrChange>
      </w:pPr>
      <w:ins w:id="1674" w:author="Houssiaux, Agnès" w:date="2025-12-17T11:18:00Z">
        <w:r w:rsidRPr="00353655">
          <w:rPr>
            <w:b/>
            <w:bCs/>
            <w:lang w:val="en-US"/>
            <w:rPrChange w:id="1675" w:author="Archambault, Sophie" w:date="2025-12-17T11:20:00Z" w16du:dateUtc="2025-12-17T16:20:00Z">
              <w:rPr>
                <w:b/>
                <w:bCs/>
                <w:lang w:val="fr-CA"/>
              </w:rPr>
            </w:rPrChange>
          </w:rPr>
          <w:t>Level 4 – Executive</w:t>
        </w:r>
        <w:r w:rsidRPr="00353655">
          <w:rPr>
            <w:lang w:val="en-US"/>
            <w:rPrChange w:id="1676" w:author="Archambault, Sophie" w:date="2025-12-17T11:20:00Z" w16du:dateUtc="2025-12-17T16:20:00Z">
              <w:rPr>
                <w:lang w:val="fr-CA"/>
              </w:rPr>
            </w:rPrChange>
          </w:rPr>
          <w:t>: In case of impasse or major risk, escalation to the executive level (executive vice presidents or president) for final decision.</w:t>
        </w:r>
      </w:ins>
    </w:p>
    <w:p w14:paraId="28BCCD60" w14:textId="77777777" w:rsidR="005A6780" w:rsidRPr="005A6780" w:rsidRDefault="005A6780">
      <w:pPr>
        <w:pStyle w:val="Corpsdetexte"/>
        <w:numPr>
          <w:ilvl w:val="0"/>
          <w:numId w:val="256"/>
        </w:numPr>
        <w:tabs>
          <w:tab w:val="clear" w:pos="720"/>
          <w:tab w:val="num" w:pos="1440"/>
        </w:tabs>
        <w:ind w:left="1440" w:right="244"/>
        <w:jc w:val="both"/>
        <w:rPr>
          <w:ins w:id="1677" w:author="Houssiaux, Agnès" w:date="2025-12-17T11:18:00Z"/>
          <w:lang w:val="fr-CA"/>
        </w:rPr>
        <w:pPrChange w:id="1678" w:author="Houssiaux, Agnès" w:date="2025-12-17T11:20:00Z" w16du:dateUtc="2025-12-17T16:20:00Z">
          <w:pPr>
            <w:pStyle w:val="Corpsdetexte"/>
            <w:numPr>
              <w:numId w:val="256"/>
            </w:numPr>
            <w:tabs>
              <w:tab w:val="num" w:pos="720"/>
            </w:tabs>
            <w:ind w:left="720" w:right="244" w:hanging="360"/>
            <w:jc w:val="both"/>
          </w:pPr>
        </w:pPrChange>
      </w:pPr>
      <w:ins w:id="1679" w:author="Houssiaux, Agnès" w:date="2025-12-17T11:18:00Z">
        <w:r w:rsidRPr="005A6780">
          <w:rPr>
            <w:b/>
            <w:bCs/>
            <w:lang w:val="fr-CA"/>
          </w:rPr>
          <w:t>Timelines and Documentation</w:t>
        </w:r>
      </w:ins>
    </w:p>
    <w:p w14:paraId="6E1FB064" w14:textId="77777777" w:rsidR="005A6780" w:rsidRPr="00353655" w:rsidRDefault="005A6780">
      <w:pPr>
        <w:pStyle w:val="Corpsdetexte"/>
        <w:ind w:left="1440" w:right="244"/>
        <w:jc w:val="both"/>
        <w:rPr>
          <w:ins w:id="1680" w:author="Houssiaux, Agnès" w:date="2025-12-17T11:18:00Z"/>
          <w:lang w:val="en-US"/>
          <w:rPrChange w:id="1681" w:author="Archambault, Sophie" w:date="2025-12-17T11:20:00Z" w16du:dateUtc="2025-12-17T16:20:00Z">
            <w:rPr>
              <w:ins w:id="1682" w:author="Houssiaux, Agnès" w:date="2025-12-17T11:18:00Z"/>
              <w:lang w:val="fr-CA"/>
            </w:rPr>
          </w:rPrChange>
        </w:rPr>
        <w:pPrChange w:id="1683" w:author="Houssiaux, Agnès" w:date="2025-12-17T11:20:00Z" w16du:dateUtc="2025-12-17T16:20:00Z">
          <w:pPr>
            <w:pStyle w:val="Corpsdetexte"/>
            <w:ind w:left="720" w:right="244"/>
            <w:jc w:val="both"/>
          </w:pPr>
        </w:pPrChange>
      </w:pPr>
      <w:ins w:id="1684" w:author="Houssiaux, Agnès" w:date="2025-12-17T11:18:00Z">
        <w:r w:rsidRPr="00353655">
          <w:rPr>
            <w:lang w:val="en-US"/>
            <w:rPrChange w:id="1685" w:author="Archambault, Sophie" w:date="2025-12-17T11:20:00Z" w16du:dateUtc="2025-12-17T16:20:00Z">
              <w:rPr>
                <w:lang w:val="fr-CA"/>
              </w:rPr>
            </w:rPrChange>
          </w:rPr>
          <w:t>Each escalation level shall be activated within a reasonable timeframe, not to exceed five (5) business days following identification of an unresolved issue. Each escalation step shall be documented, including decisions made, agreed actions, and associated timelines.</w:t>
        </w:r>
      </w:ins>
    </w:p>
    <w:p w14:paraId="50BEE855" w14:textId="77777777" w:rsidR="005A6780" w:rsidRPr="005A6780" w:rsidRDefault="005A6780">
      <w:pPr>
        <w:pStyle w:val="Corpsdetexte"/>
        <w:numPr>
          <w:ilvl w:val="0"/>
          <w:numId w:val="257"/>
        </w:numPr>
        <w:tabs>
          <w:tab w:val="clear" w:pos="720"/>
          <w:tab w:val="num" w:pos="1440"/>
        </w:tabs>
        <w:ind w:left="1440" w:right="244"/>
        <w:jc w:val="both"/>
        <w:rPr>
          <w:ins w:id="1686" w:author="Houssiaux, Agnès" w:date="2025-12-17T11:18:00Z"/>
          <w:lang w:val="fr-CA"/>
        </w:rPr>
        <w:pPrChange w:id="1687" w:author="Houssiaux, Agnès" w:date="2025-12-17T11:20:00Z" w16du:dateUtc="2025-12-17T16:20:00Z">
          <w:pPr>
            <w:pStyle w:val="Corpsdetexte"/>
            <w:numPr>
              <w:numId w:val="257"/>
            </w:numPr>
            <w:tabs>
              <w:tab w:val="num" w:pos="720"/>
            </w:tabs>
            <w:ind w:left="720" w:right="244" w:hanging="360"/>
            <w:jc w:val="both"/>
          </w:pPr>
        </w:pPrChange>
      </w:pPr>
      <w:ins w:id="1688" w:author="Houssiaux, Agnès" w:date="2025-12-17T11:18:00Z">
        <w:r w:rsidRPr="005A6780">
          <w:rPr>
            <w:b/>
            <w:bCs/>
            <w:lang w:val="fr-CA"/>
          </w:rPr>
          <w:t>Governance Committees</w:t>
        </w:r>
      </w:ins>
    </w:p>
    <w:p w14:paraId="46E3F665" w14:textId="77777777" w:rsidR="005A6780" w:rsidRPr="00353655" w:rsidRDefault="005A6780">
      <w:pPr>
        <w:pStyle w:val="Corpsdetexte"/>
        <w:ind w:left="1440" w:right="244"/>
        <w:jc w:val="both"/>
        <w:rPr>
          <w:ins w:id="1689" w:author="Houssiaux, Agnès" w:date="2025-12-17T11:18:00Z"/>
          <w:lang w:val="en-US"/>
          <w:rPrChange w:id="1690" w:author="Archambault, Sophie" w:date="2025-12-17T11:20:00Z" w16du:dateUtc="2025-12-17T16:20:00Z">
            <w:rPr>
              <w:ins w:id="1691" w:author="Houssiaux, Agnès" w:date="2025-12-17T11:18:00Z"/>
              <w:lang w:val="fr-CA"/>
            </w:rPr>
          </w:rPrChange>
        </w:rPr>
        <w:pPrChange w:id="1692" w:author="Houssiaux, Agnès" w:date="2025-12-17T11:20:00Z" w16du:dateUtc="2025-12-17T16:20:00Z">
          <w:pPr>
            <w:pStyle w:val="Corpsdetexte"/>
            <w:ind w:left="720" w:right="244"/>
            <w:jc w:val="both"/>
          </w:pPr>
        </w:pPrChange>
      </w:pPr>
      <w:ins w:id="1693" w:author="Houssiaux, Agnès" w:date="2025-12-17T11:18:00Z">
        <w:r w:rsidRPr="00353655">
          <w:rPr>
            <w:lang w:val="en-US"/>
            <w:rPrChange w:id="1694" w:author="Archambault, Sophie" w:date="2025-12-17T11:20:00Z" w16du:dateUtc="2025-12-17T16:20:00Z">
              <w:rPr>
                <w:lang w:val="fr-CA"/>
              </w:rPr>
            </w:rPrChange>
          </w:rPr>
          <w:t>Escalated issues shall be presented and tracked within the appropriate governance committees (operational, tactical, or strategic), based on their nature and impact level. </w:t>
        </w:r>
      </w:ins>
    </w:p>
    <w:p w14:paraId="292088F4" w14:textId="77777777" w:rsidR="005A6780" w:rsidRPr="00A92DD6" w:rsidRDefault="005A6780" w:rsidP="00A66145">
      <w:pPr>
        <w:pStyle w:val="Corpsdetexte"/>
        <w:ind w:left="720" w:right="244"/>
        <w:jc w:val="both"/>
      </w:pPr>
    </w:p>
    <w:p w14:paraId="36B2AA96" w14:textId="77777777" w:rsidR="00937132" w:rsidRPr="00586AF0" w:rsidRDefault="00937132" w:rsidP="009267DB">
      <w:pPr>
        <w:pStyle w:val="Titre3"/>
        <w:numPr>
          <w:ilvl w:val="0"/>
          <w:numId w:val="177"/>
        </w:numPr>
        <w:ind w:left="1185"/>
        <w:jc w:val="both"/>
        <w:rPr>
          <w:rFonts w:asciiTheme="minorHAnsi" w:hAnsiTheme="minorHAnsi"/>
          <w:b/>
          <w:color w:val="auto"/>
          <w:sz w:val="20"/>
        </w:rPr>
      </w:pPr>
      <w:r w:rsidRPr="00586AF0">
        <w:rPr>
          <w:rFonts w:asciiTheme="minorHAnsi" w:hAnsiTheme="minorHAnsi"/>
          <w:b/>
          <w:color w:val="auto"/>
          <w:sz w:val="20"/>
        </w:rPr>
        <w:t>Client Success &amp; Governance</w:t>
      </w:r>
    </w:p>
    <w:p w14:paraId="7F46FAAE" w14:textId="77777777" w:rsidR="00937132" w:rsidRPr="00A66145" w:rsidRDefault="00937132" w:rsidP="00A66145">
      <w:pPr>
        <w:pStyle w:val="Corpsdetexte"/>
        <w:ind w:left="720" w:right="244"/>
        <w:jc w:val="both"/>
      </w:pPr>
    </w:p>
    <w:p w14:paraId="610BDC45" w14:textId="7C81E9F3" w:rsidR="00937132" w:rsidRPr="00A92DD6" w:rsidRDefault="00BD4D2D" w:rsidP="00A66145">
      <w:pPr>
        <w:pStyle w:val="Corpsdetexte"/>
        <w:ind w:left="720" w:right="244"/>
        <w:jc w:val="both"/>
      </w:pPr>
      <w:r w:rsidRPr="00A92DD6">
        <w:t xml:space="preserve">The Supplier will lead </w:t>
      </w:r>
      <w:r w:rsidR="00134110" w:rsidRPr="00A92DD6">
        <w:t>k</w:t>
      </w:r>
      <w:r w:rsidR="00937132" w:rsidRPr="00A92DD6">
        <w:t>ey</w:t>
      </w:r>
      <w:r w:rsidR="00937132" w:rsidRPr="00A66145">
        <w:t xml:space="preserve"> </w:t>
      </w:r>
      <w:r w:rsidR="00937132" w:rsidRPr="00A92DD6">
        <w:t>governance</w:t>
      </w:r>
      <w:r w:rsidR="00937132" w:rsidRPr="00A66145">
        <w:t xml:space="preserve"> </w:t>
      </w:r>
      <w:r w:rsidR="00937132" w:rsidRPr="00A92DD6">
        <w:t>mechanisms</w:t>
      </w:r>
      <w:r w:rsidR="00937132" w:rsidRPr="00A66145">
        <w:t>:</w:t>
      </w:r>
    </w:p>
    <w:p w14:paraId="1F0E3509" w14:textId="77777777" w:rsidR="00937132" w:rsidRPr="00A92DD6" w:rsidRDefault="00937132" w:rsidP="00A66145">
      <w:pPr>
        <w:pStyle w:val="Corpsdetexte"/>
        <w:ind w:left="720" w:right="244"/>
        <w:jc w:val="both"/>
      </w:pPr>
    </w:p>
    <w:p w14:paraId="7F15584E" w14:textId="77777777" w:rsidR="00937132" w:rsidRPr="00A92DD6" w:rsidRDefault="00937132" w:rsidP="004F4AB9">
      <w:pPr>
        <w:pStyle w:val="Titre4"/>
        <w:numPr>
          <w:ilvl w:val="0"/>
          <w:numId w:val="216"/>
        </w:numPr>
      </w:pPr>
      <w:r w:rsidRPr="00A92DD6">
        <w:t>Daily/Weekly Tasks</w:t>
      </w:r>
    </w:p>
    <w:p w14:paraId="70E9B7D2" w14:textId="77777777" w:rsidR="00937132" w:rsidRPr="0003741A" w:rsidRDefault="00937132" w:rsidP="0003741A">
      <w:pPr>
        <w:pStyle w:val="Corpsdetexte"/>
        <w:ind w:left="1440" w:right="244"/>
        <w:jc w:val="both"/>
      </w:pPr>
    </w:p>
    <w:p w14:paraId="513DED7F" w14:textId="1EF9061E" w:rsidR="00937132" w:rsidRPr="00A92DD6" w:rsidRDefault="00937132" w:rsidP="009267DB">
      <w:pPr>
        <w:pStyle w:val="Paragraphedeliste"/>
        <w:numPr>
          <w:ilvl w:val="3"/>
          <w:numId w:val="51"/>
        </w:numPr>
        <w:tabs>
          <w:tab w:val="left" w:pos="1199"/>
        </w:tabs>
        <w:spacing w:line="255" w:lineRule="exact"/>
        <w:ind w:left="1559"/>
        <w:jc w:val="both"/>
        <w:rPr>
          <w:sz w:val="20"/>
        </w:rPr>
      </w:pPr>
      <w:r w:rsidRPr="00A92DD6">
        <w:rPr>
          <w:sz w:val="20"/>
        </w:rPr>
        <w:t>Daily</w:t>
      </w:r>
      <w:r w:rsidRPr="00A92DD6">
        <w:rPr>
          <w:spacing w:val="-9"/>
          <w:sz w:val="20"/>
        </w:rPr>
        <w:t xml:space="preserve"> </w:t>
      </w:r>
      <w:r w:rsidRPr="00A92DD6">
        <w:rPr>
          <w:sz w:val="20"/>
        </w:rPr>
        <w:t>Stand-</w:t>
      </w:r>
      <w:r w:rsidRPr="00A92DD6">
        <w:rPr>
          <w:spacing w:val="-4"/>
          <w:sz w:val="20"/>
        </w:rPr>
        <w:t>ups</w:t>
      </w:r>
      <w:r w:rsidR="00901354" w:rsidRPr="00A92DD6">
        <w:rPr>
          <w:spacing w:val="-4"/>
          <w:sz w:val="20"/>
        </w:rPr>
        <w:t>,</w:t>
      </w:r>
    </w:p>
    <w:p w14:paraId="4FCD04DE" w14:textId="4BCD4B70" w:rsidR="00937132" w:rsidRPr="00A92DD6" w:rsidRDefault="00937132" w:rsidP="009267DB">
      <w:pPr>
        <w:pStyle w:val="Paragraphedeliste"/>
        <w:numPr>
          <w:ilvl w:val="3"/>
          <w:numId w:val="51"/>
        </w:numPr>
        <w:tabs>
          <w:tab w:val="left" w:pos="1199"/>
        </w:tabs>
        <w:ind w:left="1559" w:right="244"/>
        <w:jc w:val="both"/>
        <w:rPr>
          <w:sz w:val="20"/>
        </w:rPr>
      </w:pPr>
      <w:r w:rsidRPr="00A92DD6">
        <w:rPr>
          <w:sz w:val="20"/>
        </w:rPr>
        <w:t>Review submitted</w:t>
      </w:r>
      <w:r w:rsidRPr="00A92DD6">
        <w:rPr>
          <w:spacing w:val="-1"/>
          <w:sz w:val="20"/>
        </w:rPr>
        <w:t xml:space="preserve"> </w:t>
      </w:r>
      <w:r w:rsidRPr="00A92DD6">
        <w:rPr>
          <w:sz w:val="20"/>
        </w:rPr>
        <w:t>Service Requests, coordinate their implementation with Client, and facilitate approvals through the CAB</w:t>
      </w:r>
      <w:r w:rsidR="00901354" w:rsidRPr="00A92DD6">
        <w:rPr>
          <w:sz w:val="20"/>
        </w:rPr>
        <w:t>,</w:t>
      </w:r>
    </w:p>
    <w:p w14:paraId="0740896D" w14:textId="653AA14F" w:rsidR="00937132" w:rsidRPr="00A92DD6" w:rsidRDefault="00937132" w:rsidP="009267DB">
      <w:pPr>
        <w:pStyle w:val="Paragraphedeliste"/>
        <w:numPr>
          <w:ilvl w:val="3"/>
          <w:numId w:val="51"/>
        </w:numPr>
        <w:tabs>
          <w:tab w:val="left" w:pos="1199"/>
        </w:tabs>
        <w:ind w:left="1559" w:right="250"/>
        <w:jc w:val="both"/>
        <w:rPr>
          <w:sz w:val="20"/>
        </w:rPr>
      </w:pPr>
      <w:r w:rsidRPr="00A92DD6">
        <w:rPr>
          <w:sz w:val="20"/>
        </w:rPr>
        <w:t>Monitor open incidents,</w:t>
      </w:r>
      <w:r w:rsidRPr="00A92DD6">
        <w:rPr>
          <w:spacing w:val="-2"/>
          <w:sz w:val="20"/>
        </w:rPr>
        <w:t xml:space="preserve"> </w:t>
      </w:r>
      <w:r w:rsidRPr="00A92DD6">
        <w:rPr>
          <w:sz w:val="20"/>
        </w:rPr>
        <w:t>service</w:t>
      </w:r>
      <w:r w:rsidRPr="00A92DD6">
        <w:rPr>
          <w:spacing w:val="-1"/>
          <w:sz w:val="20"/>
        </w:rPr>
        <w:t xml:space="preserve"> </w:t>
      </w:r>
      <w:r w:rsidRPr="00A92DD6">
        <w:rPr>
          <w:sz w:val="20"/>
        </w:rPr>
        <w:t>requests, and</w:t>
      </w:r>
      <w:r w:rsidRPr="00A92DD6">
        <w:rPr>
          <w:spacing w:val="-2"/>
          <w:sz w:val="20"/>
        </w:rPr>
        <w:t xml:space="preserve"> </w:t>
      </w:r>
      <w:r w:rsidRPr="00A92DD6">
        <w:rPr>
          <w:sz w:val="20"/>
        </w:rPr>
        <w:t>escalations to ensure</w:t>
      </w:r>
      <w:r w:rsidRPr="00A92DD6">
        <w:rPr>
          <w:spacing w:val="-1"/>
          <w:sz w:val="20"/>
        </w:rPr>
        <w:t xml:space="preserve"> </w:t>
      </w:r>
      <w:r w:rsidRPr="00A92DD6">
        <w:rPr>
          <w:sz w:val="20"/>
        </w:rPr>
        <w:t>prompt resolution,</w:t>
      </w:r>
      <w:r w:rsidRPr="00A92DD6">
        <w:rPr>
          <w:spacing w:val="-2"/>
          <w:sz w:val="20"/>
        </w:rPr>
        <w:t xml:space="preserve"> </w:t>
      </w:r>
      <w:r w:rsidRPr="00A92DD6">
        <w:rPr>
          <w:sz w:val="20"/>
        </w:rPr>
        <w:t>diligently follow</w:t>
      </w:r>
      <w:r w:rsidRPr="00A92DD6">
        <w:rPr>
          <w:spacing w:val="-1"/>
          <w:sz w:val="20"/>
        </w:rPr>
        <w:t xml:space="preserve"> </w:t>
      </w:r>
      <w:r w:rsidRPr="00A92DD6">
        <w:rPr>
          <w:sz w:val="20"/>
        </w:rPr>
        <w:t>up on outstanding activities, and set operational priorities</w:t>
      </w:r>
      <w:r w:rsidR="008850E3" w:rsidRPr="00A92DD6">
        <w:rPr>
          <w:sz w:val="20"/>
        </w:rPr>
        <w:t>,</w:t>
      </w:r>
      <w:r w:rsidRPr="00A92DD6">
        <w:rPr>
          <w:sz w:val="20"/>
        </w:rPr>
        <w:t xml:space="preserve"> </w:t>
      </w:r>
    </w:p>
    <w:p w14:paraId="51E4C6BB" w14:textId="55EDB26A" w:rsidR="00937132" w:rsidRPr="00A92DD6" w:rsidRDefault="00937132" w:rsidP="009267DB">
      <w:pPr>
        <w:pStyle w:val="Paragraphedeliste"/>
        <w:numPr>
          <w:ilvl w:val="3"/>
          <w:numId w:val="51"/>
        </w:numPr>
        <w:tabs>
          <w:tab w:val="left" w:pos="1199"/>
        </w:tabs>
        <w:spacing w:line="253" w:lineRule="exact"/>
        <w:ind w:left="1559"/>
        <w:jc w:val="both"/>
        <w:rPr>
          <w:sz w:val="20"/>
        </w:rPr>
      </w:pPr>
      <w:r w:rsidRPr="00A92DD6">
        <w:rPr>
          <w:sz w:val="20"/>
        </w:rPr>
        <w:t>Host</w:t>
      </w:r>
      <w:r w:rsidRPr="00A92DD6">
        <w:rPr>
          <w:spacing w:val="-7"/>
          <w:sz w:val="20"/>
        </w:rPr>
        <w:t xml:space="preserve"> </w:t>
      </w:r>
      <w:r w:rsidR="009008CF" w:rsidRPr="00A92DD6">
        <w:rPr>
          <w:spacing w:val="-7"/>
          <w:sz w:val="20"/>
        </w:rPr>
        <w:t>periodic</w:t>
      </w:r>
      <w:r w:rsidRPr="00A92DD6">
        <w:rPr>
          <w:spacing w:val="-5"/>
          <w:sz w:val="20"/>
        </w:rPr>
        <w:t xml:space="preserve"> </w:t>
      </w:r>
      <w:r w:rsidR="009008CF" w:rsidRPr="00A92DD6">
        <w:rPr>
          <w:sz w:val="20"/>
        </w:rPr>
        <w:t>o</w:t>
      </w:r>
      <w:r w:rsidRPr="00A92DD6">
        <w:rPr>
          <w:sz w:val="20"/>
        </w:rPr>
        <w:t>perational</w:t>
      </w:r>
      <w:r w:rsidRPr="00A92DD6">
        <w:rPr>
          <w:spacing w:val="-6"/>
          <w:sz w:val="20"/>
        </w:rPr>
        <w:t xml:space="preserve"> </w:t>
      </w:r>
      <w:r w:rsidR="009008CF" w:rsidRPr="00A92DD6">
        <w:rPr>
          <w:sz w:val="20"/>
        </w:rPr>
        <w:t>a</w:t>
      </w:r>
      <w:r w:rsidRPr="00A92DD6">
        <w:rPr>
          <w:sz w:val="20"/>
        </w:rPr>
        <w:t>ctivity</w:t>
      </w:r>
      <w:r w:rsidRPr="00A92DD6">
        <w:rPr>
          <w:spacing w:val="-6"/>
          <w:sz w:val="20"/>
        </w:rPr>
        <w:t xml:space="preserve"> </w:t>
      </w:r>
      <w:r w:rsidR="00B66211" w:rsidRPr="00A92DD6">
        <w:rPr>
          <w:sz w:val="20"/>
        </w:rPr>
        <w:t>r</w:t>
      </w:r>
      <w:r w:rsidRPr="00A92DD6">
        <w:rPr>
          <w:sz w:val="20"/>
        </w:rPr>
        <w:t>eview</w:t>
      </w:r>
      <w:r w:rsidRPr="00A92DD6">
        <w:rPr>
          <w:spacing w:val="-7"/>
          <w:sz w:val="20"/>
        </w:rPr>
        <w:t xml:space="preserve"> </w:t>
      </w:r>
      <w:r w:rsidRPr="00A92DD6">
        <w:rPr>
          <w:sz w:val="20"/>
        </w:rPr>
        <w:t>meetings</w:t>
      </w:r>
      <w:r w:rsidRPr="00A92DD6">
        <w:rPr>
          <w:spacing w:val="-7"/>
          <w:sz w:val="20"/>
        </w:rPr>
        <w:t xml:space="preserve"> </w:t>
      </w:r>
      <w:r w:rsidRPr="00A92DD6">
        <w:rPr>
          <w:sz w:val="20"/>
        </w:rPr>
        <w:t>to</w:t>
      </w:r>
      <w:r w:rsidRPr="00A92DD6">
        <w:rPr>
          <w:spacing w:val="-6"/>
          <w:sz w:val="20"/>
        </w:rPr>
        <w:t xml:space="preserve"> </w:t>
      </w:r>
      <w:r w:rsidRPr="00A92DD6">
        <w:rPr>
          <w:sz w:val="20"/>
        </w:rPr>
        <w:t>review</w:t>
      </w:r>
      <w:r w:rsidRPr="00A92DD6">
        <w:rPr>
          <w:spacing w:val="-7"/>
          <w:sz w:val="20"/>
        </w:rPr>
        <w:t xml:space="preserve"> </w:t>
      </w:r>
      <w:r w:rsidRPr="00A92DD6">
        <w:rPr>
          <w:sz w:val="20"/>
        </w:rPr>
        <w:t>action</w:t>
      </w:r>
      <w:r w:rsidRPr="00A92DD6">
        <w:rPr>
          <w:spacing w:val="-6"/>
          <w:sz w:val="20"/>
        </w:rPr>
        <w:t xml:space="preserve"> </w:t>
      </w:r>
      <w:r w:rsidRPr="00A92DD6">
        <w:rPr>
          <w:sz w:val="20"/>
        </w:rPr>
        <w:t>items</w:t>
      </w:r>
      <w:r w:rsidRPr="00A92DD6">
        <w:rPr>
          <w:spacing w:val="-6"/>
          <w:sz w:val="20"/>
        </w:rPr>
        <w:t xml:space="preserve"> </w:t>
      </w:r>
      <w:r w:rsidR="00EA187D" w:rsidRPr="00A92DD6">
        <w:rPr>
          <w:sz w:val="20"/>
        </w:rPr>
        <w:t>on</w:t>
      </w:r>
      <w:r w:rsidRPr="00A92DD6">
        <w:rPr>
          <w:spacing w:val="-6"/>
          <w:sz w:val="20"/>
        </w:rPr>
        <w:t xml:space="preserve"> </w:t>
      </w:r>
      <w:r w:rsidRPr="00A92DD6">
        <w:rPr>
          <w:sz w:val="20"/>
        </w:rPr>
        <w:t>progress</w:t>
      </w:r>
      <w:r w:rsidRPr="00A92DD6">
        <w:rPr>
          <w:spacing w:val="-6"/>
          <w:sz w:val="20"/>
        </w:rPr>
        <w:t xml:space="preserve"> </w:t>
      </w:r>
      <w:r w:rsidRPr="00A92DD6">
        <w:rPr>
          <w:spacing w:val="-2"/>
          <w:sz w:val="20"/>
        </w:rPr>
        <w:t>activities.</w:t>
      </w:r>
    </w:p>
    <w:p w14:paraId="70713E1B" w14:textId="77777777" w:rsidR="00C4187A" w:rsidRPr="00A92DD6" w:rsidRDefault="00C4187A" w:rsidP="0003741A">
      <w:pPr>
        <w:pStyle w:val="Corpsdetexte"/>
        <w:ind w:left="1440" w:right="244"/>
        <w:jc w:val="both"/>
      </w:pPr>
    </w:p>
    <w:p w14:paraId="1F89B81C" w14:textId="77777777" w:rsidR="00D574E4" w:rsidRPr="00A92DD6" w:rsidRDefault="00D574E4" w:rsidP="0003741A">
      <w:pPr>
        <w:pStyle w:val="Corpsdetexte"/>
        <w:ind w:left="1440" w:right="244"/>
        <w:jc w:val="both"/>
      </w:pPr>
    </w:p>
    <w:p w14:paraId="0C655FE9" w14:textId="77777777" w:rsidR="00937132" w:rsidRPr="00A92DD6" w:rsidRDefault="00937132" w:rsidP="004F4AB9">
      <w:pPr>
        <w:pStyle w:val="Titre4"/>
        <w:numPr>
          <w:ilvl w:val="0"/>
          <w:numId w:val="216"/>
        </w:numPr>
      </w:pPr>
      <w:r w:rsidRPr="00A92DD6">
        <w:t>Monthly Operational Service Review</w:t>
      </w:r>
    </w:p>
    <w:p w14:paraId="281D1CED" w14:textId="77777777" w:rsidR="00937132" w:rsidRPr="00A92DD6" w:rsidRDefault="00937132" w:rsidP="0003741A">
      <w:pPr>
        <w:pStyle w:val="Corpsdetexte"/>
        <w:ind w:left="1440" w:right="244"/>
        <w:jc w:val="both"/>
      </w:pPr>
    </w:p>
    <w:p w14:paraId="07E14757" w14:textId="17EEBC44" w:rsidR="00937132" w:rsidRPr="00A92DD6" w:rsidRDefault="00937132" w:rsidP="00785EED">
      <w:pPr>
        <w:pStyle w:val="Paragraphedeliste"/>
        <w:numPr>
          <w:ilvl w:val="3"/>
          <w:numId w:val="53"/>
        </w:numPr>
        <w:tabs>
          <w:tab w:val="left" w:pos="1198"/>
        </w:tabs>
        <w:spacing w:before="1" w:line="255" w:lineRule="exact"/>
        <w:ind w:left="1559"/>
        <w:jc w:val="both"/>
        <w:rPr>
          <w:sz w:val="20"/>
        </w:rPr>
      </w:pPr>
      <w:r w:rsidRPr="00A92DD6">
        <w:rPr>
          <w:sz w:val="20"/>
        </w:rPr>
        <w:t>Review</w:t>
      </w:r>
      <w:r w:rsidRPr="00A92DD6">
        <w:rPr>
          <w:spacing w:val="-7"/>
          <w:sz w:val="20"/>
        </w:rPr>
        <w:t xml:space="preserve"> </w:t>
      </w:r>
      <w:r w:rsidRPr="00A92DD6">
        <w:rPr>
          <w:sz w:val="20"/>
        </w:rPr>
        <w:t>prioritized activities</w:t>
      </w:r>
      <w:r w:rsidRPr="00A92DD6">
        <w:rPr>
          <w:spacing w:val="-6"/>
          <w:sz w:val="20"/>
        </w:rPr>
        <w:t xml:space="preserve"> </w:t>
      </w:r>
      <w:r w:rsidRPr="00A92DD6">
        <w:rPr>
          <w:sz w:val="20"/>
        </w:rPr>
        <w:t>and</w:t>
      </w:r>
      <w:r w:rsidRPr="00A92DD6">
        <w:rPr>
          <w:spacing w:val="-6"/>
          <w:sz w:val="20"/>
        </w:rPr>
        <w:t xml:space="preserve"> backlog </w:t>
      </w:r>
      <w:r w:rsidRPr="00A92DD6">
        <w:rPr>
          <w:sz w:val="20"/>
        </w:rPr>
        <w:t>requests including</w:t>
      </w:r>
      <w:r w:rsidRPr="00A92DD6">
        <w:rPr>
          <w:spacing w:val="-9"/>
          <w:sz w:val="20"/>
        </w:rPr>
        <w:t xml:space="preserve"> </w:t>
      </w:r>
      <w:r w:rsidRPr="00A92DD6">
        <w:rPr>
          <w:sz w:val="20"/>
        </w:rPr>
        <w:t>action</w:t>
      </w:r>
      <w:r w:rsidRPr="00A92DD6">
        <w:rPr>
          <w:spacing w:val="-6"/>
          <w:sz w:val="20"/>
        </w:rPr>
        <w:t xml:space="preserve"> </w:t>
      </w:r>
      <w:r w:rsidRPr="00A92DD6">
        <w:rPr>
          <w:spacing w:val="-2"/>
          <w:sz w:val="20"/>
        </w:rPr>
        <w:t>plans</w:t>
      </w:r>
      <w:r w:rsidR="00646C67" w:rsidRPr="00A92DD6">
        <w:rPr>
          <w:spacing w:val="-2"/>
          <w:sz w:val="20"/>
        </w:rPr>
        <w:t>,</w:t>
      </w:r>
    </w:p>
    <w:p w14:paraId="687A8DEC" w14:textId="2A2EE738" w:rsidR="00937132" w:rsidRPr="00A92DD6" w:rsidRDefault="00937132" w:rsidP="00785EED">
      <w:pPr>
        <w:pStyle w:val="Paragraphedeliste"/>
        <w:numPr>
          <w:ilvl w:val="3"/>
          <w:numId w:val="53"/>
        </w:numPr>
        <w:tabs>
          <w:tab w:val="left" w:pos="1198"/>
        </w:tabs>
        <w:spacing w:line="254" w:lineRule="exact"/>
        <w:ind w:left="1559"/>
        <w:jc w:val="both"/>
        <w:rPr>
          <w:sz w:val="20"/>
        </w:rPr>
      </w:pPr>
      <w:r w:rsidRPr="00A92DD6">
        <w:rPr>
          <w:sz w:val="20"/>
        </w:rPr>
        <w:t>Provide</w:t>
      </w:r>
      <w:r w:rsidRPr="00A92DD6">
        <w:rPr>
          <w:spacing w:val="-9"/>
          <w:sz w:val="20"/>
        </w:rPr>
        <w:t xml:space="preserve"> </w:t>
      </w:r>
      <w:r w:rsidRPr="00A92DD6">
        <w:rPr>
          <w:sz w:val="20"/>
        </w:rPr>
        <w:t>compliance</w:t>
      </w:r>
      <w:r w:rsidRPr="00A92DD6">
        <w:rPr>
          <w:spacing w:val="-10"/>
          <w:sz w:val="20"/>
        </w:rPr>
        <w:t xml:space="preserve"> </w:t>
      </w:r>
      <w:r w:rsidRPr="00A92DD6">
        <w:rPr>
          <w:sz w:val="20"/>
        </w:rPr>
        <w:t>reporting</w:t>
      </w:r>
      <w:r w:rsidRPr="00A92DD6">
        <w:rPr>
          <w:spacing w:val="-6"/>
          <w:sz w:val="20"/>
        </w:rPr>
        <w:t xml:space="preserve"> </w:t>
      </w:r>
      <w:r w:rsidRPr="00A92DD6">
        <w:rPr>
          <w:sz w:val="20"/>
        </w:rPr>
        <w:t>for</w:t>
      </w:r>
      <w:r w:rsidRPr="00A92DD6">
        <w:rPr>
          <w:spacing w:val="-8"/>
          <w:sz w:val="20"/>
        </w:rPr>
        <w:t xml:space="preserve"> </w:t>
      </w:r>
      <w:r w:rsidRPr="00A92DD6">
        <w:rPr>
          <w:sz w:val="20"/>
        </w:rPr>
        <w:t>monthly</w:t>
      </w:r>
      <w:r w:rsidRPr="00A92DD6">
        <w:rPr>
          <w:spacing w:val="-8"/>
          <w:sz w:val="20"/>
        </w:rPr>
        <w:t xml:space="preserve"> </w:t>
      </w:r>
      <w:r w:rsidRPr="00A92DD6">
        <w:rPr>
          <w:sz w:val="20"/>
        </w:rPr>
        <w:t>patching</w:t>
      </w:r>
      <w:r w:rsidRPr="00A92DD6">
        <w:rPr>
          <w:spacing w:val="-9"/>
          <w:sz w:val="20"/>
        </w:rPr>
        <w:t xml:space="preserve"> </w:t>
      </w:r>
      <w:r w:rsidRPr="00A92DD6">
        <w:rPr>
          <w:sz w:val="20"/>
        </w:rPr>
        <w:t>and</w:t>
      </w:r>
      <w:r w:rsidRPr="00A92DD6">
        <w:rPr>
          <w:spacing w:val="-8"/>
          <w:sz w:val="20"/>
        </w:rPr>
        <w:t xml:space="preserve"> </w:t>
      </w:r>
      <w:r w:rsidRPr="00A92DD6">
        <w:rPr>
          <w:spacing w:val="-2"/>
          <w:sz w:val="20"/>
        </w:rPr>
        <w:t>backups</w:t>
      </w:r>
      <w:r w:rsidR="00646C67" w:rsidRPr="00A92DD6">
        <w:rPr>
          <w:spacing w:val="-2"/>
          <w:sz w:val="20"/>
        </w:rPr>
        <w:t>,</w:t>
      </w:r>
    </w:p>
    <w:p w14:paraId="40A39537" w14:textId="0C1F4C3B" w:rsidR="00937132" w:rsidRPr="00A92DD6" w:rsidRDefault="00937132" w:rsidP="00785EED">
      <w:pPr>
        <w:pStyle w:val="Paragraphedeliste"/>
        <w:numPr>
          <w:ilvl w:val="3"/>
          <w:numId w:val="53"/>
        </w:numPr>
        <w:tabs>
          <w:tab w:val="left" w:pos="1199"/>
        </w:tabs>
        <w:ind w:left="1559" w:right="249"/>
        <w:jc w:val="both"/>
        <w:rPr>
          <w:sz w:val="20"/>
        </w:rPr>
      </w:pPr>
      <w:r w:rsidRPr="00A92DD6">
        <w:rPr>
          <w:sz w:val="20"/>
        </w:rPr>
        <w:lastRenderedPageBreak/>
        <w:t>Report on major incidents and problem management, review root cause analyses that have been submitted during the month and provide updates on action/resolution plans</w:t>
      </w:r>
      <w:r w:rsidR="00646C67" w:rsidRPr="00A92DD6">
        <w:rPr>
          <w:sz w:val="20"/>
        </w:rPr>
        <w:t>,</w:t>
      </w:r>
    </w:p>
    <w:p w14:paraId="5EA029D5" w14:textId="29B8540B" w:rsidR="00937132" w:rsidRPr="00A92DD6" w:rsidRDefault="00937132" w:rsidP="00785EED">
      <w:pPr>
        <w:pStyle w:val="Paragraphedeliste"/>
        <w:numPr>
          <w:ilvl w:val="3"/>
          <w:numId w:val="53"/>
        </w:numPr>
        <w:tabs>
          <w:tab w:val="left" w:pos="1198"/>
        </w:tabs>
        <w:ind w:left="1559"/>
        <w:jc w:val="both"/>
        <w:rPr>
          <w:sz w:val="20"/>
        </w:rPr>
      </w:pPr>
      <w:r w:rsidRPr="00A92DD6">
        <w:rPr>
          <w:sz w:val="20"/>
        </w:rPr>
        <w:t>Offer</w:t>
      </w:r>
      <w:r w:rsidRPr="00A92DD6">
        <w:rPr>
          <w:spacing w:val="-8"/>
          <w:sz w:val="20"/>
        </w:rPr>
        <w:t xml:space="preserve"> </w:t>
      </w:r>
      <w:r w:rsidRPr="00A92DD6">
        <w:rPr>
          <w:sz w:val="20"/>
        </w:rPr>
        <w:t>feedback</w:t>
      </w:r>
      <w:r w:rsidRPr="00A92DD6">
        <w:rPr>
          <w:spacing w:val="-8"/>
          <w:sz w:val="20"/>
        </w:rPr>
        <w:t xml:space="preserve"> </w:t>
      </w:r>
      <w:r w:rsidRPr="00A92DD6">
        <w:rPr>
          <w:sz w:val="20"/>
        </w:rPr>
        <w:t>and</w:t>
      </w:r>
      <w:r w:rsidRPr="00A92DD6">
        <w:rPr>
          <w:spacing w:val="-7"/>
          <w:sz w:val="20"/>
        </w:rPr>
        <w:t xml:space="preserve"> </w:t>
      </w:r>
      <w:r w:rsidRPr="00A92DD6">
        <w:rPr>
          <w:sz w:val="20"/>
        </w:rPr>
        <w:t>recommendations</w:t>
      </w:r>
      <w:r w:rsidRPr="00A92DD6">
        <w:rPr>
          <w:spacing w:val="-8"/>
          <w:sz w:val="20"/>
        </w:rPr>
        <w:t xml:space="preserve"> </w:t>
      </w:r>
      <w:r w:rsidRPr="00A92DD6">
        <w:rPr>
          <w:sz w:val="20"/>
        </w:rPr>
        <w:t>for</w:t>
      </w:r>
      <w:r w:rsidRPr="00A92DD6">
        <w:rPr>
          <w:spacing w:val="-7"/>
          <w:sz w:val="20"/>
        </w:rPr>
        <w:t xml:space="preserve"> </w:t>
      </w:r>
      <w:r w:rsidRPr="00A92DD6">
        <w:rPr>
          <w:sz w:val="20"/>
        </w:rPr>
        <w:t>continuous</w:t>
      </w:r>
      <w:r w:rsidRPr="00A92DD6">
        <w:rPr>
          <w:spacing w:val="-9"/>
          <w:sz w:val="20"/>
        </w:rPr>
        <w:t xml:space="preserve"> </w:t>
      </w:r>
      <w:r w:rsidRPr="00A92DD6">
        <w:rPr>
          <w:sz w:val="20"/>
        </w:rPr>
        <w:t>service</w:t>
      </w:r>
      <w:r w:rsidRPr="00A92DD6">
        <w:rPr>
          <w:spacing w:val="-9"/>
          <w:sz w:val="20"/>
        </w:rPr>
        <w:t xml:space="preserve"> </w:t>
      </w:r>
      <w:r w:rsidRPr="00A92DD6">
        <w:rPr>
          <w:spacing w:val="-2"/>
          <w:sz w:val="20"/>
        </w:rPr>
        <w:t>improvement</w:t>
      </w:r>
      <w:r w:rsidR="00646C67" w:rsidRPr="00A92DD6">
        <w:rPr>
          <w:spacing w:val="-2"/>
          <w:sz w:val="20"/>
        </w:rPr>
        <w:t>,</w:t>
      </w:r>
    </w:p>
    <w:p w14:paraId="4171BBD4" w14:textId="1F7D01F7" w:rsidR="00937132" w:rsidRPr="00A92DD6" w:rsidRDefault="00937132" w:rsidP="00785EED">
      <w:pPr>
        <w:pStyle w:val="Paragraphedeliste"/>
        <w:numPr>
          <w:ilvl w:val="3"/>
          <w:numId w:val="53"/>
        </w:numPr>
        <w:tabs>
          <w:tab w:val="left" w:pos="1199"/>
        </w:tabs>
        <w:ind w:left="1559" w:right="241"/>
        <w:jc w:val="both"/>
        <w:rPr>
          <w:sz w:val="20"/>
        </w:rPr>
      </w:pPr>
      <w:r w:rsidRPr="00A92DD6">
        <w:rPr>
          <w:spacing w:val="-2"/>
          <w:sz w:val="20"/>
        </w:rPr>
        <w:t xml:space="preserve">Review and analyze operational metrics and SLAs, including incident, request, and change volumes, response </w:t>
      </w:r>
      <w:r w:rsidRPr="00A92DD6">
        <w:rPr>
          <w:sz w:val="20"/>
        </w:rPr>
        <w:t>and resolution times, service availability, on-demand hours utilization, time and material fees, and cloud consumption trends.</w:t>
      </w:r>
    </w:p>
    <w:p w14:paraId="7529BF25" w14:textId="77777777" w:rsidR="00937132" w:rsidRPr="00A92DD6" w:rsidRDefault="00937132" w:rsidP="0003741A">
      <w:pPr>
        <w:pStyle w:val="Corpsdetexte"/>
        <w:ind w:left="1440" w:right="244"/>
        <w:jc w:val="both"/>
      </w:pPr>
    </w:p>
    <w:p w14:paraId="5D96EE58" w14:textId="77777777" w:rsidR="00937132" w:rsidRPr="00A92DD6" w:rsidRDefault="00937132" w:rsidP="004F4AB9">
      <w:pPr>
        <w:pStyle w:val="Titre4"/>
        <w:numPr>
          <w:ilvl w:val="0"/>
          <w:numId w:val="216"/>
        </w:numPr>
      </w:pPr>
      <w:r w:rsidRPr="00A92DD6">
        <w:t>Every two (2) sprints</w:t>
      </w:r>
    </w:p>
    <w:p w14:paraId="02428236" w14:textId="77777777" w:rsidR="00937132" w:rsidRPr="00A92DD6" w:rsidRDefault="00937132" w:rsidP="0003741A">
      <w:pPr>
        <w:pStyle w:val="Corpsdetexte"/>
        <w:ind w:left="1440" w:right="244"/>
        <w:jc w:val="both"/>
      </w:pPr>
    </w:p>
    <w:p w14:paraId="4C89F5BB" w14:textId="19C11DA6" w:rsidR="00937132" w:rsidRPr="00A92DD6" w:rsidRDefault="00937132" w:rsidP="00785EED">
      <w:pPr>
        <w:pStyle w:val="Paragraphedeliste"/>
        <w:numPr>
          <w:ilvl w:val="3"/>
          <w:numId w:val="54"/>
        </w:numPr>
        <w:tabs>
          <w:tab w:val="left" w:pos="1198"/>
        </w:tabs>
        <w:spacing w:before="1" w:line="255" w:lineRule="exact"/>
        <w:ind w:left="1678"/>
        <w:jc w:val="both"/>
        <w:rPr>
          <w:sz w:val="20"/>
        </w:rPr>
      </w:pPr>
      <w:r w:rsidRPr="00A92DD6">
        <w:rPr>
          <w:sz w:val="20"/>
        </w:rPr>
        <w:t>Prioritization activities</w:t>
      </w:r>
      <w:r w:rsidR="00646C67" w:rsidRPr="00A92DD6">
        <w:rPr>
          <w:spacing w:val="-2"/>
          <w:sz w:val="20"/>
        </w:rPr>
        <w:t>,</w:t>
      </w:r>
    </w:p>
    <w:p w14:paraId="4A7A9022" w14:textId="7D826347" w:rsidR="00937132" w:rsidRPr="00A92DD6" w:rsidRDefault="00937132" w:rsidP="009267DB">
      <w:pPr>
        <w:pStyle w:val="Paragraphedeliste"/>
        <w:numPr>
          <w:ilvl w:val="3"/>
          <w:numId w:val="54"/>
        </w:numPr>
        <w:tabs>
          <w:tab w:val="left" w:pos="1199"/>
        </w:tabs>
        <w:spacing w:line="254" w:lineRule="exact"/>
        <w:ind w:left="1678"/>
        <w:jc w:val="both"/>
        <w:rPr>
          <w:sz w:val="20"/>
        </w:rPr>
      </w:pPr>
      <w:r w:rsidRPr="00A92DD6">
        <w:rPr>
          <w:sz w:val="20"/>
        </w:rPr>
        <w:t>Offer</w:t>
      </w:r>
      <w:r w:rsidRPr="00A92DD6">
        <w:rPr>
          <w:spacing w:val="-8"/>
          <w:sz w:val="20"/>
        </w:rPr>
        <w:t xml:space="preserve"> </w:t>
      </w:r>
      <w:r w:rsidRPr="00A92DD6">
        <w:rPr>
          <w:sz w:val="20"/>
        </w:rPr>
        <w:t>feedback</w:t>
      </w:r>
      <w:r w:rsidRPr="00A92DD6">
        <w:rPr>
          <w:spacing w:val="-8"/>
          <w:sz w:val="20"/>
        </w:rPr>
        <w:t xml:space="preserve"> </w:t>
      </w:r>
      <w:r w:rsidRPr="00A92DD6">
        <w:rPr>
          <w:sz w:val="20"/>
        </w:rPr>
        <w:t>and</w:t>
      </w:r>
      <w:r w:rsidRPr="00A92DD6">
        <w:rPr>
          <w:spacing w:val="-7"/>
          <w:sz w:val="20"/>
        </w:rPr>
        <w:t xml:space="preserve"> </w:t>
      </w:r>
      <w:r w:rsidRPr="00A92DD6">
        <w:rPr>
          <w:sz w:val="20"/>
        </w:rPr>
        <w:t>recommendations</w:t>
      </w:r>
      <w:r w:rsidRPr="00A92DD6">
        <w:rPr>
          <w:spacing w:val="-8"/>
          <w:sz w:val="20"/>
        </w:rPr>
        <w:t xml:space="preserve"> </w:t>
      </w:r>
      <w:r w:rsidRPr="00A92DD6">
        <w:rPr>
          <w:sz w:val="20"/>
        </w:rPr>
        <w:t>for</w:t>
      </w:r>
      <w:r w:rsidRPr="00A92DD6">
        <w:rPr>
          <w:spacing w:val="-7"/>
          <w:sz w:val="20"/>
        </w:rPr>
        <w:t xml:space="preserve"> </w:t>
      </w:r>
      <w:r w:rsidRPr="00A92DD6">
        <w:rPr>
          <w:sz w:val="20"/>
        </w:rPr>
        <w:t>continuous</w:t>
      </w:r>
      <w:r w:rsidRPr="00A92DD6">
        <w:rPr>
          <w:spacing w:val="-9"/>
          <w:sz w:val="20"/>
        </w:rPr>
        <w:t xml:space="preserve"> </w:t>
      </w:r>
      <w:r w:rsidRPr="00A92DD6">
        <w:rPr>
          <w:sz w:val="20"/>
        </w:rPr>
        <w:t>service</w:t>
      </w:r>
      <w:r w:rsidRPr="00A92DD6">
        <w:rPr>
          <w:spacing w:val="-9"/>
          <w:sz w:val="20"/>
        </w:rPr>
        <w:t xml:space="preserve"> </w:t>
      </w:r>
      <w:r w:rsidRPr="00A92DD6">
        <w:rPr>
          <w:spacing w:val="-2"/>
          <w:sz w:val="20"/>
        </w:rPr>
        <w:t>improvement.</w:t>
      </w:r>
    </w:p>
    <w:p w14:paraId="1DD0E6A8" w14:textId="77777777" w:rsidR="00937132" w:rsidRPr="00A92DD6" w:rsidRDefault="00937132" w:rsidP="0003741A">
      <w:pPr>
        <w:pStyle w:val="Corpsdetexte"/>
        <w:ind w:left="1440" w:right="244"/>
        <w:jc w:val="both"/>
      </w:pPr>
    </w:p>
    <w:p w14:paraId="722D6E34" w14:textId="33E1D454" w:rsidR="00937132" w:rsidRPr="00A92DD6" w:rsidRDefault="00937132" w:rsidP="004F4AB9">
      <w:pPr>
        <w:pStyle w:val="Titre4"/>
        <w:numPr>
          <w:ilvl w:val="0"/>
          <w:numId w:val="216"/>
        </w:numPr>
      </w:pPr>
      <w:r w:rsidRPr="00A92DD6">
        <w:t xml:space="preserve">Quarterly </w:t>
      </w:r>
      <w:r w:rsidRPr="00610061">
        <w:rPr>
          <w:strike/>
          <w:rPrChange w:id="1695" w:author="Houssiaux, Agnès" w:date="2025-12-16T09:05:00Z" w16du:dateUtc="2025-12-16T14:05:00Z">
            <w:rPr/>
          </w:rPrChange>
        </w:rPr>
        <w:t>Executive</w:t>
      </w:r>
      <w:r w:rsidRPr="00A92DD6">
        <w:t xml:space="preserve"> </w:t>
      </w:r>
      <w:ins w:id="1696" w:author="Houssiaux, Agnès" w:date="2025-12-16T09:05:00Z" w16du:dateUtc="2025-12-16T14:05:00Z">
        <w:r w:rsidR="00610061">
          <w:t xml:space="preserve">Tactical </w:t>
        </w:r>
      </w:ins>
      <w:r w:rsidRPr="00A92DD6">
        <w:t>Service Governance Review</w:t>
      </w:r>
    </w:p>
    <w:p w14:paraId="53E9C36A" w14:textId="77777777" w:rsidR="00937132" w:rsidRPr="00A92DD6" w:rsidRDefault="00937132" w:rsidP="0003741A">
      <w:pPr>
        <w:pStyle w:val="Corpsdetexte"/>
        <w:ind w:left="1440" w:right="244"/>
        <w:jc w:val="both"/>
      </w:pPr>
    </w:p>
    <w:p w14:paraId="73C6E3F9" w14:textId="74FAEA12" w:rsidR="00AF7EB2" w:rsidRPr="00AF7EB2" w:rsidRDefault="00AF7EB2">
      <w:pPr>
        <w:tabs>
          <w:tab w:val="left" w:pos="1198"/>
        </w:tabs>
        <w:spacing w:line="255" w:lineRule="exact"/>
        <w:ind w:left="1198"/>
        <w:jc w:val="both"/>
        <w:rPr>
          <w:ins w:id="1697" w:author="Houssiaux, Agnès" w:date="2025-12-16T09:06:00Z" w16du:dateUtc="2025-12-16T14:06:00Z"/>
          <w:sz w:val="20"/>
          <w:rPrChange w:id="1698" w:author="Houssiaux, Agnès" w:date="2025-12-16T09:06:00Z" w16du:dateUtc="2025-12-16T14:06:00Z">
            <w:rPr>
              <w:ins w:id="1699" w:author="Houssiaux, Agnès" w:date="2025-12-16T09:06:00Z" w16du:dateUtc="2025-12-16T14:06:00Z"/>
            </w:rPr>
          </w:rPrChange>
        </w:rPr>
        <w:pPrChange w:id="1700" w:author="Houssiaux, Agnès" w:date="2025-12-16T09:06:00Z" w16du:dateUtc="2025-12-16T14:06:00Z">
          <w:pPr>
            <w:pStyle w:val="Paragraphedeliste"/>
            <w:numPr>
              <w:ilvl w:val="3"/>
              <w:numId w:val="54"/>
            </w:numPr>
            <w:tabs>
              <w:tab w:val="left" w:pos="1198"/>
            </w:tabs>
            <w:spacing w:line="255" w:lineRule="exact"/>
            <w:ind w:left="839"/>
            <w:jc w:val="both"/>
          </w:pPr>
        </w:pPrChange>
      </w:pPr>
      <w:ins w:id="1701" w:author="Houssiaux, Agnès" w:date="2025-12-16T09:06:00Z" w16du:dateUtc="2025-12-16T14:06:00Z">
        <w:r w:rsidRPr="00AF7EB2">
          <w:rPr>
            <w:sz w:val="20"/>
            <w:rPrChange w:id="1702" w:author="Houssiaux, Agnès" w:date="2025-12-16T09:06:00Z" w16du:dateUtc="2025-12-16T14:06:00Z">
              <w:rPr/>
            </w:rPrChange>
          </w:rPr>
          <w:t>•  With the support of the Vendor Management Office (VMO) at iA, plan and organize quarterly Tactical Governance Committees to ensure operational alignment</w:t>
        </w:r>
        <w:r w:rsidR="001050B6">
          <w:rPr>
            <w:sz w:val="20"/>
          </w:rPr>
          <w:t>,</w:t>
        </w:r>
        <w:r w:rsidRPr="00AF7EB2">
          <w:rPr>
            <w:sz w:val="20"/>
            <w:rPrChange w:id="1703" w:author="Houssiaux, Agnès" w:date="2025-12-16T09:06:00Z" w16du:dateUtc="2025-12-16T14:06:00Z">
              <w:rPr/>
            </w:rPrChange>
          </w:rPr>
          <w:t xml:space="preserve"> proactive issue resolution</w:t>
        </w:r>
        <w:r w:rsidR="001050B6">
          <w:rPr>
            <w:sz w:val="20"/>
          </w:rPr>
          <w:t xml:space="preserve"> and </w:t>
        </w:r>
        <w:r w:rsidR="00CE689E">
          <w:rPr>
            <w:sz w:val="20"/>
          </w:rPr>
          <w:t>performance review</w:t>
        </w:r>
        <w:r w:rsidRPr="00AF7EB2">
          <w:rPr>
            <w:sz w:val="20"/>
            <w:rPrChange w:id="1704" w:author="Houssiaux, Agnès" w:date="2025-12-16T09:06:00Z" w16du:dateUtc="2025-12-16T14:06:00Z">
              <w:rPr/>
            </w:rPrChange>
          </w:rPr>
          <w:t xml:space="preserve">. </w:t>
        </w:r>
      </w:ins>
    </w:p>
    <w:p w14:paraId="3024A9EA" w14:textId="5C278C18" w:rsidR="00AF7EB2" w:rsidRPr="00AF7EB2" w:rsidRDefault="00AF7EB2">
      <w:pPr>
        <w:tabs>
          <w:tab w:val="left" w:pos="1198"/>
        </w:tabs>
        <w:spacing w:line="255" w:lineRule="exact"/>
        <w:ind w:left="1198"/>
        <w:jc w:val="both"/>
        <w:rPr>
          <w:ins w:id="1705" w:author="Houssiaux, Agnès" w:date="2025-12-16T09:06:00Z" w16du:dateUtc="2025-12-16T14:06:00Z"/>
          <w:sz w:val="20"/>
          <w:rPrChange w:id="1706" w:author="Houssiaux, Agnès" w:date="2025-12-16T09:06:00Z" w16du:dateUtc="2025-12-16T14:06:00Z">
            <w:rPr>
              <w:ins w:id="1707" w:author="Houssiaux, Agnès" w:date="2025-12-16T09:06:00Z" w16du:dateUtc="2025-12-16T14:06:00Z"/>
            </w:rPr>
          </w:rPrChange>
        </w:rPr>
        <w:pPrChange w:id="1708" w:author="Houssiaux, Agnès" w:date="2025-12-16T09:06:00Z" w16du:dateUtc="2025-12-16T14:06:00Z">
          <w:pPr>
            <w:pStyle w:val="Paragraphedeliste"/>
            <w:numPr>
              <w:ilvl w:val="3"/>
              <w:numId w:val="54"/>
            </w:numPr>
            <w:tabs>
              <w:tab w:val="left" w:pos="1198"/>
            </w:tabs>
            <w:spacing w:line="255" w:lineRule="exact"/>
            <w:ind w:left="839"/>
            <w:jc w:val="both"/>
          </w:pPr>
        </w:pPrChange>
      </w:pPr>
      <w:ins w:id="1709" w:author="Houssiaux, Agnès" w:date="2025-12-16T09:06:00Z" w16du:dateUtc="2025-12-16T14:06:00Z">
        <w:r w:rsidRPr="00AF7EB2">
          <w:rPr>
            <w:sz w:val="20"/>
            <w:rPrChange w:id="1710" w:author="Houssiaux, Agnès" w:date="2025-12-16T09:06:00Z" w16du:dateUtc="2025-12-16T14:06:00Z">
              <w:rPr/>
            </w:rPrChange>
          </w:rPr>
          <w:t xml:space="preserve">•  Engage all relevant representatives from iA business sectors and Ateko leadership to foster collaboration and transparency across lines of business. </w:t>
        </w:r>
      </w:ins>
    </w:p>
    <w:p w14:paraId="1216B6BE" w14:textId="00F616B7" w:rsidR="00A57B92" w:rsidRPr="00AF7EB2" w:rsidRDefault="00AF7EB2">
      <w:pPr>
        <w:tabs>
          <w:tab w:val="left" w:pos="1198"/>
        </w:tabs>
        <w:spacing w:line="255" w:lineRule="exact"/>
        <w:ind w:left="1198"/>
        <w:jc w:val="both"/>
        <w:rPr>
          <w:ins w:id="1711" w:author="Houssiaux, Agnès" w:date="2025-12-16T09:06:00Z" w16du:dateUtc="2025-12-16T14:06:00Z"/>
          <w:sz w:val="20"/>
          <w:rPrChange w:id="1712" w:author="Houssiaux, Agnès" w:date="2025-12-16T09:06:00Z" w16du:dateUtc="2025-12-16T14:06:00Z">
            <w:rPr>
              <w:ins w:id="1713" w:author="Houssiaux, Agnès" w:date="2025-12-16T09:06:00Z" w16du:dateUtc="2025-12-16T14:06:00Z"/>
            </w:rPr>
          </w:rPrChange>
        </w:rPr>
        <w:pPrChange w:id="1714" w:author="Houssiaux, Agnès" w:date="2025-12-16T09:14:00Z" w16du:dateUtc="2025-12-16T14:14:00Z">
          <w:pPr>
            <w:pStyle w:val="Paragraphedeliste"/>
            <w:numPr>
              <w:ilvl w:val="3"/>
              <w:numId w:val="54"/>
            </w:numPr>
            <w:tabs>
              <w:tab w:val="left" w:pos="1198"/>
            </w:tabs>
            <w:spacing w:line="255" w:lineRule="exact"/>
            <w:ind w:left="839"/>
            <w:jc w:val="both"/>
          </w:pPr>
        </w:pPrChange>
      </w:pPr>
      <w:ins w:id="1715" w:author="Houssiaux, Agnès" w:date="2025-12-16T09:06:00Z" w16du:dateUtc="2025-12-16T14:06:00Z">
        <w:r w:rsidRPr="00AF7EB2">
          <w:rPr>
            <w:sz w:val="20"/>
            <w:rPrChange w:id="1716" w:author="Houssiaux, Agnès" w:date="2025-12-16T09:06:00Z" w16du:dateUtc="2025-12-16T14:06:00Z">
              <w:rPr/>
            </w:rPrChange>
          </w:rPr>
          <w:t>•  Include a detailed review covering</w:t>
        </w:r>
      </w:ins>
      <w:ins w:id="1717" w:author="Houssiaux, Agnès" w:date="2025-12-16T09:14:00Z" w16du:dateUtc="2025-12-16T14:14:00Z">
        <w:r w:rsidR="00BB5930">
          <w:rPr>
            <w:sz w:val="20"/>
          </w:rPr>
          <w:t xml:space="preserve"> c</w:t>
        </w:r>
      </w:ins>
      <w:ins w:id="1718" w:author="Houssiaux, Agnès" w:date="2025-12-16T09:06:00Z" w16du:dateUtc="2025-12-16T14:06:00Z">
        <w:r w:rsidRPr="00AF7EB2">
          <w:rPr>
            <w:sz w:val="20"/>
            <w:rPrChange w:id="1719" w:author="Houssiaux, Agnès" w:date="2025-12-16T09:06:00Z" w16du:dateUtc="2025-12-16T14:06:00Z">
              <w:rPr/>
            </w:rPrChange>
          </w:rPr>
          <w:t>omprehensive Performance KPIs (operations and projects), Financial and contractual status</w:t>
        </w:r>
      </w:ins>
    </w:p>
    <w:p w14:paraId="222B4B23" w14:textId="733D8998" w:rsidR="00937132" w:rsidRPr="00A92DD6" w:rsidRDefault="00937132" w:rsidP="009267DB">
      <w:pPr>
        <w:pStyle w:val="Paragraphedeliste"/>
        <w:numPr>
          <w:ilvl w:val="3"/>
          <w:numId w:val="54"/>
        </w:numPr>
        <w:tabs>
          <w:tab w:val="left" w:pos="1198"/>
        </w:tabs>
        <w:spacing w:line="255" w:lineRule="exact"/>
        <w:ind w:left="1559"/>
        <w:jc w:val="both"/>
        <w:rPr>
          <w:sz w:val="20"/>
        </w:rPr>
      </w:pPr>
      <w:r w:rsidRPr="00A92DD6">
        <w:rPr>
          <w:sz w:val="20"/>
        </w:rPr>
        <w:t>Discuss open items and their status, reassess Client priorities, and evaluate overall service satisfaction</w:t>
      </w:r>
      <w:r w:rsidR="00646C67" w:rsidRPr="00A92DD6">
        <w:rPr>
          <w:sz w:val="20"/>
        </w:rPr>
        <w:t>,</w:t>
      </w:r>
    </w:p>
    <w:p w14:paraId="60C0CB06" w14:textId="78123FDC" w:rsidR="00F468F3" w:rsidRPr="00A92DD6" w:rsidRDefault="00937132" w:rsidP="009267DB">
      <w:pPr>
        <w:pStyle w:val="Paragraphedeliste"/>
        <w:numPr>
          <w:ilvl w:val="3"/>
          <w:numId w:val="54"/>
        </w:numPr>
        <w:tabs>
          <w:tab w:val="left" w:pos="1198"/>
        </w:tabs>
        <w:spacing w:line="255" w:lineRule="exact"/>
        <w:ind w:left="1559"/>
        <w:jc w:val="both"/>
        <w:rPr>
          <w:sz w:val="20"/>
        </w:rPr>
      </w:pPr>
      <w:r w:rsidRPr="00A92DD6">
        <w:rPr>
          <w:sz w:val="20"/>
        </w:rPr>
        <w:t>Identify opportunities for service improvement and discuss potential solutions</w:t>
      </w:r>
      <w:r w:rsidR="000000EE" w:rsidRPr="00A92DD6">
        <w:rPr>
          <w:sz w:val="20"/>
        </w:rPr>
        <w:t>,</w:t>
      </w:r>
    </w:p>
    <w:p w14:paraId="4A9E3C32" w14:textId="77777777" w:rsidR="0003741A" w:rsidRPr="0003741A" w:rsidRDefault="00937132" w:rsidP="009267DB">
      <w:pPr>
        <w:pStyle w:val="Paragraphedeliste"/>
        <w:numPr>
          <w:ilvl w:val="3"/>
          <w:numId w:val="54"/>
        </w:numPr>
        <w:tabs>
          <w:tab w:val="left" w:pos="1198"/>
        </w:tabs>
        <w:spacing w:line="255" w:lineRule="exact"/>
        <w:ind w:left="1559"/>
        <w:jc w:val="both"/>
        <w:rPr>
          <w:rFonts w:asciiTheme="minorHAnsi" w:hAnsiTheme="minorHAnsi" w:cstheme="minorHAnsi"/>
          <w:b/>
          <w:bCs/>
          <w:u w:val="single" w:color="000000"/>
        </w:rPr>
      </w:pPr>
      <w:r w:rsidRPr="00A92DD6">
        <w:rPr>
          <w:sz w:val="20"/>
          <w:szCs w:val="20"/>
        </w:rPr>
        <w:t>Present a summary of cloud advisory recommendations and action plans, including cloud cost analysis and recommendations, best practice advisory recommendations, architectural review recommendations, and security review</w:t>
      </w:r>
      <w:r w:rsidRPr="00A92DD6">
        <w:rPr>
          <w:sz w:val="20"/>
        </w:rPr>
        <w:t xml:space="preserve"> recommendations.</w:t>
      </w:r>
    </w:p>
    <w:p w14:paraId="2ABC1225" w14:textId="77777777" w:rsidR="0003741A" w:rsidRDefault="0003741A" w:rsidP="0003741A">
      <w:pPr>
        <w:pStyle w:val="Corpsdetexte"/>
        <w:ind w:left="1440" w:right="244"/>
        <w:jc w:val="both"/>
        <w:rPr>
          <w:ins w:id="1720" w:author="Houssiaux, Agnès" w:date="2025-12-16T09:15:00Z" w16du:dateUtc="2025-12-16T14:15:00Z"/>
        </w:rPr>
      </w:pPr>
    </w:p>
    <w:p w14:paraId="28323E40" w14:textId="35AC1F46" w:rsidR="000C620D" w:rsidRDefault="000C620D" w:rsidP="21600F2C">
      <w:pPr>
        <w:pStyle w:val="Titre4"/>
        <w:rPr>
          <w:ins w:id="1721" w:author="Houssiaux, Agnès" w:date="2025-12-16T09:15:00Z" w16du:dateUtc="2025-12-16T14:15:00Z"/>
        </w:rPr>
      </w:pPr>
      <w:ins w:id="1722" w:author="Houssiaux, Agnès" w:date="2025-12-16T09:15:00Z" w16du:dateUtc="2025-12-16T14:15:00Z">
        <w:r>
          <w:t>Annual to Bi-Annual</w:t>
        </w:r>
        <w:r w:rsidRPr="00A92DD6">
          <w:t xml:space="preserve"> </w:t>
        </w:r>
        <w:r>
          <w:t>Strategic</w:t>
        </w:r>
        <w:r w:rsidRPr="00A92DD6">
          <w:t xml:space="preserve"> Service Governance Review</w:t>
        </w:r>
      </w:ins>
    </w:p>
    <w:p w14:paraId="51ED9BAE" w14:textId="6827430E" w:rsidR="000C620D" w:rsidRPr="00D13BB3" w:rsidRDefault="000C620D">
      <w:pPr>
        <w:pStyle w:val="Paragraphedeliste"/>
        <w:ind w:left="1440"/>
        <w:rPr>
          <w:ins w:id="1723" w:author="Houssiaux, Agnès" w:date="2025-12-16T09:15:00Z" w16du:dateUtc="2025-12-16T14:15:00Z"/>
          <w:sz w:val="20"/>
          <w:szCs w:val="20"/>
        </w:rPr>
        <w:pPrChange w:id="1724" w:author="Houssiaux, Agnès" w:date="2025-12-15T11:24:00Z" w16du:dateUtc="2025-12-15T16:24:00Z">
          <w:pPr>
            <w:pStyle w:val="Paragraphedeliste"/>
          </w:pPr>
        </w:pPrChange>
      </w:pPr>
      <w:ins w:id="1725" w:author="Houssiaux, Agnès" w:date="2025-12-16T09:15:00Z" w16du:dateUtc="2025-12-16T14:15:00Z">
        <w:r w:rsidRPr="00D13BB3">
          <w:rPr>
            <w:sz w:val="20"/>
            <w:szCs w:val="20"/>
          </w:rPr>
          <w:t>•  With the support of the Ve</w:t>
        </w:r>
      </w:ins>
    </w:p>
    <w:p w14:paraId="6CA43002" w14:textId="77777777" w:rsidR="000C620D" w:rsidRPr="00D13BB3" w:rsidRDefault="000C620D">
      <w:pPr>
        <w:pStyle w:val="Paragraphedeliste"/>
        <w:ind w:left="1440"/>
        <w:rPr>
          <w:ins w:id="1726" w:author="Houssiaux, Agnès" w:date="2025-12-16T09:15:00Z" w16du:dateUtc="2025-12-16T14:15:00Z"/>
          <w:sz w:val="20"/>
          <w:szCs w:val="20"/>
        </w:rPr>
        <w:pPrChange w:id="1727" w:author="Houssiaux, Agnès" w:date="2025-12-15T11:24:00Z" w16du:dateUtc="2025-12-15T16:24:00Z">
          <w:pPr>
            <w:pStyle w:val="Paragraphedeliste"/>
          </w:pPr>
        </w:pPrChange>
      </w:pPr>
      <w:ins w:id="1728" w:author="Houssiaux, Agnès" w:date="2025-12-16T09:15:00Z" w16du:dateUtc="2025-12-16T14:15:00Z">
        <w:r w:rsidRPr="00D13BB3">
          <w:rPr>
            <w:sz w:val="20"/>
            <w:szCs w:val="20"/>
          </w:rPr>
          <w:t xml:space="preserve">dor Management Office (VMO) at iA, plan and organize the Executive Governance Committees to ensure strategic alignment and oversight. </w:t>
        </w:r>
      </w:ins>
    </w:p>
    <w:p w14:paraId="2AC6BD9F" w14:textId="77777777" w:rsidR="000C620D" w:rsidRPr="00D13BB3" w:rsidRDefault="000C620D">
      <w:pPr>
        <w:pStyle w:val="Paragraphedeliste"/>
        <w:ind w:left="1440"/>
        <w:rPr>
          <w:ins w:id="1729" w:author="Houssiaux, Agnès" w:date="2025-12-16T09:15:00Z" w16du:dateUtc="2025-12-16T14:15:00Z"/>
          <w:sz w:val="20"/>
          <w:szCs w:val="20"/>
        </w:rPr>
        <w:pPrChange w:id="1730" w:author="Houssiaux, Agnès" w:date="2025-12-15T11:24:00Z" w16du:dateUtc="2025-12-15T16:24:00Z">
          <w:pPr>
            <w:pStyle w:val="Paragraphedeliste"/>
          </w:pPr>
        </w:pPrChange>
      </w:pPr>
      <w:ins w:id="1731" w:author="Houssiaux, Agnès" w:date="2025-12-16T09:15:00Z" w16du:dateUtc="2025-12-16T14:15:00Z">
        <w:r w:rsidRPr="00D13BB3">
          <w:rPr>
            <w:sz w:val="20"/>
            <w:szCs w:val="20"/>
          </w:rPr>
          <w:t xml:space="preserve">•  Engage all executive representatives from iA business sectors and Ateko leadership to foster collaboration and transparency. </w:t>
        </w:r>
      </w:ins>
    </w:p>
    <w:p w14:paraId="256555DA" w14:textId="77777777" w:rsidR="000C620D" w:rsidRPr="00D13BB3" w:rsidRDefault="000C620D">
      <w:pPr>
        <w:pStyle w:val="Paragraphedeliste"/>
        <w:ind w:left="1440"/>
        <w:rPr>
          <w:ins w:id="1732" w:author="Houssiaux, Agnès" w:date="2025-12-16T09:15:00Z" w16du:dateUtc="2025-12-16T14:15:00Z"/>
          <w:sz w:val="20"/>
          <w:szCs w:val="20"/>
        </w:rPr>
        <w:pPrChange w:id="1733" w:author="Houssiaux, Agnès" w:date="2025-12-15T11:24:00Z" w16du:dateUtc="2025-12-15T16:24:00Z">
          <w:pPr>
            <w:pStyle w:val="Paragraphedeliste"/>
          </w:pPr>
        </w:pPrChange>
      </w:pPr>
      <w:ins w:id="1734" w:author="Houssiaux, Agnès" w:date="2025-12-16T09:15:00Z" w16du:dateUtc="2025-12-16T14:15:00Z">
        <w:r w:rsidRPr="00D13BB3">
          <w:rPr>
            <w:sz w:val="20"/>
            <w:szCs w:val="20"/>
          </w:rPr>
          <w:t>•  Include a comprehensive review covering: High-level Performance KPIs (operations and projects), Financial and contractual overview, Current and upcoming strategic opportunities, A strong emphasis on long-term partnership, innovation, and continuous improvement.</w:t>
        </w:r>
      </w:ins>
    </w:p>
    <w:p w14:paraId="2550CF6D" w14:textId="77777777" w:rsidR="000C620D" w:rsidRPr="0003741A" w:rsidRDefault="000C620D" w:rsidP="0003741A">
      <w:pPr>
        <w:pStyle w:val="Corpsdetexte"/>
        <w:ind w:left="1440" w:right="244"/>
        <w:jc w:val="both"/>
      </w:pPr>
    </w:p>
    <w:p w14:paraId="6EE4A7AB" w14:textId="70D4B1F6" w:rsidR="001A1D52" w:rsidRPr="0003741A" w:rsidRDefault="001A1D52" w:rsidP="0003741A">
      <w:pPr>
        <w:tabs>
          <w:tab w:val="left" w:pos="1198"/>
        </w:tabs>
        <w:spacing w:line="255" w:lineRule="exact"/>
        <w:rPr>
          <w:rFonts w:asciiTheme="minorHAnsi" w:hAnsiTheme="minorHAnsi" w:cstheme="minorHAnsi"/>
          <w:b/>
          <w:bCs/>
          <w:u w:val="single" w:color="000000"/>
        </w:rPr>
      </w:pPr>
      <w:r w:rsidRPr="0003741A">
        <w:rPr>
          <w:rFonts w:asciiTheme="minorHAnsi" w:hAnsiTheme="minorHAnsi" w:cstheme="minorHAnsi"/>
        </w:rPr>
        <w:br w:type="page"/>
      </w:r>
    </w:p>
    <w:p w14:paraId="3184C554" w14:textId="77777777" w:rsidR="006A6872" w:rsidRPr="00A92DD6" w:rsidRDefault="00270EC8">
      <w:pPr>
        <w:pStyle w:val="Titre1"/>
        <w:ind w:left="441" w:firstLine="0"/>
        <w:rPr>
          <w:u w:val="none"/>
        </w:rPr>
      </w:pPr>
      <w:r w:rsidRPr="00A92DD6">
        <w:rPr>
          <w:u w:val="none"/>
        </w:rPr>
        <w:lastRenderedPageBreak/>
        <w:t>EXHIBIT</w:t>
      </w:r>
      <w:r w:rsidRPr="00A92DD6">
        <w:rPr>
          <w:spacing w:val="-12"/>
          <w:u w:val="none"/>
        </w:rPr>
        <w:t xml:space="preserve"> </w:t>
      </w:r>
      <w:r w:rsidRPr="00A92DD6">
        <w:rPr>
          <w:u w:val="none"/>
        </w:rPr>
        <w:t>D:</w:t>
      </w:r>
      <w:r w:rsidRPr="00A92DD6">
        <w:rPr>
          <w:spacing w:val="-11"/>
          <w:u w:val="none"/>
        </w:rPr>
        <w:t xml:space="preserve"> </w:t>
      </w:r>
      <w:r w:rsidRPr="00A92DD6">
        <w:rPr>
          <w:u w:val="none"/>
        </w:rPr>
        <w:t>DESCRIPTION</w:t>
      </w:r>
      <w:r w:rsidRPr="00A92DD6">
        <w:rPr>
          <w:spacing w:val="-11"/>
          <w:u w:val="none"/>
        </w:rPr>
        <w:t xml:space="preserve"> </w:t>
      </w:r>
      <w:r w:rsidRPr="00A92DD6">
        <w:rPr>
          <w:u w:val="none"/>
        </w:rPr>
        <w:t>OF</w:t>
      </w:r>
      <w:r w:rsidRPr="00A92DD6">
        <w:rPr>
          <w:spacing w:val="-12"/>
          <w:u w:val="none"/>
        </w:rPr>
        <w:t xml:space="preserve"> </w:t>
      </w:r>
      <w:r w:rsidRPr="00A92DD6">
        <w:rPr>
          <w:u w:val="none"/>
        </w:rPr>
        <w:t>SERVICES</w:t>
      </w:r>
      <w:r w:rsidRPr="00A92DD6">
        <w:rPr>
          <w:spacing w:val="-11"/>
          <w:u w:val="none"/>
        </w:rPr>
        <w:t xml:space="preserve"> </w:t>
      </w:r>
      <w:r w:rsidRPr="00A92DD6">
        <w:rPr>
          <w:u w:val="none"/>
        </w:rPr>
        <w:t>-</w:t>
      </w:r>
      <w:r w:rsidRPr="00A92DD6">
        <w:rPr>
          <w:spacing w:val="-11"/>
          <w:u w:val="none"/>
        </w:rPr>
        <w:t xml:space="preserve"> </w:t>
      </w:r>
      <w:r w:rsidRPr="00A92DD6">
        <w:rPr>
          <w:u w:val="none"/>
        </w:rPr>
        <w:t>ROLES</w:t>
      </w:r>
      <w:r w:rsidRPr="00A92DD6">
        <w:rPr>
          <w:spacing w:val="-12"/>
          <w:u w:val="none"/>
        </w:rPr>
        <w:t xml:space="preserve"> </w:t>
      </w:r>
      <w:r w:rsidRPr="00A92DD6">
        <w:rPr>
          <w:u w:val="none"/>
        </w:rPr>
        <w:t>AND</w:t>
      </w:r>
      <w:r w:rsidRPr="00A92DD6">
        <w:rPr>
          <w:spacing w:val="-11"/>
          <w:u w:val="none"/>
        </w:rPr>
        <w:t xml:space="preserve"> </w:t>
      </w:r>
      <w:r w:rsidRPr="00A92DD6">
        <w:rPr>
          <w:u w:val="none"/>
        </w:rPr>
        <w:t>RESPONSIBILITIES</w:t>
      </w:r>
      <w:r w:rsidRPr="00A92DD6">
        <w:rPr>
          <w:spacing w:val="-10"/>
          <w:u w:val="none"/>
        </w:rPr>
        <w:t xml:space="preserve"> </w:t>
      </w:r>
      <w:r w:rsidRPr="00A92DD6">
        <w:rPr>
          <w:u w:val="none"/>
        </w:rPr>
        <w:t>MATRIX</w:t>
      </w:r>
      <w:r w:rsidRPr="00A92DD6">
        <w:rPr>
          <w:spacing w:val="-10"/>
          <w:u w:val="none"/>
        </w:rPr>
        <w:t xml:space="preserve"> </w:t>
      </w:r>
      <w:r w:rsidRPr="00A92DD6">
        <w:rPr>
          <w:u w:val="none"/>
        </w:rPr>
        <w:t>FOR</w:t>
      </w:r>
      <w:r w:rsidRPr="00A92DD6">
        <w:rPr>
          <w:spacing w:val="-10"/>
          <w:u w:val="none"/>
        </w:rPr>
        <w:t xml:space="preserve"> </w:t>
      </w:r>
      <w:r w:rsidRPr="00A92DD6">
        <w:rPr>
          <w:u w:val="none"/>
        </w:rPr>
        <w:t>INFRASTRUCTURE</w:t>
      </w:r>
      <w:r w:rsidRPr="00A92DD6">
        <w:rPr>
          <w:spacing w:val="-8"/>
          <w:u w:val="none"/>
        </w:rPr>
        <w:t xml:space="preserve"> </w:t>
      </w:r>
      <w:r w:rsidRPr="007B7443">
        <w:rPr>
          <w:u w:val="none"/>
        </w:rPr>
        <w:t>SERVICES</w:t>
      </w:r>
    </w:p>
    <w:p w14:paraId="3184C555" w14:textId="77777777" w:rsidR="006A6872" w:rsidRPr="002231DA" w:rsidRDefault="006A6872" w:rsidP="002231DA">
      <w:pPr>
        <w:jc w:val="both"/>
        <w:rPr>
          <w:sz w:val="20"/>
          <w:szCs w:val="20"/>
        </w:rPr>
      </w:pPr>
    </w:p>
    <w:p w14:paraId="3184C556" w14:textId="77777777" w:rsidR="006A6872" w:rsidRPr="002231DA" w:rsidRDefault="006A6872" w:rsidP="002231DA">
      <w:pPr>
        <w:jc w:val="both"/>
        <w:rPr>
          <w:sz w:val="20"/>
          <w:szCs w:val="20"/>
        </w:rPr>
      </w:pPr>
    </w:p>
    <w:p w14:paraId="3184C557" w14:textId="6918216B" w:rsidR="006A6872" w:rsidRPr="002231DA" w:rsidRDefault="00270EC8" w:rsidP="002231DA">
      <w:pPr>
        <w:jc w:val="both"/>
        <w:rPr>
          <w:sz w:val="20"/>
          <w:szCs w:val="20"/>
        </w:rPr>
      </w:pPr>
      <w:r w:rsidRPr="002231DA">
        <w:rPr>
          <w:sz w:val="20"/>
          <w:szCs w:val="20"/>
        </w:rPr>
        <w:t>The following tables detail the main responsibilities of Supplier and the Client</w:t>
      </w:r>
      <w:r w:rsidR="0038195A" w:rsidRPr="002231DA">
        <w:rPr>
          <w:sz w:val="20"/>
          <w:szCs w:val="20"/>
        </w:rPr>
        <w:t xml:space="preserve"> for the Assets in scope</w:t>
      </w:r>
      <w:r w:rsidR="00A167E4" w:rsidRPr="002231DA">
        <w:rPr>
          <w:sz w:val="20"/>
          <w:szCs w:val="20"/>
        </w:rPr>
        <w:t xml:space="preserve"> of the Run Services</w:t>
      </w:r>
      <w:r w:rsidR="004630B0" w:rsidRPr="002231DA">
        <w:rPr>
          <w:sz w:val="20"/>
          <w:szCs w:val="20"/>
        </w:rPr>
        <w:t xml:space="preserve"> </w:t>
      </w:r>
      <w:r w:rsidR="00972B8D" w:rsidRPr="002231DA">
        <w:rPr>
          <w:sz w:val="20"/>
          <w:szCs w:val="20"/>
        </w:rPr>
        <w:t xml:space="preserve">as defined in Exhibit C, </w:t>
      </w:r>
      <w:r w:rsidR="00861EBA" w:rsidRPr="002231DA">
        <w:rPr>
          <w:sz w:val="20"/>
          <w:szCs w:val="20"/>
        </w:rPr>
        <w:t>S</w:t>
      </w:r>
      <w:r w:rsidR="00972B8D" w:rsidRPr="002231DA">
        <w:rPr>
          <w:sz w:val="20"/>
          <w:szCs w:val="20"/>
        </w:rPr>
        <w:t>ection 1.</w:t>
      </w:r>
    </w:p>
    <w:p w14:paraId="3184C558" w14:textId="77777777" w:rsidR="006A6872" w:rsidRPr="002231DA" w:rsidRDefault="006A6872" w:rsidP="002231DA">
      <w:pPr>
        <w:jc w:val="both"/>
        <w:rPr>
          <w:sz w:val="20"/>
          <w:szCs w:val="20"/>
        </w:rPr>
      </w:pPr>
    </w:p>
    <w:p w14:paraId="3184C559" w14:textId="77777777" w:rsidR="006A6872" w:rsidRPr="00A92DD6" w:rsidRDefault="00270EC8" w:rsidP="00787C5F">
      <w:pPr>
        <w:pStyle w:val="Titre2"/>
        <w:numPr>
          <w:ilvl w:val="0"/>
          <w:numId w:val="56"/>
        </w:numPr>
      </w:pPr>
      <w:r w:rsidRPr="00A92DD6">
        <w:t>OPERATIONS AND INCIDENT SERVICES</w:t>
      </w:r>
    </w:p>
    <w:p w14:paraId="3184C55B" w14:textId="77777777" w:rsidR="006A6872" w:rsidRPr="009B6B04" w:rsidRDefault="00270EC8" w:rsidP="009B6B04">
      <w:pPr>
        <w:pStyle w:val="Titre3"/>
        <w:numPr>
          <w:ilvl w:val="0"/>
          <w:numId w:val="57"/>
        </w:numPr>
        <w:spacing w:before="240"/>
        <w:ind w:left="782" w:hanging="357"/>
        <w:rPr>
          <w:rFonts w:asciiTheme="minorHAnsi" w:hAnsiTheme="minorHAnsi" w:cstheme="minorHAnsi"/>
          <w:b/>
          <w:bCs/>
          <w:color w:val="auto"/>
          <w:sz w:val="20"/>
          <w:szCs w:val="20"/>
        </w:rPr>
      </w:pPr>
      <w:r w:rsidRPr="00A92DD6">
        <w:rPr>
          <w:rFonts w:asciiTheme="minorHAnsi" w:hAnsiTheme="minorHAnsi" w:cstheme="minorHAnsi"/>
          <w:b/>
          <w:bCs/>
          <w:color w:val="auto"/>
          <w:sz w:val="20"/>
          <w:szCs w:val="20"/>
        </w:rPr>
        <w:t>Request Management</w:t>
      </w:r>
    </w:p>
    <w:tbl>
      <w:tblPr>
        <w:tblStyle w:val="TableNormal1"/>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91"/>
        <w:gridCol w:w="1335"/>
        <w:gridCol w:w="1147"/>
      </w:tblGrid>
      <w:tr w:rsidR="00CD4B8E" w:rsidRPr="00A92DD6" w14:paraId="3184C55E" w14:textId="77777777">
        <w:trPr>
          <w:trHeight w:val="338"/>
        </w:trPr>
        <w:tc>
          <w:tcPr>
            <w:tcW w:w="6891" w:type="dxa"/>
            <w:shd w:val="clear" w:color="auto" w:fill="D9D9D9"/>
          </w:tcPr>
          <w:p w14:paraId="3184C55C" w14:textId="4A5CBC0A" w:rsidR="006A6872" w:rsidRPr="00A92DD6" w:rsidRDefault="004714B6">
            <w:pPr>
              <w:pStyle w:val="TableParagraph"/>
              <w:spacing w:before="61"/>
              <w:ind w:left="11" w:right="4"/>
              <w:jc w:val="center"/>
              <w:rPr>
                <w:b/>
                <w:sz w:val="18"/>
              </w:rPr>
            </w:pPr>
            <w:r w:rsidRPr="00A92DD6">
              <w:rPr>
                <w:b/>
                <w:spacing w:val="-2"/>
                <w:sz w:val="18"/>
              </w:rPr>
              <w:t>Activities</w:t>
            </w:r>
          </w:p>
        </w:tc>
        <w:tc>
          <w:tcPr>
            <w:tcW w:w="2482" w:type="dxa"/>
            <w:gridSpan w:val="2"/>
            <w:shd w:val="clear" w:color="auto" w:fill="D9D9D9"/>
          </w:tcPr>
          <w:p w14:paraId="3184C55D" w14:textId="77777777" w:rsidR="006A6872" w:rsidRPr="00A92DD6" w:rsidRDefault="00270EC8">
            <w:pPr>
              <w:pStyle w:val="TableParagraph"/>
              <w:spacing w:before="61"/>
              <w:ind w:left="799"/>
              <w:rPr>
                <w:b/>
                <w:sz w:val="18"/>
              </w:rPr>
            </w:pPr>
            <w:r w:rsidRPr="00A92DD6">
              <w:rPr>
                <w:b/>
                <w:spacing w:val="-2"/>
                <w:sz w:val="18"/>
              </w:rPr>
              <w:t>Responsible</w:t>
            </w:r>
          </w:p>
        </w:tc>
      </w:tr>
      <w:tr w:rsidR="00CD4B8E" w:rsidRPr="00A92DD6" w14:paraId="3184C562" w14:textId="77777777">
        <w:trPr>
          <w:trHeight w:val="340"/>
        </w:trPr>
        <w:tc>
          <w:tcPr>
            <w:tcW w:w="6891" w:type="dxa"/>
          </w:tcPr>
          <w:p w14:paraId="3184C55F" w14:textId="77777777" w:rsidR="006A6872" w:rsidRPr="00A92DD6" w:rsidRDefault="006A6872">
            <w:pPr>
              <w:pStyle w:val="TableParagraph"/>
              <w:spacing w:before="0"/>
              <w:rPr>
                <w:rFonts w:ascii="Times New Roman"/>
                <w:sz w:val="18"/>
              </w:rPr>
            </w:pPr>
          </w:p>
        </w:tc>
        <w:tc>
          <w:tcPr>
            <w:tcW w:w="1335" w:type="dxa"/>
          </w:tcPr>
          <w:p w14:paraId="3184C560" w14:textId="77777777" w:rsidR="006A6872" w:rsidRPr="00A92DD6" w:rsidRDefault="00270EC8">
            <w:pPr>
              <w:pStyle w:val="TableParagraph"/>
              <w:spacing w:before="61"/>
              <w:ind w:left="9"/>
              <w:jc w:val="center"/>
              <w:rPr>
                <w:b/>
                <w:sz w:val="18"/>
              </w:rPr>
            </w:pPr>
            <w:r w:rsidRPr="00A92DD6">
              <w:rPr>
                <w:b/>
                <w:spacing w:val="-2"/>
                <w:sz w:val="18"/>
              </w:rPr>
              <w:t>Client</w:t>
            </w:r>
          </w:p>
        </w:tc>
        <w:tc>
          <w:tcPr>
            <w:tcW w:w="1147" w:type="dxa"/>
          </w:tcPr>
          <w:p w14:paraId="3184C561" w14:textId="77777777" w:rsidR="006A6872" w:rsidRPr="00A92DD6" w:rsidRDefault="00270EC8">
            <w:pPr>
              <w:pStyle w:val="TableParagraph"/>
              <w:spacing w:before="61"/>
              <w:ind w:left="34" w:right="27"/>
              <w:jc w:val="center"/>
              <w:rPr>
                <w:b/>
                <w:sz w:val="18"/>
              </w:rPr>
            </w:pPr>
            <w:r w:rsidRPr="00A92DD6">
              <w:rPr>
                <w:b/>
                <w:spacing w:val="-2"/>
                <w:sz w:val="18"/>
              </w:rPr>
              <w:t>Supplier</w:t>
            </w:r>
          </w:p>
        </w:tc>
      </w:tr>
      <w:tr w:rsidR="00CD4B8E" w:rsidRPr="00A92DD6" w14:paraId="3184C566" w14:textId="77777777">
        <w:trPr>
          <w:trHeight w:val="259"/>
        </w:trPr>
        <w:tc>
          <w:tcPr>
            <w:tcW w:w="6891" w:type="dxa"/>
          </w:tcPr>
          <w:p w14:paraId="3184C563" w14:textId="5EC8B1C5" w:rsidR="006A6872" w:rsidRPr="00A92DD6" w:rsidRDefault="00270EC8">
            <w:pPr>
              <w:pStyle w:val="TableParagraph"/>
              <w:spacing w:before="21" w:line="218" w:lineRule="exact"/>
              <w:ind w:left="107"/>
              <w:rPr>
                <w:sz w:val="18"/>
              </w:rPr>
            </w:pPr>
            <w:r w:rsidRPr="00A92DD6">
              <w:rPr>
                <w:sz w:val="18"/>
              </w:rPr>
              <w:t>Submit</w:t>
            </w:r>
            <w:r w:rsidRPr="00A92DD6">
              <w:rPr>
                <w:spacing w:val="-3"/>
                <w:sz w:val="18"/>
              </w:rPr>
              <w:t xml:space="preserve"> </w:t>
            </w:r>
            <w:r w:rsidRPr="00A92DD6">
              <w:rPr>
                <w:sz w:val="18"/>
              </w:rPr>
              <w:t>Service</w:t>
            </w:r>
            <w:r w:rsidRPr="00A92DD6">
              <w:rPr>
                <w:spacing w:val="-3"/>
                <w:sz w:val="18"/>
              </w:rPr>
              <w:t xml:space="preserve"> </w:t>
            </w:r>
            <w:r w:rsidRPr="00A92DD6">
              <w:rPr>
                <w:sz w:val="18"/>
              </w:rPr>
              <w:t>Request</w:t>
            </w:r>
          </w:p>
        </w:tc>
        <w:tc>
          <w:tcPr>
            <w:tcW w:w="1335" w:type="dxa"/>
          </w:tcPr>
          <w:p w14:paraId="3184C564" w14:textId="77777777" w:rsidR="006A6872" w:rsidRPr="00A92DD6" w:rsidRDefault="00270EC8">
            <w:pPr>
              <w:pStyle w:val="TableParagraph"/>
              <w:spacing w:before="21" w:line="218" w:lineRule="exact"/>
              <w:ind w:left="9" w:right="1"/>
              <w:jc w:val="center"/>
              <w:rPr>
                <w:sz w:val="18"/>
              </w:rPr>
            </w:pPr>
            <w:r w:rsidRPr="00A92DD6">
              <w:rPr>
                <w:spacing w:val="-10"/>
                <w:sz w:val="18"/>
              </w:rPr>
              <w:t>√</w:t>
            </w:r>
          </w:p>
        </w:tc>
        <w:tc>
          <w:tcPr>
            <w:tcW w:w="1147" w:type="dxa"/>
          </w:tcPr>
          <w:p w14:paraId="3184C565" w14:textId="77777777" w:rsidR="006A6872" w:rsidRPr="00A92DD6" w:rsidRDefault="006A6872" w:rsidP="00712BA1">
            <w:pPr>
              <w:pStyle w:val="TableParagraph"/>
              <w:spacing w:before="0"/>
              <w:jc w:val="center"/>
              <w:rPr>
                <w:rFonts w:ascii="Times New Roman"/>
                <w:sz w:val="18"/>
              </w:rPr>
            </w:pPr>
          </w:p>
        </w:tc>
      </w:tr>
      <w:tr w:rsidR="00CD4B8E" w:rsidRPr="00A92DD6" w14:paraId="0A7639AF" w14:textId="77777777">
        <w:trPr>
          <w:trHeight w:val="259"/>
        </w:trPr>
        <w:tc>
          <w:tcPr>
            <w:tcW w:w="6891" w:type="dxa"/>
          </w:tcPr>
          <w:p w14:paraId="4C672DA6" w14:textId="48703B9F" w:rsidR="00065055" w:rsidRPr="00A92DD6" w:rsidRDefault="00065055" w:rsidP="00065055">
            <w:pPr>
              <w:pStyle w:val="TableParagraph"/>
              <w:spacing w:before="21" w:line="218" w:lineRule="exact"/>
              <w:ind w:left="107"/>
              <w:rPr>
                <w:sz w:val="18"/>
              </w:rPr>
            </w:pPr>
            <w:r w:rsidRPr="00A92DD6">
              <w:rPr>
                <w:sz w:val="18"/>
              </w:rPr>
              <w:t>Clarification of requirement involving client corporate structure</w:t>
            </w:r>
          </w:p>
        </w:tc>
        <w:tc>
          <w:tcPr>
            <w:tcW w:w="1335" w:type="dxa"/>
          </w:tcPr>
          <w:p w14:paraId="2D4F1B8A" w14:textId="174038EA" w:rsidR="00065055" w:rsidRPr="00A92DD6" w:rsidRDefault="00065055" w:rsidP="00065055">
            <w:pPr>
              <w:pStyle w:val="TableParagraph"/>
              <w:spacing w:before="21" w:line="218" w:lineRule="exact"/>
              <w:ind w:left="9" w:right="1"/>
              <w:jc w:val="center"/>
              <w:rPr>
                <w:spacing w:val="-10"/>
                <w:sz w:val="18"/>
              </w:rPr>
            </w:pPr>
            <w:r w:rsidRPr="00A92DD6">
              <w:rPr>
                <w:spacing w:val="-10"/>
                <w:sz w:val="18"/>
              </w:rPr>
              <w:t>√</w:t>
            </w:r>
          </w:p>
        </w:tc>
        <w:tc>
          <w:tcPr>
            <w:tcW w:w="1147" w:type="dxa"/>
          </w:tcPr>
          <w:p w14:paraId="4EE035A1" w14:textId="77777777" w:rsidR="00065055" w:rsidRPr="00A92DD6" w:rsidRDefault="00065055" w:rsidP="00712BA1">
            <w:pPr>
              <w:pStyle w:val="TableParagraph"/>
              <w:spacing w:before="0"/>
              <w:jc w:val="center"/>
              <w:rPr>
                <w:rFonts w:ascii="Times New Roman"/>
                <w:sz w:val="18"/>
              </w:rPr>
            </w:pPr>
          </w:p>
        </w:tc>
      </w:tr>
      <w:tr w:rsidR="00CD4B8E" w:rsidRPr="00A92DD6" w14:paraId="3184C56A" w14:textId="77777777">
        <w:trPr>
          <w:trHeight w:val="261"/>
        </w:trPr>
        <w:tc>
          <w:tcPr>
            <w:tcW w:w="6891" w:type="dxa"/>
          </w:tcPr>
          <w:p w14:paraId="3184C567" w14:textId="77777777" w:rsidR="00065055" w:rsidRPr="00A92DD6" w:rsidRDefault="00065055" w:rsidP="00065055">
            <w:pPr>
              <w:pStyle w:val="TableParagraph"/>
              <w:spacing w:before="23" w:line="218" w:lineRule="exact"/>
              <w:ind w:left="107"/>
              <w:rPr>
                <w:sz w:val="18"/>
              </w:rPr>
            </w:pPr>
            <w:r w:rsidRPr="00A92DD6">
              <w:rPr>
                <w:sz w:val="18"/>
              </w:rPr>
              <w:t>For</w:t>
            </w:r>
            <w:r w:rsidRPr="00A92DD6">
              <w:rPr>
                <w:spacing w:val="-3"/>
                <w:sz w:val="18"/>
              </w:rPr>
              <w:t xml:space="preserve"> </w:t>
            </w:r>
            <w:r w:rsidRPr="00A92DD6">
              <w:rPr>
                <w:sz w:val="18"/>
              </w:rPr>
              <w:t>non-standard</w:t>
            </w:r>
            <w:r w:rsidRPr="00A92DD6">
              <w:rPr>
                <w:spacing w:val="-4"/>
                <w:sz w:val="18"/>
              </w:rPr>
              <w:t xml:space="preserve"> </w:t>
            </w:r>
            <w:r w:rsidRPr="00A92DD6">
              <w:rPr>
                <w:sz w:val="18"/>
              </w:rPr>
              <w:t>request</w:t>
            </w:r>
            <w:r w:rsidRPr="00A92DD6">
              <w:rPr>
                <w:spacing w:val="-2"/>
                <w:sz w:val="18"/>
              </w:rPr>
              <w:t xml:space="preserve"> </w:t>
            </w:r>
            <w:r w:rsidRPr="00A92DD6">
              <w:rPr>
                <w:sz w:val="18"/>
              </w:rPr>
              <w:t>evaluate</w:t>
            </w:r>
            <w:r w:rsidRPr="00A92DD6">
              <w:rPr>
                <w:spacing w:val="-3"/>
                <w:sz w:val="18"/>
              </w:rPr>
              <w:t xml:space="preserve"> </w:t>
            </w:r>
            <w:r w:rsidRPr="00A92DD6">
              <w:rPr>
                <w:sz w:val="18"/>
              </w:rPr>
              <w:t>effort,</w:t>
            </w:r>
            <w:r w:rsidRPr="00A92DD6">
              <w:rPr>
                <w:spacing w:val="-2"/>
                <w:sz w:val="18"/>
              </w:rPr>
              <w:t xml:space="preserve"> </w:t>
            </w:r>
            <w:r w:rsidRPr="00A92DD6">
              <w:rPr>
                <w:sz w:val="18"/>
              </w:rPr>
              <w:t>cost</w:t>
            </w:r>
            <w:r w:rsidRPr="00A92DD6">
              <w:rPr>
                <w:spacing w:val="-2"/>
                <w:sz w:val="18"/>
              </w:rPr>
              <w:t xml:space="preserve"> </w:t>
            </w:r>
            <w:r w:rsidRPr="00A92DD6">
              <w:rPr>
                <w:sz w:val="18"/>
              </w:rPr>
              <w:t>and</w:t>
            </w:r>
            <w:r w:rsidRPr="00A92DD6">
              <w:rPr>
                <w:spacing w:val="-3"/>
                <w:sz w:val="18"/>
              </w:rPr>
              <w:t xml:space="preserve"> </w:t>
            </w:r>
            <w:r w:rsidRPr="00A92DD6">
              <w:rPr>
                <w:spacing w:val="-2"/>
                <w:sz w:val="18"/>
              </w:rPr>
              <w:t>timeline</w:t>
            </w:r>
          </w:p>
        </w:tc>
        <w:tc>
          <w:tcPr>
            <w:tcW w:w="1335" w:type="dxa"/>
          </w:tcPr>
          <w:p w14:paraId="3184C568" w14:textId="77777777" w:rsidR="00065055" w:rsidRPr="00A92DD6" w:rsidRDefault="00065055" w:rsidP="00712BA1">
            <w:pPr>
              <w:pStyle w:val="TableParagraph"/>
              <w:spacing w:before="0"/>
              <w:jc w:val="center"/>
              <w:rPr>
                <w:rFonts w:ascii="Times New Roman"/>
                <w:sz w:val="18"/>
              </w:rPr>
            </w:pPr>
          </w:p>
        </w:tc>
        <w:tc>
          <w:tcPr>
            <w:tcW w:w="1147" w:type="dxa"/>
          </w:tcPr>
          <w:p w14:paraId="3184C569" w14:textId="77777777" w:rsidR="00065055" w:rsidRPr="00A92DD6" w:rsidRDefault="00065055" w:rsidP="00065055">
            <w:pPr>
              <w:pStyle w:val="TableParagraph"/>
              <w:spacing w:before="23" w:line="218" w:lineRule="exact"/>
              <w:ind w:left="35" w:right="27"/>
              <w:jc w:val="center"/>
              <w:rPr>
                <w:sz w:val="18"/>
              </w:rPr>
            </w:pPr>
            <w:r w:rsidRPr="00A92DD6">
              <w:rPr>
                <w:spacing w:val="-10"/>
                <w:sz w:val="18"/>
              </w:rPr>
              <w:t>√</w:t>
            </w:r>
          </w:p>
        </w:tc>
      </w:tr>
      <w:tr w:rsidR="00CD4B8E" w:rsidRPr="00A92DD6" w14:paraId="3184C56E" w14:textId="77777777">
        <w:trPr>
          <w:trHeight w:val="258"/>
        </w:trPr>
        <w:tc>
          <w:tcPr>
            <w:tcW w:w="6891" w:type="dxa"/>
          </w:tcPr>
          <w:p w14:paraId="3184C56B" w14:textId="77777777" w:rsidR="00065055" w:rsidRPr="00A92DD6" w:rsidRDefault="00065055" w:rsidP="00065055">
            <w:pPr>
              <w:pStyle w:val="TableParagraph"/>
              <w:spacing w:line="218" w:lineRule="exact"/>
              <w:ind w:left="107"/>
              <w:rPr>
                <w:sz w:val="18"/>
              </w:rPr>
            </w:pPr>
            <w:r w:rsidRPr="00A92DD6">
              <w:rPr>
                <w:sz w:val="18"/>
              </w:rPr>
              <w:t>Plan</w:t>
            </w:r>
            <w:r w:rsidRPr="00A92DD6">
              <w:rPr>
                <w:spacing w:val="-3"/>
                <w:sz w:val="18"/>
              </w:rPr>
              <w:t xml:space="preserve"> </w:t>
            </w:r>
            <w:r w:rsidRPr="00A92DD6">
              <w:rPr>
                <w:sz w:val="18"/>
              </w:rPr>
              <w:t>work</w:t>
            </w:r>
            <w:r w:rsidRPr="00A92DD6">
              <w:rPr>
                <w:spacing w:val="-3"/>
                <w:sz w:val="18"/>
              </w:rPr>
              <w:t xml:space="preserve"> </w:t>
            </w:r>
            <w:r w:rsidRPr="00A92DD6">
              <w:rPr>
                <w:sz w:val="18"/>
              </w:rPr>
              <w:t>and</w:t>
            </w:r>
            <w:r w:rsidRPr="00A92DD6">
              <w:rPr>
                <w:spacing w:val="-2"/>
                <w:sz w:val="18"/>
              </w:rPr>
              <w:t xml:space="preserve"> </w:t>
            </w:r>
            <w:r w:rsidRPr="00A92DD6">
              <w:rPr>
                <w:sz w:val="18"/>
              </w:rPr>
              <w:t>if</w:t>
            </w:r>
            <w:r w:rsidRPr="00A92DD6">
              <w:rPr>
                <w:spacing w:val="-3"/>
                <w:sz w:val="18"/>
              </w:rPr>
              <w:t xml:space="preserve"> </w:t>
            </w:r>
            <w:r w:rsidRPr="00A92DD6">
              <w:rPr>
                <w:sz w:val="18"/>
              </w:rPr>
              <w:t>required</w:t>
            </w:r>
            <w:r w:rsidRPr="00A92DD6">
              <w:rPr>
                <w:spacing w:val="-2"/>
                <w:sz w:val="18"/>
              </w:rPr>
              <w:t xml:space="preserve"> </w:t>
            </w:r>
            <w:r w:rsidRPr="00A92DD6">
              <w:rPr>
                <w:sz w:val="18"/>
              </w:rPr>
              <w:t>open</w:t>
            </w:r>
            <w:r w:rsidRPr="00A92DD6">
              <w:rPr>
                <w:spacing w:val="-3"/>
                <w:sz w:val="18"/>
              </w:rPr>
              <w:t xml:space="preserve"> </w:t>
            </w:r>
            <w:r w:rsidRPr="00A92DD6">
              <w:rPr>
                <w:sz w:val="18"/>
              </w:rPr>
              <w:t>a Change</w:t>
            </w:r>
            <w:r w:rsidRPr="00A92DD6">
              <w:rPr>
                <w:spacing w:val="-2"/>
                <w:sz w:val="18"/>
              </w:rPr>
              <w:t xml:space="preserve"> </w:t>
            </w:r>
            <w:r w:rsidRPr="00A92DD6">
              <w:rPr>
                <w:sz w:val="18"/>
              </w:rPr>
              <w:t>Request</w:t>
            </w:r>
            <w:r w:rsidRPr="00A92DD6">
              <w:rPr>
                <w:spacing w:val="-2"/>
                <w:sz w:val="18"/>
              </w:rPr>
              <w:t xml:space="preserve"> </w:t>
            </w:r>
            <w:r w:rsidRPr="00A92DD6">
              <w:rPr>
                <w:sz w:val="18"/>
              </w:rPr>
              <w:t>for</w:t>
            </w:r>
            <w:r w:rsidRPr="00A92DD6">
              <w:rPr>
                <w:spacing w:val="-1"/>
                <w:sz w:val="18"/>
              </w:rPr>
              <w:t xml:space="preserve"> </w:t>
            </w:r>
            <w:r w:rsidRPr="00A92DD6">
              <w:rPr>
                <w:spacing w:val="-2"/>
                <w:sz w:val="18"/>
              </w:rPr>
              <w:t>implementation</w:t>
            </w:r>
          </w:p>
        </w:tc>
        <w:tc>
          <w:tcPr>
            <w:tcW w:w="1335" w:type="dxa"/>
          </w:tcPr>
          <w:p w14:paraId="3184C56C" w14:textId="77777777" w:rsidR="00065055" w:rsidRPr="00A92DD6" w:rsidRDefault="00065055" w:rsidP="00712BA1">
            <w:pPr>
              <w:pStyle w:val="TableParagraph"/>
              <w:spacing w:before="0"/>
              <w:jc w:val="center"/>
              <w:rPr>
                <w:rFonts w:ascii="Times New Roman"/>
                <w:sz w:val="18"/>
              </w:rPr>
            </w:pPr>
          </w:p>
        </w:tc>
        <w:tc>
          <w:tcPr>
            <w:tcW w:w="1147" w:type="dxa"/>
          </w:tcPr>
          <w:p w14:paraId="3184C56D" w14:textId="77777777" w:rsidR="00065055" w:rsidRPr="00A92DD6" w:rsidRDefault="00065055" w:rsidP="00065055">
            <w:pPr>
              <w:pStyle w:val="TableParagraph"/>
              <w:spacing w:line="218" w:lineRule="exact"/>
              <w:ind w:left="35" w:right="27"/>
              <w:jc w:val="center"/>
              <w:rPr>
                <w:sz w:val="18"/>
              </w:rPr>
            </w:pPr>
            <w:r w:rsidRPr="00A92DD6">
              <w:rPr>
                <w:spacing w:val="-10"/>
                <w:sz w:val="18"/>
              </w:rPr>
              <w:t>√</w:t>
            </w:r>
          </w:p>
        </w:tc>
      </w:tr>
      <w:tr w:rsidR="00CD4B8E" w:rsidRPr="00A92DD6" w14:paraId="3184C572" w14:textId="77777777">
        <w:trPr>
          <w:trHeight w:val="261"/>
        </w:trPr>
        <w:tc>
          <w:tcPr>
            <w:tcW w:w="6891" w:type="dxa"/>
          </w:tcPr>
          <w:p w14:paraId="3184C56F" w14:textId="77777777" w:rsidR="00065055" w:rsidRPr="00A92DD6" w:rsidRDefault="00065055" w:rsidP="00065055">
            <w:pPr>
              <w:pStyle w:val="TableParagraph"/>
              <w:ind w:left="107"/>
              <w:rPr>
                <w:sz w:val="18"/>
              </w:rPr>
            </w:pPr>
            <w:r w:rsidRPr="00A92DD6">
              <w:rPr>
                <w:sz w:val="18"/>
              </w:rPr>
              <w:t>Execution</w:t>
            </w:r>
            <w:r w:rsidRPr="00A92DD6">
              <w:rPr>
                <w:spacing w:val="-3"/>
                <w:sz w:val="18"/>
              </w:rPr>
              <w:t xml:space="preserve"> </w:t>
            </w:r>
            <w:r w:rsidRPr="00A92DD6">
              <w:rPr>
                <w:sz w:val="18"/>
              </w:rPr>
              <w:t>of</w:t>
            </w:r>
            <w:r w:rsidRPr="00A92DD6">
              <w:rPr>
                <w:spacing w:val="-2"/>
                <w:sz w:val="18"/>
              </w:rPr>
              <w:t xml:space="preserve"> </w:t>
            </w:r>
            <w:r w:rsidRPr="00A92DD6">
              <w:rPr>
                <w:sz w:val="18"/>
              </w:rPr>
              <w:t>the</w:t>
            </w:r>
            <w:r w:rsidRPr="00A92DD6">
              <w:rPr>
                <w:spacing w:val="-2"/>
                <w:sz w:val="18"/>
              </w:rPr>
              <w:t xml:space="preserve"> </w:t>
            </w:r>
            <w:r w:rsidRPr="00A92DD6">
              <w:rPr>
                <w:sz w:val="18"/>
              </w:rPr>
              <w:t>request</w:t>
            </w:r>
            <w:r w:rsidRPr="00A92DD6">
              <w:rPr>
                <w:spacing w:val="-2"/>
                <w:sz w:val="18"/>
              </w:rPr>
              <w:t xml:space="preserve"> </w:t>
            </w:r>
            <w:r w:rsidRPr="00A92DD6">
              <w:rPr>
                <w:sz w:val="18"/>
              </w:rPr>
              <w:t xml:space="preserve">as </w:t>
            </w:r>
            <w:r w:rsidRPr="00A92DD6">
              <w:rPr>
                <w:spacing w:val="-2"/>
                <w:sz w:val="18"/>
              </w:rPr>
              <w:t>planned</w:t>
            </w:r>
          </w:p>
        </w:tc>
        <w:tc>
          <w:tcPr>
            <w:tcW w:w="1335" w:type="dxa"/>
          </w:tcPr>
          <w:p w14:paraId="3184C570" w14:textId="77777777" w:rsidR="00065055" w:rsidRPr="00A92DD6" w:rsidRDefault="00065055" w:rsidP="00712BA1">
            <w:pPr>
              <w:pStyle w:val="TableParagraph"/>
              <w:spacing w:before="0"/>
              <w:jc w:val="center"/>
              <w:rPr>
                <w:rFonts w:ascii="Times New Roman"/>
                <w:sz w:val="18"/>
              </w:rPr>
            </w:pPr>
          </w:p>
        </w:tc>
        <w:tc>
          <w:tcPr>
            <w:tcW w:w="1147" w:type="dxa"/>
          </w:tcPr>
          <w:p w14:paraId="3184C571" w14:textId="77777777" w:rsidR="00065055" w:rsidRPr="00A92DD6" w:rsidRDefault="00065055" w:rsidP="00065055">
            <w:pPr>
              <w:pStyle w:val="TableParagraph"/>
              <w:ind w:left="35" w:right="27"/>
              <w:jc w:val="center"/>
              <w:rPr>
                <w:sz w:val="18"/>
              </w:rPr>
            </w:pPr>
            <w:r w:rsidRPr="00A92DD6">
              <w:rPr>
                <w:spacing w:val="-10"/>
                <w:sz w:val="18"/>
              </w:rPr>
              <w:t>√</w:t>
            </w:r>
          </w:p>
        </w:tc>
      </w:tr>
      <w:tr w:rsidR="00100489" w:rsidRPr="00A92DD6" w14:paraId="3184C576" w14:textId="77777777">
        <w:trPr>
          <w:trHeight w:val="258"/>
        </w:trPr>
        <w:tc>
          <w:tcPr>
            <w:tcW w:w="6891" w:type="dxa"/>
          </w:tcPr>
          <w:p w14:paraId="3184C573" w14:textId="77777777" w:rsidR="00065055" w:rsidRPr="00A92DD6" w:rsidRDefault="00065055" w:rsidP="00065055">
            <w:pPr>
              <w:pStyle w:val="TableParagraph"/>
              <w:spacing w:line="218" w:lineRule="exact"/>
              <w:ind w:left="107"/>
              <w:rPr>
                <w:sz w:val="18"/>
              </w:rPr>
            </w:pPr>
            <w:r w:rsidRPr="00A92DD6">
              <w:rPr>
                <w:sz w:val="18"/>
              </w:rPr>
              <w:t>Define</w:t>
            </w:r>
            <w:r w:rsidRPr="00A92DD6">
              <w:rPr>
                <w:spacing w:val="-2"/>
                <w:sz w:val="18"/>
              </w:rPr>
              <w:t xml:space="preserve"> </w:t>
            </w:r>
            <w:r w:rsidRPr="00A92DD6">
              <w:rPr>
                <w:sz w:val="18"/>
              </w:rPr>
              <w:t>standard</w:t>
            </w:r>
            <w:r w:rsidRPr="00A92DD6">
              <w:rPr>
                <w:spacing w:val="-4"/>
                <w:sz w:val="18"/>
              </w:rPr>
              <w:t xml:space="preserve"> </w:t>
            </w:r>
            <w:r w:rsidRPr="00A92DD6">
              <w:rPr>
                <w:sz w:val="18"/>
              </w:rPr>
              <w:t>request</w:t>
            </w:r>
            <w:r w:rsidRPr="00A92DD6">
              <w:rPr>
                <w:spacing w:val="-3"/>
                <w:sz w:val="18"/>
              </w:rPr>
              <w:t xml:space="preserve"> </w:t>
            </w:r>
            <w:r w:rsidRPr="00A92DD6">
              <w:rPr>
                <w:sz w:val="18"/>
              </w:rPr>
              <w:t>catalog</w:t>
            </w:r>
            <w:r w:rsidRPr="00A92DD6">
              <w:rPr>
                <w:spacing w:val="-1"/>
                <w:sz w:val="18"/>
              </w:rPr>
              <w:t xml:space="preserve"> </w:t>
            </w:r>
            <w:r w:rsidRPr="00A92DD6">
              <w:rPr>
                <w:sz w:val="18"/>
              </w:rPr>
              <w:t>based</w:t>
            </w:r>
            <w:r w:rsidRPr="00A92DD6">
              <w:rPr>
                <w:spacing w:val="-4"/>
                <w:sz w:val="18"/>
              </w:rPr>
              <w:t xml:space="preserve"> </w:t>
            </w:r>
            <w:r w:rsidRPr="00A92DD6">
              <w:rPr>
                <w:sz w:val="18"/>
              </w:rPr>
              <w:t>on</w:t>
            </w:r>
            <w:r w:rsidRPr="00A92DD6">
              <w:rPr>
                <w:spacing w:val="-3"/>
                <w:sz w:val="18"/>
              </w:rPr>
              <w:t xml:space="preserve"> </w:t>
            </w:r>
            <w:r w:rsidRPr="00A92DD6">
              <w:rPr>
                <w:sz w:val="18"/>
              </w:rPr>
              <w:t>mutual</w:t>
            </w:r>
            <w:r w:rsidRPr="00A92DD6">
              <w:rPr>
                <w:spacing w:val="-2"/>
                <w:sz w:val="18"/>
              </w:rPr>
              <w:t xml:space="preserve"> agreement</w:t>
            </w:r>
          </w:p>
        </w:tc>
        <w:tc>
          <w:tcPr>
            <w:tcW w:w="1335" w:type="dxa"/>
          </w:tcPr>
          <w:p w14:paraId="3184C574" w14:textId="77777777" w:rsidR="00065055" w:rsidRPr="00A92DD6" w:rsidRDefault="00065055" w:rsidP="00712BA1">
            <w:pPr>
              <w:pStyle w:val="TableParagraph"/>
              <w:spacing w:before="0"/>
              <w:jc w:val="center"/>
              <w:rPr>
                <w:rFonts w:ascii="Times New Roman"/>
                <w:sz w:val="18"/>
              </w:rPr>
            </w:pPr>
          </w:p>
        </w:tc>
        <w:tc>
          <w:tcPr>
            <w:tcW w:w="1147" w:type="dxa"/>
          </w:tcPr>
          <w:p w14:paraId="3184C575" w14:textId="77777777" w:rsidR="00065055" w:rsidRPr="00A92DD6" w:rsidRDefault="00065055" w:rsidP="00065055">
            <w:pPr>
              <w:pStyle w:val="TableParagraph"/>
              <w:spacing w:line="218" w:lineRule="exact"/>
              <w:ind w:left="35" w:right="27"/>
              <w:jc w:val="center"/>
              <w:rPr>
                <w:sz w:val="18"/>
              </w:rPr>
            </w:pPr>
            <w:r w:rsidRPr="00A92DD6">
              <w:rPr>
                <w:spacing w:val="-10"/>
                <w:sz w:val="18"/>
              </w:rPr>
              <w:t>√</w:t>
            </w:r>
          </w:p>
        </w:tc>
      </w:tr>
    </w:tbl>
    <w:p w14:paraId="3184C578" w14:textId="77777777" w:rsidR="006A6872" w:rsidRPr="009B6B04" w:rsidRDefault="00270EC8" w:rsidP="009B6B04">
      <w:pPr>
        <w:pStyle w:val="Titre3"/>
        <w:numPr>
          <w:ilvl w:val="0"/>
          <w:numId w:val="57"/>
        </w:numPr>
        <w:spacing w:before="240"/>
        <w:ind w:left="782" w:hanging="357"/>
        <w:rPr>
          <w:rFonts w:asciiTheme="minorHAnsi" w:hAnsiTheme="minorHAnsi" w:cstheme="minorHAnsi"/>
          <w:b/>
          <w:bCs/>
          <w:color w:val="auto"/>
          <w:sz w:val="20"/>
          <w:szCs w:val="20"/>
        </w:rPr>
      </w:pPr>
      <w:r w:rsidRPr="00A92DD6">
        <w:rPr>
          <w:rFonts w:asciiTheme="minorHAnsi" w:hAnsiTheme="minorHAnsi" w:cstheme="minorHAnsi"/>
          <w:b/>
          <w:bCs/>
          <w:color w:val="auto"/>
          <w:sz w:val="20"/>
          <w:szCs w:val="20"/>
        </w:rPr>
        <w:t>Incident Management</w:t>
      </w:r>
    </w:p>
    <w:tbl>
      <w:tblPr>
        <w:tblStyle w:val="TableNormal1"/>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91"/>
        <w:gridCol w:w="1335"/>
        <w:gridCol w:w="1147"/>
      </w:tblGrid>
      <w:tr w:rsidR="00CD4B8E" w:rsidRPr="00A92DD6" w14:paraId="3184C57B" w14:textId="77777777">
        <w:trPr>
          <w:trHeight w:val="338"/>
        </w:trPr>
        <w:tc>
          <w:tcPr>
            <w:tcW w:w="6891" w:type="dxa"/>
            <w:shd w:val="clear" w:color="auto" w:fill="D9D9D9"/>
          </w:tcPr>
          <w:p w14:paraId="3184C579" w14:textId="76FCD0C0" w:rsidR="006A6872" w:rsidRPr="00A92DD6" w:rsidRDefault="004714B6">
            <w:pPr>
              <w:pStyle w:val="TableParagraph"/>
              <w:spacing w:before="61"/>
              <w:ind w:left="11" w:right="4"/>
              <w:jc w:val="center"/>
              <w:rPr>
                <w:b/>
                <w:sz w:val="18"/>
              </w:rPr>
            </w:pPr>
            <w:r w:rsidRPr="00A92DD6">
              <w:rPr>
                <w:b/>
                <w:spacing w:val="-2"/>
                <w:sz w:val="18"/>
              </w:rPr>
              <w:t>Activities</w:t>
            </w:r>
          </w:p>
        </w:tc>
        <w:tc>
          <w:tcPr>
            <w:tcW w:w="2482" w:type="dxa"/>
            <w:gridSpan w:val="2"/>
            <w:shd w:val="clear" w:color="auto" w:fill="D9D9D9"/>
          </w:tcPr>
          <w:p w14:paraId="3184C57A" w14:textId="77777777" w:rsidR="006A6872" w:rsidRPr="00A92DD6" w:rsidRDefault="00270EC8">
            <w:pPr>
              <w:pStyle w:val="TableParagraph"/>
              <w:spacing w:before="61"/>
              <w:ind w:left="799"/>
              <w:rPr>
                <w:b/>
                <w:sz w:val="18"/>
              </w:rPr>
            </w:pPr>
            <w:r w:rsidRPr="00A92DD6">
              <w:rPr>
                <w:b/>
                <w:spacing w:val="-2"/>
                <w:sz w:val="18"/>
              </w:rPr>
              <w:t>Responsible</w:t>
            </w:r>
          </w:p>
        </w:tc>
      </w:tr>
      <w:tr w:rsidR="00CD4B8E" w:rsidRPr="00A92DD6" w14:paraId="3184C57F" w14:textId="77777777">
        <w:trPr>
          <w:trHeight w:val="340"/>
        </w:trPr>
        <w:tc>
          <w:tcPr>
            <w:tcW w:w="6891" w:type="dxa"/>
          </w:tcPr>
          <w:p w14:paraId="3184C57C" w14:textId="77777777" w:rsidR="006A6872" w:rsidRPr="00A92DD6" w:rsidRDefault="006A6872">
            <w:pPr>
              <w:pStyle w:val="TableParagraph"/>
              <w:spacing w:before="0"/>
              <w:rPr>
                <w:rFonts w:ascii="Times New Roman"/>
                <w:sz w:val="18"/>
              </w:rPr>
            </w:pPr>
          </w:p>
        </w:tc>
        <w:tc>
          <w:tcPr>
            <w:tcW w:w="1335" w:type="dxa"/>
          </w:tcPr>
          <w:p w14:paraId="3184C57D" w14:textId="77777777" w:rsidR="006A6872" w:rsidRPr="00A92DD6" w:rsidRDefault="00270EC8">
            <w:pPr>
              <w:pStyle w:val="TableParagraph"/>
              <w:spacing w:before="63"/>
              <w:ind w:left="9"/>
              <w:jc w:val="center"/>
              <w:rPr>
                <w:b/>
                <w:sz w:val="18"/>
              </w:rPr>
            </w:pPr>
            <w:r w:rsidRPr="00A92DD6">
              <w:rPr>
                <w:b/>
                <w:spacing w:val="-2"/>
                <w:sz w:val="18"/>
              </w:rPr>
              <w:t>Client</w:t>
            </w:r>
          </w:p>
        </w:tc>
        <w:tc>
          <w:tcPr>
            <w:tcW w:w="1147" w:type="dxa"/>
          </w:tcPr>
          <w:p w14:paraId="3184C57E" w14:textId="77777777" w:rsidR="006A6872" w:rsidRPr="00A92DD6" w:rsidRDefault="00270EC8">
            <w:pPr>
              <w:pStyle w:val="TableParagraph"/>
              <w:spacing w:before="63"/>
              <w:ind w:left="34" w:right="27"/>
              <w:jc w:val="center"/>
              <w:rPr>
                <w:b/>
                <w:sz w:val="18"/>
              </w:rPr>
            </w:pPr>
            <w:r w:rsidRPr="00A92DD6">
              <w:rPr>
                <w:b/>
                <w:spacing w:val="-2"/>
                <w:sz w:val="18"/>
              </w:rPr>
              <w:t>Supplier</w:t>
            </w:r>
          </w:p>
        </w:tc>
      </w:tr>
      <w:tr w:rsidR="00CD4B8E" w:rsidRPr="00A92DD6" w14:paraId="3184C583" w14:textId="77777777">
        <w:trPr>
          <w:trHeight w:val="258"/>
        </w:trPr>
        <w:tc>
          <w:tcPr>
            <w:tcW w:w="6891" w:type="dxa"/>
          </w:tcPr>
          <w:p w14:paraId="3184C580" w14:textId="77777777" w:rsidR="006A6872" w:rsidRPr="00A92DD6" w:rsidRDefault="00270EC8">
            <w:pPr>
              <w:pStyle w:val="TableParagraph"/>
              <w:spacing w:line="218" w:lineRule="exact"/>
              <w:ind w:left="107"/>
              <w:rPr>
                <w:sz w:val="18"/>
              </w:rPr>
            </w:pPr>
            <w:r w:rsidRPr="00A92DD6">
              <w:rPr>
                <w:sz w:val="18"/>
              </w:rPr>
              <w:t>Proactively</w:t>
            </w:r>
            <w:r w:rsidRPr="00A92DD6">
              <w:rPr>
                <w:spacing w:val="-3"/>
                <w:sz w:val="18"/>
              </w:rPr>
              <w:t xml:space="preserve"> </w:t>
            </w:r>
            <w:r w:rsidRPr="00A92DD6">
              <w:rPr>
                <w:sz w:val="18"/>
              </w:rPr>
              <w:t>notify</w:t>
            </w:r>
            <w:r w:rsidRPr="00A92DD6">
              <w:rPr>
                <w:spacing w:val="-3"/>
                <w:sz w:val="18"/>
              </w:rPr>
              <w:t xml:space="preserve"> </w:t>
            </w:r>
            <w:r w:rsidRPr="00A92DD6">
              <w:rPr>
                <w:sz w:val="18"/>
              </w:rPr>
              <w:t>Client</w:t>
            </w:r>
            <w:r w:rsidRPr="00A92DD6">
              <w:rPr>
                <w:spacing w:val="-4"/>
                <w:sz w:val="18"/>
              </w:rPr>
              <w:t xml:space="preserve"> </w:t>
            </w:r>
            <w:r w:rsidRPr="00A92DD6">
              <w:rPr>
                <w:sz w:val="18"/>
              </w:rPr>
              <w:t>of</w:t>
            </w:r>
            <w:r w:rsidRPr="00A92DD6">
              <w:rPr>
                <w:spacing w:val="-4"/>
                <w:sz w:val="18"/>
              </w:rPr>
              <w:t xml:space="preserve"> </w:t>
            </w:r>
            <w:r w:rsidRPr="00A92DD6">
              <w:rPr>
                <w:sz w:val="18"/>
              </w:rPr>
              <w:t>infrastructure</w:t>
            </w:r>
            <w:r w:rsidRPr="00A92DD6">
              <w:rPr>
                <w:spacing w:val="-5"/>
                <w:sz w:val="18"/>
              </w:rPr>
              <w:t xml:space="preserve"> </w:t>
            </w:r>
            <w:r w:rsidRPr="00A92DD6">
              <w:rPr>
                <w:sz w:val="18"/>
              </w:rPr>
              <w:t>incident</w:t>
            </w:r>
            <w:r w:rsidRPr="00A92DD6">
              <w:rPr>
                <w:spacing w:val="-3"/>
                <w:sz w:val="18"/>
              </w:rPr>
              <w:t xml:space="preserve"> </w:t>
            </w:r>
            <w:r w:rsidRPr="00A92DD6">
              <w:rPr>
                <w:sz w:val="18"/>
              </w:rPr>
              <w:t>based</w:t>
            </w:r>
            <w:r w:rsidRPr="00A92DD6">
              <w:rPr>
                <w:spacing w:val="-4"/>
                <w:sz w:val="18"/>
              </w:rPr>
              <w:t xml:space="preserve"> </w:t>
            </w:r>
            <w:r w:rsidRPr="00A92DD6">
              <w:rPr>
                <w:sz w:val="18"/>
              </w:rPr>
              <w:t>on</w:t>
            </w:r>
            <w:r w:rsidRPr="00A92DD6">
              <w:rPr>
                <w:spacing w:val="-3"/>
                <w:sz w:val="18"/>
              </w:rPr>
              <w:t xml:space="preserve"> </w:t>
            </w:r>
            <w:r w:rsidRPr="00A92DD6">
              <w:rPr>
                <w:spacing w:val="-2"/>
                <w:sz w:val="18"/>
              </w:rPr>
              <w:t>monitoring</w:t>
            </w:r>
          </w:p>
        </w:tc>
        <w:tc>
          <w:tcPr>
            <w:tcW w:w="1335" w:type="dxa"/>
          </w:tcPr>
          <w:p w14:paraId="3184C581" w14:textId="77777777" w:rsidR="006A6872" w:rsidRPr="00A92DD6" w:rsidRDefault="006A6872" w:rsidP="00712BA1">
            <w:pPr>
              <w:pStyle w:val="TableParagraph"/>
              <w:spacing w:before="0"/>
              <w:jc w:val="center"/>
              <w:rPr>
                <w:rFonts w:ascii="Times New Roman"/>
                <w:sz w:val="18"/>
              </w:rPr>
            </w:pPr>
          </w:p>
        </w:tc>
        <w:tc>
          <w:tcPr>
            <w:tcW w:w="1147" w:type="dxa"/>
          </w:tcPr>
          <w:p w14:paraId="3184C582" w14:textId="77777777" w:rsidR="006A6872" w:rsidRPr="00A92DD6" w:rsidRDefault="00270EC8">
            <w:pPr>
              <w:pStyle w:val="TableParagraph"/>
              <w:spacing w:line="218" w:lineRule="exact"/>
              <w:ind w:left="35" w:right="27"/>
              <w:jc w:val="center"/>
              <w:rPr>
                <w:sz w:val="18"/>
              </w:rPr>
            </w:pPr>
            <w:r w:rsidRPr="00A92DD6">
              <w:rPr>
                <w:spacing w:val="-10"/>
                <w:sz w:val="18"/>
              </w:rPr>
              <w:t>√</w:t>
            </w:r>
          </w:p>
        </w:tc>
      </w:tr>
      <w:tr w:rsidR="00CD4B8E" w:rsidRPr="00A92DD6" w14:paraId="3184C587" w14:textId="77777777">
        <w:trPr>
          <w:trHeight w:val="261"/>
        </w:trPr>
        <w:tc>
          <w:tcPr>
            <w:tcW w:w="6891" w:type="dxa"/>
          </w:tcPr>
          <w:p w14:paraId="3184C584" w14:textId="77777777" w:rsidR="006A6872" w:rsidRPr="00A92DD6" w:rsidRDefault="00270EC8">
            <w:pPr>
              <w:pStyle w:val="TableParagraph"/>
              <w:spacing w:before="23" w:line="218" w:lineRule="exact"/>
              <w:ind w:left="107"/>
              <w:rPr>
                <w:sz w:val="18"/>
              </w:rPr>
            </w:pPr>
            <w:r w:rsidRPr="00A92DD6">
              <w:rPr>
                <w:sz w:val="18"/>
              </w:rPr>
              <w:t>Open</w:t>
            </w:r>
            <w:r w:rsidRPr="00A92DD6">
              <w:rPr>
                <w:spacing w:val="-4"/>
                <w:sz w:val="18"/>
              </w:rPr>
              <w:t xml:space="preserve"> </w:t>
            </w:r>
            <w:r w:rsidRPr="00A92DD6">
              <w:rPr>
                <w:sz w:val="18"/>
              </w:rPr>
              <w:t>automated</w:t>
            </w:r>
            <w:r w:rsidRPr="00A92DD6">
              <w:rPr>
                <w:spacing w:val="-3"/>
                <w:sz w:val="18"/>
              </w:rPr>
              <w:t xml:space="preserve"> </w:t>
            </w:r>
            <w:r w:rsidRPr="00A92DD6">
              <w:rPr>
                <w:sz w:val="18"/>
              </w:rPr>
              <w:t>Incident</w:t>
            </w:r>
            <w:r w:rsidRPr="00A92DD6">
              <w:rPr>
                <w:spacing w:val="-3"/>
                <w:sz w:val="18"/>
              </w:rPr>
              <w:t xml:space="preserve"> </w:t>
            </w:r>
            <w:r w:rsidRPr="00A92DD6">
              <w:rPr>
                <w:sz w:val="18"/>
              </w:rPr>
              <w:t>in</w:t>
            </w:r>
            <w:r w:rsidRPr="00A92DD6">
              <w:rPr>
                <w:spacing w:val="-1"/>
                <w:sz w:val="18"/>
              </w:rPr>
              <w:t xml:space="preserve"> </w:t>
            </w:r>
            <w:r w:rsidRPr="00A92DD6">
              <w:rPr>
                <w:sz w:val="18"/>
              </w:rPr>
              <w:t>Supplier</w:t>
            </w:r>
            <w:r w:rsidRPr="00A92DD6">
              <w:rPr>
                <w:spacing w:val="-3"/>
                <w:sz w:val="18"/>
              </w:rPr>
              <w:t xml:space="preserve"> </w:t>
            </w:r>
            <w:r w:rsidRPr="00A92DD6">
              <w:rPr>
                <w:sz w:val="18"/>
              </w:rPr>
              <w:t>ITSM</w:t>
            </w:r>
            <w:r w:rsidRPr="00A92DD6">
              <w:rPr>
                <w:spacing w:val="-2"/>
                <w:sz w:val="18"/>
              </w:rPr>
              <w:t xml:space="preserve"> </w:t>
            </w:r>
            <w:r w:rsidRPr="00A92DD6">
              <w:rPr>
                <w:spacing w:val="-4"/>
                <w:sz w:val="18"/>
              </w:rPr>
              <w:t>tool</w:t>
            </w:r>
          </w:p>
        </w:tc>
        <w:tc>
          <w:tcPr>
            <w:tcW w:w="1335" w:type="dxa"/>
          </w:tcPr>
          <w:p w14:paraId="3184C585" w14:textId="77777777" w:rsidR="006A6872" w:rsidRPr="00A92DD6" w:rsidRDefault="006A6872" w:rsidP="00712BA1">
            <w:pPr>
              <w:pStyle w:val="TableParagraph"/>
              <w:spacing w:before="0"/>
              <w:jc w:val="center"/>
              <w:rPr>
                <w:rFonts w:ascii="Times New Roman"/>
                <w:sz w:val="18"/>
              </w:rPr>
            </w:pPr>
          </w:p>
        </w:tc>
        <w:tc>
          <w:tcPr>
            <w:tcW w:w="1147" w:type="dxa"/>
          </w:tcPr>
          <w:p w14:paraId="3184C586" w14:textId="77777777" w:rsidR="006A6872" w:rsidRPr="00A92DD6" w:rsidRDefault="00270EC8">
            <w:pPr>
              <w:pStyle w:val="TableParagraph"/>
              <w:spacing w:before="23" w:line="218" w:lineRule="exact"/>
              <w:ind w:left="35" w:right="27"/>
              <w:jc w:val="center"/>
              <w:rPr>
                <w:sz w:val="18"/>
              </w:rPr>
            </w:pPr>
            <w:r w:rsidRPr="00A92DD6">
              <w:rPr>
                <w:spacing w:val="-10"/>
                <w:sz w:val="18"/>
              </w:rPr>
              <w:t>√</w:t>
            </w:r>
          </w:p>
        </w:tc>
      </w:tr>
      <w:tr w:rsidR="00CD4B8E" w:rsidRPr="00A92DD6" w14:paraId="3184C58B" w14:textId="77777777">
        <w:trPr>
          <w:trHeight w:val="258"/>
        </w:trPr>
        <w:tc>
          <w:tcPr>
            <w:tcW w:w="6891" w:type="dxa"/>
          </w:tcPr>
          <w:p w14:paraId="3184C588" w14:textId="77777777" w:rsidR="006A6872" w:rsidRPr="00A92DD6" w:rsidRDefault="00270EC8">
            <w:pPr>
              <w:pStyle w:val="TableParagraph"/>
              <w:spacing w:line="218" w:lineRule="exact"/>
              <w:ind w:left="107"/>
              <w:rPr>
                <w:sz w:val="18"/>
              </w:rPr>
            </w:pPr>
            <w:r w:rsidRPr="00A92DD6">
              <w:rPr>
                <w:sz w:val="18"/>
              </w:rPr>
              <w:t>Create</w:t>
            </w:r>
            <w:r w:rsidRPr="00A92DD6">
              <w:rPr>
                <w:spacing w:val="-5"/>
                <w:sz w:val="18"/>
              </w:rPr>
              <w:t xml:space="preserve"> </w:t>
            </w:r>
            <w:r w:rsidRPr="00A92DD6">
              <w:rPr>
                <w:sz w:val="18"/>
              </w:rPr>
              <w:t>Incident</w:t>
            </w:r>
            <w:r w:rsidRPr="00A92DD6">
              <w:rPr>
                <w:spacing w:val="-2"/>
                <w:sz w:val="18"/>
              </w:rPr>
              <w:t xml:space="preserve"> </w:t>
            </w:r>
            <w:r w:rsidRPr="00A92DD6">
              <w:rPr>
                <w:sz w:val="18"/>
              </w:rPr>
              <w:t>in</w:t>
            </w:r>
            <w:r w:rsidRPr="00A92DD6">
              <w:rPr>
                <w:spacing w:val="-3"/>
                <w:sz w:val="18"/>
              </w:rPr>
              <w:t xml:space="preserve"> </w:t>
            </w:r>
            <w:r w:rsidRPr="00A92DD6">
              <w:rPr>
                <w:sz w:val="18"/>
              </w:rPr>
              <w:t>Supplier</w:t>
            </w:r>
            <w:r w:rsidRPr="00A92DD6">
              <w:rPr>
                <w:spacing w:val="-2"/>
                <w:sz w:val="18"/>
              </w:rPr>
              <w:t xml:space="preserve"> </w:t>
            </w:r>
            <w:r w:rsidRPr="00A92DD6">
              <w:rPr>
                <w:sz w:val="18"/>
              </w:rPr>
              <w:t>ITSM</w:t>
            </w:r>
            <w:r w:rsidRPr="00A92DD6">
              <w:rPr>
                <w:spacing w:val="-2"/>
                <w:sz w:val="18"/>
              </w:rPr>
              <w:t xml:space="preserve"> </w:t>
            </w:r>
            <w:r w:rsidRPr="00A92DD6">
              <w:rPr>
                <w:sz w:val="18"/>
              </w:rPr>
              <w:t>tool</w:t>
            </w:r>
            <w:r w:rsidRPr="00A92DD6">
              <w:rPr>
                <w:spacing w:val="-3"/>
                <w:sz w:val="18"/>
              </w:rPr>
              <w:t xml:space="preserve"> </w:t>
            </w:r>
            <w:r w:rsidRPr="00A92DD6">
              <w:rPr>
                <w:sz w:val="18"/>
              </w:rPr>
              <w:t>for</w:t>
            </w:r>
            <w:r w:rsidRPr="00A92DD6">
              <w:rPr>
                <w:spacing w:val="-2"/>
                <w:sz w:val="18"/>
              </w:rPr>
              <w:t xml:space="preserve"> </w:t>
            </w:r>
            <w:r w:rsidRPr="00A92DD6">
              <w:rPr>
                <w:sz w:val="18"/>
              </w:rPr>
              <w:t>incidents</w:t>
            </w:r>
            <w:r w:rsidRPr="00A92DD6">
              <w:rPr>
                <w:spacing w:val="-4"/>
                <w:sz w:val="18"/>
              </w:rPr>
              <w:t xml:space="preserve"> </w:t>
            </w:r>
            <w:r w:rsidRPr="00A92DD6">
              <w:rPr>
                <w:sz w:val="18"/>
              </w:rPr>
              <w:t>not</w:t>
            </w:r>
            <w:r w:rsidRPr="00A92DD6">
              <w:rPr>
                <w:spacing w:val="-2"/>
                <w:sz w:val="18"/>
              </w:rPr>
              <w:t xml:space="preserve"> </w:t>
            </w:r>
            <w:r w:rsidRPr="00A92DD6">
              <w:rPr>
                <w:sz w:val="18"/>
              </w:rPr>
              <w:t>identified</w:t>
            </w:r>
            <w:r w:rsidRPr="00A92DD6">
              <w:rPr>
                <w:spacing w:val="-1"/>
                <w:sz w:val="18"/>
              </w:rPr>
              <w:t xml:space="preserve"> </w:t>
            </w:r>
            <w:r w:rsidRPr="00A92DD6">
              <w:rPr>
                <w:sz w:val="18"/>
              </w:rPr>
              <w:t xml:space="preserve">by </w:t>
            </w:r>
            <w:r w:rsidRPr="00A92DD6">
              <w:rPr>
                <w:spacing w:val="-2"/>
                <w:sz w:val="18"/>
              </w:rPr>
              <w:t>monitoring</w:t>
            </w:r>
          </w:p>
        </w:tc>
        <w:tc>
          <w:tcPr>
            <w:tcW w:w="1335" w:type="dxa"/>
          </w:tcPr>
          <w:p w14:paraId="3184C589" w14:textId="77777777" w:rsidR="006A6872" w:rsidRPr="00A92DD6" w:rsidRDefault="00270EC8">
            <w:pPr>
              <w:pStyle w:val="TableParagraph"/>
              <w:spacing w:line="218" w:lineRule="exact"/>
              <w:ind w:left="9" w:right="1"/>
              <w:jc w:val="center"/>
              <w:rPr>
                <w:sz w:val="18"/>
              </w:rPr>
            </w:pPr>
            <w:r w:rsidRPr="00A92DD6">
              <w:rPr>
                <w:spacing w:val="-10"/>
                <w:sz w:val="18"/>
              </w:rPr>
              <w:t>√</w:t>
            </w:r>
          </w:p>
        </w:tc>
        <w:tc>
          <w:tcPr>
            <w:tcW w:w="1147" w:type="dxa"/>
          </w:tcPr>
          <w:p w14:paraId="3184C58A" w14:textId="77777777" w:rsidR="006A6872" w:rsidRPr="00A92DD6" w:rsidRDefault="006A6872" w:rsidP="00712BA1">
            <w:pPr>
              <w:pStyle w:val="TableParagraph"/>
              <w:spacing w:before="0"/>
              <w:jc w:val="center"/>
              <w:rPr>
                <w:rFonts w:ascii="Times New Roman"/>
                <w:sz w:val="18"/>
              </w:rPr>
            </w:pPr>
          </w:p>
        </w:tc>
      </w:tr>
      <w:tr w:rsidR="00CD4B8E" w:rsidRPr="00A92DD6" w14:paraId="3184C58F" w14:textId="77777777">
        <w:trPr>
          <w:trHeight w:val="261"/>
        </w:trPr>
        <w:tc>
          <w:tcPr>
            <w:tcW w:w="6891" w:type="dxa"/>
          </w:tcPr>
          <w:p w14:paraId="3184C58C" w14:textId="6E40E83F" w:rsidR="006A6872" w:rsidRPr="00A92DD6" w:rsidRDefault="00270EC8">
            <w:pPr>
              <w:pStyle w:val="TableParagraph"/>
              <w:spacing w:before="21"/>
              <w:ind w:left="107"/>
              <w:rPr>
                <w:sz w:val="18"/>
              </w:rPr>
            </w:pPr>
            <w:r w:rsidRPr="00A92DD6">
              <w:rPr>
                <w:sz w:val="18"/>
              </w:rPr>
              <w:t>Manage</w:t>
            </w:r>
            <w:r w:rsidRPr="00A92DD6">
              <w:rPr>
                <w:spacing w:val="-3"/>
                <w:sz w:val="18"/>
              </w:rPr>
              <w:t xml:space="preserve"> </w:t>
            </w:r>
            <w:r w:rsidRPr="00A92DD6">
              <w:rPr>
                <w:sz w:val="18"/>
              </w:rPr>
              <w:t>server</w:t>
            </w:r>
            <w:r w:rsidRPr="00A92DD6">
              <w:rPr>
                <w:spacing w:val="-1"/>
                <w:sz w:val="18"/>
              </w:rPr>
              <w:t xml:space="preserve"> </w:t>
            </w:r>
            <w:r w:rsidR="00E91B4B" w:rsidRPr="00A92DD6">
              <w:rPr>
                <w:sz w:val="18"/>
              </w:rPr>
              <w:t>operating systems</w:t>
            </w:r>
            <w:r w:rsidR="00E91B4B" w:rsidRPr="00A92DD6">
              <w:rPr>
                <w:spacing w:val="-3"/>
                <w:sz w:val="18"/>
              </w:rPr>
              <w:t xml:space="preserve"> </w:t>
            </w:r>
            <w:r w:rsidRPr="00A92DD6">
              <w:rPr>
                <w:sz w:val="18"/>
              </w:rPr>
              <w:t>and</w:t>
            </w:r>
            <w:r w:rsidRPr="00A92DD6">
              <w:rPr>
                <w:spacing w:val="-2"/>
                <w:sz w:val="18"/>
              </w:rPr>
              <w:t xml:space="preserve"> </w:t>
            </w:r>
            <w:r w:rsidRPr="00A92DD6">
              <w:rPr>
                <w:sz w:val="18"/>
              </w:rPr>
              <w:t>cloud</w:t>
            </w:r>
            <w:r w:rsidRPr="00A92DD6">
              <w:rPr>
                <w:spacing w:val="-2"/>
                <w:sz w:val="18"/>
              </w:rPr>
              <w:t xml:space="preserve"> </w:t>
            </w:r>
            <w:r w:rsidRPr="00A92DD6">
              <w:rPr>
                <w:sz w:val="18"/>
              </w:rPr>
              <w:t>services</w:t>
            </w:r>
            <w:r w:rsidRPr="00A92DD6">
              <w:rPr>
                <w:spacing w:val="-2"/>
                <w:sz w:val="18"/>
              </w:rPr>
              <w:t xml:space="preserve"> incidents</w:t>
            </w:r>
          </w:p>
        </w:tc>
        <w:tc>
          <w:tcPr>
            <w:tcW w:w="1335" w:type="dxa"/>
          </w:tcPr>
          <w:p w14:paraId="3184C58D" w14:textId="77777777" w:rsidR="006A6872" w:rsidRPr="00A92DD6" w:rsidRDefault="006A6872" w:rsidP="00712BA1">
            <w:pPr>
              <w:pStyle w:val="TableParagraph"/>
              <w:spacing w:before="0"/>
              <w:jc w:val="center"/>
              <w:rPr>
                <w:rFonts w:ascii="Times New Roman"/>
                <w:sz w:val="18"/>
              </w:rPr>
            </w:pPr>
          </w:p>
        </w:tc>
        <w:tc>
          <w:tcPr>
            <w:tcW w:w="1147" w:type="dxa"/>
          </w:tcPr>
          <w:p w14:paraId="3184C58E" w14:textId="77777777" w:rsidR="006A6872" w:rsidRPr="00A92DD6" w:rsidRDefault="00270EC8">
            <w:pPr>
              <w:pStyle w:val="TableParagraph"/>
              <w:spacing w:before="21"/>
              <w:ind w:left="35" w:right="27"/>
              <w:jc w:val="center"/>
              <w:rPr>
                <w:sz w:val="18"/>
              </w:rPr>
            </w:pPr>
            <w:r w:rsidRPr="00A92DD6">
              <w:rPr>
                <w:spacing w:val="-10"/>
                <w:sz w:val="18"/>
              </w:rPr>
              <w:t>√</w:t>
            </w:r>
          </w:p>
        </w:tc>
      </w:tr>
      <w:tr w:rsidR="00CD4B8E" w:rsidRPr="00A92DD6" w14:paraId="3184C593" w14:textId="77777777">
        <w:trPr>
          <w:trHeight w:val="258"/>
        </w:trPr>
        <w:tc>
          <w:tcPr>
            <w:tcW w:w="6891" w:type="dxa"/>
          </w:tcPr>
          <w:p w14:paraId="3184C590" w14:textId="77777777" w:rsidR="006A6872" w:rsidRPr="00A92DD6" w:rsidRDefault="00270EC8">
            <w:pPr>
              <w:pStyle w:val="TableParagraph"/>
              <w:spacing w:line="218" w:lineRule="exact"/>
              <w:ind w:left="107"/>
              <w:rPr>
                <w:sz w:val="18"/>
              </w:rPr>
            </w:pPr>
            <w:r w:rsidRPr="00A92DD6">
              <w:rPr>
                <w:sz w:val="18"/>
              </w:rPr>
              <w:t>Manage</w:t>
            </w:r>
            <w:r w:rsidRPr="00A92DD6">
              <w:rPr>
                <w:spacing w:val="-6"/>
                <w:sz w:val="18"/>
              </w:rPr>
              <w:t xml:space="preserve"> </w:t>
            </w:r>
            <w:r w:rsidRPr="00A92DD6">
              <w:rPr>
                <w:sz w:val="18"/>
              </w:rPr>
              <w:t>application</w:t>
            </w:r>
            <w:r w:rsidRPr="00A92DD6">
              <w:rPr>
                <w:spacing w:val="-5"/>
                <w:sz w:val="18"/>
              </w:rPr>
              <w:t xml:space="preserve"> </w:t>
            </w:r>
            <w:r w:rsidRPr="00A92DD6">
              <w:rPr>
                <w:spacing w:val="-2"/>
                <w:sz w:val="18"/>
              </w:rPr>
              <w:t>incidents</w:t>
            </w:r>
          </w:p>
        </w:tc>
        <w:tc>
          <w:tcPr>
            <w:tcW w:w="1335" w:type="dxa"/>
          </w:tcPr>
          <w:p w14:paraId="3184C591" w14:textId="77777777" w:rsidR="006A6872" w:rsidRPr="00A92DD6" w:rsidRDefault="00270EC8">
            <w:pPr>
              <w:pStyle w:val="TableParagraph"/>
              <w:spacing w:line="218" w:lineRule="exact"/>
              <w:ind w:left="9" w:right="1"/>
              <w:jc w:val="center"/>
              <w:rPr>
                <w:sz w:val="18"/>
              </w:rPr>
            </w:pPr>
            <w:r w:rsidRPr="00A92DD6">
              <w:rPr>
                <w:spacing w:val="-10"/>
                <w:sz w:val="18"/>
              </w:rPr>
              <w:t>√</w:t>
            </w:r>
          </w:p>
        </w:tc>
        <w:tc>
          <w:tcPr>
            <w:tcW w:w="1147" w:type="dxa"/>
          </w:tcPr>
          <w:p w14:paraId="3184C592" w14:textId="77777777" w:rsidR="006A6872" w:rsidRPr="00A92DD6" w:rsidRDefault="006A6872" w:rsidP="00712BA1">
            <w:pPr>
              <w:pStyle w:val="TableParagraph"/>
              <w:spacing w:before="0"/>
              <w:jc w:val="center"/>
              <w:rPr>
                <w:rFonts w:ascii="Times New Roman"/>
                <w:sz w:val="18"/>
              </w:rPr>
            </w:pPr>
          </w:p>
        </w:tc>
      </w:tr>
      <w:tr w:rsidR="00CD4B8E" w:rsidRPr="00A92DD6" w14:paraId="3184C597" w14:textId="77777777">
        <w:trPr>
          <w:trHeight w:val="258"/>
        </w:trPr>
        <w:tc>
          <w:tcPr>
            <w:tcW w:w="6891" w:type="dxa"/>
          </w:tcPr>
          <w:p w14:paraId="3184C594" w14:textId="77777777" w:rsidR="006A6872" w:rsidRPr="00A92DD6" w:rsidRDefault="00270EC8">
            <w:pPr>
              <w:pStyle w:val="TableParagraph"/>
              <w:spacing w:line="218" w:lineRule="exact"/>
              <w:ind w:left="107"/>
              <w:rPr>
                <w:sz w:val="18"/>
              </w:rPr>
            </w:pPr>
            <w:r w:rsidRPr="00A92DD6">
              <w:rPr>
                <w:sz w:val="18"/>
              </w:rPr>
              <w:t>Provide</w:t>
            </w:r>
            <w:r w:rsidRPr="00A92DD6">
              <w:rPr>
                <w:spacing w:val="-4"/>
                <w:sz w:val="18"/>
              </w:rPr>
              <w:t xml:space="preserve"> </w:t>
            </w:r>
            <w:r w:rsidRPr="00A92DD6">
              <w:rPr>
                <w:sz w:val="18"/>
              </w:rPr>
              <w:t>business</w:t>
            </w:r>
            <w:r w:rsidRPr="00A92DD6">
              <w:rPr>
                <w:spacing w:val="-4"/>
                <w:sz w:val="18"/>
              </w:rPr>
              <w:t xml:space="preserve"> </w:t>
            </w:r>
            <w:r w:rsidRPr="00A92DD6">
              <w:rPr>
                <w:sz w:val="18"/>
              </w:rPr>
              <w:t>impact</w:t>
            </w:r>
            <w:r w:rsidRPr="00A92DD6">
              <w:rPr>
                <w:spacing w:val="-3"/>
                <w:sz w:val="18"/>
              </w:rPr>
              <w:t xml:space="preserve"> </w:t>
            </w:r>
            <w:r w:rsidRPr="00A92DD6">
              <w:rPr>
                <w:sz w:val="18"/>
              </w:rPr>
              <w:t>statement</w:t>
            </w:r>
            <w:r w:rsidRPr="00A92DD6">
              <w:rPr>
                <w:spacing w:val="-3"/>
                <w:sz w:val="18"/>
              </w:rPr>
              <w:t xml:space="preserve"> </w:t>
            </w:r>
            <w:r w:rsidRPr="00A92DD6">
              <w:rPr>
                <w:sz w:val="18"/>
              </w:rPr>
              <w:t>of</w:t>
            </w:r>
            <w:r w:rsidRPr="00A92DD6">
              <w:rPr>
                <w:spacing w:val="-3"/>
                <w:sz w:val="18"/>
              </w:rPr>
              <w:t xml:space="preserve"> </w:t>
            </w:r>
            <w:r w:rsidRPr="00A92DD6">
              <w:rPr>
                <w:spacing w:val="-2"/>
                <w:sz w:val="18"/>
              </w:rPr>
              <w:t>incident</w:t>
            </w:r>
          </w:p>
        </w:tc>
        <w:tc>
          <w:tcPr>
            <w:tcW w:w="1335" w:type="dxa"/>
          </w:tcPr>
          <w:p w14:paraId="3184C595" w14:textId="77777777" w:rsidR="006A6872" w:rsidRPr="00A92DD6" w:rsidRDefault="00270EC8">
            <w:pPr>
              <w:pStyle w:val="TableParagraph"/>
              <w:spacing w:line="218" w:lineRule="exact"/>
              <w:ind w:left="9" w:right="1"/>
              <w:jc w:val="center"/>
              <w:rPr>
                <w:sz w:val="18"/>
              </w:rPr>
            </w:pPr>
            <w:r w:rsidRPr="00A92DD6">
              <w:rPr>
                <w:spacing w:val="-10"/>
                <w:sz w:val="18"/>
              </w:rPr>
              <w:t>√</w:t>
            </w:r>
          </w:p>
        </w:tc>
        <w:tc>
          <w:tcPr>
            <w:tcW w:w="1147" w:type="dxa"/>
          </w:tcPr>
          <w:p w14:paraId="3184C596" w14:textId="77777777" w:rsidR="006A6872" w:rsidRPr="00A92DD6" w:rsidRDefault="006A6872" w:rsidP="00712BA1">
            <w:pPr>
              <w:pStyle w:val="TableParagraph"/>
              <w:spacing w:before="0"/>
              <w:jc w:val="center"/>
              <w:rPr>
                <w:rFonts w:ascii="Times New Roman"/>
                <w:sz w:val="18"/>
              </w:rPr>
            </w:pPr>
          </w:p>
        </w:tc>
      </w:tr>
      <w:tr w:rsidR="00100489" w:rsidRPr="00A92DD6" w14:paraId="3184C59B" w14:textId="77777777">
        <w:trPr>
          <w:trHeight w:val="261"/>
        </w:trPr>
        <w:tc>
          <w:tcPr>
            <w:tcW w:w="6891" w:type="dxa"/>
          </w:tcPr>
          <w:p w14:paraId="3184C598" w14:textId="77777777" w:rsidR="006A6872" w:rsidRPr="00A92DD6" w:rsidRDefault="00270EC8">
            <w:pPr>
              <w:pStyle w:val="TableParagraph"/>
              <w:spacing w:before="23" w:line="218" w:lineRule="exact"/>
              <w:ind w:left="107"/>
              <w:rPr>
                <w:sz w:val="18"/>
              </w:rPr>
            </w:pPr>
            <w:r w:rsidRPr="00A92DD6">
              <w:rPr>
                <w:sz w:val="18"/>
              </w:rPr>
              <w:t>Categorize</w:t>
            </w:r>
            <w:r w:rsidRPr="00A92DD6">
              <w:rPr>
                <w:spacing w:val="-5"/>
                <w:sz w:val="18"/>
              </w:rPr>
              <w:t xml:space="preserve"> </w:t>
            </w:r>
            <w:r w:rsidRPr="00A92DD6">
              <w:rPr>
                <w:sz w:val="18"/>
              </w:rPr>
              <w:t>Incident</w:t>
            </w:r>
            <w:r w:rsidRPr="00A92DD6">
              <w:rPr>
                <w:spacing w:val="-4"/>
                <w:sz w:val="18"/>
              </w:rPr>
              <w:t xml:space="preserve"> </w:t>
            </w:r>
            <w:r w:rsidRPr="00A92DD6">
              <w:rPr>
                <w:spacing w:val="-2"/>
                <w:sz w:val="18"/>
              </w:rPr>
              <w:t>priority</w:t>
            </w:r>
          </w:p>
        </w:tc>
        <w:tc>
          <w:tcPr>
            <w:tcW w:w="1335" w:type="dxa"/>
          </w:tcPr>
          <w:p w14:paraId="3184C599" w14:textId="77777777" w:rsidR="006A6872" w:rsidRPr="00A92DD6" w:rsidRDefault="006A6872" w:rsidP="00712BA1">
            <w:pPr>
              <w:pStyle w:val="TableParagraph"/>
              <w:spacing w:before="0"/>
              <w:jc w:val="center"/>
              <w:rPr>
                <w:rFonts w:ascii="Times New Roman"/>
                <w:sz w:val="18"/>
              </w:rPr>
            </w:pPr>
          </w:p>
        </w:tc>
        <w:tc>
          <w:tcPr>
            <w:tcW w:w="1147" w:type="dxa"/>
          </w:tcPr>
          <w:p w14:paraId="3184C59A" w14:textId="77777777" w:rsidR="006A6872" w:rsidRPr="00A92DD6" w:rsidRDefault="00270EC8">
            <w:pPr>
              <w:pStyle w:val="TableParagraph"/>
              <w:spacing w:before="23" w:line="218" w:lineRule="exact"/>
              <w:ind w:left="35" w:right="27"/>
              <w:jc w:val="center"/>
              <w:rPr>
                <w:sz w:val="18"/>
              </w:rPr>
            </w:pPr>
            <w:r w:rsidRPr="00A92DD6">
              <w:rPr>
                <w:spacing w:val="-10"/>
                <w:sz w:val="18"/>
              </w:rPr>
              <w:t>√</w:t>
            </w:r>
          </w:p>
        </w:tc>
      </w:tr>
    </w:tbl>
    <w:p w14:paraId="3184C59D" w14:textId="77777777" w:rsidR="006A6872" w:rsidRPr="009B6B04" w:rsidRDefault="00270EC8" w:rsidP="009B6B04">
      <w:pPr>
        <w:pStyle w:val="Titre3"/>
        <w:numPr>
          <w:ilvl w:val="0"/>
          <w:numId w:val="57"/>
        </w:numPr>
        <w:spacing w:before="240"/>
        <w:ind w:left="782" w:hanging="357"/>
        <w:rPr>
          <w:rFonts w:asciiTheme="minorHAnsi" w:hAnsiTheme="minorHAnsi" w:cstheme="minorHAnsi"/>
          <w:b/>
          <w:bCs/>
          <w:color w:val="auto"/>
          <w:sz w:val="20"/>
          <w:szCs w:val="20"/>
        </w:rPr>
      </w:pPr>
      <w:r w:rsidRPr="00A92DD6">
        <w:rPr>
          <w:rFonts w:asciiTheme="minorHAnsi" w:hAnsiTheme="minorHAnsi" w:cstheme="minorHAnsi"/>
          <w:b/>
          <w:bCs/>
          <w:color w:val="auto"/>
          <w:sz w:val="20"/>
          <w:szCs w:val="20"/>
        </w:rPr>
        <w:t xml:space="preserve">Major Incident </w:t>
      </w:r>
      <w:r w:rsidR="002A5980" w:rsidRPr="00A92DD6">
        <w:rPr>
          <w:rFonts w:asciiTheme="minorHAnsi" w:hAnsiTheme="minorHAnsi" w:cstheme="minorHAnsi"/>
          <w:b/>
          <w:bCs/>
          <w:color w:val="auto"/>
          <w:sz w:val="20"/>
          <w:szCs w:val="20"/>
        </w:rPr>
        <w:t xml:space="preserve">and </w:t>
      </w:r>
      <w:r w:rsidR="00082C22" w:rsidRPr="00A92DD6">
        <w:rPr>
          <w:rFonts w:asciiTheme="minorHAnsi" w:hAnsiTheme="minorHAnsi" w:cstheme="minorHAnsi"/>
          <w:b/>
          <w:bCs/>
          <w:color w:val="auto"/>
          <w:sz w:val="20"/>
          <w:szCs w:val="20"/>
        </w:rPr>
        <w:t xml:space="preserve">Google Platform Cybersecurity Incident </w:t>
      </w:r>
      <w:r w:rsidRPr="00A92DD6">
        <w:rPr>
          <w:rFonts w:asciiTheme="minorHAnsi" w:hAnsiTheme="minorHAnsi" w:cstheme="minorHAnsi"/>
          <w:b/>
          <w:bCs/>
          <w:color w:val="auto"/>
          <w:sz w:val="20"/>
          <w:szCs w:val="20"/>
        </w:rPr>
        <w:t>Management</w:t>
      </w:r>
    </w:p>
    <w:tbl>
      <w:tblPr>
        <w:tblStyle w:val="TableNormal1"/>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91"/>
        <w:gridCol w:w="1335"/>
        <w:gridCol w:w="1147"/>
      </w:tblGrid>
      <w:tr w:rsidR="00CD4B8E" w:rsidRPr="00A92DD6" w14:paraId="3184C5A0" w14:textId="77777777" w:rsidTr="00787C5F">
        <w:trPr>
          <w:trHeight w:val="340"/>
        </w:trPr>
        <w:tc>
          <w:tcPr>
            <w:tcW w:w="6891" w:type="dxa"/>
            <w:shd w:val="clear" w:color="auto" w:fill="D9D9D9" w:themeFill="background1" w:themeFillShade="D9"/>
          </w:tcPr>
          <w:p w14:paraId="3184C59E" w14:textId="1FD40DA8" w:rsidR="006A6872" w:rsidRPr="00A92DD6" w:rsidRDefault="004714B6">
            <w:pPr>
              <w:pStyle w:val="TableParagraph"/>
              <w:spacing w:before="63"/>
              <w:ind w:left="11" w:right="4"/>
              <w:jc w:val="center"/>
              <w:rPr>
                <w:b/>
                <w:sz w:val="18"/>
              </w:rPr>
            </w:pPr>
            <w:r w:rsidRPr="00A92DD6">
              <w:rPr>
                <w:b/>
                <w:spacing w:val="-2"/>
                <w:sz w:val="18"/>
              </w:rPr>
              <w:t>Activities</w:t>
            </w:r>
          </w:p>
        </w:tc>
        <w:tc>
          <w:tcPr>
            <w:tcW w:w="2482" w:type="dxa"/>
            <w:gridSpan w:val="2"/>
            <w:shd w:val="clear" w:color="auto" w:fill="D9D9D9" w:themeFill="background1" w:themeFillShade="D9"/>
          </w:tcPr>
          <w:p w14:paraId="3184C59F" w14:textId="77777777" w:rsidR="006A6872" w:rsidRPr="00A92DD6" w:rsidRDefault="00270EC8">
            <w:pPr>
              <w:pStyle w:val="TableParagraph"/>
              <w:spacing w:before="63"/>
              <w:ind w:left="799"/>
              <w:rPr>
                <w:b/>
                <w:sz w:val="18"/>
              </w:rPr>
            </w:pPr>
            <w:r w:rsidRPr="00A92DD6">
              <w:rPr>
                <w:b/>
                <w:spacing w:val="-2"/>
                <w:sz w:val="18"/>
              </w:rPr>
              <w:t>Responsible</w:t>
            </w:r>
          </w:p>
        </w:tc>
      </w:tr>
      <w:tr w:rsidR="00CD4B8E" w:rsidRPr="00A92DD6" w14:paraId="3184C5A4" w14:textId="77777777">
        <w:trPr>
          <w:trHeight w:val="340"/>
        </w:trPr>
        <w:tc>
          <w:tcPr>
            <w:tcW w:w="6891" w:type="dxa"/>
          </w:tcPr>
          <w:p w14:paraId="3184C5A1" w14:textId="77777777" w:rsidR="006A6872" w:rsidRPr="00A92DD6" w:rsidRDefault="006A6872">
            <w:pPr>
              <w:pStyle w:val="TableParagraph"/>
              <w:spacing w:before="0"/>
              <w:rPr>
                <w:rFonts w:ascii="Times New Roman"/>
                <w:sz w:val="18"/>
              </w:rPr>
            </w:pPr>
          </w:p>
        </w:tc>
        <w:tc>
          <w:tcPr>
            <w:tcW w:w="1335" w:type="dxa"/>
          </w:tcPr>
          <w:p w14:paraId="3184C5A2" w14:textId="77777777" w:rsidR="006A6872" w:rsidRPr="00A92DD6" w:rsidRDefault="00270EC8">
            <w:pPr>
              <w:pStyle w:val="TableParagraph"/>
              <w:spacing w:before="61"/>
              <w:ind w:left="9"/>
              <w:jc w:val="center"/>
              <w:rPr>
                <w:b/>
                <w:sz w:val="18"/>
              </w:rPr>
            </w:pPr>
            <w:r w:rsidRPr="00A92DD6">
              <w:rPr>
                <w:b/>
                <w:spacing w:val="-2"/>
                <w:sz w:val="18"/>
              </w:rPr>
              <w:t>Client</w:t>
            </w:r>
          </w:p>
        </w:tc>
        <w:tc>
          <w:tcPr>
            <w:tcW w:w="1147" w:type="dxa"/>
          </w:tcPr>
          <w:p w14:paraId="3184C5A3" w14:textId="77777777" w:rsidR="006A6872" w:rsidRPr="00A92DD6" w:rsidRDefault="00270EC8">
            <w:pPr>
              <w:pStyle w:val="TableParagraph"/>
              <w:spacing w:before="61"/>
              <w:ind w:left="34" w:right="27"/>
              <w:jc w:val="center"/>
              <w:rPr>
                <w:b/>
                <w:sz w:val="18"/>
              </w:rPr>
            </w:pPr>
            <w:r w:rsidRPr="00A92DD6">
              <w:rPr>
                <w:b/>
                <w:spacing w:val="-2"/>
                <w:sz w:val="18"/>
              </w:rPr>
              <w:t>Supplier</w:t>
            </w:r>
          </w:p>
        </w:tc>
      </w:tr>
      <w:tr w:rsidR="00C866F9" w:rsidRPr="00A92DD6" w14:paraId="401FB2F6" w14:textId="77777777">
        <w:trPr>
          <w:trHeight w:val="261"/>
          <w:ins w:id="1735" w:author="Vincent Boisclair" w:date="2025-10-22T08:59:00Z"/>
        </w:trPr>
        <w:tc>
          <w:tcPr>
            <w:tcW w:w="6891" w:type="dxa"/>
          </w:tcPr>
          <w:p w14:paraId="44F707F5" w14:textId="2266E1F7" w:rsidR="00C866F9" w:rsidRPr="00A92DD6" w:rsidRDefault="00C866F9">
            <w:pPr>
              <w:pStyle w:val="TableParagraph"/>
              <w:ind w:left="107"/>
              <w:rPr>
                <w:ins w:id="1736" w:author="Vincent Boisclair" w:date="2025-10-22T08:59:00Z" w16du:dateUtc="2025-10-22T12:59:00Z"/>
                <w:sz w:val="18"/>
              </w:rPr>
            </w:pPr>
            <w:ins w:id="1737" w:author="Vincent Boisclair" w:date="2025-10-22T08:59:00Z" w16du:dateUtc="2025-10-22T12:59:00Z">
              <w:r>
                <w:rPr>
                  <w:sz w:val="18"/>
                </w:rPr>
                <w:t>Categorize an incident as a Major Incident affecting the Google Platform</w:t>
              </w:r>
            </w:ins>
          </w:p>
        </w:tc>
        <w:tc>
          <w:tcPr>
            <w:tcW w:w="1335" w:type="dxa"/>
          </w:tcPr>
          <w:p w14:paraId="53F90FDA" w14:textId="77777777" w:rsidR="00C866F9" w:rsidRPr="00A92DD6" w:rsidRDefault="00C866F9">
            <w:pPr>
              <w:pStyle w:val="TableParagraph"/>
              <w:spacing w:before="0"/>
              <w:jc w:val="center"/>
              <w:rPr>
                <w:ins w:id="1738" w:author="Vincent Boisclair" w:date="2025-10-22T08:59:00Z" w16du:dateUtc="2025-10-22T12:59:00Z"/>
                <w:rFonts w:ascii="Times New Roman"/>
                <w:sz w:val="18"/>
              </w:rPr>
            </w:pPr>
          </w:p>
        </w:tc>
        <w:tc>
          <w:tcPr>
            <w:tcW w:w="1147" w:type="dxa"/>
          </w:tcPr>
          <w:p w14:paraId="14E213D6" w14:textId="77777777" w:rsidR="00C866F9" w:rsidRPr="00A92DD6" w:rsidRDefault="00C866F9">
            <w:pPr>
              <w:pStyle w:val="TableParagraph"/>
              <w:ind w:left="35" w:right="27"/>
              <w:jc w:val="center"/>
              <w:rPr>
                <w:ins w:id="1739" w:author="Vincent Boisclair" w:date="2025-10-22T08:59:00Z" w16du:dateUtc="2025-10-22T12:59:00Z"/>
                <w:spacing w:val="-10"/>
                <w:sz w:val="18"/>
              </w:rPr>
            </w:pPr>
            <w:ins w:id="1740" w:author="Vincent Boisclair" w:date="2025-10-22T08:59:00Z" w16du:dateUtc="2025-10-22T12:59:00Z">
              <w:r w:rsidRPr="00A92DD6">
                <w:rPr>
                  <w:spacing w:val="-10"/>
                  <w:sz w:val="18"/>
                </w:rPr>
                <w:t>√</w:t>
              </w:r>
            </w:ins>
          </w:p>
        </w:tc>
      </w:tr>
      <w:tr w:rsidR="00CD4B8E" w:rsidRPr="00A92DD6" w14:paraId="3184C5A8" w14:textId="77777777">
        <w:trPr>
          <w:trHeight w:val="258"/>
        </w:trPr>
        <w:tc>
          <w:tcPr>
            <w:tcW w:w="6891" w:type="dxa"/>
          </w:tcPr>
          <w:p w14:paraId="3184C5A5" w14:textId="4F52A5BE" w:rsidR="006A6872" w:rsidRPr="00E87E52" w:rsidRDefault="00270EC8">
            <w:pPr>
              <w:pStyle w:val="TableParagraph"/>
              <w:spacing w:line="218" w:lineRule="exact"/>
              <w:ind w:left="107"/>
              <w:rPr>
                <w:sz w:val="18"/>
              </w:rPr>
            </w:pPr>
            <w:r w:rsidRPr="00E87E52">
              <w:rPr>
                <w:sz w:val="18"/>
              </w:rPr>
              <w:t xml:space="preserve">Notify </w:t>
            </w:r>
            <w:r w:rsidR="00E105CB" w:rsidRPr="00E87E52">
              <w:rPr>
                <w:sz w:val="18"/>
              </w:rPr>
              <w:t>Client</w:t>
            </w:r>
            <w:r w:rsidRPr="00E87E52">
              <w:rPr>
                <w:sz w:val="18"/>
              </w:rPr>
              <w:t xml:space="preserve"> of</w:t>
            </w:r>
            <w:r w:rsidRPr="00E87E52">
              <w:rPr>
                <w:spacing w:val="-2"/>
                <w:sz w:val="18"/>
              </w:rPr>
              <w:t xml:space="preserve"> </w:t>
            </w:r>
            <w:r w:rsidRPr="00E87E52">
              <w:rPr>
                <w:sz w:val="18"/>
              </w:rPr>
              <w:t>a</w:t>
            </w:r>
            <w:r w:rsidRPr="00E87E52">
              <w:rPr>
                <w:spacing w:val="-2"/>
                <w:sz w:val="18"/>
              </w:rPr>
              <w:t xml:space="preserve"> </w:t>
            </w:r>
            <w:ins w:id="1741" w:author="Vincent Boisclair" w:date="2025-10-22T08:57:00Z" w16du:dateUtc="2025-10-22T12:57:00Z">
              <w:r w:rsidR="00EF2311" w:rsidRPr="00E87E52">
                <w:rPr>
                  <w:sz w:val="18"/>
                </w:rPr>
                <w:t>Major</w:t>
              </w:r>
              <w:r w:rsidR="00EF2311" w:rsidRPr="00E87E52">
                <w:rPr>
                  <w:spacing w:val="-2"/>
                  <w:sz w:val="18"/>
                </w:rPr>
                <w:t xml:space="preserve"> </w:t>
              </w:r>
              <w:r w:rsidR="00EF2311" w:rsidRPr="00E87E52">
                <w:rPr>
                  <w:sz w:val="18"/>
                </w:rPr>
                <w:t xml:space="preserve">Incident or </w:t>
              </w:r>
            </w:ins>
            <w:r w:rsidR="00B82548" w:rsidRPr="00E87E52">
              <w:rPr>
                <w:sz w:val="18"/>
              </w:rPr>
              <w:t>Google Platform Cybersecurity Incident</w:t>
            </w:r>
            <w:r w:rsidR="00E1674D" w:rsidRPr="00E87E52">
              <w:rPr>
                <w:sz w:val="18"/>
              </w:rPr>
              <w:t xml:space="preserve"> </w:t>
            </w:r>
            <w:ins w:id="1742" w:author="iA" w:date="2025-10-14T14:20:00Z" w16du:dateUtc="2025-10-14T18:20:00Z">
              <w:del w:id="1743" w:author="Vincent Boisclair" w:date="2025-10-22T08:58:00Z" w16du:dateUtc="2025-10-22T12:58:00Z">
                <w:r w:rsidR="00E1674D" w:rsidRPr="00E87E52" w:rsidDel="00EF2311">
                  <w:rPr>
                    <w:sz w:val="18"/>
                  </w:rPr>
                  <w:delText>or</w:delText>
                </w:r>
                <w:r w:rsidR="00B82548" w:rsidRPr="00E87E52" w:rsidDel="00EF2311">
                  <w:rPr>
                    <w:sz w:val="18"/>
                  </w:rPr>
                  <w:delText xml:space="preserve"> </w:delText>
                </w:r>
              </w:del>
            </w:ins>
            <w:del w:id="1744" w:author="Vincent Boisclair" w:date="2025-10-22T08:57:00Z" w16du:dateUtc="2025-10-22T12:57:00Z">
              <w:r w:rsidR="00387A96" w:rsidRPr="00E87E52" w:rsidDel="00EF2311">
                <w:rPr>
                  <w:sz w:val="18"/>
                </w:rPr>
                <w:delText>M</w:delText>
              </w:r>
              <w:r w:rsidRPr="00E87E52" w:rsidDel="00EF2311">
                <w:rPr>
                  <w:sz w:val="18"/>
                </w:rPr>
                <w:delText>ajor</w:delText>
              </w:r>
              <w:r w:rsidRPr="00E87E52" w:rsidDel="00EF2311">
                <w:rPr>
                  <w:spacing w:val="-2"/>
                  <w:sz w:val="18"/>
                </w:rPr>
                <w:delText xml:space="preserve"> </w:delText>
              </w:r>
              <w:r w:rsidR="00387A96" w:rsidRPr="00E87E52" w:rsidDel="00EF2311">
                <w:rPr>
                  <w:sz w:val="18"/>
                </w:rPr>
                <w:delText>I</w:delText>
              </w:r>
              <w:r w:rsidRPr="00E87E52" w:rsidDel="00EF2311">
                <w:rPr>
                  <w:sz w:val="18"/>
                </w:rPr>
                <w:delText xml:space="preserve">ncident </w:delText>
              </w:r>
            </w:del>
            <w:r w:rsidR="00C20214" w:rsidRPr="00E87E52">
              <w:rPr>
                <w:sz w:val="18"/>
              </w:rPr>
              <w:t xml:space="preserve">affecting the </w:t>
            </w:r>
            <w:r w:rsidR="003B010A" w:rsidRPr="00E87E52">
              <w:rPr>
                <w:sz w:val="18"/>
              </w:rPr>
              <w:t xml:space="preserve">Google </w:t>
            </w:r>
            <w:ins w:id="1745" w:author="iA" w:date="2025-10-14T14:20:00Z" w16du:dateUtc="2025-10-14T18:20:00Z">
              <w:del w:id="1746" w:author="Vincent Boisclair" w:date="2025-10-22T08:58:00Z" w16du:dateUtc="2025-10-22T12:58:00Z">
                <w:r w:rsidR="003B010A" w:rsidRPr="00E87E52" w:rsidDel="002E2925">
                  <w:rPr>
                    <w:sz w:val="18"/>
                  </w:rPr>
                  <w:delText xml:space="preserve">Cloud </w:delText>
                </w:r>
              </w:del>
            </w:ins>
            <w:r w:rsidR="003B010A" w:rsidRPr="00E87E52">
              <w:rPr>
                <w:sz w:val="18"/>
              </w:rPr>
              <w:t>Platform</w:t>
            </w:r>
          </w:p>
        </w:tc>
        <w:tc>
          <w:tcPr>
            <w:tcW w:w="1335" w:type="dxa"/>
          </w:tcPr>
          <w:p w14:paraId="3184C5A6" w14:textId="77777777" w:rsidR="006A6872" w:rsidRPr="005954F0" w:rsidRDefault="00270EC8">
            <w:pPr>
              <w:pStyle w:val="TableParagraph"/>
              <w:spacing w:line="218" w:lineRule="exact"/>
              <w:ind w:left="9" w:right="1"/>
              <w:jc w:val="center"/>
              <w:rPr>
                <w:spacing w:val="-10"/>
                <w:sz w:val="18"/>
              </w:rPr>
            </w:pPr>
            <w:commentRangeStart w:id="1747"/>
            <w:commentRangeStart w:id="1748"/>
            <w:del w:id="1749" w:author="iA" w:date="2025-10-14T14:20:00Z" w16du:dateUtc="2025-10-14T18:20:00Z">
              <w:r w:rsidRPr="00A92DD6">
                <w:rPr>
                  <w:spacing w:val="-10"/>
                  <w:sz w:val="18"/>
                </w:rPr>
                <w:delText>√</w:delText>
              </w:r>
            </w:del>
          </w:p>
        </w:tc>
        <w:tc>
          <w:tcPr>
            <w:tcW w:w="1147" w:type="dxa"/>
          </w:tcPr>
          <w:p w14:paraId="3184C5A7" w14:textId="045A282A" w:rsidR="006A6872" w:rsidRPr="00A92DD6" w:rsidRDefault="00E105CB" w:rsidP="00712BA1">
            <w:pPr>
              <w:pStyle w:val="TableParagraph"/>
              <w:spacing w:before="0"/>
              <w:jc w:val="center"/>
              <w:rPr>
                <w:rFonts w:ascii="Times New Roman"/>
                <w:sz w:val="18"/>
              </w:rPr>
            </w:pPr>
            <w:ins w:id="1750" w:author="iA" w:date="2025-10-14T14:20:00Z" w16du:dateUtc="2025-10-14T18:20:00Z">
              <w:r w:rsidRPr="00A92DD6">
                <w:rPr>
                  <w:spacing w:val="-10"/>
                  <w:sz w:val="18"/>
                </w:rPr>
                <w:t>√</w:t>
              </w:r>
            </w:ins>
            <w:commentRangeEnd w:id="1747"/>
            <w:r w:rsidR="004D492C" w:rsidRPr="00A92DD6">
              <w:rPr>
                <w:rStyle w:val="Marquedecommentaire"/>
                <w:rFonts w:ascii="Times New Roman"/>
                <w:sz w:val="18"/>
                <w:szCs w:val="22"/>
              </w:rPr>
              <w:commentReference w:id="1747"/>
            </w:r>
            <w:commentRangeEnd w:id="1748"/>
            <w:r w:rsidR="00F95F03" w:rsidRPr="00A92DD6">
              <w:rPr>
                <w:rStyle w:val="Marquedecommentaire"/>
                <w:rFonts w:ascii="Times New Roman"/>
                <w:sz w:val="18"/>
                <w:szCs w:val="22"/>
              </w:rPr>
              <w:commentReference w:id="1748"/>
            </w:r>
          </w:p>
        </w:tc>
      </w:tr>
      <w:tr w:rsidR="0085035D" w:rsidRPr="00A92DD6" w14:paraId="3184C5AC" w14:textId="77777777">
        <w:trPr>
          <w:trHeight w:val="261"/>
        </w:trPr>
        <w:tc>
          <w:tcPr>
            <w:tcW w:w="6891" w:type="dxa"/>
          </w:tcPr>
          <w:p w14:paraId="3184C5A9" w14:textId="07A620B9" w:rsidR="0085035D" w:rsidRPr="00A92DD6" w:rsidRDefault="0085035D" w:rsidP="0085035D">
            <w:pPr>
              <w:pStyle w:val="TableParagraph"/>
              <w:ind w:left="107"/>
              <w:rPr>
                <w:sz w:val="18"/>
              </w:rPr>
            </w:pPr>
            <w:r w:rsidRPr="00A92DD6">
              <w:rPr>
                <w:sz w:val="18"/>
              </w:rPr>
              <w:t>Assign</w:t>
            </w:r>
            <w:r w:rsidRPr="00A92DD6">
              <w:rPr>
                <w:spacing w:val="-6"/>
                <w:sz w:val="18"/>
              </w:rPr>
              <w:t xml:space="preserve"> </w:t>
            </w:r>
            <w:r w:rsidRPr="00A92DD6">
              <w:rPr>
                <w:spacing w:val="-3"/>
                <w:sz w:val="18"/>
              </w:rPr>
              <w:t>M</w:t>
            </w:r>
            <w:r w:rsidRPr="00A92DD6">
              <w:rPr>
                <w:sz w:val="18"/>
              </w:rPr>
              <w:t>ajor Incident</w:t>
            </w:r>
            <w:r w:rsidRPr="00A92DD6">
              <w:rPr>
                <w:spacing w:val="-3"/>
                <w:sz w:val="18"/>
              </w:rPr>
              <w:t xml:space="preserve"> </w:t>
            </w:r>
            <w:r w:rsidRPr="00A92DD6">
              <w:rPr>
                <w:sz w:val="18"/>
              </w:rPr>
              <w:t>Manager</w:t>
            </w:r>
            <w:r w:rsidRPr="00A92DD6">
              <w:rPr>
                <w:spacing w:val="-3"/>
                <w:sz w:val="18"/>
              </w:rPr>
              <w:t xml:space="preserve"> </w:t>
            </w:r>
            <w:r w:rsidRPr="00A92DD6">
              <w:rPr>
                <w:sz w:val="18"/>
              </w:rPr>
              <w:t>for</w:t>
            </w:r>
            <w:r w:rsidRPr="00A92DD6">
              <w:rPr>
                <w:spacing w:val="-1"/>
                <w:sz w:val="18"/>
              </w:rPr>
              <w:t xml:space="preserve"> </w:t>
            </w:r>
            <w:del w:id="1751" w:author="Vincent Boisclair" w:date="2025-12-10T16:25:00Z" w16du:dateUtc="2025-12-10T21:25:00Z">
              <w:r w:rsidRPr="00A92DD6" w:rsidDel="00FB56BA">
                <w:rPr>
                  <w:sz w:val="18"/>
                </w:rPr>
                <w:delText>infrastructure</w:delText>
              </w:r>
            </w:del>
            <w:ins w:id="1752" w:author="iA" w:date="2025-10-14T14:20:00Z" w16du:dateUtc="2025-10-14T18:20:00Z">
              <w:del w:id="1753" w:author="Vincent Boisclair" w:date="2025-12-10T16:25:00Z" w16du:dateUtc="2025-12-10T21:25:00Z">
                <w:r w:rsidRPr="00A92DD6" w:rsidDel="00FB56BA">
                  <w:rPr>
                    <w:spacing w:val="-3"/>
                    <w:sz w:val="18"/>
                  </w:rPr>
                  <w:delText xml:space="preserve"> or</w:delText>
                </w:r>
              </w:del>
            </w:ins>
            <w:del w:id="1754" w:author="Vincent Boisclair" w:date="2025-12-10T16:25:00Z" w16du:dateUtc="2025-12-10T21:25:00Z">
              <w:r w:rsidRPr="00A92DD6" w:rsidDel="00FB56BA">
                <w:rPr>
                  <w:sz w:val="18"/>
                </w:rPr>
                <w:delText>,</w:delText>
              </w:r>
              <w:r w:rsidRPr="00A92DD6" w:rsidDel="00FB56BA">
                <w:rPr>
                  <w:spacing w:val="-3"/>
                  <w:sz w:val="18"/>
                </w:rPr>
                <w:delText xml:space="preserve"> </w:delText>
              </w:r>
              <w:r w:rsidRPr="00A92DD6" w:rsidDel="00FB56BA">
                <w:rPr>
                  <w:sz w:val="18"/>
                </w:rPr>
                <w:delText>cloud,</w:delText>
              </w:r>
              <w:r w:rsidRPr="00A92DD6" w:rsidDel="00FB56BA">
                <w:rPr>
                  <w:spacing w:val="-3"/>
                  <w:sz w:val="18"/>
                </w:rPr>
                <w:delText xml:space="preserve"> </w:delText>
              </w:r>
              <w:r w:rsidRPr="00A92DD6" w:rsidDel="00FB56BA">
                <w:rPr>
                  <w:sz w:val="18"/>
                </w:rPr>
                <w:delText>or</w:delText>
              </w:r>
              <w:r w:rsidRPr="00A92DD6" w:rsidDel="00FB56BA">
                <w:rPr>
                  <w:spacing w:val="-2"/>
                  <w:sz w:val="18"/>
                </w:rPr>
                <w:delText xml:space="preserve"> </w:delText>
              </w:r>
              <w:r w:rsidRPr="00A92DD6" w:rsidDel="00FB56BA">
                <w:rPr>
                  <w:sz w:val="18"/>
                </w:rPr>
                <w:delText>security</w:delText>
              </w:r>
              <w:r w:rsidRPr="00A92DD6" w:rsidDel="00FB56BA">
                <w:rPr>
                  <w:spacing w:val="-1"/>
                  <w:sz w:val="18"/>
                </w:rPr>
                <w:delText xml:space="preserve"> </w:delText>
              </w:r>
              <w:r w:rsidRPr="00A92DD6" w:rsidDel="00FB56BA">
                <w:rPr>
                  <w:sz w:val="18"/>
                </w:rPr>
                <w:delText>related</w:delText>
              </w:r>
            </w:del>
            <w:ins w:id="1755" w:author="Vincent Boisclair" w:date="2025-12-10T16:25:00Z" w16du:dateUtc="2025-12-10T21:25:00Z">
              <w:r w:rsidR="00FB56BA">
                <w:rPr>
                  <w:sz w:val="18"/>
                </w:rPr>
                <w:t>Google Platform</w:t>
              </w:r>
            </w:ins>
            <w:r w:rsidRPr="005954F0">
              <w:rPr>
                <w:spacing w:val="-2"/>
                <w:sz w:val="18"/>
              </w:rPr>
              <w:t xml:space="preserve"> </w:t>
            </w:r>
            <w:r w:rsidRPr="00A92DD6">
              <w:rPr>
                <w:spacing w:val="-2"/>
                <w:sz w:val="18"/>
              </w:rPr>
              <w:t>incident</w:t>
            </w:r>
          </w:p>
        </w:tc>
        <w:tc>
          <w:tcPr>
            <w:tcW w:w="1335" w:type="dxa"/>
          </w:tcPr>
          <w:p w14:paraId="3184C5AA" w14:textId="77777777" w:rsidR="0085035D" w:rsidRPr="00A92DD6" w:rsidRDefault="0085035D" w:rsidP="0085035D">
            <w:pPr>
              <w:pStyle w:val="TableParagraph"/>
              <w:spacing w:before="0"/>
              <w:jc w:val="center"/>
              <w:rPr>
                <w:rFonts w:ascii="Times New Roman"/>
                <w:sz w:val="18"/>
              </w:rPr>
            </w:pPr>
          </w:p>
        </w:tc>
        <w:tc>
          <w:tcPr>
            <w:tcW w:w="1147" w:type="dxa"/>
          </w:tcPr>
          <w:p w14:paraId="3184C5AB" w14:textId="77777777" w:rsidR="0085035D" w:rsidRPr="00A92DD6" w:rsidRDefault="0085035D" w:rsidP="0085035D">
            <w:pPr>
              <w:pStyle w:val="TableParagraph"/>
              <w:ind w:left="35" w:right="27"/>
              <w:jc w:val="center"/>
              <w:rPr>
                <w:sz w:val="18"/>
              </w:rPr>
            </w:pPr>
            <w:r w:rsidRPr="00A92DD6">
              <w:rPr>
                <w:spacing w:val="-10"/>
                <w:sz w:val="18"/>
              </w:rPr>
              <w:t>√</w:t>
            </w:r>
          </w:p>
        </w:tc>
      </w:tr>
      <w:tr w:rsidR="0085035D" w:rsidRPr="00A92DD6" w14:paraId="3184C5B0" w14:textId="77777777">
        <w:trPr>
          <w:trHeight w:val="258"/>
        </w:trPr>
        <w:tc>
          <w:tcPr>
            <w:tcW w:w="6891" w:type="dxa"/>
          </w:tcPr>
          <w:p w14:paraId="3184C5AD" w14:textId="7E703EC8" w:rsidR="0085035D" w:rsidRPr="00A92DD6" w:rsidRDefault="0085035D" w:rsidP="0085035D">
            <w:pPr>
              <w:pStyle w:val="TableParagraph"/>
              <w:spacing w:line="218" w:lineRule="exact"/>
              <w:ind w:left="107"/>
              <w:rPr>
                <w:sz w:val="18"/>
                <w:szCs w:val="18"/>
              </w:rPr>
            </w:pPr>
            <w:r w:rsidRPr="00A92DD6">
              <w:rPr>
                <w:sz w:val="18"/>
                <w:szCs w:val="18"/>
              </w:rPr>
              <w:t>Assign</w:t>
            </w:r>
            <w:r w:rsidRPr="00A92DD6">
              <w:rPr>
                <w:spacing w:val="-5"/>
                <w:sz w:val="18"/>
                <w:szCs w:val="18"/>
              </w:rPr>
              <w:t xml:space="preserve"> </w:t>
            </w:r>
            <w:r w:rsidRPr="00A92DD6">
              <w:rPr>
                <w:spacing w:val="-3"/>
                <w:sz w:val="18"/>
              </w:rPr>
              <w:t>M</w:t>
            </w:r>
            <w:r w:rsidRPr="00A92DD6">
              <w:rPr>
                <w:sz w:val="18"/>
              </w:rPr>
              <w:t>ajor Incident</w:t>
            </w:r>
            <w:r w:rsidRPr="00A92DD6">
              <w:rPr>
                <w:spacing w:val="-3"/>
                <w:sz w:val="18"/>
              </w:rPr>
              <w:t xml:space="preserve"> </w:t>
            </w:r>
            <w:r w:rsidRPr="00A92DD6">
              <w:rPr>
                <w:sz w:val="18"/>
              </w:rPr>
              <w:t>Manager</w:t>
            </w:r>
            <w:r w:rsidRPr="00A92DD6">
              <w:rPr>
                <w:spacing w:val="-3"/>
                <w:sz w:val="18"/>
              </w:rPr>
              <w:t xml:space="preserve"> </w:t>
            </w:r>
            <w:r w:rsidRPr="005954F0">
              <w:rPr>
                <w:spacing w:val="-3"/>
                <w:sz w:val="18"/>
              </w:rPr>
              <w:t xml:space="preserve">for </w:t>
            </w:r>
            <w:r w:rsidRPr="00DF576E">
              <w:rPr>
                <w:sz w:val="18"/>
                <w:szCs w:val="18"/>
              </w:rPr>
              <w:t>Client</w:t>
            </w:r>
            <w:r w:rsidRPr="00DF576E">
              <w:rPr>
                <w:spacing w:val="-2"/>
                <w:sz w:val="18"/>
                <w:szCs w:val="18"/>
              </w:rPr>
              <w:t>-</w:t>
            </w:r>
            <w:r w:rsidRPr="00DF576E">
              <w:rPr>
                <w:sz w:val="18"/>
                <w:szCs w:val="18"/>
              </w:rPr>
              <w:t>Managed</w:t>
            </w:r>
            <w:r w:rsidRPr="00DF576E">
              <w:rPr>
                <w:spacing w:val="-3"/>
                <w:sz w:val="18"/>
                <w:szCs w:val="18"/>
              </w:rPr>
              <w:t xml:space="preserve"> </w:t>
            </w:r>
            <w:r w:rsidRPr="00DF576E">
              <w:rPr>
                <w:sz w:val="18"/>
                <w:szCs w:val="18"/>
              </w:rPr>
              <w:t>System</w:t>
            </w:r>
            <w:r w:rsidRPr="00DF576E">
              <w:rPr>
                <w:spacing w:val="-2"/>
                <w:sz w:val="18"/>
                <w:szCs w:val="18"/>
              </w:rPr>
              <w:t xml:space="preserve"> </w:t>
            </w:r>
            <w:r w:rsidRPr="00DF576E">
              <w:rPr>
                <w:sz w:val="18"/>
                <w:szCs w:val="18"/>
              </w:rPr>
              <w:t>related</w:t>
            </w:r>
            <w:r w:rsidRPr="00DF576E">
              <w:rPr>
                <w:spacing w:val="-2"/>
                <w:sz w:val="18"/>
                <w:szCs w:val="18"/>
              </w:rPr>
              <w:t xml:space="preserve"> incident</w:t>
            </w:r>
          </w:p>
        </w:tc>
        <w:tc>
          <w:tcPr>
            <w:tcW w:w="1335" w:type="dxa"/>
          </w:tcPr>
          <w:p w14:paraId="3184C5AE" w14:textId="77777777" w:rsidR="0085035D" w:rsidRPr="00A92DD6" w:rsidRDefault="0085035D" w:rsidP="0085035D">
            <w:pPr>
              <w:pStyle w:val="TableParagraph"/>
              <w:spacing w:line="218" w:lineRule="exact"/>
              <w:ind w:left="9" w:right="1"/>
              <w:jc w:val="center"/>
              <w:rPr>
                <w:sz w:val="18"/>
              </w:rPr>
            </w:pPr>
            <w:r w:rsidRPr="00A92DD6">
              <w:rPr>
                <w:spacing w:val="-10"/>
                <w:sz w:val="18"/>
              </w:rPr>
              <w:t>√</w:t>
            </w:r>
          </w:p>
        </w:tc>
        <w:tc>
          <w:tcPr>
            <w:tcW w:w="1147" w:type="dxa"/>
          </w:tcPr>
          <w:p w14:paraId="3184C5AF" w14:textId="77777777" w:rsidR="0085035D" w:rsidRPr="00A92DD6" w:rsidRDefault="0085035D" w:rsidP="0085035D">
            <w:pPr>
              <w:pStyle w:val="TableParagraph"/>
              <w:spacing w:before="0"/>
              <w:jc w:val="center"/>
              <w:rPr>
                <w:rFonts w:ascii="Times New Roman"/>
                <w:sz w:val="18"/>
              </w:rPr>
            </w:pPr>
          </w:p>
        </w:tc>
      </w:tr>
      <w:tr w:rsidR="0085035D" w:rsidRPr="00A92DD6" w14:paraId="3184C5B4" w14:textId="77777777">
        <w:trPr>
          <w:trHeight w:val="258"/>
        </w:trPr>
        <w:tc>
          <w:tcPr>
            <w:tcW w:w="6891" w:type="dxa"/>
          </w:tcPr>
          <w:p w14:paraId="3184C5B1" w14:textId="54D1051C" w:rsidR="0085035D" w:rsidRPr="00A92DD6" w:rsidRDefault="0085035D" w:rsidP="0085035D">
            <w:pPr>
              <w:pStyle w:val="TableParagraph"/>
              <w:spacing w:line="218" w:lineRule="exact"/>
              <w:ind w:left="107"/>
              <w:rPr>
                <w:sz w:val="18"/>
              </w:rPr>
            </w:pPr>
            <w:r w:rsidRPr="00A92DD6">
              <w:rPr>
                <w:sz w:val="18"/>
              </w:rPr>
              <w:t>Start</w:t>
            </w:r>
            <w:r w:rsidRPr="00A92DD6">
              <w:rPr>
                <w:spacing w:val="-5"/>
                <w:sz w:val="18"/>
              </w:rPr>
              <w:t xml:space="preserve"> </w:t>
            </w:r>
            <w:r w:rsidRPr="00A92DD6">
              <w:rPr>
                <w:sz w:val="18"/>
              </w:rPr>
              <w:t>MI</w:t>
            </w:r>
            <w:r w:rsidRPr="00A92DD6">
              <w:rPr>
                <w:spacing w:val="-2"/>
                <w:sz w:val="18"/>
              </w:rPr>
              <w:t xml:space="preserve"> </w:t>
            </w:r>
            <w:r w:rsidRPr="00A92DD6">
              <w:rPr>
                <w:sz w:val="18"/>
              </w:rPr>
              <w:t>resolution</w:t>
            </w:r>
            <w:r w:rsidRPr="00A92DD6">
              <w:rPr>
                <w:spacing w:val="-3"/>
                <w:sz w:val="18"/>
              </w:rPr>
              <w:t xml:space="preserve"> </w:t>
            </w:r>
            <w:r w:rsidRPr="00A92DD6">
              <w:rPr>
                <w:sz w:val="18"/>
              </w:rPr>
              <w:t>bridge</w:t>
            </w:r>
            <w:r w:rsidRPr="00A92DD6">
              <w:rPr>
                <w:spacing w:val="-3"/>
                <w:sz w:val="18"/>
              </w:rPr>
              <w:t xml:space="preserve"> </w:t>
            </w:r>
            <w:r w:rsidRPr="00A92DD6">
              <w:rPr>
                <w:sz w:val="18"/>
              </w:rPr>
              <w:t>for</w:t>
            </w:r>
            <w:r w:rsidRPr="00A92DD6">
              <w:rPr>
                <w:spacing w:val="-2"/>
                <w:sz w:val="18"/>
              </w:rPr>
              <w:t xml:space="preserve"> </w:t>
            </w:r>
            <w:r w:rsidRPr="00A92DD6">
              <w:rPr>
                <w:sz w:val="18"/>
              </w:rPr>
              <w:t>infrastructure,</w:t>
            </w:r>
            <w:r w:rsidRPr="00A92DD6">
              <w:rPr>
                <w:spacing w:val="-2"/>
                <w:sz w:val="18"/>
              </w:rPr>
              <w:t xml:space="preserve"> </w:t>
            </w:r>
            <w:r w:rsidRPr="00A92DD6">
              <w:rPr>
                <w:sz w:val="18"/>
              </w:rPr>
              <w:t>cloud,</w:t>
            </w:r>
            <w:r w:rsidRPr="00A92DD6">
              <w:rPr>
                <w:spacing w:val="-2"/>
                <w:sz w:val="18"/>
              </w:rPr>
              <w:t xml:space="preserve"> </w:t>
            </w:r>
            <w:r w:rsidRPr="00A92DD6">
              <w:rPr>
                <w:sz w:val="18"/>
              </w:rPr>
              <w:t>or</w:t>
            </w:r>
            <w:r w:rsidRPr="00A92DD6">
              <w:rPr>
                <w:spacing w:val="-2"/>
                <w:sz w:val="18"/>
              </w:rPr>
              <w:t xml:space="preserve"> </w:t>
            </w:r>
            <w:r w:rsidRPr="00DF576E">
              <w:rPr>
                <w:spacing w:val="-2"/>
                <w:sz w:val="18"/>
              </w:rPr>
              <w:t>Google Platform Cyber</w:t>
            </w:r>
            <w:r w:rsidRPr="00DF576E">
              <w:rPr>
                <w:sz w:val="18"/>
              </w:rPr>
              <w:t>security</w:t>
            </w:r>
            <w:r w:rsidRPr="00DF576E">
              <w:rPr>
                <w:spacing w:val="-2"/>
                <w:sz w:val="18"/>
              </w:rPr>
              <w:t xml:space="preserve"> Incident</w:t>
            </w:r>
          </w:p>
        </w:tc>
        <w:tc>
          <w:tcPr>
            <w:tcW w:w="1335" w:type="dxa"/>
          </w:tcPr>
          <w:p w14:paraId="3184C5B2" w14:textId="77777777" w:rsidR="0085035D" w:rsidRPr="00A92DD6" w:rsidRDefault="0085035D" w:rsidP="0085035D">
            <w:pPr>
              <w:pStyle w:val="TableParagraph"/>
              <w:spacing w:before="0"/>
              <w:jc w:val="center"/>
              <w:rPr>
                <w:rFonts w:ascii="Times New Roman"/>
                <w:sz w:val="18"/>
              </w:rPr>
            </w:pPr>
          </w:p>
        </w:tc>
        <w:tc>
          <w:tcPr>
            <w:tcW w:w="1147" w:type="dxa"/>
          </w:tcPr>
          <w:p w14:paraId="3184C5B3" w14:textId="77777777" w:rsidR="0085035D" w:rsidRPr="00A92DD6" w:rsidRDefault="0085035D" w:rsidP="0085035D">
            <w:pPr>
              <w:pStyle w:val="TableParagraph"/>
              <w:spacing w:line="218" w:lineRule="exact"/>
              <w:ind w:left="35" w:right="27"/>
              <w:jc w:val="center"/>
              <w:rPr>
                <w:sz w:val="18"/>
              </w:rPr>
            </w:pPr>
            <w:r w:rsidRPr="00A92DD6">
              <w:rPr>
                <w:spacing w:val="-10"/>
                <w:sz w:val="18"/>
              </w:rPr>
              <w:t>√</w:t>
            </w:r>
          </w:p>
        </w:tc>
      </w:tr>
      <w:tr w:rsidR="0085035D" w:rsidRPr="00A92DD6" w14:paraId="3184C5B8" w14:textId="77777777">
        <w:trPr>
          <w:trHeight w:val="261"/>
        </w:trPr>
        <w:tc>
          <w:tcPr>
            <w:tcW w:w="6891" w:type="dxa"/>
          </w:tcPr>
          <w:p w14:paraId="3184C5B5" w14:textId="1D7CDE21" w:rsidR="0085035D" w:rsidRPr="00A92DD6" w:rsidRDefault="0085035D" w:rsidP="0085035D">
            <w:pPr>
              <w:pStyle w:val="TableParagraph"/>
              <w:spacing w:before="23" w:line="218" w:lineRule="exact"/>
              <w:ind w:left="107"/>
              <w:rPr>
                <w:sz w:val="18"/>
              </w:rPr>
            </w:pPr>
            <w:r w:rsidRPr="00A92DD6">
              <w:rPr>
                <w:sz w:val="18"/>
              </w:rPr>
              <w:t>Start</w:t>
            </w:r>
            <w:r w:rsidRPr="00A92DD6">
              <w:rPr>
                <w:spacing w:val="-4"/>
                <w:sz w:val="18"/>
              </w:rPr>
              <w:t xml:space="preserve"> </w:t>
            </w:r>
            <w:commentRangeStart w:id="1756"/>
            <w:commentRangeStart w:id="1757"/>
            <w:r w:rsidRPr="00A92DD6">
              <w:rPr>
                <w:sz w:val="18"/>
              </w:rPr>
              <w:t>MI</w:t>
            </w:r>
            <w:r w:rsidRPr="00A92DD6">
              <w:rPr>
                <w:spacing w:val="-2"/>
                <w:sz w:val="18"/>
              </w:rPr>
              <w:t xml:space="preserve"> </w:t>
            </w:r>
            <w:r w:rsidRPr="00A92DD6">
              <w:rPr>
                <w:sz w:val="18"/>
              </w:rPr>
              <w:t>resolution</w:t>
            </w:r>
            <w:r w:rsidRPr="00A92DD6">
              <w:rPr>
                <w:spacing w:val="-3"/>
                <w:sz w:val="18"/>
              </w:rPr>
              <w:t xml:space="preserve"> </w:t>
            </w:r>
            <w:r w:rsidRPr="00A92DD6">
              <w:rPr>
                <w:sz w:val="18"/>
              </w:rPr>
              <w:t>bridge</w:t>
            </w:r>
            <w:r w:rsidRPr="00A92DD6">
              <w:rPr>
                <w:spacing w:val="-2"/>
                <w:sz w:val="18"/>
              </w:rPr>
              <w:t xml:space="preserve"> </w:t>
            </w:r>
            <w:commentRangeEnd w:id="1756"/>
            <w:r w:rsidR="004D492C" w:rsidRPr="00A92DD6">
              <w:rPr>
                <w:rStyle w:val="Marquedecommentaire"/>
                <w:sz w:val="18"/>
                <w:szCs w:val="22"/>
              </w:rPr>
              <w:commentReference w:id="1756"/>
            </w:r>
            <w:commentRangeEnd w:id="1757"/>
            <w:r w:rsidR="00DC12C6" w:rsidRPr="00A92DD6">
              <w:rPr>
                <w:rStyle w:val="Marquedecommentaire"/>
                <w:sz w:val="18"/>
                <w:szCs w:val="22"/>
              </w:rPr>
              <w:commentReference w:id="1757"/>
            </w:r>
            <w:r w:rsidRPr="00A92DD6">
              <w:rPr>
                <w:sz w:val="18"/>
              </w:rPr>
              <w:t>for</w:t>
            </w:r>
            <w:r w:rsidRPr="00A92DD6">
              <w:rPr>
                <w:spacing w:val="-2"/>
                <w:sz w:val="18"/>
              </w:rPr>
              <w:t xml:space="preserve"> </w:t>
            </w:r>
            <w:r w:rsidRPr="00A92DD6">
              <w:rPr>
                <w:sz w:val="18"/>
              </w:rPr>
              <w:t>application</w:t>
            </w:r>
            <w:r w:rsidRPr="00A92DD6">
              <w:rPr>
                <w:spacing w:val="-3"/>
                <w:sz w:val="18"/>
              </w:rPr>
              <w:t xml:space="preserve"> </w:t>
            </w:r>
            <w:r w:rsidRPr="00A92DD6">
              <w:rPr>
                <w:sz w:val="18"/>
              </w:rPr>
              <w:t>or</w:t>
            </w:r>
            <w:r w:rsidRPr="00A92DD6">
              <w:rPr>
                <w:spacing w:val="-1"/>
                <w:sz w:val="18"/>
              </w:rPr>
              <w:t xml:space="preserve"> </w:t>
            </w:r>
            <w:r w:rsidRPr="00DF576E">
              <w:rPr>
                <w:sz w:val="18"/>
              </w:rPr>
              <w:t>Client</w:t>
            </w:r>
            <w:r w:rsidRPr="00DF576E">
              <w:rPr>
                <w:spacing w:val="-2"/>
                <w:sz w:val="18"/>
              </w:rPr>
              <w:t>-</w:t>
            </w:r>
            <w:r w:rsidRPr="00DF576E">
              <w:rPr>
                <w:sz w:val="18"/>
              </w:rPr>
              <w:t>Managed</w:t>
            </w:r>
            <w:r w:rsidRPr="00DF576E">
              <w:rPr>
                <w:spacing w:val="-3"/>
                <w:sz w:val="18"/>
              </w:rPr>
              <w:t xml:space="preserve"> </w:t>
            </w:r>
            <w:r w:rsidRPr="00DF576E">
              <w:rPr>
                <w:sz w:val="18"/>
              </w:rPr>
              <w:t>Services</w:t>
            </w:r>
            <w:r w:rsidRPr="00A92DD6">
              <w:rPr>
                <w:sz w:val="18"/>
              </w:rPr>
              <w:t xml:space="preserve"> related </w:t>
            </w:r>
            <w:r w:rsidRPr="00A92DD6">
              <w:rPr>
                <w:spacing w:val="-2"/>
                <w:sz w:val="18"/>
              </w:rPr>
              <w:t>incident</w:t>
            </w:r>
          </w:p>
        </w:tc>
        <w:tc>
          <w:tcPr>
            <w:tcW w:w="1335" w:type="dxa"/>
          </w:tcPr>
          <w:p w14:paraId="3184C5B6" w14:textId="77777777" w:rsidR="0085035D" w:rsidRPr="00A92DD6" w:rsidRDefault="0085035D" w:rsidP="0085035D">
            <w:pPr>
              <w:pStyle w:val="TableParagraph"/>
              <w:spacing w:before="23" w:line="218" w:lineRule="exact"/>
              <w:ind w:left="9" w:right="1"/>
              <w:jc w:val="center"/>
              <w:rPr>
                <w:sz w:val="18"/>
              </w:rPr>
            </w:pPr>
            <w:r w:rsidRPr="00A92DD6">
              <w:rPr>
                <w:spacing w:val="-10"/>
                <w:sz w:val="18"/>
              </w:rPr>
              <w:t>√</w:t>
            </w:r>
          </w:p>
        </w:tc>
        <w:tc>
          <w:tcPr>
            <w:tcW w:w="1147" w:type="dxa"/>
          </w:tcPr>
          <w:p w14:paraId="3184C5B7" w14:textId="77777777" w:rsidR="0085035D" w:rsidRPr="00A92DD6" w:rsidRDefault="0085035D" w:rsidP="0085035D">
            <w:pPr>
              <w:pStyle w:val="TableParagraph"/>
              <w:spacing w:before="0"/>
              <w:jc w:val="center"/>
              <w:rPr>
                <w:rFonts w:ascii="Times New Roman"/>
                <w:sz w:val="18"/>
              </w:rPr>
            </w:pPr>
          </w:p>
        </w:tc>
      </w:tr>
      <w:tr w:rsidR="0085035D" w:rsidRPr="00A92DD6" w14:paraId="3184C5BC" w14:textId="77777777">
        <w:trPr>
          <w:trHeight w:val="479"/>
        </w:trPr>
        <w:tc>
          <w:tcPr>
            <w:tcW w:w="6891" w:type="dxa"/>
          </w:tcPr>
          <w:p w14:paraId="3184C5B9" w14:textId="10EE415F" w:rsidR="0085035D" w:rsidRPr="00A92DD6" w:rsidRDefault="0085035D" w:rsidP="0085035D">
            <w:pPr>
              <w:pStyle w:val="TableParagraph"/>
              <w:spacing w:before="19" w:line="220" w:lineRule="atLeast"/>
              <w:ind w:left="107"/>
              <w:rPr>
                <w:sz w:val="18"/>
              </w:rPr>
            </w:pPr>
            <w:r w:rsidRPr="00A92DD6">
              <w:rPr>
                <w:sz w:val="18"/>
              </w:rPr>
              <w:t>MI</w:t>
            </w:r>
            <w:r w:rsidRPr="00A92DD6">
              <w:rPr>
                <w:spacing w:val="-4"/>
                <w:sz w:val="18"/>
              </w:rPr>
              <w:t xml:space="preserve"> </w:t>
            </w:r>
            <w:r w:rsidRPr="00A92DD6">
              <w:rPr>
                <w:sz w:val="18"/>
              </w:rPr>
              <w:t>communication</w:t>
            </w:r>
            <w:r w:rsidRPr="00A92DD6">
              <w:rPr>
                <w:spacing w:val="-5"/>
                <w:sz w:val="18"/>
              </w:rPr>
              <w:t xml:space="preserve"> </w:t>
            </w:r>
            <w:r w:rsidRPr="00A92DD6">
              <w:rPr>
                <w:sz w:val="18"/>
              </w:rPr>
              <w:t>to</w:t>
            </w:r>
            <w:r w:rsidRPr="00A92DD6">
              <w:rPr>
                <w:spacing w:val="-3"/>
                <w:sz w:val="18"/>
              </w:rPr>
              <w:t xml:space="preserve"> </w:t>
            </w:r>
            <w:r w:rsidRPr="00A92DD6">
              <w:rPr>
                <w:sz w:val="18"/>
              </w:rPr>
              <w:t>Client</w:t>
            </w:r>
            <w:r w:rsidRPr="00A92DD6">
              <w:rPr>
                <w:spacing w:val="-5"/>
                <w:sz w:val="18"/>
              </w:rPr>
              <w:t xml:space="preserve"> </w:t>
            </w:r>
            <w:r w:rsidRPr="00A92DD6">
              <w:rPr>
                <w:sz w:val="18"/>
              </w:rPr>
              <w:t>and</w:t>
            </w:r>
            <w:r w:rsidRPr="00A92DD6">
              <w:rPr>
                <w:spacing w:val="-3"/>
                <w:sz w:val="18"/>
              </w:rPr>
              <w:t xml:space="preserve"> </w:t>
            </w:r>
            <w:r w:rsidRPr="00A92DD6">
              <w:rPr>
                <w:sz w:val="18"/>
              </w:rPr>
              <w:t>Supplier</w:t>
            </w:r>
            <w:r w:rsidRPr="00A92DD6">
              <w:rPr>
                <w:spacing w:val="-4"/>
                <w:sz w:val="18"/>
              </w:rPr>
              <w:t xml:space="preserve"> </w:t>
            </w:r>
            <w:r w:rsidRPr="00A92DD6">
              <w:rPr>
                <w:sz w:val="18"/>
              </w:rPr>
              <w:t>stakeholders</w:t>
            </w:r>
            <w:r w:rsidRPr="00A92DD6">
              <w:rPr>
                <w:spacing w:val="-5"/>
                <w:sz w:val="18"/>
              </w:rPr>
              <w:t xml:space="preserve"> </w:t>
            </w:r>
            <w:r w:rsidRPr="00A92DD6">
              <w:rPr>
                <w:sz w:val="18"/>
              </w:rPr>
              <w:t>for</w:t>
            </w:r>
            <w:r w:rsidRPr="00A92DD6">
              <w:rPr>
                <w:spacing w:val="-4"/>
                <w:sz w:val="18"/>
              </w:rPr>
              <w:t xml:space="preserve"> </w:t>
            </w:r>
            <w:r w:rsidRPr="00A92DD6">
              <w:rPr>
                <w:sz w:val="18"/>
              </w:rPr>
              <w:t>infrastructure,</w:t>
            </w:r>
            <w:r w:rsidRPr="00A92DD6">
              <w:rPr>
                <w:spacing w:val="-4"/>
                <w:sz w:val="18"/>
              </w:rPr>
              <w:t xml:space="preserve"> </w:t>
            </w:r>
            <w:r w:rsidRPr="00A92DD6">
              <w:rPr>
                <w:sz w:val="18"/>
              </w:rPr>
              <w:t>cloud,</w:t>
            </w:r>
            <w:r w:rsidRPr="00A92DD6">
              <w:rPr>
                <w:spacing w:val="-4"/>
                <w:sz w:val="18"/>
              </w:rPr>
              <w:t xml:space="preserve"> </w:t>
            </w:r>
            <w:r w:rsidRPr="00A92DD6">
              <w:rPr>
                <w:sz w:val="18"/>
              </w:rPr>
              <w:t>or</w:t>
            </w:r>
            <w:r w:rsidRPr="00A92DD6">
              <w:rPr>
                <w:spacing w:val="-4"/>
                <w:sz w:val="18"/>
              </w:rPr>
              <w:t xml:space="preserve"> </w:t>
            </w:r>
            <w:ins w:id="1758" w:author="Vincent Boisclair" w:date="2025-10-15T08:29:00Z" w16du:dateUtc="2025-10-15T12:29:00Z">
              <w:r w:rsidRPr="00DF576E">
                <w:rPr>
                  <w:spacing w:val="-2"/>
                  <w:sz w:val="18"/>
                </w:rPr>
                <w:t>Google Platform Cyber</w:t>
              </w:r>
              <w:r w:rsidRPr="00DF576E">
                <w:rPr>
                  <w:sz w:val="18"/>
                </w:rPr>
                <w:t>security</w:t>
              </w:r>
              <w:r w:rsidRPr="00DF576E">
                <w:rPr>
                  <w:spacing w:val="-2"/>
                  <w:sz w:val="18"/>
                </w:rPr>
                <w:t xml:space="preserve"> Incident</w:t>
              </w:r>
            </w:ins>
            <w:del w:id="1759" w:author="Vincent Boisclair" w:date="2025-10-15T08:29:00Z" w16du:dateUtc="2025-10-15T12:29:00Z">
              <w:r w:rsidRPr="00DF576E" w:rsidDel="004C68F5">
                <w:rPr>
                  <w:sz w:val="18"/>
                </w:rPr>
                <w:delText>security related incident</w:delText>
              </w:r>
            </w:del>
          </w:p>
        </w:tc>
        <w:tc>
          <w:tcPr>
            <w:tcW w:w="1335" w:type="dxa"/>
          </w:tcPr>
          <w:p w14:paraId="3184C5BA" w14:textId="77777777" w:rsidR="0085035D" w:rsidRPr="00A92DD6" w:rsidRDefault="0085035D" w:rsidP="0085035D">
            <w:pPr>
              <w:pStyle w:val="TableParagraph"/>
              <w:spacing w:before="0"/>
              <w:jc w:val="center"/>
              <w:rPr>
                <w:rFonts w:ascii="Times New Roman"/>
                <w:sz w:val="18"/>
              </w:rPr>
            </w:pPr>
          </w:p>
        </w:tc>
        <w:tc>
          <w:tcPr>
            <w:tcW w:w="1147" w:type="dxa"/>
          </w:tcPr>
          <w:p w14:paraId="3184C5BB" w14:textId="77777777" w:rsidR="0085035D" w:rsidRPr="00A92DD6" w:rsidRDefault="0085035D" w:rsidP="0085035D">
            <w:pPr>
              <w:pStyle w:val="TableParagraph"/>
              <w:spacing w:before="131"/>
              <w:ind w:left="35" w:right="27"/>
              <w:jc w:val="center"/>
              <w:rPr>
                <w:sz w:val="18"/>
              </w:rPr>
            </w:pPr>
            <w:r w:rsidRPr="00A92DD6">
              <w:rPr>
                <w:spacing w:val="-10"/>
                <w:sz w:val="18"/>
              </w:rPr>
              <w:t>√</w:t>
            </w:r>
          </w:p>
        </w:tc>
      </w:tr>
      <w:tr w:rsidR="0085035D" w:rsidRPr="00A92DD6" w14:paraId="3184C5C0" w14:textId="77777777">
        <w:trPr>
          <w:trHeight w:val="479"/>
        </w:trPr>
        <w:tc>
          <w:tcPr>
            <w:tcW w:w="6891" w:type="dxa"/>
          </w:tcPr>
          <w:p w14:paraId="3184C5BD" w14:textId="72389AAD" w:rsidR="0085035D" w:rsidRPr="00A92DD6" w:rsidRDefault="0085035D" w:rsidP="0085035D">
            <w:pPr>
              <w:pStyle w:val="TableParagraph"/>
              <w:spacing w:before="19" w:line="220" w:lineRule="atLeast"/>
              <w:ind w:left="107"/>
              <w:rPr>
                <w:sz w:val="18"/>
              </w:rPr>
            </w:pPr>
            <w:r w:rsidRPr="00A92DD6">
              <w:rPr>
                <w:sz w:val="18"/>
              </w:rPr>
              <w:t>MI</w:t>
            </w:r>
            <w:r w:rsidRPr="00A92DD6">
              <w:rPr>
                <w:spacing w:val="-4"/>
                <w:sz w:val="18"/>
              </w:rPr>
              <w:t xml:space="preserve"> </w:t>
            </w:r>
            <w:r w:rsidRPr="00A92DD6">
              <w:rPr>
                <w:sz w:val="18"/>
              </w:rPr>
              <w:t>communication</w:t>
            </w:r>
            <w:r w:rsidRPr="00A92DD6">
              <w:rPr>
                <w:spacing w:val="-5"/>
                <w:sz w:val="18"/>
              </w:rPr>
              <w:t xml:space="preserve"> </w:t>
            </w:r>
            <w:r w:rsidRPr="00A92DD6">
              <w:rPr>
                <w:sz w:val="18"/>
              </w:rPr>
              <w:t>to</w:t>
            </w:r>
            <w:r w:rsidRPr="00A92DD6">
              <w:rPr>
                <w:spacing w:val="-3"/>
                <w:sz w:val="18"/>
              </w:rPr>
              <w:t xml:space="preserve"> </w:t>
            </w:r>
            <w:r w:rsidRPr="00A92DD6">
              <w:rPr>
                <w:sz w:val="18"/>
              </w:rPr>
              <w:t>Client</w:t>
            </w:r>
            <w:r w:rsidRPr="00A92DD6">
              <w:rPr>
                <w:spacing w:val="-5"/>
                <w:sz w:val="18"/>
              </w:rPr>
              <w:t xml:space="preserve"> </w:t>
            </w:r>
            <w:r w:rsidRPr="00A92DD6">
              <w:rPr>
                <w:sz w:val="18"/>
              </w:rPr>
              <w:t>and</w:t>
            </w:r>
            <w:r w:rsidRPr="00A92DD6">
              <w:rPr>
                <w:spacing w:val="-3"/>
                <w:sz w:val="18"/>
              </w:rPr>
              <w:t xml:space="preserve"> </w:t>
            </w:r>
            <w:r w:rsidRPr="00A92DD6">
              <w:rPr>
                <w:sz w:val="18"/>
              </w:rPr>
              <w:t>Supplier</w:t>
            </w:r>
            <w:r w:rsidRPr="00A92DD6">
              <w:rPr>
                <w:spacing w:val="-4"/>
                <w:sz w:val="18"/>
              </w:rPr>
              <w:t xml:space="preserve"> </w:t>
            </w:r>
            <w:r w:rsidRPr="00A92DD6">
              <w:rPr>
                <w:sz w:val="18"/>
              </w:rPr>
              <w:t>stakeholders</w:t>
            </w:r>
            <w:r w:rsidRPr="00A92DD6">
              <w:rPr>
                <w:spacing w:val="-5"/>
                <w:sz w:val="18"/>
              </w:rPr>
              <w:t xml:space="preserve"> </w:t>
            </w:r>
            <w:r w:rsidRPr="00A92DD6">
              <w:rPr>
                <w:sz w:val="18"/>
              </w:rPr>
              <w:t>for</w:t>
            </w:r>
            <w:r w:rsidRPr="00A92DD6">
              <w:rPr>
                <w:spacing w:val="-4"/>
                <w:sz w:val="18"/>
              </w:rPr>
              <w:t xml:space="preserve"> </w:t>
            </w:r>
            <w:r w:rsidRPr="00A92DD6">
              <w:rPr>
                <w:sz w:val="18"/>
              </w:rPr>
              <w:t>Applications</w:t>
            </w:r>
            <w:r w:rsidRPr="00A92DD6">
              <w:rPr>
                <w:spacing w:val="-5"/>
                <w:sz w:val="18"/>
              </w:rPr>
              <w:t xml:space="preserve"> </w:t>
            </w:r>
            <w:r w:rsidRPr="00A92DD6">
              <w:rPr>
                <w:sz w:val="18"/>
              </w:rPr>
              <w:t>or</w:t>
            </w:r>
            <w:r w:rsidRPr="00A92DD6">
              <w:rPr>
                <w:spacing w:val="-4"/>
                <w:sz w:val="18"/>
              </w:rPr>
              <w:t xml:space="preserve"> </w:t>
            </w:r>
            <w:r w:rsidRPr="00DF576E">
              <w:rPr>
                <w:sz w:val="18"/>
              </w:rPr>
              <w:t>Client</w:t>
            </w:r>
            <w:r w:rsidRPr="00DF576E">
              <w:rPr>
                <w:spacing w:val="-4"/>
                <w:sz w:val="18"/>
              </w:rPr>
              <w:t>-</w:t>
            </w:r>
            <w:r w:rsidRPr="00DF576E">
              <w:rPr>
                <w:sz w:val="18"/>
              </w:rPr>
              <w:t>Managed Services</w:t>
            </w:r>
            <w:r w:rsidRPr="00A92DD6">
              <w:rPr>
                <w:sz w:val="18"/>
              </w:rPr>
              <w:t xml:space="preserve"> related incident</w:t>
            </w:r>
          </w:p>
        </w:tc>
        <w:tc>
          <w:tcPr>
            <w:tcW w:w="1335" w:type="dxa"/>
          </w:tcPr>
          <w:p w14:paraId="3184C5BE" w14:textId="77777777" w:rsidR="0085035D" w:rsidRPr="00A92DD6" w:rsidRDefault="0085035D" w:rsidP="0085035D">
            <w:pPr>
              <w:pStyle w:val="TableParagraph"/>
              <w:spacing w:before="131"/>
              <w:ind w:left="9" w:right="1"/>
              <w:jc w:val="center"/>
              <w:rPr>
                <w:sz w:val="18"/>
              </w:rPr>
            </w:pPr>
            <w:r w:rsidRPr="00A92DD6">
              <w:rPr>
                <w:spacing w:val="-10"/>
                <w:sz w:val="18"/>
              </w:rPr>
              <w:t>√</w:t>
            </w:r>
          </w:p>
        </w:tc>
        <w:tc>
          <w:tcPr>
            <w:tcW w:w="1147" w:type="dxa"/>
          </w:tcPr>
          <w:p w14:paraId="3184C5BF" w14:textId="77777777" w:rsidR="0085035D" w:rsidRPr="00A92DD6" w:rsidRDefault="0085035D" w:rsidP="0085035D">
            <w:pPr>
              <w:pStyle w:val="TableParagraph"/>
              <w:spacing w:before="0"/>
              <w:jc w:val="center"/>
              <w:rPr>
                <w:rFonts w:ascii="Times New Roman"/>
                <w:sz w:val="18"/>
              </w:rPr>
            </w:pPr>
          </w:p>
        </w:tc>
      </w:tr>
      <w:tr w:rsidR="0085035D" w:rsidRPr="00A92DD6" w14:paraId="3184C5C4" w14:textId="77777777">
        <w:trPr>
          <w:trHeight w:val="479"/>
        </w:trPr>
        <w:tc>
          <w:tcPr>
            <w:tcW w:w="6891" w:type="dxa"/>
          </w:tcPr>
          <w:p w14:paraId="3184C5C1" w14:textId="622D8007" w:rsidR="0085035D" w:rsidRPr="00A92DD6" w:rsidRDefault="0085035D" w:rsidP="0085035D">
            <w:pPr>
              <w:pStyle w:val="TableParagraph"/>
              <w:spacing w:before="19" w:line="220" w:lineRule="atLeast"/>
              <w:ind w:left="107"/>
              <w:rPr>
                <w:sz w:val="18"/>
              </w:rPr>
            </w:pPr>
            <w:r w:rsidRPr="00A92DD6">
              <w:rPr>
                <w:sz w:val="18"/>
              </w:rPr>
              <w:t>Perform</w:t>
            </w:r>
            <w:r w:rsidRPr="00A92DD6">
              <w:rPr>
                <w:spacing w:val="-4"/>
                <w:sz w:val="18"/>
              </w:rPr>
              <w:t xml:space="preserve"> </w:t>
            </w:r>
            <w:r w:rsidRPr="00DF576E">
              <w:rPr>
                <w:spacing w:val="-4"/>
                <w:sz w:val="18"/>
              </w:rPr>
              <w:t>and share to Client</w:t>
            </w:r>
            <w:r w:rsidRPr="00A92DD6">
              <w:rPr>
                <w:spacing w:val="-4"/>
                <w:sz w:val="18"/>
              </w:rPr>
              <w:t xml:space="preserve"> </w:t>
            </w:r>
            <w:r w:rsidRPr="00A92DD6">
              <w:rPr>
                <w:sz w:val="18"/>
              </w:rPr>
              <w:t>MI</w:t>
            </w:r>
            <w:r w:rsidRPr="00A92DD6">
              <w:rPr>
                <w:spacing w:val="-4"/>
                <w:sz w:val="18"/>
              </w:rPr>
              <w:t xml:space="preserve"> </w:t>
            </w:r>
            <w:r w:rsidRPr="00A92DD6">
              <w:rPr>
                <w:sz w:val="18"/>
              </w:rPr>
              <w:t>review,</w:t>
            </w:r>
            <w:r w:rsidRPr="00A92DD6">
              <w:rPr>
                <w:spacing w:val="-4"/>
                <w:sz w:val="18"/>
              </w:rPr>
              <w:t xml:space="preserve"> </w:t>
            </w:r>
            <w:r w:rsidRPr="00A92DD6">
              <w:rPr>
                <w:sz w:val="18"/>
              </w:rPr>
              <w:t>root</w:t>
            </w:r>
            <w:r w:rsidRPr="00A92DD6">
              <w:rPr>
                <w:spacing w:val="-4"/>
                <w:sz w:val="18"/>
              </w:rPr>
              <w:t xml:space="preserve"> </w:t>
            </w:r>
            <w:r w:rsidRPr="00A92DD6">
              <w:rPr>
                <w:sz w:val="18"/>
              </w:rPr>
              <w:t>cause</w:t>
            </w:r>
            <w:r w:rsidRPr="00A92DD6">
              <w:rPr>
                <w:spacing w:val="-5"/>
                <w:sz w:val="18"/>
              </w:rPr>
              <w:t xml:space="preserve"> </w:t>
            </w:r>
            <w:r w:rsidRPr="00A92DD6">
              <w:rPr>
                <w:sz w:val="18"/>
              </w:rPr>
              <w:t>analysis,</w:t>
            </w:r>
            <w:r w:rsidRPr="00A92DD6">
              <w:rPr>
                <w:spacing w:val="-4"/>
                <w:sz w:val="18"/>
              </w:rPr>
              <w:t xml:space="preserve"> </w:t>
            </w:r>
            <w:r w:rsidRPr="00A92DD6">
              <w:rPr>
                <w:sz w:val="18"/>
              </w:rPr>
              <w:t>and</w:t>
            </w:r>
            <w:r w:rsidRPr="00A92DD6">
              <w:rPr>
                <w:spacing w:val="-5"/>
                <w:sz w:val="18"/>
              </w:rPr>
              <w:t xml:space="preserve"> </w:t>
            </w:r>
            <w:r w:rsidRPr="00A92DD6">
              <w:rPr>
                <w:sz w:val="18"/>
              </w:rPr>
              <w:t>recommendations</w:t>
            </w:r>
            <w:r w:rsidRPr="00A92DD6">
              <w:rPr>
                <w:spacing w:val="-5"/>
                <w:sz w:val="18"/>
              </w:rPr>
              <w:t xml:space="preserve"> </w:t>
            </w:r>
            <w:r w:rsidRPr="00A92DD6">
              <w:rPr>
                <w:sz w:val="18"/>
              </w:rPr>
              <w:t>for</w:t>
            </w:r>
            <w:r w:rsidRPr="00A92DD6">
              <w:rPr>
                <w:spacing w:val="-4"/>
                <w:sz w:val="18"/>
              </w:rPr>
              <w:t xml:space="preserve"> </w:t>
            </w:r>
            <w:r w:rsidRPr="00A92DD6">
              <w:rPr>
                <w:sz w:val="18"/>
              </w:rPr>
              <w:t>infrastructure,</w:t>
            </w:r>
            <w:r w:rsidRPr="00A92DD6">
              <w:rPr>
                <w:spacing w:val="-4"/>
                <w:sz w:val="18"/>
              </w:rPr>
              <w:t xml:space="preserve"> </w:t>
            </w:r>
            <w:r w:rsidRPr="00A92DD6">
              <w:rPr>
                <w:sz w:val="18"/>
              </w:rPr>
              <w:t>cloud,</w:t>
            </w:r>
            <w:r w:rsidRPr="00A92DD6">
              <w:rPr>
                <w:spacing w:val="-4"/>
                <w:sz w:val="18"/>
              </w:rPr>
              <w:t xml:space="preserve"> </w:t>
            </w:r>
            <w:r w:rsidRPr="00A92DD6">
              <w:rPr>
                <w:sz w:val="18"/>
              </w:rPr>
              <w:t xml:space="preserve">or </w:t>
            </w:r>
            <w:r w:rsidRPr="00DF576E">
              <w:rPr>
                <w:sz w:val="18"/>
              </w:rPr>
              <w:t xml:space="preserve">Google Platform Cybersecurity Incident </w:t>
            </w:r>
          </w:p>
        </w:tc>
        <w:tc>
          <w:tcPr>
            <w:tcW w:w="1335" w:type="dxa"/>
          </w:tcPr>
          <w:p w14:paraId="3184C5C2" w14:textId="77777777" w:rsidR="0085035D" w:rsidRPr="00A92DD6" w:rsidRDefault="0085035D" w:rsidP="0085035D">
            <w:pPr>
              <w:pStyle w:val="TableParagraph"/>
              <w:spacing w:before="0"/>
              <w:jc w:val="center"/>
              <w:rPr>
                <w:rFonts w:ascii="Times New Roman"/>
                <w:sz w:val="18"/>
              </w:rPr>
            </w:pPr>
          </w:p>
        </w:tc>
        <w:tc>
          <w:tcPr>
            <w:tcW w:w="1147" w:type="dxa"/>
          </w:tcPr>
          <w:p w14:paraId="3184C5C3" w14:textId="77777777" w:rsidR="0085035D" w:rsidRPr="00A92DD6" w:rsidRDefault="0085035D" w:rsidP="0085035D">
            <w:pPr>
              <w:pStyle w:val="TableParagraph"/>
              <w:spacing w:before="131"/>
              <w:ind w:left="35" w:right="27"/>
              <w:jc w:val="center"/>
              <w:rPr>
                <w:sz w:val="18"/>
              </w:rPr>
            </w:pPr>
            <w:r w:rsidRPr="00A92DD6">
              <w:rPr>
                <w:spacing w:val="-10"/>
                <w:sz w:val="18"/>
              </w:rPr>
              <w:t>√</w:t>
            </w:r>
          </w:p>
        </w:tc>
      </w:tr>
      <w:tr w:rsidR="0085035D" w:rsidRPr="00A92DD6" w14:paraId="3184C5C8" w14:textId="77777777">
        <w:trPr>
          <w:trHeight w:val="479"/>
        </w:trPr>
        <w:tc>
          <w:tcPr>
            <w:tcW w:w="6891" w:type="dxa"/>
          </w:tcPr>
          <w:p w14:paraId="3184C5C5" w14:textId="3BE55626" w:rsidR="0085035D" w:rsidRPr="00A92DD6" w:rsidRDefault="0085035D" w:rsidP="0085035D">
            <w:pPr>
              <w:pStyle w:val="TableParagraph"/>
              <w:spacing w:before="19" w:line="220" w:lineRule="atLeast"/>
              <w:ind w:left="107"/>
              <w:rPr>
                <w:sz w:val="18"/>
              </w:rPr>
            </w:pPr>
            <w:r w:rsidRPr="00A92DD6">
              <w:rPr>
                <w:sz w:val="18"/>
              </w:rPr>
              <w:t>Perform</w:t>
            </w:r>
            <w:r w:rsidRPr="00A92DD6">
              <w:rPr>
                <w:spacing w:val="-4"/>
                <w:sz w:val="18"/>
              </w:rPr>
              <w:t xml:space="preserve"> </w:t>
            </w:r>
            <w:r w:rsidRPr="00A92DD6">
              <w:rPr>
                <w:sz w:val="18"/>
              </w:rPr>
              <w:t>MI</w:t>
            </w:r>
            <w:r w:rsidRPr="00A92DD6">
              <w:rPr>
                <w:spacing w:val="-4"/>
                <w:sz w:val="18"/>
              </w:rPr>
              <w:t xml:space="preserve"> </w:t>
            </w:r>
            <w:r w:rsidRPr="00A92DD6">
              <w:rPr>
                <w:sz w:val="18"/>
              </w:rPr>
              <w:t>review,</w:t>
            </w:r>
            <w:r w:rsidRPr="00A92DD6">
              <w:rPr>
                <w:spacing w:val="-4"/>
                <w:sz w:val="18"/>
              </w:rPr>
              <w:t xml:space="preserve"> </w:t>
            </w:r>
            <w:r w:rsidRPr="00A92DD6">
              <w:rPr>
                <w:sz w:val="18"/>
              </w:rPr>
              <w:t>root</w:t>
            </w:r>
            <w:r w:rsidRPr="00A92DD6">
              <w:rPr>
                <w:spacing w:val="-4"/>
                <w:sz w:val="18"/>
              </w:rPr>
              <w:t xml:space="preserve"> </w:t>
            </w:r>
            <w:r w:rsidRPr="00A92DD6">
              <w:rPr>
                <w:sz w:val="18"/>
              </w:rPr>
              <w:t>cause</w:t>
            </w:r>
            <w:r w:rsidRPr="00A92DD6">
              <w:rPr>
                <w:spacing w:val="-5"/>
                <w:sz w:val="18"/>
              </w:rPr>
              <w:t xml:space="preserve"> </w:t>
            </w:r>
            <w:r w:rsidRPr="00A92DD6">
              <w:rPr>
                <w:sz w:val="18"/>
              </w:rPr>
              <w:t>analysis,</w:t>
            </w:r>
            <w:r w:rsidRPr="00A92DD6">
              <w:rPr>
                <w:spacing w:val="-4"/>
                <w:sz w:val="18"/>
              </w:rPr>
              <w:t xml:space="preserve"> </w:t>
            </w:r>
            <w:r w:rsidRPr="00A92DD6">
              <w:rPr>
                <w:sz w:val="18"/>
              </w:rPr>
              <w:t>and</w:t>
            </w:r>
            <w:r w:rsidRPr="00A92DD6">
              <w:rPr>
                <w:spacing w:val="-5"/>
                <w:sz w:val="18"/>
              </w:rPr>
              <w:t xml:space="preserve"> </w:t>
            </w:r>
            <w:r w:rsidRPr="00A92DD6">
              <w:rPr>
                <w:sz w:val="18"/>
              </w:rPr>
              <w:t>recommendations</w:t>
            </w:r>
            <w:r w:rsidRPr="00A92DD6">
              <w:rPr>
                <w:spacing w:val="-5"/>
                <w:sz w:val="18"/>
              </w:rPr>
              <w:t xml:space="preserve"> </w:t>
            </w:r>
            <w:r w:rsidRPr="00A92DD6">
              <w:rPr>
                <w:sz w:val="18"/>
              </w:rPr>
              <w:t>for</w:t>
            </w:r>
            <w:r w:rsidRPr="00A92DD6">
              <w:rPr>
                <w:spacing w:val="-4"/>
                <w:sz w:val="18"/>
              </w:rPr>
              <w:t xml:space="preserve"> </w:t>
            </w:r>
            <w:r w:rsidRPr="00A92DD6">
              <w:rPr>
                <w:sz w:val="18"/>
              </w:rPr>
              <w:t>application</w:t>
            </w:r>
            <w:r w:rsidRPr="00A92DD6">
              <w:rPr>
                <w:spacing w:val="-5"/>
                <w:sz w:val="18"/>
              </w:rPr>
              <w:t xml:space="preserve"> </w:t>
            </w:r>
            <w:r w:rsidRPr="00A92DD6">
              <w:rPr>
                <w:sz w:val="18"/>
              </w:rPr>
              <w:t>or</w:t>
            </w:r>
            <w:r w:rsidRPr="00A92DD6">
              <w:rPr>
                <w:spacing w:val="-4"/>
                <w:sz w:val="18"/>
              </w:rPr>
              <w:t xml:space="preserve"> </w:t>
            </w:r>
            <w:r w:rsidRPr="00DF576E">
              <w:rPr>
                <w:sz w:val="18"/>
              </w:rPr>
              <w:t>Client- Managed Services related incident</w:t>
            </w:r>
          </w:p>
        </w:tc>
        <w:tc>
          <w:tcPr>
            <w:tcW w:w="1335" w:type="dxa"/>
          </w:tcPr>
          <w:p w14:paraId="3184C5C6" w14:textId="77777777" w:rsidR="0085035D" w:rsidRPr="00A92DD6" w:rsidRDefault="0085035D" w:rsidP="0085035D">
            <w:pPr>
              <w:pStyle w:val="TableParagraph"/>
              <w:spacing w:before="131"/>
              <w:ind w:left="9" w:right="1"/>
              <w:jc w:val="center"/>
              <w:rPr>
                <w:sz w:val="18"/>
              </w:rPr>
            </w:pPr>
            <w:r w:rsidRPr="00A92DD6">
              <w:rPr>
                <w:spacing w:val="-10"/>
                <w:sz w:val="18"/>
              </w:rPr>
              <w:t>√</w:t>
            </w:r>
          </w:p>
        </w:tc>
        <w:tc>
          <w:tcPr>
            <w:tcW w:w="1147" w:type="dxa"/>
          </w:tcPr>
          <w:p w14:paraId="3184C5C7" w14:textId="77777777" w:rsidR="0085035D" w:rsidRPr="00A92DD6" w:rsidRDefault="0085035D" w:rsidP="0085035D">
            <w:pPr>
              <w:pStyle w:val="TableParagraph"/>
              <w:spacing w:before="0"/>
              <w:jc w:val="center"/>
              <w:rPr>
                <w:rFonts w:ascii="Times New Roman"/>
                <w:sz w:val="18"/>
              </w:rPr>
            </w:pPr>
          </w:p>
        </w:tc>
      </w:tr>
      <w:tr w:rsidR="0085035D" w:rsidRPr="00A92DD6" w14:paraId="3184C5CC" w14:textId="77777777">
        <w:trPr>
          <w:trHeight w:val="258"/>
        </w:trPr>
        <w:tc>
          <w:tcPr>
            <w:tcW w:w="6891" w:type="dxa"/>
          </w:tcPr>
          <w:p w14:paraId="3184C5C9" w14:textId="592C8B1B" w:rsidR="0085035D" w:rsidRPr="00A92DD6" w:rsidRDefault="0085035D" w:rsidP="0085035D">
            <w:pPr>
              <w:pStyle w:val="TableParagraph"/>
              <w:spacing w:line="218" w:lineRule="exact"/>
              <w:ind w:left="107"/>
              <w:rPr>
                <w:sz w:val="18"/>
              </w:rPr>
            </w:pPr>
            <w:r w:rsidRPr="00A92DD6">
              <w:rPr>
                <w:sz w:val="18"/>
              </w:rPr>
              <w:t>Assign</w:t>
            </w:r>
            <w:r w:rsidRPr="00A92DD6">
              <w:rPr>
                <w:spacing w:val="-3"/>
                <w:sz w:val="18"/>
              </w:rPr>
              <w:t xml:space="preserve"> </w:t>
            </w:r>
            <w:r w:rsidRPr="00A92DD6">
              <w:rPr>
                <w:sz w:val="18"/>
              </w:rPr>
              <w:t>Supplier</w:t>
            </w:r>
            <w:r w:rsidRPr="00A92DD6">
              <w:rPr>
                <w:spacing w:val="-2"/>
                <w:sz w:val="18"/>
              </w:rPr>
              <w:t xml:space="preserve"> </w:t>
            </w:r>
            <w:r w:rsidRPr="00A92DD6">
              <w:rPr>
                <w:sz w:val="18"/>
              </w:rPr>
              <w:t>team</w:t>
            </w:r>
            <w:r w:rsidRPr="00A92DD6">
              <w:rPr>
                <w:spacing w:val="-1"/>
                <w:sz w:val="18"/>
              </w:rPr>
              <w:t xml:space="preserve"> </w:t>
            </w:r>
            <w:r w:rsidRPr="00A92DD6">
              <w:rPr>
                <w:sz w:val="18"/>
              </w:rPr>
              <w:t>members</w:t>
            </w:r>
            <w:r w:rsidRPr="00A92DD6">
              <w:rPr>
                <w:spacing w:val="-3"/>
                <w:sz w:val="18"/>
              </w:rPr>
              <w:t xml:space="preserve"> </w:t>
            </w:r>
            <w:r w:rsidRPr="00A92DD6">
              <w:rPr>
                <w:sz w:val="18"/>
              </w:rPr>
              <w:t>to</w:t>
            </w:r>
            <w:r w:rsidRPr="00A92DD6">
              <w:rPr>
                <w:spacing w:val="-2"/>
                <w:sz w:val="18"/>
              </w:rPr>
              <w:t xml:space="preserve"> </w:t>
            </w:r>
            <w:r w:rsidRPr="00A92DD6">
              <w:rPr>
                <w:sz w:val="18"/>
              </w:rPr>
              <w:t>the</w:t>
            </w:r>
            <w:r w:rsidRPr="00A92DD6">
              <w:rPr>
                <w:spacing w:val="-2"/>
                <w:sz w:val="18"/>
              </w:rPr>
              <w:t xml:space="preserve"> </w:t>
            </w:r>
            <w:r w:rsidRPr="00A92DD6">
              <w:rPr>
                <w:sz w:val="18"/>
              </w:rPr>
              <w:t>MI</w:t>
            </w:r>
            <w:r w:rsidRPr="00A92DD6">
              <w:rPr>
                <w:spacing w:val="-2"/>
                <w:sz w:val="18"/>
              </w:rPr>
              <w:t xml:space="preserve"> </w:t>
            </w:r>
            <w:r w:rsidRPr="00A92DD6">
              <w:rPr>
                <w:sz w:val="18"/>
              </w:rPr>
              <w:t>resolution</w:t>
            </w:r>
            <w:r w:rsidRPr="00A92DD6">
              <w:rPr>
                <w:spacing w:val="-3"/>
                <w:sz w:val="18"/>
              </w:rPr>
              <w:t xml:space="preserve"> </w:t>
            </w:r>
            <w:r w:rsidRPr="00A92DD6">
              <w:rPr>
                <w:sz w:val="18"/>
              </w:rPr>
              <w:t>bridge</w:t>
            </w:r>
            <w:r w:rsidRPr="00A92DD6">
              <w:rPr>
                <w:spacing w:val="-2"/>
                <w:sz w:val="18"/>
              </w:rPr>
              <w:t xml:space="preserve"> </w:t>
            </w:r>
            <w:r w:rsidRPr="00A92DD6">
              <w:rPr>
                <w:sz w:val="18"/>
              </w:rPr>
              <w:t>as</w:t>
            </w:r>
            <w:r w:rsidRPr="00A92DD6">
              <w:rPr>
                <w:spacing w:val="-2"/>
                <w:sz w:val="18"/>
              </w:rPr>
              <w:t xml:space="preserve"> required</w:t>
            </w:r>
          </w:p>
        </w:tc>
        <w:tc>
          <w:tcPr>
            <w:tcW w:w="1335" w:type="dxa"/>
          </w:tcPr>
          <w:p w14:paraId="3184C5CA" w14:textId="77777777" w:rsidR="0085035D" w:rsidRPr="00A92DD6" w:rsidRDefault="0085035D" w:rsidP="0085035D">
            <w:pPr>
              <w:pStyle w:val="TableParagraph"/>
              <w:spacing w:before="0"/>
              <w:jc w:val="center"/>
              <w:rPr>
                <w:rFonts w:ascii="Times New Roman"/>
                <w:sz w:val="18"/>
              </w:rPr>
            </w:pPr>
          </w:p>
        </w:tc>
        <w:tc>
          <w:tcPr>
            <w:tcW w:w="1147" w:type="dxa"/>
          </w:tcPr>
          <w:p w14:paraId="3184C5CB" w14:textId="77777777" w:rsidR="0085035D" w:rsidRPr="00A92DD6" w:rsidRDefault="0085035D" w:rsidP="0085035D">
            <w:pPr>
              <w:pStyle w:val="TableParagraph"/>
              <w:spacing w:line="218" w:lineRule="exact"/>
              <w:ind w:left="35" w:right="27"/>
              <w:jc w:val="center"/>
              <w:rPr>
                <w:sz w:val="18"/>
              </w:rPr>
            </w:pPr>
            <w:r w:rsidRPr="00A92DD6">
              <w:rPr>
                <w:spacing w:val="-10"/>
                <w:sz w:val="18"/>
              </w:rPr>
              <w:t>√</w:t>
            </w:r>
          </w:p>
        </w:tc>
      </w:tr>
      <w:tr w:rsidR="0085035D" w:rsidRPr="00A92DD6" w14:paraId="3184C5D0" w14:textId="77777777">
        <w:trPr>
          <w:trHeight w:val="258"/>
        </w:trPr>
        <w:tc>
          <w:tcPr>
            <w:tcW w:w="6891" w:type="dxa"/>
          </w:tcPr>
          <w:p w14:paraId="3184C5CD" w14:textId="59DDDCA9" w:rsidR="0085035D" w:rsidRPr="00A92DD6" w:rsidRDefault="0085035D" w:rsidP="0085035D">
            <w:pPr>
              <w:pStyle w:val="TableParagraph"/>
              <w:spacing w:line="218" w:lineRule="exact"/>
              <w:ind w:left="107"/>
              <w:rPr>
                <w:sz w:val="18"/>
              </w:rPr>
            </w:pPr>
            <w:r w:rsidRPr="00A92DD6">
              <w:rPr>
                <w:sz w:val="18"/>
              </w:rPr>
              <w:lastRenderedPageBreak/>
              <w:t>Assign</w:t>
            </w:r>
            <w:r w:rsidRPr="00A92DD6">
              <w:rPr>
                <w:spacing w:val="-5"/>
                <w:sz w:val="18"/>
              </w:rPr>
              <w:t xml:space="preserve"> </w:t>
            </w:r>
            <w:r w:rsidRPr="00A92DD6">
              <w:rPr>
                <w:sz w:val="18"/>
              </w:rPr>
              <w:t>Client</w:t>
            </w:r>
            <w:r w:rsidRPr="00A92DD6">
              <w:rPr>
                <w:spacing w:val="-2"/>
                <w:sz w:val="18"/>
              </w:rPr>
              <w:t xml:space="preserve"> </w:t>
            </w:r>
            <w:r w:rsidRPr="00A92DD6">
              <w:rPr>
                <w:sz w:val="18"/>
              </w:rPr>
              <w:t>team</w:t>
            </w:r>
            <w:r w:rsidRPr="00A92DD6">
              <w:rPr>
                <w:spacing w:val="-2"/>
                <w:sz w:val="18"/>
              </w:rPr>
              <w:t xml:space="preserve"> </w:t>
            </w:r>
            <w:r w:rsidRPr="00A92DD6">
              <w:rPr>
                <w:sz w:val="18"/>
              </w:rPr>
              <w:t>members</w:t>
            </w:r>
            <w:r w:rsidRPr="00A92DD6">
              <w:rPr>
                <w:spacing w:val="-2"/>
                <w:sz w:val="18"/>
              </w:rPr>
              <w:t xml:space="preserve"> </w:t>
            </w:r>
            <w:r w:rsidRPr="00A92DD6">
              <w:rPr>
                <w:sz w:val="18"/>
              </w:rPr>
              <w:t>to</w:t>
            </w:r>
            <w:r w:rsidRPr="00A92DD6">
              <w:rPr>
                <w:spacing w:val="-2"/>
                <w:sz w:val="18"/>
              </w:rPr>
              <w:t xml:space="preserve"> </w:t>
            </w:r>
            <w:r w:rsidRPr="00A92DD6">
              <w:rPr>
                <w:sz w:val="18"/>
              </w:rPr>
              <w:t>the</w:t>
            </w:r>
            <w:r w:rsidRPr="00A92DD6">
              <w:rPr>
                <w:spacing w:val="-2"/>
                <w:sz w:val="18"/>
              </w:rPr>
              <w:t xml:space="preserve"> </w:t>
            </w:r>
            <w:r w:rsidRPr="00A92DD6">
              <w:rPr>
                <w:sz w:val="18"/>
              </w:rPr>
              <w:t>MI</w:t>
            </w:r>
            <w:r w:rsidRPr="00A92DD6">
              <w:rPr>
                <w:spacing w:val="-2"/>
                <w:sz w:val="18"/>
              </w:rPr>
              <w:t xml:space="preserve"> </w:t>
            </w:r>
            <w:r w:rsidRPr="00A92DD6">
              <w:rPr>
                <w:sz w:val="18"/>
              </w:rPr>
              <w:t>resolution</w:t>
            </w:r>
            <w:r w:rsidRPr="00A92DD6">
              <w:rPr>
                <w:spacing w:val="-3"/>
                <w:sz w:val="18"/>
              </w:rPr>
              <w:t xml:space="preserve"> </w:t>
            </w:r>
            <w:r w:rsidRPr="00A92DD6">
              <w:rPr>
                <w:sz w:val="18"/>
              </w:rPr>
              <w:t>bridge</w:t>
            </w:r>
            <w:r w:rsidRPr="00A92DD6">
              <w:rPr>
                <w:spacing w:val="-2"/>
                <w:sz w:val="18"/>
              </w:rPr>
              <w:t xml:space="preserve"> </w:t>
            </w:r>
            <w:r w:rsidRPr="00A92DD6">
              <w:rPr>
                <w:sz w:val="18"/>
              </w:rPr>
              <w:t>as</w:t>
            </w:r>
            <w:r w:rsidRPr="00A92DD6">
              <w:rPr>
                <w:spacing w:val="-2"/>
                <w:sz w:val="18"/>
              </w:rPr>
              <w:t xml:space="preserve"> required</w:t>
            </w:r>
          </w:p>
        </w:tc>
        <w:tc>
          <w:tcPr>
            <w:tcW w:w="1335" w:type="dxa"/>
          </w:tcPr>
          <w:p w14:paraId="3184C5CE" w14:textId="77777777" w:rsidR="0085035D" w:rsidRPr="00A92DD6" w:rsidRDefault="0085035D" w:rsidP="0085035D">
            <w:pPr>
              <w:pStyle w:val="TableParagraph"/>
              <w:spacing w:line="218" w:lineRule="exact"/>
              <w:ind w:left="9" w:right="1"/>
              <w:jc w:val="center"/>
              <w:rPr>
                <w:sz w:val="18"/>
              </w:rPr>
            </w:pPr>
            <w:r w:rsidRPr="00A92DD6">
              <w:rPr>
                <w:spacing w:val="-10"/>
                <w:sz w:val="18"/>
              </w:rPr>
              <w:t>√</w:t>
            </w:r>
          </w:p>
        </w:tc>
        <w:tc>
          <w:tcPr>
            <w:tcW w:w="1147" w:type="dxa"/>
          </w:tcPr>
          <w:p w14:paraId="3184C5CF" w14:textId="77777777" w:rsidR="0085035D" w:rsidRPr="00A92DD6" w:rsidRDefault="0085035D" w:rsidP="0085035D">
            <w:pPr>
              <w:pStyle w:val="TableParagraph"/>
              <w:spacing w:before="0"/>
              <w:jc w:val="center"/>
              <w:rPr>
                <w:rFonts w:ascii="Times New Roman"/>
                <w:sz w:val="18"/>
              </w:rPr>
            </w:pPr>
          </w:p>
        </w:tc>
      </w:tr>
    </w:tbl>
    <w:p w14:paraId="3184C5D2" w14:textId="49F279F5" w:rsidR="006A6872" w:rsidRPr="009B6B04" w:rsidRDefault="00270EC8" w:rsidP="009B6B04">
      <w:pPr>
        <w:pStyle w:val="Titre3"/>
        <w:numPr>
          <w:ilvl w:val="0"/>
          <w:numId w:val="57"/>
        </w:numPr>
        <w:spacing w:before="240"/>
        <w:ind w:left="782" w:hanging="357"/>
        <w:rPr>
          <w:rFonts w:asciiTheme="minorHAnsi" w:hAnsiTheme="minorHAnsi" w:cstheme="minorHAnsi"/>
          <w:b/>
          <w:bCs/>
          <w:color w:val="auto"/>
          <w:sz w:val="20"/>
          <w:szCs w:val="20"/>
        </w:rPr>
      </w:pPr>
      <w:r w:rsidRPr="00A92DD6">
        <w:rPr>
          <w:rFonts w:asciiTheme="minorHAnsi" w:hAnsiTheme="minorHAnsi" w:cstheme="minorHAnsi"/>
          <w:b/>
          <w:bCs/>
          <w:color w:val="auto"/>
          <w:sz w:val="20"/>
          <w:szCs w:val="20"/>
        </w:rPr>
        <w:t>Problem Management</w:t>
      </w:r>
    </w:p>
    <w:tbl>
      <w:tblPr>
        <w:tblStyle w:val="TableNormal1"/>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91"/>
        <w:gridCol w:w="1335"/>
        <w:gridCol w:w="1147"/>
      </w:tblGrid>
      <w:tr w:rsidR="00CD4B8E" w:rsidRPr="00A92DD6" w14:paraId="3184C5D5" w14:textId="77777777">
        <w:trPr>
          <w:trHeight w:val="338"/>
        </w:trPr>
        <w:tc>
          <w:tcPr>
            <w:tcW w:w="6891" w:type="dxa"/>
            <w:shd w:val="clear" w:color="auto" w:fill="D9D9D9"/>
          </w:tcPr>
          <w:p w14:paraId="3184C5D3" w14:textId="33C06099" w:rsidR="006A6872" w:rsidRPr="00A92DD6" w:rsidRDefault="004714B6">
            <w:pPr>
              <w:pStyle w:val="TableParagraph"/>
              <w:spacing w:before="61"/>
              <w:ind w:left="11" w:right="2"/>
              <w:jc w:val="center"/>
              <w:rPr>
                <w:b/>
                <w:sz w:val="18"/>
              </w:rPr>
            </w:pPr>
            <w:r w:rsidRPr="00A92DD6">
              <w:rPr>
                <w:b/>
                <w:spacing w:val="-2"/>
                <w:sz w:val="18"/>
              </w:rPr>
              <w:t>Activities</w:t>
            </w:r>
          </w:p>
        </w:tc>
        <w:tc>
          <w:tcPr>
            <w:tcW w:w="2482" w:type="dxa"/>
            <w:gridSpan w:val="2"/>
            <w:shd w:val="clear" w:color="auto" w:fill="D9D9D9"/>
          </w:tcPr>
          <w:p w14:paraId="3184C5D4" w14:textId="77777777" w:rsidR="006A6872" w:rsidRPr="00A92DD6" w:rsidRDefault="00270EC8">
            <w:pPr>
              <w:pStyle w:val="TableParagraph"/>
              <w:spacing w:before="61"/>
              <w:ind w:left="799"/>
              <w:rPr>
                <w:b/>
                <w:sz w:val="18"/>
              </w:rPr>
            </w:pPr>
            <w:r w:rsidRPr="00A92DD6">
              <w:rPr>
                <w:b/>
                <w:spacing w:val="-2"/>
                <w:sz w:val="18"/>
              </w:rPr>
              <w:t>Responsible</w:t>
            </w:r>
          </w:p>
        </w:tc>
      </w:tr>
      <w:tr w:rsidR="00CD4B8E" w:rsidRPr="00A92DD6" w14:paraId="3184C5D9" w14:textId="77777777">
        <w:trPr>
          <w:trHeight w:val="340"/>
        </w:trPr>
        <w:tc>
          <w:tcPr>
            <w:tcW w:w="6891" w:type="dxa"/>
          </w:tcPr>
          <w:p w14:paraId="3184C5D6" w14:textId="77777777" w:rsidR="006A6872" w:rsidRPr="00A92DD6" w:rsidRDefault="006A6872">
            <w:pPr>
              <w:pStyle w:val="TableParagraph"/>
              <w:spacing w:before="0"/>
              <w:rPr>
                <w:rFonts w:ascii="Times New Roman"/>
                <w:sz w:val="18"/>
              </w:rPr>
            </w:pPr>
          </w:p>
        </w:tc>
        <w:tc>
          <w:tcPr>
            <w:tcW w:w="1335" w:type="dxa"/>
          </w:tcPr>
          <w:p w14:paraId="3184C5D7" w14:textId="77777777" w:rsidR="006A6872" w:rsidRPr="00A92DD6" w:rsidRDefault="00270EC8">
            <w:pPr>
              <w:pStyle w:val="TableParagraph"/>
              <w:spacing w:before="61"/>
              <w:ind w:left="9"/>
              <w:jc w:val="center"/>
              <w:rPr>
                <w:b/>
                <w:sz w:val="18"/>
              </w:rPr>
            </w:pPr>
            <w:r w:rsidRPr="00A92DD6">
              <w:rPr>
                <w:b/>
                <w:spacing w:val="-2"/>
                <w:sz w:val="18"/>
              </w:rPr>
              <w:t>Client</w:t>
            </w:r>
          </w:p>
        </w:tc>
        <w:tc>
          <w:tcPr>
            <w:tcW w:w="1147" w:type="dxa"/>
          </w:tcPr>
          <w:p w14:paraId="3184C5D8" w14:textId="77777777" w:rsidR="006A6872" w:rsidRPr="00A92DD6" w:rsidRDefault="00270EC8">
            <w:pPr>
              <w:pStyle w:val="TableParagraph"/>
              <w:spacing w:before="61"/>
              <w:ind w:left="34" w:right="27"/>
              <w:jc w:val="center"/>
              <w:rPr>
                <w:b/>
                <w:sz w:val="18"/>
              </w:rPr>
            </w:pPr>
            <w:r w:rsidRPr="00A92DD6">
              <w:rPr>
                <w:b/>
                <w:spacing w:val="-2"/>
                <w:sz w:val="18"/>
              </w:rPr>
              <w:t>Supplier</w:t>
            </w:r>
          </w:p>
        </w:tc>
      </w:tr>
      <w:tr w:rsidR="00CD4B8E" w:rsidRPr="00A92DD6" w14:paraId="3184C5DD" w14:textId="77777777">
        <w:trPr>
          <w:trHeight w:val="479"/>
        </w:trPr>
        <w:tc>
          <w:tcPr>
            <w:tcW w:w="6891" w:type="dxa"/>
          </w:tcPr>
          <w:p w14:paraId="3184C5DA" w14:textId="26A7A967" w:rsidR="006A6872" w:rsidRPr="00A92DD6" w:rsidRDefault="00270EC8" w:rsidP="00712BA1">
            <w:pPr>
              <w:pStyle w:val="TableParagraph"/>
              <w:spacing w:line="218" w:lineRule="exact"/>
              <w:ind w:left="107"/>
              <w:rPr>
                <w:sz w:val="18"/>
                <w:szCs w:val="18"/>
              </w:rPr>
            </w:pPr>
            <w:r w:rsidRPr="00A92DD6">
              <w:rPr>
                <w:sz w:val="18"/>
                <w:szCs w:val="18"/>
              </w:rPr>
              <w:t xml:space="preserve">Perform root cause analysis </w:t>
            </w:r>
            <w:r w:rsidR="00EC6676" w:rsidRPr="00A92DD6">
              <w:rPr>
                <w:sz w:val="18"/>
                <w:szCs w:val="18"/>
              </w:rPr>
              <w:t xml:space="preserve">for </w:t>
            </w:r>
            <w:r w:rsidRPr="00A92DD6">
              <w:rPr>
                <w:sz w:val="18"/>
                <w:szCs w:val="18"/>
              </w:rPr>
              <w:t>problems relating to managed infrastructure components</w:t>
            </w:r>
          </w:p>
        </w:tc>
        <w:tc>
          <w:tcPr>
            <w:tcW w:w="1335" w:type="dxa"/>
          </w:tcPr>
          <w:p w14:paraId="3184C5DB" w14:textId="77777777" w:rsidR="006A6872" w:rsidRPr="00A92DD6" w:rsidRDefault="006A6872" w:rsidP="00C67C9C">
            <w:pPr>
              <w:pStyle w:val="TableParagraph"/>
              <w:spacing w:line="218" w:lineRule="exact"/>
              <w:jc w:val="center"/>
              <w:rPr>
                <w:sz w:val="18"/>
                <w:szCs w:val="18"/>
              </w:rPr>
            </w:pPr>
          </w:p>
        </w:tc>
        <w:tc>
          <w:tcPr>
            <w:tcW w:w="1147" w:type="dxa"/>
          </w:tcPr>
          <w:p w14:paraId="3184C5DC" w14:textId="77777777" w:rsidR="006A6872" w:rsidRPr="00A92DD6" w:rsidRDefault="00270EC8" w:rsidP="00C67C9C">
            <w:pPr>
              <w:pStyle w:val="TableParagraph"/>
              <w:spacing w:line="218" w:lineRule="exact"/>
              <w:ind w:left="35" w:right="27"/>
              <w:jc w:val="center"/>
              <w:rPr>
                <w:sz w:val="18"/>
                <w:szCs w:val="18"/>
              </w:rPr>
            </w:pPr>
            <w:r w:rsidRPr="00A92DD6">
              <w:rPr>
                <w:sz w:val="18"/>
                <w:szCs w:val="18"/>
              </w:rPr>
              <w:t>√</w:t>
            </w:r>
          </w:p>
        </w:tc>
      </w:tr>
      <w:tr w:rsidR="00CD4B8E" w:rsidRPr="00A92DD6" w14:paraId="3184C5E1" w14:textId="77777777">
        <w:trPr>
          <w:trHeight w:val="261"/>
        </w:trPr>
        <w:tc>
          <w:tcPr>
            <w:tcW w:w="6891" w:type="dxa"/>
          </w:tcPr>
          <w:p w14:paraId="3184C5DE" w14:textId="77777777" w:rsidR="006A6872" w:rsidRPr="00A92DD6" w:rsidRDefault="00270EC8">
            <w:pPr>
              <w:pStyle w:val="TableParagraph"/>
              <w:ind w:left="107"/>
              <w:rPr>
                <w:sz w:val="18"/>
              </w:rPr>
            </w:pPr>
            <w:r w:rsidRPr="00A92DD6">
              <w:rPr>
                <w:sz w:val="18"/>
              </w:rPr>
              <w:t>Open</w:t>
            </w:r>
            <w:r w:rsidRPr="00A92DD6">
              <w:rPr>
                <w:spacing w:val="-4"/>
                <w:sz w:val="18"/>
              </w:rPr>
              <w:t xml:space="preserve"> </w:t>
            </w:r>
            <w:r w:rsidRPr="00A92DD6">
              <w:rPr>
                <w:sz w:val="18"/>
              </w:rPr>
              <w:t>problem</w:t>
            </w:r>
            <w:r w:rsidRPr="00A92DD6">
              <w:rPr>
                <w:spacing w:val="-2"/>
                <w:sz w:val="18"/>
              </w:rPr>
              <w:t xml:space="preserve"> ticket</w:t>
            </w:r>
          </w:p>
        </w:tc>
        <w:tc>
          <w:tcPr>
            <w:tcW w:w="1335" w:type="dxa"/>
          </w:tcPr>
          <w:p w14:paraId="3184C5DF" w14:textId="091A8C65" w:rsidR="006A6872" w:rsidRPr="00A92DD6" w:rsidRDefault="006A6872">
            <w:pPr>
              <w:pStyle w:val="TableParagraph"/>
              <w:ind w:left="9" w:right="1"/>
              <w:jc w:val="center"/>
              <w:rPr>
                <w:sz w:val="18"/>
              </w:rPr>
            </w:pPr>
          </w:p>
        </w:tc>
        <w:tc>
          <w:tcPr>
            <w:tcW w:w="1147" w:type="dxa"/>
          </w:tcPr>
          <w:p w14:paraId="3184C5E0" w14:textId="7B5F549B" w:rsidR="006A6872" w:rsidRPr="00A92DD6" w:rsidRDefault="00B119F0" w:rsidP="00C67C9C">
            <w:pPr>
              <w:pStyle w:val="TableParagraph"/>
              <w:spacing w:before="0"/>
              <w:jc w:val="center"/>
              <w:rPr>
                <w:rFonts w:ascii="Times New Roman"/>
                <w:sz w:val="18"/>
              </w:rPr>
            </w:pPr>
            <w:r w:rsidRPr="00A92DD6">
              <w:rPr>
                <w:spacing w:val="-10"/>
                <w:sz w:val="18"/>
              </w:rPr>
              <w:t>√</w:t>
            </w:r>
          </w:p>
        </w:tc>
      </w:tr>
      <w:tr w:rsidR="00CD4B8E" w:rsidRPr="00A92DD6" w14:paraId="51F84B74" w14:textId="77777777" w:rsidTr="00A7123E">
        <w:trPr>
          <w:trHeight w:val="227"/>
        </w:trPr>
        <w:tc>
          <w:tcPr>
            <w:tcW w:w="6891" w:type="dxa"/>
          </w:tcPr>
          <w:p w14:paraId="24A5AA9C" w14:textId="6AABBB70" w:rsidR="00907E52" w:rsidRPr="00A92DD6" w:rsidRDefault="00E12DC4">
            <w:pPr>
              <w:pStyle w:val="TableParagraph"/>
              <w:ind w:left="107"/>
              <w:rPr>
                <w:sz w:val="18"/>
              </w:rPr>
            </w:pPr>
            <w:r w:rsidRPr="00A92DD6">
              <w:rPr>
                <w:sz w:val="18"/>
              </w:rPr>
              <w:t xml:space="preserve">Perform </w:t>
            </w:r>
            <w:r w:rsidR="001515CB" w:rsidRPr="00A92DD6">
              <w:rPr>
                <w:sz w:val="18"/>
              </w:rPr>
              <w:t>problem analysis and resolution when applicable</w:t>
            </w:r>
          </w:p>
        </w:tc>
        <w:tc>
          <w:tcPr>
            <w:tcW w:w="1335" w:type="dxa"/>
          </w:tcPr>
          <w:p w14:paraId="028EE776" w14:textId="77777777" w:rsidR="00907E52" w:rsidRPr="00A92DD6" w:rsidDel="00B119F0" w:rsidRDefault="00907E52">
            <w:pPr>
              <w:pStyle w:val="TableParagraph"/>
              <w:ind w:left="9" w:right="1"/>
              <w:jc w:val="center"/>
              <w:rPr>
                <w:spacing w:val="-10"/>
                <w:sz w:val="18"/>
              </w:rPr>
            </w:pPr>
          </w:p>
        </w:tc>
        <w:tc>
          <w:tcPr>
            <w:tcW w:w="1147" w:type="dxa"/>
          </w:tcPr>
          <w:p w14:paraId="3F52439A" w14:textId="0A14B16B" w:rsidR="00907E52" w:rsidRPr="00A92DD6" w:rsidRDefault="001515CB" w:rsidP="00324DD1">
            <w:pPr>
              <w:pStyle w:val="TableParagraph"/>
              <w:spacing w:before="0"/>
              <w:jc w:val="center"/>
              <w:rPr>
                <w:spacing w:val="-10"/>
                <w:sz w:val="18"/>
              </w:rPr>
            </w:pPr>
            <w:r w:rsidRPr="00A92DD6">
              <w:rPr>
                <w:spacing w:val="-10"/>
                <w:sz w:val="18"/>
              </w:rPr>
              <w:t>√</w:t>
            </w:r>
          </w:p>
        </w:tc>
      </w:tr>
    </w:tbl>
    <w:p w14:paraId="3184C5E2" w14:textId="32ACC3B1" w:rsidR="006A6872" w:rsidRPr="008E038B" w:rsidRDefault="00270EC8" w:rsidP="00787C5F">
      <w:pPr>
        <w:pStyle w:val="Titre3"/>
        <w:numPr>
          <w:ilvl w:val="0"/>
          <w:numId w:val="57"/>
        </w:numPr>
        <w:spacing w:before="240"/>
        <w:ind w:left="782" w:hanging="357"/>
        <w:rPr>
          <w:rFonts w:asciiTheme="minorHAnsi" w:hAnsiTheme="minorHAnsi" w:cstheme="minorHAnsi"/>
          <w:b/>
          <w:bCs/>
          <w:color w:val="auto"/>
          <w:sz w:val="20"/>
          <w:szCs w:val="20"/>
        </w:rPr>
      </w:pPr>
      <w:r w:rsidRPr="00A92DD6">
        <w:rPr>
          <w:rFonts w:asciiTheme="minorHAnsi" w:hAnsiTheme="minorHAnsi" w:cstheme="minorHAnsi"/>
          <w:b/>
          <w:bCs/>
          <w:color w:val="auto"/>
          <w:sz w:val="20"/>
          <w:szCs w:val="20"/>
        </w:rPr>
        <w:t>Change Management</w:t>
      </w:r>
    </w:p>
    <w:tbl>
      <w:tblPr>
        <w:tblStyle w:val="TableNormal1"/>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91"/>
        <w:gridCol w:w="1335"/>
        <w:gridCol w:w="1147"/>
      </w:tblGrid>
      <w:tr w:rsidR="00CD4B8E" w:rsidRPr="00A92DD6" w14:paraId="3184C5E5" w14:textId="77777777" w:rsidTr="00787C5F">
        <w:trPr>
          <w:trHeight w:val="340"/>
        </w:trPr>
        <w:tc>
          <w:tcPr>
            <w:tcW w:w="6891" w:type="dxa"/>
            <w:shd w:val="clear" w:color="auto" w:fill="D9D9D9" w:themeFill="background1" w:themeFillShade="D9"/>
          </w:tcPr>
          <w:p w14:paraId="3184C5E3" w14:textId="417E973D" w:rsidR="006A6872" w:rsidRPr="00A92DD6" w:rsidRDefault="004714B6">
            <w:pPr>
              <w:pStyle w:val="TableParagraph"/>
              <w:spacing w:before="61"/>
              <w:ind w:left="11" w:right="4"/>
              <w:jc w:val="center"/>
              <w:rPr>
                <w:b/>
                <w:sz w:val="18"/>
              </w:rPr>
            </w:pPr>
            <w:r w:rsidRPr="00A92DD6">
              <w:rPr>
                <w:b/>
                <w:spacing w:val="-2"/>
                <w:sz w:val="18"/>
              </w:rPr>
              <w:t>Activities</w:t>
            </w:r>
          </w:p>
        </w:tc>
        <w:tc>
          <w:tcPr>
            <w:tcW w:w="2482" w:type="dxa"/>
            <w:gridSpan w:val="2"/>
            <w:shd w:val="clear" w:color="auto" w:fill="D9D9D9" w:themeFill="background1" w:themeFillShade="D9"/>
          </w:tcPr>
          <w:p w14:paraId="3184C5E4" w14:textId="77777777" w:rsidR="006A6872" w:rsidRPr="00A92DD6" w:rsidRDefault="00270EC8">
            <w:pPr>
              <w:pStyle w:val="TableParagraph"/>
              <w:spacing w:before="61"/>
              <w:ind w:left="799"/>
              <w:rPr>
                <w:b/>
                <w:sz w:val="18"/>
              </w:rPr>
            </w:pPr>
            <w:r w:rsidRPr="00A92DD6">
              <w:rPr>
                <w:b/>
                <w:spacing w:val="-2"/>
                <w:sz w:val="18"/>
              </w:rPr>
              <w:t>Responsible</w:t>
            </w:r>
          </w:p>
        </w:tc>
      </w:tr>
      <w:tr w:rsidR="00CD4B8E" w:rsidRPr="00A92DD6" w14:paraId="3184C5E9" w14:textId="77777777">
        <w:trPr>
          <w:trHeight w:val="337"/>
        </w:trPr>
        <w:tc>
          <w:tcPr>
            <w:tcW w:w="6891" w:type="dxa"/>
          </w:tcPr>
          <w:p w14:paraId="3184C5E6" w14:textId="77777777" w:rsidR="006A6872" w:rsidRPr="00A92DD6" w:rsidRDefault="006A6872">
            <w:pPr>
              <w:pStyle w:val="TableParagraph"/>
              <w:spacing w:before="0"/>
              <w:rPr>
                <w:rFonts w:ascii="Times New Roman"/>
                <w:sz w:val="18"/>
              </w:rPr>
            </w:pPr>
          </w:p>
        </w:tc>
        <w:tc>
          <w:tcPr>
            <w:tcW w:w="1335" w:type="dxa"/>
          </w:tcPr>
          <w:p w14:paraId="3184C5E7" w14:textId="77777777" w:rsidR="006A6872" w:rsidRPr="00A92DD6" w:rsidRDefault="00270EC8">
            <w:pPr>
              <w:pStyle w:val="TableParagraph"/>
              <w:spacing w:before="61"/>
              <w:ind w:left="9"/>
              <w:jc w:val="center"/>
              <w:rPr>
                <w:b/>
                <w:sz w:val="18"/>
              </w:rPr>
            </w:pPr>
            <w:r w:rsidRPr="00A92DD6">
              <w:rPr>
                <w:b/>
                <w:spacing w:val="-2"/>
                <w:sz w:val="18"/>
              </w:rPr>
              <w:t>Client</w:t>
            </w:r>
          </w:p>
        </w:tc>
        <w:tc>
          <w:tcPr>
            <w:tcW w:w="1147" w:type="dxa"/>
          </w:tcPr>
          <w:p w14:paraId="3184C5E8" w14:textId="77777777" w:rsidR="006A6872" w:rsidRPr="00A92DD6" w:rsidRDefault="00270EC8">
            <w:pPr>
              <w:pStyle w:val="TableParagraph"/>
              <w:spacing w:before="61"/>
              <w:ind w:left="34" w:right="27"/>
              <w:jc w:val="center"/>
              <w:rPr>
                <w:b/>
                <w:sz w:val="18"/>
              </w:rPr>
            </w:pPr>
            <w:r w:rsidRPr="00A92DD6">
              <w:rPr>
                <w:b/>
                <w:spacing w:val="-2"/>
                <w:sz w:val="18"/>
              </w:rPr>
              <w:t>Supplier</w:t>
            </w:r>
          </w:p>
        </w:tc>
      </w:tr>
      <w:tr w:rsidR="00CD4B8E" w:rsidRPr="00A92DD6" w14:paraId="3184C5ED" w14:textId="77777777">
        <w:trPr>
          <w:trHeight w:val="261"/>
        </w:trPr>
        <w:tc>
          <w:tcPr>
            <w:tcW w:w="6891" w:type="dxa"/>
          </w:tcPr>
          <w:p w14:paraId="3184C5EA" w14:textId="77777777" w:rsidR="006A6872" w:rsidRPr="00A92DD6" w:rsidRDefault="00270EC8">
            <w:pPr>
              <w:pStyle w:val="TableParagraph"/>
              <w:spacing w:before="21"/>
              <w:ind w:left="107"/>
              <w:rPr>
                <w:sz w:val="18"/>
              </w:rPr>
            </w:pPr>
            <w:r w:rsidRPr="00A92DD6">
              <w:rPr>
                <w:sz w:val="18"/>
              </w:rPr>
              <w:t>Create</w:t>
            </w:r>
            <w:r w:rsidRPr="00A92DD6">
              <w:rPr>
                <w:spacing w:val="-5"/>
                <w:sz w:val="18"/>
              </w:rPr>
              <w:t xml:space="preserve"> </w:t>
            </w:r>
            <w:r w:rsidRPr="00A92DD6">
              <w:rPr>
                <w:sz w:val="18"/>
              </w:rPr>
              <w:t>Change</w:t>
            </w:r>
            <w:r w:rsidRPr="00A92DD6">
              <w:rPr>
                <w:spacing w:val="-3"/>
                <w:sz w:val="18"/>
              </w:rPr>
              <w:t xml:space="preserve"> </w:t>
            </w:r>
            <w:r w:rsidRPr="00A92DD6">
              <w:rPr>
                <w:sz w:val="18"/>
              </w:rPr>
              <w:t>Request</w:t>
            </w:r>
            <w:r w:rsidRPr="00A92DD6">
              <w:rPr>
                <w:spacing w:val="-1"/>
                <w:sz w:val="18"/>
              </w:rPr>
              <w:t xml:space="preserve"> </w:t>
            </w:r>
            <w:r w:rsidRPr="00A92DD6">
              <w:rPr>
                <w:sz w:val="18"/>
              </w:rPr>
              <w:t>for</w:t>
            </w:r>
            <w:r w:rsidRPr="00A92DD6">
              <w:rPr>
                <w:spacing w:val="-2"/>
                <w:sz w:val="18"/>
              </w:rPr>
              <w:t xml:space="preserve"> </w:t>
            </w:r>
            <w:r w:rsidRPr="00A92DD6">
              <w:rPr>
                <w:sz w:val="18"/>
              </w:rPr>
              <w:t>Supplier</w:t>
            </w:r>
            <w:r w:rsidRPr="00A92DD6">
              <w:rPr>
                <w:spacing w:val="-2"/>
                <w:sz w:val="18"/>
              </w:rPr>
              <w:t xml:space="preserve"> </w:t>
            </w:r>
            <w:r w:rsidRPr="00A92DD6">
              <w:rPr>
                <w:sz w:val="18"/>
              </w:rPr>
              <w:t>executed</w:t>
            </w:r>
            <w:r w:rsidRPr="00A92DD6">
              <w:rPr>
                <w:spacing w:val="-2"/>
                <w:sz w:val="18"/>
              </w:rPr>
              <w:t xml:space="preserve"> changes</w:t>
            </w:r>
          </w:p>
        </w:tc>
        <w:tc>
          <w:tcPr>
            <w:tcW w:w="1335" w:type="dxa"/>
          </w:tcPr>
          <w:p w14:paraId="3184C5EB" w14:textId="77777777" w:rsidR="006A6872" w:rsidRPr="00A92DD6" w:rsidRDefault="006A6872" w:rsidP="00C67C9C">
            <w:pPr>
              <w:pStyle w:val="TableParagraph"/>
              <w:spacing w:before="0"/>
              <w:jc w:val="center"/>
              <w:rPr>
                <w:rFonts w:ascii="Times New Roman"/>
                <w:sz w:val="18"/>
              </w:rPr>
            </w:pPr>
          </w:p>
        </w:tc>
        <w:tc>
          <w:tcPr>
            <w:tcW w:w="1147" w:type="dxa"/>
          </w:tcPr>
          <w:p w14:paraId="3184C5EC" w14:textId="77777777" w:rsidR="006A6872" w:rsidRPr="00A92DD6" w:rsidRDefault="00270EC8">
            <w:pPr>
              <w:pStyle w:val="TableParagraph"/>
              <w:spacing w:before="21"/>
              <w:ind w:left="35" w:right="27"/>
              <w:jc w:val="center"/>
              <w:rPr>
                <w:sz w:val="18"/>
              </w:rPr>
            </w:pPr>
            <w:r w:rsidRPr="00A92DD6">
              <w:rPr>
                <w:spacing w:val="-10"/>
                <w:sz w:val="18"/>
              </w:rPr>
              <w:t>√</w:t>
            </w:r>
          </w:p>
        </w:tc>
      </w:tr>
      <w:tr w:rsidR="00CD4B8E" w:rsidRPr="00A92DD6" w14:paraId="3184C5F1" w14:textId="77777777" w:rsidTr="0065082D">
        <w:trPr>
          <w:trHeight w:val="258"/>
        </w:trPr>
        <w:tc>
          <w:tcPr>
            <w:tcW w:w="6891" w:type="dxa"/>
            <w:vAlign w:val="center"/>
          </w:tcPr>
          <w:p w14:paraId="3184C5EE" w14:textId="749CECA8" w:rsidR="006A6872" w:rsidRPr="00A92DD6" w:rsidRDefault="00270EC8" w:rsidP="008B3F5E">
            <w:pPr>
              <w:pStyle w:val="TableParagraph"/>
              <w:spacing w:line="218" w:lineRule="exact"/>
              <w:ind w:left="107"/>
              <w:rPr>
                <w:sz w:val="18"/>
                <w:szCs w:val="18"/>
              </w:rPr>
            </w:pPr>
            <w:r w:rsidRPr="00A92DD6">
              <w:rPr>
                <w:sz w:val="18"/>
                <w:szCs w:val="18"/>
              </w:rPr>
              <w:t>Present</w:t>
            </w:r>
            <w:r w:rsidRPr="00A92DD6">
              <w:rPr>
                <w:spacing w:val="-3"/>
                <w:sz w:val="18"/>
                <w:szCs w:val="18"/>
              </w:rPr>
              <w:t xml:space="preserve"> </w:t>
            </w:r>
            <w:r w:rsidRPr="00A92DD6">
              <w:rPr>
                <w:sz w:val="18"/>
                <w:szCs w:val="18"/>
              </w:rPr>
              <w:t>cloud/infrastructure</w:t>
            </w:r>
            <w:r w:rsidRPr="00A92DD6">
              <w:rPr>
                <w:spacing w:val="-4"/>
                <w:sz w:val="18"/>
                <w:szCs w:val="18"/>
              </w:rPr>
              <w:t xml:space="preserve"> </w:t>
            </w:r>
            <w:r w:rsidRPr="00A92DD6">
              <w:rPr>
                <w:sz w:val="18"/>
                <w:szCs w:val="18"/>
              </w:rPr>
              <w:t>related</w:t>
            </w:r>
            <w:r w:rsidRPr="00A92DD6">
              <w:rPr>
                <w:spacing w:val="-4"/>
                <w:sz w:val="18"/>
                <w:szCs w:val="18"/>
              </w:rPr>
              <w:t xml:space="preserve"> </w:t>
            </w:r>
            <w:r w:rsidRPr="00A92DD6">
              <w:rPr>
                <w:sz w:val="18"/>
                <w:szCs w:val="18"/>
              </w:rPr>
              <w:t>changes</w:t>
            </w:r>
            <w:r w:rsidRPr="00A92DD6">
              <w:rPr>
                <w:spacing w:val="-3"/>
                <w:sz w:val="18"/>
                <w:szCs w:val="18"/>
              </w:rPr>
              <w:t xml:space="preserve"> </w:t>
            </w:r>
            <w:r w:rsidRPr="00A92DD6">
              <w:rPr>
                <w:sz w:val="18"/>
                <w:szCs w:val="18"/>
              </w:rPr>
              <w:t>at</w:t>
            </w:r>
            <w:r w:rsidRPr="00A92DD6">
              <w:rPr>
                <w:spacing w:val="-1"/>
                <w:sz w:val="18"/>
                <w:szCs w:val="18"/>
              </w:rPr>
              <w:t xml:space="preserve"> </w:t>
            </w:r>
            <w:r w:rsidRPr="00A92DD6">
              <w:rPr>
                <w:sz w:val="18"/>
                <w:szCs w:val="18"/>
              </w:rPr>
              <w:t>Client</w:t>
            </w:r>
            <w:r w:rsidRPr="00A92DD6">
              <w:rPr>
                <w:spacing w:val="-3"/>
                <w:sz w:val="18"/>
                <w:szCs w:val="18"/>
              </w:rPr>
              <w:t xml:space="preserve"> </w:t>
            </w:r>
            <w:r w:rsidRPr="00A92DD6">
              <w:rPr>
                <w:spacing w:val="-5"/>
                <w:sz w:val="18"/>
                <w:szCs w:val="18"/>
              </w:rPr>
              <w:t>CAB</w:t>
            </w:r>
          </w:p>
        </w:tc>
        <w:tc>
          <w:tcPr>
            <w:tcW w:w="1335" w:type="dxa"/>
          </w:tcPr>
          <w:p w14:paraId="3184C5EF" w14:textId="77777777" w:rsidR="006A6872" w:rsidRPr="00A92DD6" w:rsidRDefault="006A6872" w:rsidP="00C67C9C">
            <w:pPr>
              <w:pStyle w:val="TableParagraph"/>
              <w:spacing w:before="0"/>
              <w:jc w:val="center"/>
              <w:rPr>
                <w:rFonts w:ascii="Times New Roman"/>
                <w:sz w:val="18"/>
              </w:rPr>
            </w:pPr>
          </w:p>
        </w:tc>
        <w:tc>
          <w:tcPr>
            <w:tcW w:w="1147" w:type="dxa"/>
          </w:tcPr>
          <w:p w14:paraId="3184C5F0" w14:textId="77777777" w:rsidR="006A6872" w:rsidRPr="00A92DD6" w:rsidRDefault="00270EC8" w:rsidP="00C67C9C">
            <w:pPr>
              <w:pStyle w:val="TableParagraph"/>
              <w:spacing w:before="21"/>
              <w:ind w:left="35" w:right="27"/>
              <w:jc w:val="center"/>
              <w:rPr>
                <w:sz w:val="18"/>
              </w:rPr>
            </w:pPr>
            <w:r w:rsidRPr="00A92DD6">
              <w:rPr>
                <w:spacing w:val="-10"/>
                <w:sz w:val="18"/>
              </w:rPr>
              <w:t>√</w:t>
            </w:r>
          </w:p>
        </w:tc>
      </w:tr>
      <w:tr w:rsidR="00CD4B8E" w:rsidRPr="00A92DD6" w14:paraId="3184C5F5" w14:textId="77777777">
        <w:trPr>
          <w:trHeight w:val="258"/>
        </w:trPr>
        <w:tc>
          <w:tcPr>
            <w:tcW w:w="6891" w:type="dxa"/>
          </w:tcPr>
          <w:p w14:paraId="3184C5F2" w14:textId="77777777" w:rsidR="006A6872" w:rsidRPr="00A92DD6" w:rsidRDefault="00270EC8">
            <w:pPr>
              <w:pStyle w:val="TableParagraph"/>
              <w:spacing w:line="218" w:lineRule="exact"/>
              <w:ind w:left="107"/>
              <w:rPr>
                <w:sz w:val="18"/>
              </w:rPr>
            </w:pPr>
            <w:r w:rsidRPr="00A92DD6">
              <w:rPr>
                <w:sz w:val="18"/>
              </w:rPr>
              <w:t>Approval</w:t>
            </w:r>
            <w:r w:rsidRPr="00A92DD6">
              <w:rPr>
                <w:spacing w:val="-4"/>
                <w:sz w:val="18"/>
              </w:rPr>
              <w:t xml:space="preserve"> </w:t>
            </w:r>
            <w:r w:rsidRPr="00A92DD6">
              <w:rPr>
                <w:sz w:val="18"/>
              </w:rPr>
              <w:t>of</w:t>
            </w:r>
            <w:r w:rsidRPr="00A92DD6">
              <w:rPr>
                <w:spacing w:val="-4"/>
                <w:sz w:val="18"/>
              </w:rPr>
              <w:t xml:space="preserve"> </w:t>
            </w:r>
            <w:r w:rsidRPr="00A92DD6">
              <w:rPr>
                <w:sz w:val="18"/>
              </w:rPr>
              <w:t>Change</w:t>
            </w:r>
            <w:r w:rsidRPr="00A92DD6">
              <w:rPr>
                <w:spacing w:val="-3"/>
                <w:sz w:val="18"/>
              </w:rPr>
              <w:t xml:space="preserve"> </w:t>
            </w:r>
            <w:r w:rsidRPr="00A92DD6">
              <w:rPr>
                <w:spacing w:val="-2"/>
                <w:sz w:val="18"/>
              </w:rPr>
              <w:t>Request</w:t>
            </w:r>
          </w:p>
        </w:tc>
        <w:tc>
          <w:tcPr>
            <w:tcW w:w="1335" w:type="dxa"/>
          </w:tcPr>
          <w:p w14:paraId="3184C5F3" w14:textId="77777777" w:rsidR="006A6872" w:rsidRPr="00A92DD6" w:rsidRDefault="00270EC8">
            <w:pPr>
              <w:pStyle w:val="TableParagraph"/>
              <w:spacing w:line="218" w:lineRule="exact"/>
              <w:ind w:left="9" w:right="1"/>
              <w:jc w:val="center"/>
              <w:rPr>
                <w:sz w:val="18"/>
              </w:rPr>
            </w:pPr>
            <w:r w:rsidRPr="00A92DD6">
              <w:rPr>
                <w:spacing w:val="-10"/>
                <w:sz w:val="18"/>
              </w:rPr>
              <w:t>√</w:t>
            </w:r>
          </w:p>
        </w:tc>
        <w:tc>
          <w:tcPr>
            <w:tcW w:w="1147" w:type="dxa"/>
          </w:tcPr>
          <w:p w14:paraId="3184C5F4" w14:textId="77777777" w:rsidR="006A6872" w:rsidRPr="00A92DD6" w:rsidRDefault="006A6872" w:rsidP="00C67C9C">
            <w:pPr>
              <w:pStyle w:val="TableParagraph"/>
              <w:spacing w:before="0"/>
              <w:jc w:val="center"/>
              <w:rPr>
                <w:rFonts w:ascii="Times New Roman"/>
                <w:sz w:val="18"/>
              </w:rPr>
            </w:pPr>
          </w:p>
        </w:tc>
      </w:tr>
      <w:tr w:rsidR="00CD4B8E" w:rsidRPr="00A92DD6" w14:paraId="3184C5F9" w14:textId="77777777">
        <w:trPr>
          <w:trHeight w:val="261"/>
        </w:trPr>
        <w:tc>
          <w:tcPr>
            <w:tcW w:w="6891" w:type="dxa"/>
          </w:tcPr>
          <w:p w14:paraId="3184C5F6" w14:textId="77777777" w:rsidR="006A6872" w:rsidRPr="00A92DD6" w:rsidRDefault="00270EC8">
            <w:pPr>
              <w:pStyle w:val="TableParagraph"/>
              <w:spacing w:before="23" w:line="218" w:lineRule="exact"/>
              <w:ind w:left="107"/>
              <w:rPr>
                <w:sz w:val="18"/>
              </w:rPr>
            </w:pPr>
            <w:r w:rsidRPr="00A92DD6">
              <w:rPr>
                <w:sz w:val="18"/>
              </w:rPr>
              <w:t>Notice</w:t>
            </w:r>
            <w:r w:rsidRPr="00A92DD6">
              <w:rPr>
                <w:spacing w:val="-4"/>
                <w:sz w:val="18"/>
              </w:rPr>
              <w:t xml:space="preserve"> </w:t>
            </w:r>
            <w:r w:rsidRPr="00A92DD6">
              <w:rPr>
                <w:sz w:val="18"/>
              </w:rPr>
              <w:t>and</w:t>
            </w:r>
            <w:r w:rsidRPr="00A92DD6">
              <w:rPr>
                <w:spacing w:val="-3"/>
                <w:sz w:val="18"/>
              </w:rPr>
              <w:t xml:space="preserve"> </w:t>
            </w:r>
            <w:r w:rsidRPr="00A92DD6">
              <w:rPr>
                <w:sz w:val="18"/>
              </w:rPr>
              <w:t>communication</w:t>
            </w:r>
            <w:r w:rsidRPr="00A92DD6">
              <w:rPr>
                <w:spacing w:val="-4"/>
                <w:sz w:val="18"/>
              </w:rPr>
              <w:t xml:space="preserve"> </w:t>
            </w:r>
            <w:r w:rsidRPr="00A92DD6">
              <w:rPr>
                <w:sz w:val="18"/>
              </w:rPr>
              <w:t>to</w:t>
            </w:r>
            <w:r w:rsidRPr="00A92DD6">
              <w:rPr>
                <w:spacing w:val="-2"/>
                <w:sz w:val="18"/>
              </w:rPr>
              <w:t xml:space="preserve"> </w:t>
            </w:r>
            <w:r w:rsidRPr="00A92DD6">
              <w:rPr>
                <w:sz w:val="18"/>
              </w:rPr>
              <w:t>end-</w:t>
            </w:r>
            <w:r w:rsidRPr="00A92DD6">
              <w:rPr>
                <w:spacing w:val="-2"/>
                <w:sz w:val="18"/>
              </w:rPr>
              <w:t>users</w:t>
            </w:r>
          </w:p>
        </w:tc>
        <w:tc>
          <w:tcPr>
            <w:tcW w:w="1335" w:type="dxa"/>
          </w:tcPr>
          <w:p w14:paraId="3184C5F7" w14:textId="77777777" w:rsidR="006A6872" w:rsidRPr="00A92DD6" w:rsidRDefault="00270EC8">
            <w:pPr>
              <w:pStyle w:val="TableParagraph"/>
              <w:spacing w:before="23" w:line="218" w:lineRule="exact"/>
              <w:ind w:left="9" w:right="1"/>
              <w:jc w:val="center"/>
              <w:rPr>
                <w:sz w:val="18"/>
              </w:rPr>
            </w:pPr>
            <w:r w:rsidRPr="00A92DD6">
              <w:rPr>
                <w:spacing w:val="-10"/>
                <w:sz w:val="18"/>
              </w:rPr>
              <w:t>√</w:t>
            </w:r>
          </w:p>
        </w:tc>
        <w:tc>
          <w:tcPr>
            <w:tcW w:w="1147" w:type="dxa"/>
          </w:tcPr>
          <w:p w14:paraId="3184C5F8" w14:textId="77777777" w:rsidR="006A6872" w:rsidRPr="00A92DD6" w:rsidRDefault="006A6872" w:rsidP="00C67C9C">
            <w:pPr>
              <w:pStyle w:val="TableParagraph"/>
              <w:spacing w:before="0"/>
              <w:jc w:val="center"/>
              <w:rPr>
                <w:rFonts w:ascii="Times New Roman"/>
                <w:sz w:val="18"/>
              </w:rPr>
            </w:pPr>
          </w:p>
        </w:tc>
      </w:tr>
      <w:tr w:rsidR="00100489" w:rsidRPr="00A92DD6" w14:paraId="3184C5FD" w14:textId="77777777">
        <w:trPr>
          <w:trHeight w:val="258"/>
        </w:trPr>
        <w:tc>
          <w:tcPr>
            <w:tcW w:w="6891" w:type="dxa"/>
          </w:tcPr>
          <w:p w14:paraId="3184C5FA" w14:textId="77777777" w:rsidR="006A6872" w:rsidRPr="00A92DD6" w:rsidRDefault="00270EC8">
            <w:pPr>
              <w:pStyle w:val="TableParagraph"/>
              <w:spacing w:line="218" w:lineRule="exact"/>
              <w:ind w:left="107"/>
              <w:rPr>
                <w:sz w:val="18"/>
              </w:rPr>
            </w:pPr>
            <w:r w:rsidRPr="00A92DD6">
              <w:rPr>
                <w:sz w:val="18"/>
              </w:rPr>
              <w:t>Define</w:t>
            </w:r>
            <w:r w:rsidRPr="00A92DD6">
              <w:rPr>
                <w:spacing w:val="-6"/>
                <w:sz w:val="18"/>
              </w:rPr>
              <w:t xml:space="preserve"> </w:t>
            </w:r>
            <w:r w:rsidRPr="00A92DD6">
              <w:rPr>
                <w:sz w:val="18"/>
              </w:rPr>
              <w:t>standard</w:t>
            </w:r>
            <w:r w:rsidRPr="00A92DD6">
              <w:rPr>
                <w:spacing w:val="-6"/>
                <w:sz w:val="18"/>
              </w:rPr>
              <w:t xml:space="preserve"> </w:t>
            </w:r>
            <w:r w:rsidRPr="00A92DD6">
              <w:rPr>
                <w:sz w:val="18"/>
              </w:rPr>
              <w:t>change</w:t>
            </w:r>
            <w:r w:rsidRPr="00A92DD6">
              <w:rPr>
                <w:spacing w:val="-5"/>
                <w:sz w:val="18"/>
              </w:rPr>
              <w:t xml:space="preserve"> </w:t>
            </w:r>
            <w:r w:rsidRPr="00A92DD6">
              <w:rPr>
                <w:sz w:val="18"/>
              </w:rPr>
              <w:t>maintenance</w:t>
            </w:r>
            <w:r w:rsidRPr="00A92DD6">
              <w:rPr>
                <w:spacing w:val="-4"/>
                <w:sz w:val="18"/>
              </w:rPr>
              <w:t xml:space="preserve"> </w:t>
            </w:r>
            <w:r w:rsidRPr="00A92DD6">
              <w:rPr>
                <w:spacing w:val="-2"/>
                <w:sz w:val="18"/>
              </w:rPr>
              <w:t>windows</w:t>
            </w:r>
          </w:p>
        </w:tc>
        <w:tc>
          <w:tcPr>
            <w:tcW w:w="1335" w:type="dxa"/>
          </w:tcPr>
          <w:p w14:paraId="3184C5FB" w14:textId="77777777" w:rsidR="006A6872" w:rsidRPr="00A92DD6" w:rsidRDefault="00270EC8">
            <w:pPr>
              <w:pStyle w:val="TableParagraph"/>
              <w:spacing w:line="218" w:lineRule="exact"/>
              <w:ind w:left="9" w:right="1"/>
              <w:jc w:val="center"/>
              <w:rPr>
                <w:sz w:val="18"/>
              </w:rPr>
            </w:pPr>
            <w:r w:rsidRPr="00A92DD6">
              <w:rPr>
                <w:spacing w:val="-10"/>
                <w:sz w:val="18"/>
              </w:rPr>
              <w:t>√</w:t>
            </w:r>
          </w:p>
        </w:tc>
        <w:tc>
          <w:tcPr>
            <w:tcW w:w="1147" w:type="dxa"/>
          </w:tcPr>
          <w:p w14:paraId="3184C5FC" w14:textId="77777777" w:rsidR="006A6872" w:rsidRPr="00A92DD6" w:rsidRDefault="006A6872" w:rsidP="00C67C9C">
            <w:pPr>
              <w:pStyle w:val="TableParagraph"/>
              <w:spacing w:before="0"/>
              <w:jc w:val="center"/>
              <w:rPr>
                <w:rFonts w:ascii="Times New Roman"/>
                <w:sz w:val="18"/>
              </w:rPr>
            </w:pPr>
          </w:p>
        </w:tc>
      </w:tr>
    </w:tbl>
    <w:p w14:paraId="3184C5FF" w14:textId="77777777" w:rsidR="006A6872" w:rsidRPr="008E038B" w:rsidRDefault="00270EC8" w:rsidP="008E038B">
      <w:pPr>
        <w:pStyle w:val="Titre3"/>
        <w:numPr>
          <w:ilvl w:val="0"/>
          <w:numId w:val="57"/>
        </w:numPr>
        <w:spacing w:before="240"/>
        <w:ind w:left="782" w:hanging="357"/>
        <w:rPr>
          <w:rFonts w:asciiTheme="minorHAnsi" w:hAnsiTheme="minorHAnsi" w:cstheme="minorHAnsi"/>
          <w:b/>
          <w:bCs/>
          <w:color w:val="auto"/>
          <w:sz w:val="20"/>
          <w:szCs w:val="20"/>
        </w:rPr>
      </w:pPr>
      <w:r w:rsidRPr="00A92DD6">
        <w:rPr>
          <w:rFonts w:asciiTheme="minorHAnsi" w:hAnsiTheme="minorHAnsi" w:cstheme="minorHAnsi"/>
          <w:b/>
          <w:bCs/>
          <w:color w:val="auto"/>
          <w:sz w:val="20"/>
          <w:szCs w:val="20"/>
        </w:rPr>
        <w:t>Cloud Provisioning</w:t>
      </w:r>
    </w:p>
    <w:tbl>
      <w:tblPr>
        <w:tblStyle w:val="TableNormal1"/>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91"/>
        <w:gridCol w:w="1335"/>
        <w:gridCol w:w="1147"/>
      </w:tblGrid>
      <w:tr w:rsidR="00CD4B8E" w:rsidRPr="00A92DD6" w14:paraId="3184C602" w14:textId="77777777">
        <w:trPr>
          <w:trHeight w:val="340"/>
        </w:trPr>
        <w:tc>
          <w:tcPr>
            <w:tcW w:w="6891" w:type="dxa"/>
            <w:shd w:val="clear" w:color="auto" w:fill="D9D9D9"/>
          </w:tcPr>
          <w:p w14:paraId="3184C600" w14:textId="0CAA66E1" w:rsidR="006A6872" w:rsidRPr="00A92DD6" w:rsidRDefault="004714B6">
            <w:pPr>
              <w:pStyle w:val="TableParagraph"/>
              <w:spacing w:before="61"/>
              <w:ind w:left="11" w:right="3"/>
              <w:jc w:val="center"/>
              <w:rPr>
                <w:b/>
                <w:sz w:val="18"/>
              </w:rPr>
            </w:pPr>
            <w:r w:rsidRPr="00A92DD6">
              <w:rPr>
                <w:b/>
                <w:spacing w:val="-2"/>
                <w:sz w:val="18"/>
              </w:rPr>
              <w:t>Activities</w:t>
            </w:r>
          </w:p>
        </w:tc>
        <w:tc>
          <w:tcPr>
            <w:tcW w:w="2482" w:type="dxa"/>
            <w:gridSpan w:val="2"/>
            <w:shd w:val="clear" w:color="auto" w:fill="D9D9D9"/>
          </w:tcPr>
          <w:p w14:paraId="3184C601" w14:textId="77777777" w:rsidR="006A6872" w:rsidRPr="00A92DD6" w:rsidRDefault="00270EC8">
            <w:pPr>
              <w:pStyle w:val="TableParagraph"/>
              <w:spacing w:before="61"/>
              <w:ind w:left="799"/>
              <w:rPr>
                <w:b/>
                <w:sz w:val="18"/>
              </w:rPr>
            </w:pPr>
            <w:r w:rsidRPr="00A92DD6">
              <w:rPr>
                <w:b/>
                <w:spacing w:val="-2"/>
                <w:sz w:val="18"/>
              </w:rPr>
              <w:t>Responsible</w:t>
            </w:r>
          </w:p>
        </w:tc>
      </w:tr>
      <w:tr w:rsidR="00CD4B8E" w:rsidRPr="00A92DD6" w14:paraId="3184C606" w14:textId="77777777">
        <w:trPr>
          <w:trHeight w:val="337"/>
        </w:trPr>
        <w:tc>
          <w:tcPr>
            <w:tcW w:w="6891" w:type="dxa"/>
          </w:tcPr>
          <w:p w14:paraId="3184C603" w14:textId="77777777" w:rsidR="006A6872" w:rsidRPr="00A92DD6" w:rsidRDefault="006A6872">
            <w:pPr>
              <w:pStyle w:val="TableParagraph"/>
              <w:spacing w:before="0"/>
              <w:rPr>
                <w:rFonts w:ascii="Times New Roman"/>
                <w:sz w:val="18"/>
              </w:rPr>
            </w:pPr>
          </w:p>
        </w:tc>
        <w:tc>
          <w:tcPr>
            <w:tcW w:w="1335" w:type="dxa"/>
          </w:tcPr>
          <w:p w14:paraId="3184C604" w14:textId="77777777" w:rsidR="006A6872" w:rsidRPr="00A92DD6" w:rsidRDefault="00270EC8">
            <w:pPr>
              <w:pStyle w:val="TableParagraph"/>
              <w:spacing w:before="61"/>
              <w:ind w:left="9"/>
              <w:jc w:val="center"/>
              <w:rPr>
                <w:b/>
                <w:sz w:val="18"/>
              </w:rPr>
            </w:pPr>
            <w:r w:rsidRPr="00A92DD6">
              <w:rPr>
                <w:b/>
                <w:spacing w:val="-2"/>
                <w:sz w:val="18"/>
              </w:rPr>
              <w:t>Client</w:t>
            </w:r>
          </w:p>
        </w:tc>
        <w:tc>
          <w:tcPr>
            <w:tcW w:w="1147" w:type="dxa"/>
          </w:tcPr>
          <w:p w14:paraId="3184C605" w14:textId="77777777" w:rsidR="006A6872" w:rsidRPr="00A92DD6" w:rsidRDefault="00270EC8">
            <w:pPr>
              <w:pStyle w:val="TableParagraph"/>
              <w:spacing w:before="61"/>
              <w:ind w:left="34" w:right="27"/>
              <w:jc w:val="center"/>
              <w:rPr>
                <w:b/>
                <w:sz w:val="18"/>
              </w:rPr>
            </w:pPr>
            <w:r w:rsidRPr="00A92DD6">
              <w:rPr>
                <w:b/>
                <w:spacing w:val="-2"/>
                <w:sz w:val="18"/>
              </w:rPr>
              <w:t>Supplier</w:t>
            </w:r>
          </w:p>
        </w:tc>
      </w:tr>
      <w:tr w:rsidR="00CD4B8E" w:rsidRPr="00A92DD6" w14:paraId="3184C60A" w14:textId="77777777">
        <w:trPr>
          <w:trHeight w:val="261"/>
        </w:trPr>
        <w:tc>
          <w:tcPr>
            <w:tcW w:w="6891" w:type="dxa"/>
          </w:tcPr>
          <w:p w14:paraId="3184C607" w14:textId="77777777" w:rsidR="006A6872" w:rsidRPr="00A92DD6" w:rsidRDefault="00270EC8">
            <w:pPr>
              <w:pStyle w:val="TableParagraph"/>
              <w:spacing w:before="23" w:line="218" w:lineRule="exact"/>
              <w:ind w:left="107"/>
              <w:rPr>
                <w:sz w:val="18"/>
              </w:rPr>
            </w:pPr>
            <w:r w:rsidRPr="00A92DD6">
              <w:rPr>
                <w:sz w:val="18"/>
              </w:rPr>
              <w:t>Review</w:t>
            </w:r>
            <w:r w:rsidRPr="00A92DD6">
              <w:rPr>
                <w:spacing w:val="-3"/>
                <w:sz w:val="18"/>
              </w:rPr>
              <w:t xml:space="preserve"> </w:t>
            </w:r>
            <w:r w:rsidRPr="00A92DD6">
              <w:rPr>
                <w:sz w:val="18"/>
              </w:rPr>
              <w:t>Client</w:t>
            </w:r>
            <w:r w:rsidRPr="00A92DD6">
              <w:rPr>
                <w:spacing w:val="-4"/>
                <w:sz w:val="18"/>
              </w:rPr>
              <w:t xml:space="preserve"> </w:t>
            </w:r>
            <w:r w:rsidRPr="00A92DD6">
              <w:rPr>
                <w:sz w:val="18"/>
              </w:rPr>
              <w:t>architecture</w:t>
            </w:r>
            <w:r w:rsidRPr="00A92DD6">
              <w:rPr>
                <w:spacing w:val="-5"/>
                <w:sz w:val="18"/>
              </w:rPr>
              <w:t xml:space="preserve"> </w:t>
            </w:r>
            <w:r w:rsidRPr="00A92DD6">
              <w:rPr>
                <w:sz w:val="18"/>
              </w:rPr>
              <w:t>and</w:t>
            </w:r>
            <w:r w:rsidRPr="00A92DD6">
              <w:rPr>
                <w:spacing w:val="-4"/>
                <w:sz w:val="18"/>
              </w:rPr>
              <w:t xml:space="preserve"> </w:t>
            </w:r>
            <w:r w:rsidRPr="00A92DD6">
              <w:rPr>
                <w:sz w:val="18"/>
              </w:rPr>
              <w:t>provide</w:t>
            </w:r>
            <w:r w:rsidRPr="00A92DD6">
              <w:rPr>
                <w:spacing w:val="-3"/>
                <w:sz w:val="18"/>
              </w:rPr>
              <w:t xml:space="preserve"> </w:t>
            </w:r>
            <w:r w:rsidRPr="00A92DD6">
              <w:rPr>
                <w:spacing w:val="-2"/>
                <w:sz w:val="18"/>
              </w:rPr>
              <w:t>feedback</w:t>
            </w:r>
          </w:p>
        </w:tc>
        <w:tc>
          <w:tcPr>
            <w:tcW w:w="1335" w:type="dxa"/>
          </w:tcPr>
          <w:p w14:paraId="3184C608" w14:textId="77777777" w:rsidR="006A6872" w:rsidRPr="00A92DD6" w:rsidRDefault="006A6872" w:rsidP="00C67C9C">
            <w:pPr>
              <w:pStyle w:val="TableParagraph"/>
              <w:spacing w:before="0"/>
              <w:jc w:val="center"/>
              <w:rPr>
                <w:rFonts w:ascii="Times New Roman"/>
                <w:sz w:val="18"/>
              </w:rPr>
            </w:pPr>
          </w:p>
        </w:tc>
        <w:tc>
          <w:tcPr>
            <w:tcW w:w="1147" w:type="dxa"/>
          </w:tcPr>
          <w:p w14:paraId="3184C609" w14:textId="77777777" w:rsidR="006A6872" w:rsidRPr="00A92DD6" w:rsidRDefault="00270EC8">
            <w:pPr>
              <w:pStyle w:val="TableParagraph"/>
              <w:spacing w:before="23" w:line="218" w:lineRule="exact"/>
              <w:ind w:left="35" w:right="27"/>
              <w:jc w:val="center"/>
              <w:rPr>
                <w:sz w:val="18"/>
              </w:rPr>
            </w:pPr>
            <w:r w:rsidRPr="00A92DD6">
              <w:rPr>
                <w:spacing w:val="-10"/>
                <w:sz w:val="18"/>
              </w:rPr>
              <w:t>√</w:t>
            </w:r>
          </w:p>
        </w:tc>
      </w:tr>
      <w:tr w:rsidR="00CD4B8E" w:rsidRPr="00A92DD6" w14:paraId="3184C60E" w14:textId="77777777">
        <w:trPr>
          <w:trHeight w:val="479"/>
        </w:trPr>
        <w:tc>
          <w:tcPr>
            <w:tcW w:w="6891" w:type="dxa"/>
          </w:tcPr>
          <w:p w14:paraId="3184C60B" w14:textId="77777777" w:rsidR="006A6872" w:rsidRPr="00A92DD6" w:rsidRDefault="00270EC8">
            <w:pPr>
              <w:pStyle w:val="TableParagraph"/>
              <w:spacing w:before="19" w:line="220" w:lineRule="atLeast"/>
              <w:ind w:left="107" w:right="205"/>
              <w:rPr>
                <w:sz w:val="18"/>
              </w:rPr>
            </w:pPr>
            <w:r w:rsidRPr="00A92DD6">
              <w:rPr>
                <w:sz w:val="18"/>
              </w:rPr>
              <w:t>Execute</w:t>
            </w:r>
            <w:r w:rsidRPr="00A92DD6">
              <w:rPr>
                <w:spacing w:val="-5"/>
                <w:sz w:val="18"/>
              </w:rPr>
              <w:t xml:space="preserve"> </w:t>
            </w:r>
            <w:r w:rsidRPr="00A92DD6">
              <w:rPr>
                <w:sz w:val="18"/>
              </w:rPr>
              <w:t>provisioning</w:t>
            </w:r>
            <w:r w:rsidRPr="00A92DD6">
              <w:rPr>
                <w:spacing w:val="-5"/>
                <w:sz w:val="18"/>
              </w:rPr>
              <w:t xml:space="preserve"> </w:t>
            </w:r>
            <w:r w:rsidRPr="00A92DD6">
              <w:rPr>
                <w:sz w:val="18"/>
              </w:rPr>
              <w:t>scripts</w:t>
            </w:r>
            <w:r w:rsidRPr="00A92DD6">
              <w:rPr>
                <w:spacing w:val="-5"/>
                <w:sz w:val="18"/>
              </w:rPr>
              <w:t xml:space="preserve"> </w:t>
            </w:r>
            <w:r w:rsidRPr="00A92DD6">
              <w:rPr>
                <w:sz w:val="18"/>
              </w:rPr>
              <w:t>in</w:t>
            </w:r>
            <w:r w:rsidRPr="00A92DD6">
              <w:rPr>
                <w:spacing w:val="-5"/>
                <w:sz w:val="18"/>
              </w:rPr>
              <w:t xml:space="preserve"> </w:t>
            </w:r>
            <w:r w:rsidRPr="00A92DD6">
              <w:rPr>
                <w:sz w:val="18"/>
              </w:rPr>
              <w:t>all</w:t>
            </w:r>
            <w:r w:rsidRPr="00A92DD6">
              <w:rPr>
                <w:spacing w:val="-3"/>
                <w:sz w:val="18"/>
              </w:rPr>
              <w:t xml:space="preserve"> </w:t>
            </w:r>
            <w:r w:rsidRPr="00A92DD6">
              <w:rPr>
                <w:sz w:val="18"/>
              </w:rPr>
              <w:t>environments</w:t>
            </w:r>
            <w:r w:rsidRPr="00A92DD6">
              <w:rPr>
                <w:spacing w:val="-5"/>
                <w:sz w:val="18"/>
              </w:rPr>
              <w:t xml:space="preserve"> </w:t>
            </w:r>
            <w:r w:rsidRPr="00A92DD6">
              <w:rPr>
                <w:sz w:val="18"/>
              </w:rPr>
              <w:t>as</w:t>
            </w:r>
            <w:r w:rsidRPr="00A92DD6">
              <w:rPr>
                <w:spacing w:val="-3"/>
                <w:sz w:val="18"/>
              </w:rPr>
              <w:t xml:space="preserve"> </w:t>
            </w:r>
            <w:r w:rsidRPr="00A92DD6">
              <w:rPr>
                <w:sz w:val="18"/>
              </w:rPr>
              <w:t>per</w:t>
            </w:r>
            <w:r w:rsidRPr="00A92DD6">
              <w:rPr>
                <w:spacing w:val="-2"/>
                <w:sz w:val="18"/>
              </w:rPr>
              <w:t xml:space="preserve"> </w:t>
            </w:r>
            <w:r w:rsidRPr="00A92DD6">
              <w:rPr>
                <w:sz w:val="18"/>
              </w:rPr>
              <w:t>Client</w:t>
            </w:r>
            <w:r w:rsidRPr="00A92DD6">
              <w:rPr>
                <w:spacing w:val="-2"/>
                <w:sz w:val="18"/>
              </w:rPr>
              <w:t xml:space="preserve"> </w:t>
            </w:r>
            <w:r w:rsidRPr="00A92DD6">
              <w:rPr>
                <w:sz w:val="18"/>
              </w:rPr>
              <w:t>provided</w:t>
            </w:r>
            <w:r w:rsidRPr="00A92DD6">
              <w:rPr>
                <w:spacing w:val="-5"/>
                <w:sz w:val="18"/>
              </w:rPr>
              <w:t xml:space="preserve"> </w:t>
            </w:r>
            <w:r w:rsidRPr="00A92DD6">
              <w:rPr>
                <w:sz w:val="18"/>
              </w:rPr>
              <w:t>plan,</w:t>
            </w:r>
            <w:r w:rsidRPr="00A92DD6">
              <w:rPr>
                <w:spacing w:val="-4"/>
                <w:sz w:val="18"/>
              </w:rPr>
              <w:t xml:space="preserve"> </w:t>
            </w:r>
            <w:r w:rsidRPr="00A92DD6">
              <w:rPr>
                <w:sz w:val="18"/>
              </w:rPr>
              <w:t>troubleshoot and</w:t>
            </w:r>
            <w:r w:rsidRPr="00A92DD6">
              <w:rPr>
                <w:spacing w:val="-5"/>
                <w:sz w:val="18"/>
              </w:rPr>
              <w:t xml:space="preserve"> </w:t>
            </w:r>
            <w:r w:rsidRPr="00A92DD6">
              <w:rPr>
                <w:sz w:val="18"/>
              </w:rPr>
              <w:t>remediate</w:t>
            </w:r>
            <w:r w:rsidRPr="00A92DD6">
              <w:rPr>
                <w:spacing w:val="-2"/>
                <w:sz w:val="18"/>
              </w:rPr>
              <w:t xml:space="preserve"> </w:t>
            </w:r>
            <w:r w:rsidRPr="00A92DD6">
              <w:rPr>
                <w:sz w:val="18"/>
              </w:rPr>
              <w:t>any</w:t>
            </w:r>
            <w:r w:rsidRPr="00A92DD6">
              <w:rPr>
                <w:spacing w:val="-2"/>
                <w:sz w:val="18"/>
              </w:rPr>
              <w:t xml:space="preserve"> </w:t>
            </w:r>
            <w:r w:rsidRPr="00A92DD6">
              <w:rPr>
                <w:sz w:val="18"/>
              </w:rPr>
              <w:t>issues.</w:t>
            </w:r>
            <w:r w:rsidRPr="00A92DD6">
              <w:rPr>
                <w:spacing w:val="-2"/>
                <w:sz w:val="18"/>
              </w:rPr>
              <w:t xml:space="preserve"> </w:t>
            </w:r>
            <w:r w:rsidRPr="00A92DD6">
              <w:rPr>
                <w:sz w:val="18"/>
              </w:rPr>
              <w:t>Open</w:t>
            </w:r>
            <w:r w:rsidRPr="00A92DD6">
              <w:rPr>
                <w:spacing w:val="-3"/>
                <w:sz w:val="18"/>
              </w:rPr>
              <w:t xml:space="preserve"> </w:t>
            </w:r>
            <w:r w:rsidRPr="00A92DD6">
              <w:rPr>
                <w:sz w:val="18"/>
              </w:rPr>
              <w:t>change</w:t>
            </w:r>
            <w:r w:rsidRPr="00A92DD6">
              <w:rPr>
                <w:spacing w:val="-2"/>
                <w:sz w:val="18"/>
              </w:rPr>
              <w:t xml:space="preserve"> </w:t>
            </w:r>
            <w:r w:rsidRPr="00A92DD6">
              <w:rPr>
                <w:sz w:val="18"/>
              </w:rPr>
              <w:t>request</w:t>
            </w:r>
            <w:r w:rsidRPr="00A92DD6">
              <w:rPr>
                <w:spacing w:val="-2"/>
                <w:sz w:val="18"/>
              </w:rPr>
              <w:t xml:space="preserve"> </w:t>
            </w:r>
            <w:r w:rsidRPr="00A92DD6">
              <w:rPr>
                <w:sz w:val="18"/>
              </w:rPr>
              <w:t>for</w:t>
            </w:r>
            <w:r w:rsidRPr="00A92DD6">
              <w:rPr>
                <w:spacing w:val="-1"/>
                <w:sz w:val="18"/>
              </w:rPr>
              <w:t xml:space="preserve"> </w:t>
            </w:r>
            <w:r w:rsidRPr="00A92DD6">
              <w:rPr>
                <w:sz w:val="18"/>
              </w:rPr>
              <w:t>production</w:t>
            </w:r>
            <w:r w:rsidRPr="00A92DD6">
              <w:rPr>
                <w:spacing w:val="-3"/>
                <w:sz w:val="18"/>
              </w:rPr>
              <w:t xml:space="preserve"> </w:t>
            </w:r>
            <w:r w:rsidRPr="00A92DD6">
              <w:rPr>
                <w:sz w:val="18"/>
              </w:rPr>
              <w:t>environment</w:t>
            </w:r>
            <w:r w:rsidRPr="00A92DD6">
              <w:rPr>
                <w:spacing w:val="-1"/>
                <w:sz w:val="18"/>
              </w:rPr>
              <w:t xml:space="preserve"> </w:t>
            </w:r>
            <w:r w:rsidRPr="00A92DD6">
              <w:rPr>
                <w:sz w:val="18"/>
              </w:rPr>
              <w:t>as</w:t>
            </w:r>
            <w:r w:rsidRPr="00A92DD6">
              <w:rPr>
                <w:spacing w:val="-2"/>
                <w:sz w:val="18"/>
              </w:rPr>
              <w:t xml:space="preserve"> required.</w:t>
            </w:r>
          </w:p>
        </w:tc>
        <w:tc>
          <w:tcPr>
            <w:tcW w:w="1335" w:type="dxa"/>
          </w:tcPr>
          <w:p w14:paraId="3184C60C" w14:textId="77777777" w:rsidR="006A6872" w:rsidRPr="00A92DD6" w:rsidRDefault="006A6872" w:rsidP="00C67C9C">
            <w:pPr>
              <w:pStyle w:val="TableParagraph"/>
              <w:spacing w:before="0"/>
              <w:jc w:val="center"/>
              <w:rPr>
                <w:rFonts w:ascii="Times New Roman"/>
                <w:sz w:val="18"/>
              </w:rPr>
            </w:pPr>
          </w:p>
        </w:tc>
        <w:tc>
          <w:tcPr>
            <w:tcW w:w="1147" w:type="dxa"/>
          </w:tcPr>
          <w:p w14:paraId="3184C60D" w14:textId="77777777" w:rsidR="006A6872" w:rsidRPr="00A92DD6" w:rsidRDefault="00270EC8">
            <w:pPr>
              <w:pStyle w:val="TableParagraph"/>
              <w:spacing w:before="131"/>
              <w:ind w:left="35" w:right="27"/>
              <w:jc w:val="center"/>
              <w:rPr>
                <w:sz w:val="18"/>
              </w:rPr>
            </w:pPr>
            <w:r w:rsidRPr="00A92DD6">
              <w:rPr>
                <w:spacing w:val="-10"/>
                <w:sz w:val="18"/>
              </w:rPr>
              <w:t>√</w:t>
            </w:r>
          </w:p>
        </w:tc>
      </w:tr>
      <w:tr w:rsidR="00CD4B8E" w:rsidRPr="00A92DD6" w14:paraId="3184C612" w14:textId="77777777">
        <w:trPr>
          <w:trHeight w:val="480"/>
        </w:trPr>
        <w:tc>
          <w:tcPr>
            <w:tcW w:w="6891" w:type="dxa"/>
          </w:tcPr>
          <w:p w14:paraId="3184C60F" w14:textId="77777777" w:rsidR="006A6872" w:rsidRPr="00A92DD6" w:rsidRDefault="00270EC8">
            <w:pPr>
              <w:pStyle w:val="TableParagraph"/>
              <w:spacing w:line="220" w:lineRule="atLeast"/>
              <w:ind w:left="107"/>
              <w:rPr>
                <w:sz w:val="18"/>
              </w:rPr>
            </w:pPr>
            <w:r w:rsidRPr="00A92DD6">
              <w:rPr>
                <w:sz w:val="18"/>
              </w:rPr>
              <w:t>Ensure</w:t>
            </w:r>
            <w:r w:rsidRPr="00A92DD6">
              <w:rPr>
                <w:spacing w:val="-2"/>
                <w:sz w:val="18"/>
              </w:rPr>
              <w:t xml:space="preserve"> </w:t>
            </w:r>
            <w:r w:rsidRPr="00A92DD6">
              <w:rPr>
                <w:sz w:val="18"/>
              </w:rPr>
              <w:t>proper</w:t>
            </w:r>
            <w:r w:rsidRPr="00A92DD6">
              <w:rPr>
                <w:spacing w:val="-3"/>
                <w:sz w:val="18"/>
              </w:rPr>
              <w:t xml:space="preserve"> </w:t>
            </w:r>
            <w:r w:rsidRPr="00A92DD6">
              <w:rPr>
                <w:sz w:val="18"/>
              </w:rPr>
              <w:t>tagging</w:t>
            </w:r>
            <w:r w:rsidRPr="00A92DD6">
              <w:rPr>
                <w:spacing w:val="-4"/>
                <w:sz w:val="18"/>
              </w:rPr>
              <w:t xml:space="preserve"> </w:t>
            </w:r>
            <w:r w:rsidRPr="00A92DD6">
              <w:rPr>
                <w:sz w:val="18"/>
              </w:rPr>
              <w:t>is</w:t>
            </w:r>
            <w:r w:rsidRPr="00A92DD6">
              <w:rPr>
                <w:spacing w:val="-5"/>
                <w:sz w:val="18"/>
              </w:rPr>
              <w:t xml:space="preserve"> </w:t>
            </w:r>
            <w:r w:rsidRPr="00A92DD6">
              <w:rPr>
                <w:sz w:val="18"/>
              </w:rPr>
              <w:t>in</w:t>
            </w:r>
            <w:r w:rsidRPr="00A92DD6">
              <w:rPr>
                <w:spacing w:val="-4"/>
                <w:sz w:val="18"/>
              </w:rPr>
              <w:t xml:space="preserve"> </w:t>
            </w:r>
            <w:r w:rsidRPr="00A92DD6">
              <w:rPr>
                <w:sz w:val="18"/>
              </w:rPr>
              <w:t>place</w:t>
            </w:r>
            <w:r w:rsidRPr="00A92DD6">
              <w:rPr>
                <w:spacing w:val="-2"/>
                <w:sz w:val="18"/>
              </w:rPr>
              <w:t xml:space="preserve"> </w:t>
            </w:r>
            <w:r w:rsidRPr="00A92DD6">
              <w:rPr>
                <w:sz w:val="18"/>
              </w:rPr>
              <w:t>as</w:t>
            </w:r>
            <w:r w:rsidRPr="00A92DD6">
              <w:rPr>
                <w:spacing w:val="-4"/>
                <w:sz w:val="18"/>
              </w:rPr>
              <w:t xml:space="preserve"> </w:t>
            </w:r>
            <w:r w:rsidRPr="00A92DD6">
              <w:rPr>
                <w:sz w:val="18"/>
              </w:rPr>
              <w:t>per</w:t>
            </w:r>
            <w:r w:rsidRPr="00A92DD6">
              <w:rPr>
                <w:spacing w:val="-3"/>
                <w:sz w:val="18"/>
              </w:rPr>
              <w:t xml:space="preserve"> </w:t>
            </w:r>
            <w:r w:rsidRPr="00A92DD6">
              <w:rPr>
                <w:sz w:val="18"/>
              </w:rPr>
              <w:t>standards</w:t>
            </w:r>
            <w:r w:rsidRPr="00A92DD6">
              <w:rPr>
                <w:spacing w:val="-4"/>
                <w:sz w:val="18"/>
              </w:rPr>
              <w:t xml:space="preserve"> </w:t>
            </w:r>
            <w:r w:rsidRPr="00A92DD6">
              <w:rPr>
                <w:sz w:val="18"/>
              </w:rPr>
              <w:t>defined</w:t>
            </w:r>
            <w:r w:rsidRPr="00A92DD6">
              <w:rPr>
                <w:spacing w:val="-4"/>
                <w:sz w:val="18"/>
              </w:rPr>
              <w:t xml:space="preserve"> </w:t>
            </w:r>
            <w:r w:rsidRPr="00A92DD6">
              <w:rPr>
                <w:sz w:val="18"/>
              </w:rPr>
              <w:t>with</w:t>
            </w:r>
            <w:r w:rsidRPr="00A92DD6">
              <w:rPr>
                <w:spacing w:val="-2"/>
                <w:sz w:val="18"/>
              </w:rPr>
              <w:t xml:space="preserve"> </w:t>
            </w:r>
            <w:r w:rsidRPr="00A92DD6">
              <w:rPr>
                <w:sz w:val="18"/>
              </w:rPr>
              <w:t>Client</w:t>
            </w:r>
            <w:r w:rsidRPr="00A92DD6">
              <w:rPr>
                <w:spacing w:val="-3"/>
                <w:sz w:val="18"/>
              </w:rPr>
              <w:t xml:space="preserve"> </w:t>
            </w:r>
            <w:r w:rsidRPr="00A92DD6">
              <w:rPr>
                <w:sz w:val="18"/>
              </w:rPr>
              <w:t>(description, application, backup, monitoring, patching, billing, etc.)</w:t>
            </w:r>
          </w:p>
        </w:tc>
        <w:tc>
          <w:tcPr>
            <w:tcW w:w="1335" w:type="dxa"/>
          </w:tcPr>
          <w:p w14:paraId="3184C610" w14:textId="77777777" w:rsidR="006A6872" w:rsidRPr="00A92DD6" w:rsidRDefault="006A6872" w:rsidP="00C67C9C">
            <w:pPr>
              <w:pStyle w:val="TableParagraph"/>
              <w:spacing w:before="0"/>
              <w:jc w:val="center"/>
              <w:rPr>
                <w:rFonts w:ascii="Times New Roman"/>
                <w:sz w:val="18"/>
              </w:rPr>
            </w:pPr>
          </w:p>
        </w:tc>
        <w:tc>
          <w:tcPr>
            <w:tcW w:w="1147" w:type="dxa"/>
          </w:tcPr>
          <w:p w14:paraId="3184C611" w14:textId="77777777" w:rsidR="006A6872" w:rsidRPr="00A92DD6" w:rsidRDefault="00270EC8">
            <w:pPr>
              <w:pStyle w:val="TableParagraph"/>
              <w:spacing w:before="131"/>
              <w:ind w:left="35" w:right="27"/>
              <w:jc w:val="center"/>
              <w:rPr>
                <w:sz w:val="18"/>
              </w:rPr>
            </w:pPr>
            <w:r w:rsidRPr="00A92DD6">
              <w:rPr>
                <w:spacing w:val="-10"/>
                <w:sz w:val="18"/>
              </w:rPr>
              <w:t>√</w:t>
            </w:r>
          </w:p>
        </w:tc>
      </w:tr>
      <w:tr w:rsidR="00100489" w:rsidRPr="00A92DD6" w14:paraId="3184C616" w14:textId="77777777">
        <w:trPr>
          <w:trHeight w:val="258"/>
        </w:trPr>
        <w:tc>
          <w:tcPr>
            <w:tcW w:w="6891" w:type="dxa"/>
          </w:tcPr>
          <w:p w14:paraId="3184C613" w14:textId="77777777" w:rsidR="006A6872" w:rsidRPr="00A92DD6" w:rsidRDefault="00270EC8">
            <w:pPr>
              <w:pStyle w:val="TableParagraph"/>
              <w:spacing w:line="218" w:lineRule="exact"/>
              <w:ind w:left="107"/>
              <w:rPr>
                <w:sz w:val="18"/>
              </w:rPr>
            </w:pPr>
            <w:r w:rsidRPr="00A92DD6">
              <w:rPr>
                <w:sz w:val="18"/>
              </w:rPr>
              <w:t>Update</w:t>
            </w:r>
            <w:r w:rsidRPr="00A92DD6">
              <w:rPr>
                <w:spacing w:val="-4"/>
                <w:sz w:val="18"/>
              </w:rPr>
              <w:t xml:space="preserve"> </w:t>
            </w:r>
            <w:r w:rsidRPr="00A92DD6">
              <w:rPr>
                <w:sz w:val="18"/>
              </w:rPr>
              <w:t>operational</w:t>
            </w:r>
            <w:r w:rsidRPr="00A92DD6">
              <w:rPr>
                <w:spacing w:val="-2"/>
                <w:sz w:val="18"/>
              </w:rPr>
              <w:t xml:space="preserve"> </w:t>
            </w:r>
            <w:r w:rsidRPr="00A92DD6">
              <w:rPr>
                <w:sz w:val="18"/>
              </w:rPr>
              <w:t>and</w:t>
            </w:r>
            <w:r w:rsidRPr="00A92DD6">
              <w:rPr>
                <w:spacing w:val="-3"/>
                <w:sz w:val="18"/>
              </w:rPr>
              <w:t xml:space="preserve"> </w:t>
            </w:r>
            <w:r w:rsidRPr="00A92DD6">
              <w:rPr>
                <w:sz w:val="18"/>
              </w:rPr>
              <w:t>support</w:t>
            </w:r>
            <w:r w:rsidRPr="00A92DD6">
              <w:rPr>
                <w:spacing w:val="-2"/>
                <w:sz w:val="18"/>
              </w:rPr>
              <w:t xml:space="preserve"> </w:t>
            </w:r>
            <w:r w:rsidRPr="00A92DD6">
              <w:rPr>
                <w:sz w:val="18"/>
              </w:rPr>
              <w:t>documentation</w:t>
            </w:r>
            <w:r w:rsidRPr="00A92DD6">
              <w:rPr>
                <w:spacing w:val="-3"/>
                <w:sz w:val="18"/>
              </w:rPr>
              <w:t xml:space="preserve"> </w:t>
            </w:r>
            <w:r w:rsidRPr="00A92DD6">
              <w:rPr>
                <w:sz w:val="18"/>
              </w:rPr>
              <w:t>as</w:t>
            </w:r>
            <w:r w:rsidRPr="00A92DD6">
              <w:rPr>
                <w:spacing w:val="-3"/>
                <w:sz w:val="18"/>
              </w:rPr>
              <w:t xml:space="preserve"> </w:t>
            </w:r>
            <w:r w:rsidRPr="00A92DD6">
              <w:rPr>
                <w:spacing w:val="-2"/>
                <w:sz w:val="18"/>
              </w:rPr>
              <w:t>required</w:t>
            </w:r>
          </w:p>
        </w:tc>
        <w:tc>
          <w:tcPr>
            <w:tcW w:w="1335" w:type="dxa"/>
          </w:tcPr>
          <w:p w14:paraId="3184C614" w14:textId="77777777" w:rsidR="006A6872" w:rsidRPr="00A92DD6" w:rsidRDefault="006A6872" w:rsidP="00C67C9C">
            <w:pPr>
              <w:pStyle w:val="TableParagraph"/>
              <w:spacing w:before="0"/>
              <w:jc w:val="center"/>
              <w:rPr>
                <w:rFonts w:ascii="Times New Roman"/>
                <w:sz w:val="18"/>
              </w:rPr>
            </w:pPr>
          </w:p>
        </w:tc>
        <w:tc>
          <w:tcPr>
            <w:tcW w:w="1147" w:type="dxa"/>
          </w:tcPr>
          <w:p w14:paraId="3184C615" w14:textId="77777777" w:rsidR="006A6872" w:rsidRPr="00A92DD6" w:rsidRDefault="00270EC8">
            <w:pPr>
              <w:pStyle w:val="TableParagraph"/>
              <w:spacing w:line="218" w:lineRule="exact"/>
              <w:ind w:left="35" w:right="27"/>
              <w:jc w:val="center"/>
              <w:rPr>
                <w:sz w:val="18"/>
              </w:rPr>
            </w:pPr>
            <w:r w:rsidRPr="00A92DD6">
              <w:rPr>
                <w:spacing w:val="-10"/>
                <w:sz w:val="18"/>
              </w:rPr>
              <w:t>√</w:t>
            </w:r>
          </w:p>
        </w:tc>
      </w:tr>
    </w:tbl>
    <w:p w14:paraId="3184C619" w14:textId="77777777" w:rsidR="006A6872" w:rsidRPr="008E038B" w:rsidRDefault="00270EC8" w:rsidP="008E038B">
      <w:pPr>
        <w:pStyle w:val="Titre3"/>
        <w:numPr>
          <w:ilvl w:val="0"/>
          <w:numId w:val="57"/>
        </w:numPr>
        <w:spacing w:before="240"/>
        <w:ind w:left="782" w:hanging="357"/>
        <w:rPr>
          <w:rFonts w:asciiTheme="minorHAnsi" w:hAnsiTheme="minorHAnsi" w:cstheme="minorHAnsi"/>
          <w:b/>
          <w:bCs/>
          <w:color w:val="auto"/>
          <w:sz w:val="20"/>
          <w:szCs w:val="20"/>
        </w:rPr>
      </w:pPr>
      <w:r w:rsidRPr="00A92DD6">
        <w:rPr>
          <w:rFonts w:asciiTheme="minorHAnsi" w:hAnsiTheme="minorHAnsi" w:cstheme="minorHAnsi"/>
          <w:b/>
          <w:bCs/>
          <w:color w:val="auto"/>
          <w:sz w:val="20"/>
          <w:szCs w:val="20"/>
        </w:rPr>
        <w:t>Monitoring</w:t>
      </w:r>
    </w:p>
    <w:tbl>
      <w:tblPr>
        <w:tblStyle w:val="TableNormal1"/>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91"/>
        <w:gridCol w:w="1335"/>
        <w:gridCol w:w="1147"/>
      </w:tblGrid>
      <w:tr w:rsidR="00CD4B8E" w:rsidRPr="00A92DD6" w14:paraId="3184C61C" w14:textId="77777777">
        <w:trPr>
          <w:trHeight w:val="340"/>
        </w:trPr>
        <w:tc>
          <w:tcPr>
            <w:tcW w:w="6891" w:type="dxa"/>
            <w:shd w:val="clear" w:color="auto" w:fill="D9D9D9"/>
          </w:tcPr>
          <w:p w14:paraId="3184C61A" w14:textId="414FA3C8" w:rsidR="006A6872" w:rsidRPr="00A92DD6" w:rsidRDefault="004714B6">
            <w:pPr>
              <w:pStyle w:val="TableParagraph"/>
              <w:spacing w:before="63"/>
              <w:ind w:left="11"/>
              <w:jc w:val="center"/>
              <w:rPr>
                <w:b/>
                <w:sz w:val="18"/>
              </w:rPr>
            </w:pPr>
            <w:r w:rsidRPr="00A92DD6">
              <w:rPr>
                <w:b/>
                <w:spacing w:val="-2"/>
                <w:sz w:val="18"/>
              </w:rPr>
              <w:t>Activities</w:t>
            </w:r>
          </w:p>
        </w:tc>
        <w:tc>
          <w:tcPr>
            <w:tcW w:w="2482" w:type="dxa"/>
            <w:gridSpan w:val="2"/>
            <w:shd w:val="clear" w:color="auto" w:fill="D9D9D9"/>
          </w:tcPr>
          <w:p w14:paraId="3184C61B" w14:textId="77777777" w:rsidR="006A6872" w:rsidRPr="00A92DD6" w:rsidRDefault="00270EC8">
            <w:pPr>
              <w:pStyle w:val="TableParagraph"/>
              <w:spacing w:before="63"/>
              <w:ind w:left="799"/>
              <w:rPr>
                <w:b/>
                <w:sz w:val="18"/>
              </w:rPr>
            </w:pPr>
            <w:r w:rsidRPr="00A92DD6">
              <w:rPr>
                <w:b/>
                <w:spacing w:val="-2"/>
                <w:sz w:val="18"/>
              </w:rPr>
              <w:t>Responsible</w:t>
            </w:r>
          </w:p>
        </w:tc>
      </w:tr>
      <w:tr w:rsidR="00CD4B8E" w:rsidRPr="00A92DD6" w14:paraId="3184C620" w14:textId="77777777">
        <w:trPr>
          <w:trHeight w:val="340"/>
        </w:trPr>
        <w:tc>
          <w:tcPr>
            <w:tcW w:w="6891" w:type="dxa"/>
          </w:tcPr>
          <w:p w14:paraId="3184C61D" w14:textId="77777777" w:rsidR="006A6872" w:rsidRPr="00A92DD6" w:rsidRDefault="006A6872">
            <w:pPr>
              <w:pStyle w:val="TableParagraph"/>
              <w:spacing w:before="0"/>
              <w:rPr>
                <w:rFonts w:ascii="Times New Roman"/>
                <w:sz w:val="18"/>
              </w:rPr>
            </w:pPr>
          </w:p>
        </w:tc>
        <w:tc>
          <w:tcPr>
            <w:tcW w:w="1335" w:type="dxa"/>
          </w:tcPr>
          <w:p w14:paraId="3184C61E" w14:textId="77777777" w:rsidR="006A6872" w:rsidRPr="00A92DD6" w:rsidRDefault="00270EC8">
            <w:pPr>
              <w:pStyle w:val="TableParagraph"/>
              <w:spacing w:before="61"/>
              <w:ind w:left="9"/>
              <w:jc w:val="center"/>
              <w:rPr>
                <w:b/>
                <w:sz w:val="18"/>
              </w:rPr>
            </w:pPr>
            <w:r w:rsidRPr="00A92DD6">
              <w:rPr>
                <w:b/>
                <w:spacing w:val="-2"/>
                <w:sz w:val="18"/>
              </w:rPr>
              <w:t>Client</w:t>
            </w:r>
          </w:p>
        </w:tc>
        <w:tc>
          <w:tcPr>
            <w:tcW w:w="1147" w:type="dxa"/>
          </w:tcPr>
          <w:p w14:paraId="3184C61F" w14:textId="77777777" w:rsidR="006A6872" w:rsidRPr="00A92DD6" w:rsidRDefault="00270EC8">
            <w:pPr>
              <w:pStyle w:val="TableParagraph"/>
              <w:spacing w:before="61"/>
              <w:ind w:left="34" w:right="27"/>
              <w:jc w:val="center"/>
              <w:rPr>
                <w:b/>
                <w:sz w:val="18"/>
              </w:rPr>
            </w:pPr>
            <w:r w:rsidRPr="00A92DD6">
              <w:rPr>
                <w:b/>
                <w:spacing w:val="-2"/>
                <w:sz w:val="18"/>
              </w:rPr>
              <w:t>Supplier</w:t>
            </w:r>
          </w:p>
        </w:tc>
      </w:tr>
      <w:tr w:rsidR="00CD4B8E" w:rsidRPr="00A92DD6" w14:paraId="3184C624" w14:textId="77777777">
        <w:trPr>
          <w:trHeight w:val="258"/>
        </w:trPr>
        <w:tc>
          <w:tcPr>
            <w:tcW w:w="6891" w:type="dxa"/>
          </w:tcPr>
          <w:p w14:paraId="3184C621" w14:textId="77777777" w:rsidR="006A6872" w:rsidRPr="00A92DD6" w:rsidRDefault="00270EC8">
            <w:pPr>
              <w:pStyle w:val="TableParagraph"/>
              <w:spacing w:line="218" w:lineRule="exact"/>
              <w:ind w:left="107"/>
              <w:rPr>
                <w:sz w:val="18"/>
              </w:rPr>
            </w:pPr>
            <w:r w:rsidRPr="00A92DD6">
              <w:rPr>
                <w:sz w:val="18"/>
              </w:rPr>
              <w:t>Manage</w:t>
            </w:r>
            <w:r w:rsidRPr="00A92DD6">
              <w:rPr>
                <w:spacing w:val="-4"/>
                <w:sz w:val="18"/>
              </w:rPr>
              <w:t xml:space="preserve"> </w:t>
            </w:r>
            <w:r w:rsidRPr="00A92DD6">
              <w:rPr>
                <w:sz w:val="18"/>
              </w:rPr>
              <w:t>and</w:t>
            </w:r>
            <w:r w:rsidRPr="00A92DD6">
              <w:rPr>
                <w:spacing w:val="-3"/>
                <w:sz w:val="18"/>
              </w:rPr>
              <w:t xml:space="preserve"> </w:t>
            </w:r>
            <w:r w:rsidRPr="00A92DD6">
              <w:rPr>
                <w:sz w:val="18"/>
              </w:rPr>
              <w:t>maintain</w:t>
            </w:r>
            <w:r w:rsidRPr="00A92DD6">
              <w:rPr>
                <w:spacing w:val="-3"/>
                <w:sz w:val="18"/>
              </w:rPr>
              <w:t xml:space="preserve"> </w:t>
            </w:r>
            <w:r w:rsidRPr="00A92DD6">
              <w:rPr>
                <w:sz w:val="18"/>
              </w:rPr>
              <w:t>a</w:t>
            </w:r>
            <w:r w:rsidRPr="00A92DD6">
              <w:rPr>
                <w:spacing w:val="-3"/>
                <w:sz w:val="18"/>
              </w:rPr>
              <w:t xml:space="preserve"> </w:t>
            </w:r>
            <w:r w:rsidRPr="00A92DD6">
              <w:rPr>
                <w:sz w:val="18"/>
              </w:rPr>
              <w:t>monitoring</w:t>
            </w:r>
            <w:r w:rsidRPr="00A92DD6">
              <w:rPr>
                <w:spacing w:val="-3"/>
                <w:sz w:val="18"/>
              </w:rPr>
              <w:t xml:space="preserve"> </w:t>
            </w:r>
            <w:r w:rsidRPr="00A92DD6">
              <w:rPr>
                <w:spacing w:val="-2"/>
                <w:sz w:val="18"/>
              </w:rPr>
              <w:t>solution</w:t>
            </w:r>
          </w:p>
        </w:tc>
        <w:tc>
          <w:tcPr>
            <w:tcW w:w="1335" w:type="dxa"/>
          </w:tcPr>
          <w:p w14:paraId="3184C622" w14:textId="77777777" w:rsidR="006A6872" w:rsidRPr="00A92DD6" w:rsidRDefault="006A6872" w:rsidP="00C67C9C">
            <w:pPr>
              <w:pStyle w:val="TableParagraph"/>
              <w:spacing w:before="0"/>
              <w:jc w:val="center"/>
              <w:rPr>
                <w:rFonts w:ascii="Times New Roman"/>
                <w:sz w:val="18"/>
              </w:rPr>
            </w:pPr>
          </w:p>
        </w:tc>
        <w:tc>
          <w:tcPr>
            <w:tcW w:w="1147" w:type="dxa"/>
          </w:tcPr>
          <w:p w14:paraId="3184C623" w14:textId="77777777" w:rsidR="006A6872" w:rsidRPr="00A92DD6" w:rsidRDefault="00270EC8">
            <w:pPr>
              <w:pStyle w:val="TableParagraph"/>
              <w:spacing w:line="218" w:lineRule="exact"/>
              <w:ind w:left="35" w:right="27"/>
              <w:jc w:val="center"/>
              <w:rPr>
                <w:sz w:val="18"/>
              </w:rPr>
            </w:pPr>
            <w:r w:rsidRPr="00A92DD6">
              <w:rPr>
                <w:spacing w:val="-10"/>
                <w:sz w:val="18"/>
              </w:rPr>
              <w:t>√</w:t>
            </w:r>
          </w:p>
        </w:tc>
      </w:tr>
      <w:tr w:rsidR="00CD4B8E" w:rsidRPr="00A92DD6" w14:paraId="4CDC1480" w14:textId="77777777">
        <w:trPr>
          <w:trHeight w:val="258"/>
        </w:trPr>
        <w:tc>
          <w:tcPr>
            <w:tcW w:w="6891" w:type="dxa"/>
          </w:tcPr>
          <w:p w14:paraId="57BC06F3" w14:textId="3FA5E7C4" w:rsidR="009A097A" w:rsidRPr="00A92DD6" w:rsidRDefault="009A097A">
            <w:pPr>
              <w:pStyle w:val="TableParagraph"/>
              <w:spacing w:line="218" w:lineRule="exact"/>
              <w:ind w:left="107"/>
              <w:rPr>
                <w:sz w:val="18"/>
              </w:rPr>
            </w:pPr>
            <w:r w:rsidRPr="00A92DD6">
              <w:rPr>
                <w:sz w:val="18"/>
              </w:rPr>
              <w:t xml:space="preserve">Provide list </w:t>
            </w:r>
            <w:r w:rsidR="007044F5" w:rsidRPr="00A92DD6">
              <w:rPr>
                <w:sz w:val="18"/>
              </w:rPr>
              <w:t xml:space="preserve">of </w:t>
            </w:r>
            <w:del w:id="1760" w:author="Vincent Boisclair" w:date="2025-10-15T17:36:00Z" w16du:dateUtc="2025-10-15T21:36:00Z">
              <w:r w:rsidR="00DB670B" w:rsidRPr="00A92DD6" w:rsidDel="006E5728">
                <w:rPr>
                  <w:sz w:val="18"/>
                </w:rPr>
                <w:delText>non</w:delText>
              </w:r>
              <w:r w:rsidR="0086132D" w:rsidRPr="00A92DD6" w:rsidDel="006E5728">
                <w:rPr>
                  <w:sz w:val="18"/>
                </w:rPr>
                <w:delText>-</w:delText>
              </w:r>
              <w:r w:rsidR="00DB670B" w:rsidRPr="00A92DD6" w:rsidDel="006E5728">
                <w:rPr>
                  <w:sz w:val="18"/>
                </w:rPr>
                <w:delText>Supplier</w:delText>
              </w:r>
            </w:del>
            <w:ins w:id="1761" w:author="Vincent Boisclair" w:date="2025-10-15T17:36:00Z" w16du:dateUtc="2025-10-15T21:36:00Z">
              <w:r w:rsidR="006E5728">
                <w:rPr>
                  <w:sz w:val="18"/>
                </w:rPr>
                <w:t>Client-Managed Services</w:t>
              </w:r>
            </w:ins>
            <w:del w:id="1762" w:author="Vincent Boisclair" w:date="2025-10-15T17:36:00Z" w16du:dateUtc="2025-10-15T21:36:00Z">
              <w:r w:rsidR="00DB670B" w:rsidRPr="00A92DD6" w:rsidDel="006E5728">
                <w:rPr>
                  <w:sz w:val="18"/>
                </w:rPr>
                <w:delText xml:space="preserve"> </w:delText>
              </w:r>
              <w:r w:rsidR="007044F5" w:rsidRPr="00A92DD6" w:rsidDel="006E5728">
                <w:rPr>
                  <w:sz w:val="18"/>
                </w:rPr>
                <w:delText>Assets</w:delText>
              </w:r>
            </w:del>
            <w:r w:rsidR="007044F5" w:rsidRPr="00A92DD6">
              <w:rPr>
                <w:sz w:val="18"/>
              </w:rPr>
              <w:t xml:space="preserve"> to be monitored</w:t>
            </w:r>
          </w:p>
        </w:tc>
        <w:tc>
          <w:tcPr>
            <w:tcW w:w="1335" w:type="dxa"/>
          </w:tcPr>
          <w:p w14:paraId="636387FE" w14:textId="6F528152" w:rsidR="009A097A" w:rsidRPr="00A92DD6" w:rsidRDefault="007044F5" w:rsidP="00C67C9C">
            <w:pPr>
              <w:pStyle w:val="TableParagraph"/>
              <w:spacing w:before="0"/>
              <w:jc w:val="center"/>
              <w:rPr>
                <w:rFonts w:ascii="Times New Roman"/>
                <w:sz w:val="18"/>
              </w:rPr>
            </w:pPr>
            <w:r w:rsidRPr="00A92DD6">
              <w:rPr>
                <w:spacing w:val="-10"/>
                <w:sz w:val="18"/>
              </w:rPr>
              <w:t>√</w:t>
            </w:r>
          </w:p>
        </w:tc>
        <w:tc>
          <w:tcPr>
            <w:tcW w:w="1147" w:type="dxa"/>
          </w:tcPr>
          <w:p w14:paraId="7C6514CE" w14:textId="77777777" w:rsidR="009A097A" w:rsidRPr="00A92DD6" w:rsidRDefault="009A097A">
            <w:pPr>
              <w:pStyle w:val="TableParagraph"/>
              <w:spacing w:line="218" w:lineRule="exact"/>
              <w:ind w:left="35" w:right="27"/>
              <w:jc w:val="center"/>
              <w:rPr>
                <w:spacing w:val="-10"/>
                <w:sz w:val="18"/>
              </w:rPr>
            </w:pPr>
          </w:p>
        </w:tc>
      </w:tr>
      <w:tr w:rsidR="00CD4B8E" w:rsidRPr="00A92DD6" w14:paraId="3184C628" w14:textId="77777777">
        <w:trPr>
          <w:trHeight w:val="261"/>
        </w:trPr>
        <w:tc>
          <w:tcPr>
            <w:tcW w:w="6891" w:type="dxa"/>
          </w:tcPr>
          <w:p w14:paraId="3184C625" w14:textId="056D36AA" w:rsidR="006A6872" w:rsidRPr="00A92DD6" w:rsidRDefault="00270EC8">
            <w:pPr>
              <w:pStyle w:val="TableParagraph"/>
              <w:ind w:left="107"/>
              <w:rPr>
                <w:sz w:val="18"/>
              </w:rPr>
            </w:pPr>
            <w:r w:rsidRPr="00A92DD6">
              <w:rPr>
                <w:sz w:val="18"/>
              </w:rPr>
              <w:t>Install</w:t>
            </w:r>
            <w:r w:rsidRPr="00A92DD6">
              <w:rPr>
                <w:spacing w:val="-3"/>
                <w:sz w:val="18"/>
              </w:rPr>
              <w:t xml:space="preserve"> </w:t>
            </w:r>
            <w:r w:rsidRPr="00A92DD6">
              <w:rPr>
                <w:sz w:val="18"/>
              </w:rPr>
              <w:t>and</w:t>
            </w:r>
            <w:r w:rsidRPr="00A92DD6">
              <w:rPr>
                <w:spacing w:val="-3"/>
                <w:sz w:val="18"/>
              </w:rPr>
              <w:t xml:space="preserve"> </w:t>
            </w:r>
            <w:r w:rsidRPr="00A92DD6">
              <w:rPr>
                <w:sz w:val="18"/>
              </w:rPr>
              <w:t>configure</w:t>
            </w:r>
            <w:r w:rsidRPr="00A92DD6">
              <w:rPr>
                <w:spacing w:val="-2"/>
                <w:sz w:val="18"/>
              </w:rPr>
              <w:t xml:space="preserve"> </w:t>
            </w:r>
            <w:r w:rsidRPr="00A92DD6">
              <w:rPr>
                <w:sz w:val="18"/>
              </w:rPr>
              <w:t>agents</w:t>
            </w:r>
            <w:r w:rsidRPr="00A92DD6">
              <w:rPr>
                <w:spacing w:val="-3"/>
                <w:sz w:val="18"/>
              </w:rPr>
              <w:t xml:space="preserve"> </w:t>
            </w:r>
            <w:r w:rsidRPr="00A92DD6">
              <w:rPr>
                <w:sz w:val="18"/>
              </w:rPr>
              <w:t>and</w:t>
            </w:r>
            <w:r w:rsidRPr="00A92DD6">
              <w:rPr>
                <w:spacing w:val="-3"/>
                <w:sz w:val="18"/>
              </w:rPr>
              <w:t xml:space="preserve"> </w:t>
            </w:r>
            <w:r w:rsidRPr="00A92DD6">
              <w:rPr>
                <w:sz w:val="18"/>
              </w:rPr>
              <w:t>scripts</w:t>
            </w:r>
            <w:r w:rsidRPr="00A92DD6">
              <w:rPr>
                <w:spacing w:val="-3"/>
                <w:sz w:val="18"/>
              </w:rPr>
              <w:t xml:space="preserve"> </w:t>
            </w:r>
            <w:r w:rsidRPr="00A92DD6">
              <w:rPr>
                <w:sz w:val="18"/>
              </w:rPr>
              <w:t>for</w:t>
            </w:r>
            <w:r w:rsidRPr="00A92DD6">
              <w:rPr>
                <w:spacing w:val="-2"/>
                <w:sz w:val="18"/>
              </w:rPr>
              <w:t xml:space="preserve"> </w:t>
            </w:r>
            <w:r w:rsidR="00D33193" w:rsidRPr="00A92DD6">
              <w:rPr>
                <w:sz w:val="18"/>
              </w:rPr>
              <w:t>operation systems</w:t>
            </w:r>
            <w:r w:rsidR="00D33193" w:rsidRPr="00A92DD6">
              <w:rPr>
                <w:spacing w:val="-3"/>
                <w:sz w:val="18"/>
              </w:rPr>
              <w:t xml:space="preserve"> </w:t>
            </w:r>
            <w:r w:rsidRPr="00A92DD6">
              <w:rPr>
                <w:sz w:val="18"/>
              </w:rPr>
              <w:t>monitoring</w:t>
            </w:r>
            <w:r w:rsidRPr="00A92DD6">
              <w:rPr>
                <w:spacing w:val="-3"/>
                <w:sz w:val="18"/>
              </w:rPr>
              <w:t xml:space="preserve"> </w:t>
            </w:r>
            <w:r w:rsidRPr="00A92DD6">
              <w:rPr>
                <w:sz w:val="18"/>
              </w:rPr>
              <w:t>of</w:t>
            </w:r>
            <w:r w:rsidRPr="00A92DD6">
              <w:rPr>
                <w:spacing w:val="-2"/>
                <w:sz w:val="18"/>
              </w:rPr>
              <w:t xml:space="preserve"> infrastructure</w:t>
            </w:r>
          </w:p>
        </w:tc>
        <w:tc>
          <w:tcPr>
            <w:tcW w:w="1335" w:type="dxa"/>
          </w:tcPr>
          <w:p w14:paraId="3184C626" w14:textId="77777777" w:rsidR="006A6872" w:rsidRPr="00A92DD6" w:rsidRDefault="006A6872" w:rsidP="00C67C9C">
            <w:pPr>
              <w:pStyle w:val="TableParagraph"/>
              <w:spacing w:before="0"/>
              <w:jc w:val="center"/>
              <w:rPr>
                <w:rFonts w:ascii="Times New Roman"/>
                <w:sz w:val="18"/>
              </w:rPr>
            </w:pPr>
          </w:p>
        </w:tc>
        <w:tc>
          <w:tcPr>
            <w:tcW w:w="1147" w:type="dxa"/>
          </w:tcPr>
          <w:p w14:paraId="3184C627" w14:textId="77777777" w:rsidR="006A6872" w:rsidRPr="00A92DD6" w:rsidRDefault="00270EC8">
            <w:pPr>
              <w:pStyle w:val="TableParagraph"/>
              <w:ind w:left="35" w:right="27"/>
              <w:jc w:val="center"/>
              <w:rPr>
                <w:sz w:val="18"/>
              </w:rPr>
            </w:pPr>
            <w:r w:rsidRPr="00A92DD6">
              <w:rPr>
                <w:spacing w:val="-10"/>
                <w:sz w:val="18"/>
              </w:rPr>
              <w:t>√</w:t>
            </w:r>
          </w:p>
        </w:tc>
      </w:tr>
      <w:tr w:rsidR="00CD4B8E" w:rsidRPr="00A92DD6" w14:paraId="3184C62C" w14:textId="77777777">
        <w:trPr>
          <w:trHeight w:val="258"/>
        </w:trPr>
        <w:tc>
          <w:tcPr>
            <w:tcW w:w="6891" w:type="dxa"/>
          </w:tcPr>
          <w:p w14:paraId="3184C629" w14:textId="49D6D3B3" w:rsidR="006A6872" w:rsidRPr="00A92DD6" w:rsidRDefault="00270EC8">
            <w:pPr>
              <w:pStyle w:val="TableParagraph"/>
              <w:spacing w:line="218" w:lineRule="exact"/>
              <w:ind w:left="107"/>
              <w:rPr>
                <w:sz w:val="18"/>
              </w:rPr>
            </w:pPr>
            <w:r w:rsidRPr="00A92DD6">
              <w:rPr>
                <w:sz w:val="18"/>
              </w:rPr>
              <w:t>Configuration</w:t>
            </w:r>
            <w:r w:rsidRPr="00A92DD6">
              <w:rPr>
                <w:spacing w:val="-4"/>
                <w:sz w:val="18"/>
              </w:rPr>
              <w:t xml:space="preserve"> </w:t>
            </w:r>
            <w:r w:rsidRPr="00A92DD6">
              <w:rPr>
                <w:sz w:val="18"/>
              </w:rPr>
              <w:t>of</w:t>
            </w:r>
            <w:r w:rsidRPr="00A92DD6">
              <w:rPr>
                <w:spacing w:val="-3"/>
                <w:sz w:val="18"/>
              </w:rPr>
              <w:t xml:space="preserve"> </w:t>
            </w:r>
            <w:r w:rsidR="00B37159" w:rsidRPr="00A92DD6">
              <w:rPr>
                <w:sz w:val="18"/>
              </w:rPr>
              <w:t>a</w:t>
            </w:r>
            <w:r w:rsidRPr="00A92DD6">
              <w:rPr>
                <w:sz w:val="18"/>
              </w:rPr>
              <w:t>lerts</w:t>
            </w:r>
            <w:r w:rsidRPr="00A92DD6">
              <w:rPr>
                <w:spacing w:val="-3"/>
                <w:sz w:val="18"/>
              </w:rPr>
              <w:t xml:space="preserve"> </w:t>
            </w:r>
            <w:r w:rsidRPr="00A92DD6">
              <w:rPr>
                <w:sz w:val="18"/>
              </w:rPr>
              <w:t>and</w:t>
            </w:r>
            <w:r w:rsidRPr="00A92DD6">
              <w:rPr>
                <w:spacing w:val="-3"/>
                <w:sz w:val="18"/>
              </w:rPr>
              <w:t xml:space="preserve"> </w:t>
            </w:r>
            <w:r w:rsidRPr="00A92DD6">
              <w:rPr>
                <w:sz w:val="18"/>
              </w:rPr>
              <w:t>thresholds</w:t>
            </w:r>
            <w:r w:rsidRPr="00A92DD6">
              <w:rPr>
                <w:spacing w:val="-3"/>
                <w:sz w:val="18"/>
              </w:rPr>
              <w:t xml:space="preserve"> </w:t>
            </w:r>
            <w:r w:rsidRPr="00A92DD6">
              <w:rPr>
                <w:sz w:val="18"/>
              </w:rPr>
              <w:t>for</w:t>
            </w:r>
            <w:r w:rsidRPr="00A92DD6">
              <w:rPr>
                <w:spacing w:val="-2"/>
                <w:sz w:val="18"/>
              </w:rPr>
              <w:t xml:space="preserve"> </w:t>
            </w:r>
            <w:r w:rsidRPr="00A92DD6">
              <w:rPr>
                <w:sz w:val="18"/>
              </w:rPr>
              <w:t>managed</w:t>
            </w:r>
            <w:r w:rsidRPr="00A92DD6">
              <w:rPr>
                <w:spacing w:val="-3"/>
                <w:sz w:val="18"/>
              </w:rPr>
              <w:t xml:space="preserve"> </w:t>
            </w:r>
            <w:r w:rsidRPr="00A92DD6">
              <w:rPr>
                <w:spacing w:val="-2"/>
                <w:sz w:val="18"/>
              </w:rPr>
              <w:t>workloads</w:t>
            </w:r>
          </w:p>
        </w:tc>
        <w:tc>
          <w:tcPr>
            <w:tcW w:w="1335" w:type="dxa"/>
          </w:tcPr>
          <w:p w14:paraId="3184C62A" w14:textId="77777777" w:rsidR="006A6872" w:rsidRPr="00A92DD6" w:rsidRDefault="006A6872" w:rsidP="00C67C9C">
            <w:pPr>
              <w:pStyle w:val="TableParagraph"/>
              <w:spacing w:before="0"/>
              <w:jc w:val="center"/>
              <w:rPr>
                <w:rFonts w:ascii="Times New Roman"/>
                <w:sz w:val="18"/>
              </w:rPr>
            </w:pPr>
          </w:p>
        </w:tc>
        <w:tc>
          <w:tcPr>
            <w:tcW w:w="1147" w:type="dxa"/>
          </w:tcPr>
          <w:p w14:paraId="3184C62B" w14:textId="77777777" w:rsidR="006A6872" w:rsidRPr="00A92DD6" w:rsidRDefault="00270EC8">
            <w:pPr>
              <w:pStyle w:val="TableParagraph"/>
              <w:spacing w:line="218" w:lineRule="exact"/>
              <w:ind w:left="35" w:right="27"/>
              <w:jc w:val="center"/>
              <w:rPr>
                <w:sz w:val="18"/>
              </w:rPr>
            </w:pPr>
            <w:r w:rsidRPr="00A92DD6">
              <w:rPr>
                <w:spacing w:val="-10"/>
                <w:sz w:val="18"/>
              </w:rPr>
              <w:t>√</w:t>
            </w:r>
          </w:p>
        </w:tc>
      </w:tr>
      <w:tr w:rsidR="00CD4B8E" w:rsidRPr="00A92DD6" w14:paraId="3184C630" w14:textId="77777777">
        <w:trPr>
          <w:trHeight w:val="258"/>
        </w:trPr>
        <w:tc>
          <w:tcPr>
            <w:tcW w:w="6891" w:type="dxa"/>
          </w:tcPr>
          <w:p w14:paraId="3184C62D" w14:textId="77777777" w:rsidR="006A6872" w:rsidRPr="00A92DD6" w:rsidRDefault="00270EC8">
            <w:pPr>
              <w:pStyle w:val="TableParagraph"/>
              <w:spacing w:line="218" w:lineRule="exact"/>
              <w:ind w:left="107"/>
              <w:rPr>
                <w:sz w:val="18"/>
              </w:rPr>
            </w:pPr>
            <w:r w:rsidRPr="00A92DD6">
              <w:rPr>
                <w:sz w:val="18"/>
              </w:rPr>
              <w:t>Manage</w:t>
            </w:r>
            <w:r w:rsidRPr="00A92DD6">
              <w:rPr>
                <w:spacing w:val="-4"/>
                <w:sz w:val="18"/>
              </w:rPr>
              <w:t xml:space="preserve"> </w:t>
            </w:r>
            <w:r w:rsidRPr="00A92DD6">
              <w:rPr>
                <w:sz w:val="18"/>
              </w:rPr>
              <w:t>maintenance</w:t>
            </w:r>
            <w:r w:rsidRPr="00A92DD6">
              <w:rPr>
                <w:spacing w:val="-4"/>
                <w:sz w:val="18"/>
              </w:rPr>
              <w:t xml:space="preserve"> </w:t>
            </w:r>
            <w:r w:rsidRPr="00A92DD6">
              <w:rPr>
                <w:sz w:val="18"/>
              </w:rPr>
              <w:t>schedules</w:t>
            </w:r>
            <w:r w:rsidRPr="00A92DD6">
              <w:rPr>
                <w:spacing w:val="-4"/>
                <w:sz w:val="18"/>
              </w:rPr>
              <w:t xml:space="preserve"> </w:t>
            </w:r>
            <w:r w:rsidRPr="00A92DD6">
              <w:rPr>
                <w:sz w:val="18"/>
              </w:rPr>
              <w:t>in</w:t>
            </w:r>
            <w:r w:rsidRPr="00A92DD6">
              <w:rPr>
                <w:spacing w:val="-4"/>
                <w:sz w:val="18"/>
              </w:rPr>
              <w:t xml:space="preserve"> </w:t>
            </w:r>
            <w:r w:rsidRPr="00A92DD6">
              <w:rPr>
                <w:sz w:val="18"/>
              </w:rPr>
              <w:t>monitoring</w:t>
            </w:r>
            <w:r w:rsidRPr="00A92DD6">
              <w:rPr>
                <w:spacing w:val="-4"/>
                <w:sz w:val="18"/>
              </w:rPr>
              <w:t xml:space="preserve"> tool</w:t>
            </w:r>
          </w:p>
        </w:tc>
        <w:tc>
          <w:tcPr>
            <w:tcW w:w="1335" w:type="dxa"/>
          </w:tcPr>
          <w:p w14:paraId="3184C62E" w14:textId="77777777" w:rsidR="006A6872" w:rsidRPr="00A92DD6" w:rsidRDefault="006A6872" w:rsidP="00C67C9C">
            <w:pPr>
              <w:pStyle w:val="TableParagraph"/>
              <w:spacing w:before="0"/>
              <w:jc w:val="center"/>
              <w:rPr>
                <w:rFonts w:ascii="Times New Roman"/>
                <w:sz w:val="18"/>
              </w:rPr>
            </w:pPr>
          </w:p>
        </w:tc>
        <w:tc>
          <w:tcPr>
            <w:tcW w:w="1147" w:type="dxa"/>
          </w:tcPr>
          <w:p w14:paraId="3184C62F" w14:textId="77777777" w:rsidR="006A6872" w:rsidRPr="00A92DD6" w:rsidRDefault="00270EC8">
            <w:pPr>
              <w:pStyle w:val="TableParagraph"/>
              <w:spacing w:line="218" w:lineRule="exact"/>
              <w:ind w:left="35" w:right="27"/>
              <w:jc w:val="center"/>
              <w:rPr>
                <w:sz w:val="18"/>
              </w:rPr>
            </w:pPr>
            <w:r w:rsidRPr="00A92DD6">
              <w:rPr>
                <w:spacing w:val="-10"/>
                <w:sz w:val="18"/>
              </w:rPr>
              <w:t>√</w:t>
            </w:r>
          </w:p>
        </w:tc>
      </w:tr>
      <w:tr w:rsidR="00CD4B8E" w:rsidRPr="00A92DD6" w14:paraId="3184C634" w14:textId="77777777">
        <w:trPr>
          <w:trHeight w:val="261"/>
        </w:trPr>
        <w:tc>
          <w:tcPr>
            <w:tcW w:w="6891" w:type="dxa"/>
          </w:tcPr>
          <w:p w14:paraId="3184C631" w14:textId="77777777" w:rsidR="006A6872" w:rsidRPr="00A92DD6" w:rsidRDefault="00270EC8">
            <w:pPr>
              <w:pStyle w:val="TableParagraph"/>
              <w:spacing w:before="23" w:line="219" w:lineRule="exact"/>
              <w:ind w:left="107"/>
              <w:rPr>
                <w:sz w:val="18"/>
              </w:rPr>
            </w:pPr>
            <w:r w:rsidRPr="00A92DD6">
              <w:rPr>
                <w:sz w:val="18"/>
              </w:rPr>
              <w:t>Monitor</w:t>
            </w:r>
            <w:r w:rsidRPr="00A92DD6">
              <w:rPr>
                <w:spacing w:val="-5"/>
                <w:sz w:val="18"/>
              </w:rPr>
              <w:t xml:space="preserve"> </w:t>
            </w:r>
            <w:r w:rsidRPr="00A92DD6">
              <w:rPr>
                <w:sz w:val="18"/>
              </w:rPr>
              <w:t>service</w:t>
            </w:r>
            <w:r w:rsidRPr="00A92DD6">
              <w:rPr>
                <w:spacing w:val="-4"/>
                <w:sz w:val="18"/>
              </w:rPr>
              <w:t xml:space="preserve"> </w:t>
            </w:r>
            <w:r w:rsidRPr="00A92DD6">
              <w:rPr>
                <w:spacing w:val="-2"/>
                <w:sz w:val="18"/>
              </w:rPr>
              <w:t>availability</w:t>
            </w:r>
          </w:p>
        </w:tc>
        <w:tc>
          <w:tcPr>
            <w:tcW w:w="1335" w:type="dxa"/>
          </w:tcPr>
          <w:p w14:paraId="3184C632" w14:textId="77777777" w:rsidR="006A6872" w:rsidRPr="00A92DD6" w:rsidRDefault="006A6872" w:rsidP="00C67C9C">
            <w:pPr>
              <w:pStyle w:val="TableParagraph"/>
              <w:spacing w:before="0"/>
              <w:jc w:val="center"/>
              <w:rPr>
                <w:rFonts w:ascii="Times New Roman"/>
                <w:sz w:val="18"/>
              </w:rPr>
            </w:pPr>
          </w:p>
        </w:tc>
        <w:tc>
          <w:tcPr>
            <w:tcW w:w="1147" w:type="dxa"/>
          </w:tcPr>
          <w:p w14:paraId="3184C633" w14:textId="77777777" w:rsidR="006A6872" w:rsidRPr="00A92DD6" w:rsidRDefault="00270EC8">
            <w:pPr>
              <w:pStyle w:val="TableParagraph"/>
              <w:spacing w:before="23" w:line="219" w:lineRule="exact"/>
              <w:ind w:left="35" w:right="27"/>
              <w:jc w:val="center"/>
              <w:rPr>
                <w:sz w:val="18"/>
              </w:rPr>
            </w:pPr>
            <w:r w:rsidRPr="00A92DD6">
              <w:rPr>
                <w:spacing w:val="-10"/>
                <w:sz w:val="18"/>
              </w:rPr>
              <w:t>√</w:t>
            </w:r>
          </w:p>
        </w:tc>
      </w:tr>
      <w:tr w:rsidR="00CD4B8E" w:rsidRPr="00A92DD6" w14:paraId="3184C638" w14:textId="77777777">
        <w:trPr>
          <w:trHeight w:val="258"/>
        </w:trPr>
        <w:tc>
          <w:tcPr>
            <w:tcW w:w="6891" w:type="dxa"/>
          </w:tcPr>
          <w:p w14:paraId="3184C635" w14:textId="4A61B3FB" w:rsidR="006A6872" w:rsidRPr="00A92DD6" w:rsidRDefault="00270EC8">
            <w:pPr>
              <w:pStyle w:val="TableParagraph"/>
              <w:spacing w:line="218" w:lineRule="exact"/>
              <w:ind w:left="107"/>
              <w:rPr>
                <w:sz w:val="18"/>
              </w:rPr>
            </w:pPr>
            <w:r w:rsidRPr="00A92DD6">
              <w:rPr>
                <w:sz w:val="18"/>
              </w:rPr>
              <w:t>Monitor</w:t>
            </w:r>
            <w:r w:rsidRPr="00A92DD6">
              <w:rPr>
                <w:spacing w:val="-3"/>
                <w:sz w:val="18"/>
              </w:rPr>
              <w:t xml:space="preserve"> </w:t>
            </w:r>
            <w:r w:rsidR="00184501" w:rsidRPr="00A92DD6">
              <w:rPr>
                <w:sz w:val="18"/>
              </w:rPr>
              <w:t xml:space="preserve">operation systems </w:t>
            </w:r>
            <w:r w:rsidRPr="00A92DD6">
              <w:rPr>
                <w:sz w:val="18"/>
              </w:rPr>
              <w:t>specific</w:t>
            </w:r>
            <w:r w:rsidRPr="00A92DD6">
              <w:rPr>
                <w:spacing w:val="-2"/>
                <w:sz w:val="18"/>
              </w:rPr>
              <w:t xml:space="preserve"> </w:t>
            </w:r>
            <w:r w:rsidRPr="00A92DD6">
              <w:rPr>
                <w:sz w:val="18"/>
              </w:rPr>
              <w:t>metrics</w:t>
            </w:r>
            <w:r w:rsidRPr="00A92DD6">
              <w:rPr>
                <w:spacing w:val="-3"/>
                <w:sz w:val="18"/>
              </w:rPr>
              <w:t xml:space="preserve"> </w:t>
            </w:r>
            <w:r w:rsidRPr="00A92DD6">
              <w:rPr>
                <w:sz w:val="18"/>
              </w:rPr>
              <w:t>(</w:t>
            </w:r>
            <w:r w:rsidR="00AB3555" w:rsidRPr="00A92DD6">
              <w:rPr>
                <w:sz w:val="18"/>
              </w:rPr>
              <w:t xml:space="preserve">e.g., </w:t>
            </w:r>
            <w:r w:rsidRPr="00A92DD6">
              <w:rPr>
                <w:sz w:val="18"/>
              </w:rPr>
              <w:t>utilization,</w:t>
            </w:r>
            <w:r w:rsidRPr="00A92DD6">
              <w:rPr>
                <w:spacing w:val="-3"/>
                <w:sz w:val="18"/>
              </w:rPr>
              <w:t xml:space="preserve"> </w:t>
            </w:r>
            <w:r w:rsidR="00BF6DEE" w:rsidRPr="00A92DD6">
              <w:rPr>
                <w:sz w:val="18"/>
              </w:rPr>
              <w:t>services</w:t>
            </w:r>
            <w:r w:rsidRPr="00A92DD6">
              <w:rPr>
                <w:sz w:val="18"/>
              </w:rPr>
              <w:t>,</w:t>
            </w:r>
            <w:r w:rsidRPr="00A92DD6">
              <w:rPr>
                <w:spacing w:val="-2"/>
                <w:sz w:val="18"/>
              </w:rPr>
              <w:t xml:space="preserve"> </w:t>
            </w:r>
            <w:r w:rsidRPr="00A92DD6">
              <w:rPr>
                <w:sz w:val="18"/>
              </w:rPr>
              <w:t>events,</w:t>
            </w:r>
            <w:r w:rsidRPr="00A92DD6">
              <w:rPr>
                <w:spacing w:val="-2"/>
                <w:sz w:val="18"/>
              </w:rPr>
              <w:t xml:space="preserve"> </w:t>
            </w:r>
            <w:r w:rsidRPr="00A92DD6">
              <w:rPr>
                <w:sz w:val="18"/>
              </w:rPr>
              <w:t>disk,</w:t>
            </w:r>
            <w:r w:rsidRPr="00A92DD6">
              <w:rPr>
                <w:spacing w:val="-2"/>
                <w:sz w:val="18"/>
              </w:rPr>
              <w:t xml:space="preserve"> paging)</w:t>
            </w:r>
          </w:p>
        </w:tc>
        <w:tc>
          <w:tcPr>
            <w:tcW w:w="1335" w:type="dxa"/>
          </w:tcPr>
          <w:p w14:paraId="3184C636" w14:textId="77777777" w:rsidR="006A6872" w:rsidRPr="00A92DD6" w:rsidRDefault="006A6872" w:rsidP="00C67C9C">
            <w:pPr>
              <w:pStyle w:val="TableParagraph"/>
              <w:spacing w:before="0"/>
              <w:jc w:val="center"/>
              <w:rPr>
                <w:rFonts w:ascii="Times New Roman"/>
                <w:sz w:val="18"/>
              </w:rPr>
            </w:pPr>
          </w:p>
        </w:tc>
        <w:tc>
          <w:tcPr>
            <w:tcW w:w="1147" w:type="dxa"/>
          </w:tcPr>
          <w:p w14:paraId="3184C637" w14:textId="77777777" w:rsidR="006A6872" w:rsidRPr="00A92DD6" w:rsidRDefault="00270EC8">
            <w:pPr>
              <w:pStyle w:val="TableParagraph"/>
              <w:spacing w:line="218" w:lineRule="exact"/>
              <w:ind w:left="35" w:right="27"/>
              <w:jc w:val="center"/>
              <w:rPr>
                <w:sz w:val="18"/>
              </w:rPr>
            </w:pPr>
            <w:r w:rsidRPr="00A92DD6">
              <w:rPr>
                <w:spacing w:val="-10"/>
                <w:sz w:val="18"/>
              </w:rPr>
              <w:t>√</w:t>
            </w:r>
          </w:p>
        </w:tc>
      </w:tr>
      <w:tr w:rsidR="00CD4B8E" w:rsidRPr="00A92DD6" w14:paraId="3184C63C" w14:textId="77777777">
        <w:trPr>
          <w:trHeight w:val="261"/>
        </w:trPr>
        <w:tc>
          <w:tcPr>
            <w:tcW w:w="6891" w:type="dxa"/>
          </w:tcPr>
          <w:p w14:paraId="3184C639" w14:textId="77777777" w:rsidR="006A6872" w:rsidRPr="00A92DD6" w:rsidRDefault="00270EC8">
            <w:pPr>
              <w:pStyle w:val="TableParagraph"/>
              <w:ind w:left="107"/>
              <w:rPr>
                <w:sz w:val="18"/>
              </w:rPr>
            </w:pPr>
            <w:r w:rsidRPr="00A92DD6">
              <w:rPr>
                <w:sz w:val="18"/>
              </w:rPr>
              <w:t>Monitor</w:t>
            </w:r>
            <w:r w:rsidRPr="00A92DD6">
              <w:rPr>
                <w:spacing w:val="-4"/>
                <w:sz w:val="18"/>
              </w:rPr>
              <w:t xml:space="preserve"> </w:t>
            </w:r>
            <w:r w:rsidRPr="00A92DD6">
              <w:rPr>
                <w:sz w:val="18"/>
              </w:rPr>
              <w:t>redundancy</w:t>
            </w:r>
            <w:r w:rsidRPr="00A92DD6">
              <w:rPr>
                <w:spacing w:val="-3"/>
                <w:sz w:val="18"/>
              </w:rPr>
              <w:t xml:space="preserve"> </w:t>
            </w:r>
            <w:r w:rsidRPr="00A92DD6">
              <w:rPr>
                <w:sz w:val="18"/>
              </w:rPr>
              <w:t>of</w:t>
            </w:r>
            <w:r w:rsidRPr="00A92DD6">
              <w:rPr>
                <w:spacing w:val="-4"/>
                <w:sz w:val="18"/>
              </w:rPr>
              <w:t xml:space="preserve"> </w:t>
            </w:r>
            <w:r w:rsidRPr="00A92DD6">
              <w:rPr>
                <w:sz w:val="18"/>
              </w:rPr>
              <w:t>environments</w:t>
            </w:r>
            <w:r w:rsidRPr="00A92DD6">
              <w:rPr>
                <w:spacing w:val="-5"/>
                <w:sz w:val="18"/>
              </w:rPr>
              <w:t xml:space="preserve"> </w:t>
            </w:r>
            <w:r w:rsidRPr="00A92DD6">
              <w:rPr>
                <w:sz w:val="18"/>
              </w:rPr>
              <w:t>(cluster</w:t>
            </w:r>
            <w:r w:rsidRPr="00A92DD6">
              <w:rPr>
                <w:spacing w:val="-3"/>
                <w:sz w:val="18"/>
              </w:rPr>
              <w:t xml:space="preserve"> </w:t>
            </w:r>
            <w:r w:rsidRPr="00A92DD6">
              <w:rPr>
                <w:spacing w:val="-2"/>
                <w:sz w:val="18"/>
              </w:rPr>
              <w:t>services)</w:t>
            </w:r>
          </w:p>
        </w:tc>
        <w:tc>
          <w:tcPr>
            <w:tcW w:w="1335" w:type="dxa"/>
          </w:tcPr>
          <w:p w14:paraId="3184C63A" w14:textId="77777777" w:rsidR="006A6872" w:rsidRPr="00A92DD6" w:rsidRDefault="006A6872" w:rsidP="00C67C9C">
            <w:pPr>
              <w:pStyle w:val="TableParagraph"/>
              <w:spacing w:before="0"/>
              <w:jc w:val="center"/>
              <w:rPr>
                <w:rFonts w:ascii="Times New Roman"/>
                <w:sz w:val="18"/>
              </w:rPr>
            </w:pPr>
          </w:p>
        </w:tc>
        <w:tc>
          <w:tcPr>
            <w:tcW w:w="1147" w:type="dxa"/>
          </w:tcPr>
          <w:p w14:paraId="3184C63B" w14:textId="77777777" w:rsidR="006A6872" w:rsidRPr="00A92DD6" w:rsidRDefault="00270EC8">
            <w:pPr>
              <w:pStyle w:val="TableParagraph"/>
              <w:ind w:left="35" w:right="27"/>
              <w:jc w:val="center"/>
              <w:rPr>
                <w:sz w:val="18"/>
              </w:rPr>
            </w:pPr>
            <w:r w:rsidRPr="00A92DD6">
              <w:rPr>
                <w:spacing w:val="-10"/>
                <w:sz w:val="18"/>
              </w:rPr>
              <w:t>√</w:t>
            </w:r>
          </w:p>
        </w:tc>
      </w:tr>
      <w:tr w:rsidR="00CD4B8E" w:rsidRPr="00A92DD6" w14:paraId="3184C640" w14:textId="77777777">
        <w:trPr>
          <w:trHeight w:val="258"/>
        </w:trPr>
        <w:tc>
          <w:tcPr>
            <w:tcW w:w="6891" w:type="dxa"/>
          </w:tcPr>
          <w:p w14:paraId="3184C63D" w14:textId="77777777" w:rsidR="006A6872" w:rsidRPr="00A92DD6" w:rsidRDefault="00270EC8">
            <w:pPr>
              <w:pStyle w:val="TableParagraph"/>
              <w:spacing w:line="218" w:lineRule="exact"/>
              <w:ind w:left="107"/>
              <w:rPr>
                <w:sz w:val="18"/>
              </w:rPr>
            </w:pPr>
            <w:r w:rsidRPr="00A92DD6">
              <w:rPr>
                <w:sz w:val="18"/>
              </w:rPr>
              <w:t>Monitor</w:t>
            </w:r>
            <w:r w:rsidRPr="00A92DD6">
              <w:rPr>
                <w:spacing w:val="-4"/>
                <w:sz w:val="18"/>
              </w:rPr>
              <w:t xml:space="preserve"> </w:t>
            </w:r>
            <w:r w:rsidRPr="00A92DD6">
              <w:rPr>
                <w:sz w:val="18"/>
              </w:rPr>
              <w:t>container</w:t>
            </w:r>
            <w:r w:rsidRPr="00A92DD6">
              <w:rPr>
                <w:spacing w:val="-4"/>
                <w:sz w:val="18"/>
              </w:rPr>
              <w:t xml:space="preserve"> </w:t>
            </w:r>
            <w:r w:rsidRPr="00A92DD6">
              <w:rPr>
                <w:spacing w:val="-2"/>
                <w:sz w:val="18"/>
              </w:rPr>
              <w:t>instances</w:t>
            </w:r>
          </w:p>
        </w:tc>
        <w:tc>
          <w:tcPr>
            <w:tcW w:w="1335" w:type="dxa"/>
          </w:tcPr>
          <w:p w14:paraId="3184C63E" w14:textId="77777777" w:rsidR="006A6872" w:rsidRPr="00A92DD6" w:rsidRDefault="006A6872" w:rsidP="00C67C9C">
            <w:pPr>
              <w:pStyle w:val="TableParagraph"/>
              <w:spacing w:before="0"/>
              <w:jc w:val="center"/>
              <w:rPr>
                <w:rFonts w:ascii="Times New Roman"/>
                <w:sz w:val="18"/>
              </w:rPr>
            </w:pPr>
          </w:p>
        </w:tc>
        <w:tc>
          <w:tcPr>
            <w:tcW w:w="1147" w:type="dxa"/>
          </w:tcPr>
          <w:p w14:paraId="3184C63F" w14:textId="77777777" w:rsidR="006A6872" w:rsidRPr="00A92DD6" w:rsidRDefault="00270EC8">
            <w:pPr>
              <w:pStyle w:val="TableParagraph"/>
              <w:spacing w:line="218" w:lineRule="exact"/>
              <w:ind w:left="35" w:right="27"/>
              <w:jc w:val="center"/>
              <w:rPr>
                <w:sz w:val="18"/>
              </w:rPr>
            </w:pPr>
            <w:r w:rsidRPr="00A92DD6">
              <w:rPr>
                <w:spacing w:val="-10"/>
                <w:sz w:val="18"/>
              </w:rPr>
              <w:t>√</w:t>
            </w:r>
          </w:p>
        </w:tc>
      </w:tr>
      <w:tr w:rsidR="00CD4B8E" w:rsidRPr="00A92DD6" w14:paraId="3184C644" w14:textId="77777777">
        <w:trPr>
          <w:trHeight w:val="258"/>
        </w:trPr>
        <w:tc>
          <w:tcPr>
            <w:tcW w:w="6891" w:type="dxa"/>
          </w:tcPr>
          <w:p w14:paraId="3184C641" w14:textId="77777777" w:rsidR="00871D34" w:rsidRPr="00A92DD6" w:rsidRDefault="00871D34" w:rsidP="00871D34">
            <w:pPr>
              <w:pStyle w:val="TableParagraph"/>
              <w:spacing w:line="218" w:lineRule="exact"/>
              <w:ind w:left="107"/>
              <w:rPr>
                <w:sz w:val="18"/>
              </w:rPr>
            </w:pPr>
            <w:r w:rsidRPr="00A92DD6">
              <w:rPr>
                <w:sz w:val="18"/>
              </w:rPr>
              <w:t>Monitor</w:t>
            </w:r>
            <w:r w:rsidRPr="00A92DD6">
              <w:rPr>
                <w:spacing w:val="-3"/>
                <w:sz w:val="18"/>
              </w:rPr>
              <w:t xml:space="preserve"> </w:t>
            </w:r>
            <w:r w:rsidRPr="00A92DD6">
              <w:rPr>
                <w:sz w:val="18"/>
              </w:rPr>
              <w:t>critical</w:t>
            </w:r>
            <w:r w:rsidRPr="00A92DD6">
              <w:rPr>
                <w:spacing w:val="-3"/>
                <w:sz w:val="18"/>
              </w:rPr>
              <w:t xml:space="preserve"> </w:t>
            </w:r>
            <w:r w:rsidRPr="00A92DD6">
              <w:rPr>
                <w:sz w:val="18"/>
              </w:rPr>
              <w:t>business</w:t>
            </w:r>
            <w:r w:rsidRPr="00A92DD6">
              <w:rPr>
                <w:spacing w:val="-3"/>
                <w:sz w:val="18"/>
              </w:rPr>
              <w:t xml:space="preserve"> </w:t>
            </w:r>
            <w:r w:rsidRPr="00A92DD6">
              <w:rPr>
                <w:sz w:val="18"/>
              </w:rPr>
              <w:t>websites</w:t>
            </w:r>
            <w:r w:rsidRPr="00A92DD6">
              <w:rPr>
                <w:spacing w:val="-4"/>
                <w:sz w:val="18"/>
              </w:rPr>
              <w:t xml:space="preserve"> </w:t>
            </w:r>
            <w:r w:rsidRPr="00A92DD6">
              <w:rPr>
                <w:sz w:val="18"/>
              </w:rPr>
              <w:t>(http</w:t>
            </w:r>
            <w:r w:rsidRPr="00A92DD6">
              <w:rPr>
                <w:spacing w:val="-3"/>
                <w:sz w:val="18"/>
              </w:rPr>
              <w:t xml:space="preserve"> </w:t>
            </w:r>
            <w:r w:rsidRPr="00A92DD6">
              <w:rPr>
                <w:spacing w:val="-2"/>
                <w:sz w:val="18"/>
              </w:rPr>
              <w:t>check)</w:t>
            </w:r>
          </w:p>
        </w:tc>
        <w:tc>
          <w:tcPr>
            <w:tcW w:w="1335" w:type="dxa"/>
          </w:tcPr>
          <w:p w14:paraId="3184C642" w14:textId="21427290" w:rsidR="00871D34" w:rsidRPr="00A92DD6" w:rsidRDefault="00871D34" w:rsidP="00871D34">
            <w:pPr>
              <w:pStyle w:val="TableParagraph"/>
              <w:spacing w:line="218" w:lineRule="exact"/>
              <w:ind w:left="9" w:right="1"/>
              <w:jc w:val="center"/>
              <w:rPr>
                <w:sz w:val="18"/>
              </w:rPr>
            </w:pPr>
            <w:r w:rsidRPr="00A92DD6">
              <w:rPr>
                <w:spacing w:val="-10"/>
                <w:sz w:val="18"/>
              </w:rPr>
              <w:t>√</w:t>
            </w:r>
          </w:p>
        </w:tc>
        <w:tc>
          <w:tcPr>
            <w:tcW w:w="1147" w:type="dxa"/>
          </w:tcPr>
          <w:p w14:paraId="3184C643" w14:textId="5BEADA57" w:rsidR="00871D34" w:rsidRPr="00A92DD6" w:rsidRDefault="00871D34" w:rsidP="00C67C9C">
            <w:pPr>
              <w:pStyle w:val="TableParagraph"/>
              <w:spacing w:before="0"/>
              <w:jc w:val="center"/>
              <w:rPr>
                <w:rFonts w:ascii="Times New Roman"/>
                <w:sz w:val="18"/>
              </w:rPr>
            </w:pPr>
          </w:p>
        </w:tc>
      </w:tr>
      <w:tr w:rsidR="00CD4B8E" w:rsidRPr="00A92DD6" w14:paraId="3184C648" w14:textId="77777777">
        <w:trPr>
          <w:trHeight w:val="261"/>
        </w:trPr>
        <w:tc>
          <w:tcPr>
            <w:tcW w:w="6891" w:type="dxa"/>
          </w:tcPr>
          <w:p w14:paraId="3184C645" w14:textId="3FD30DE2" w:rsidR="00871D34" w:rsidRPr="00A92DD6" w:rsidRDefault="00871D34" w:rsidP="00871D34">
            <w:pPr>
              <w:pStyle w:val="TableParagraph"/>
              <w:ind w:left="107"/>
              <w:rPr>
                <w:sz w:val="18"/>
              </w:rPr>
            </w:pPr>
            <w:r w:rsidRPr="00A92DD6">
              <w:rPr>
                <w:sz w:val="18"/>
              </w:rPr>
              <w:t>Monitor</w:t>
            </w:r>
            <w:r w:rsidRPr="00A92DD6">
              <w:rPr>
                <w:spacing w:val="-4"/>
                <w:sz w:val="18"/>
              </w:rPr>
              <w:t xml:space="preserve"> </w:t>
            </w:r>
            <w:r w:rsidRPr="00A92DD6">
              <w:rPr>
                <w:sz w:val="18"/>
              </w:rPr>
              <w:t>SSL</w:t>
            </w:r>
            <w:r w:rsidRPr="00A92DD6">
              <w:rPr>
                <w:spacing w:val="-2"/>
                <w:sz w:val="18"/>
              </w:rPr>
              <w:t xml:space="preserve"> </w:t>
            </w:r>
            <w:r w:rsidRPr="00A92DD6">
              <w:rPr>
                <w:sz w:val="18"/>
              </w:rPr>
              <w:t>certificate</w:t>
            </w:r>
            <w:r w:rsidRPr="00A92DD6">
              <w:rPr>
                <w:spacing w:val="-4"/>
                <w:sz w:val="18"/>
              </w:rPr>
              <w:t xml:space="preserve"> </w:t>
            </w:r>
            <w:r w:rsidRPr="00A92DD6">
              <w:rPr>
                <w:sz w:val="18"/>
              </w:rPr>
              <w:t>expiration</w:t>
            </w:r>
            <w:r w:rsidRPr="00A92DD6">
              <w:rPr>
                <w:spacing w:val="-2"/>
                <w:sz w:val="18"/>
              </w:rPr>
              <w:t xml:space="preserve"> </w:t>
            </w:r>
            <w:r w:rsidRPr="00A92DD6">
              <w:rPr>
                <w:spacing w:val="-4"/>
                <w:sz w:val="18"/>
              </w:rPr>
              <w:t>dates</w:t>
            </w:r>
            <w:r w:rsidR="00CF2A0B" w:rsidRPr="00A92DD6">
              <w:rPr>
                <w:spacing w:val="-4"/>
                <w:sz w:val="18"/>
              </w:rPr>
              <w:t xml:space="preserve"> </w:t>
            </w:r>
          </w:p>
        </w:tc>
        <w:tc>
          <w:tcPr>
            <w:tcW w:w="1335" w:type="dxa"/>
          </w:tcPr>
          <w:p w14:paraId="3184C646" w14:textId="0D31B1A4" w:rsidR="00871D34" w:rsidRPr="00A92DD6" w:rsidRDefault="00871D34" w:rsidP="00871D34">
            <w:pPr>
              <w:pStyle w:val="TableParagraph"/>
              <w:ind w:left="9" w:right="1"/>
              <w:jc w:val="center"/>
              <w:rPr>
                <w:sz w:val="18"/>
              </w:rPr>
            </w:pPr>
            <w:r w:rsidRPr="00A92DD6">
              <w:rPr>
                <w:spacing w:val="-10"/>
                <w:sz w:val="18"/>
              </w:rPr>
              <w:t>√</w:t>
            </w:r>
          </w:p>
        </w:tc>
        <w:tc>
          <w:tcPr>
            <w:tcW w:w="1147" w:type="dxa"/>
          </w:tcPr>
          <w:p w14:paraId="3184C647" w14:textId="5BC714C5" w:rsidR="00871D34" w:rsidRPr="00A92DD6" w:rsidRDefault="00871D34" w:rsidP="00C67C9C">
            <w:pPr>
              <w:pStyle w:val="TableParagraph"/>
              <w:spacing w:before="0"/>
              <w:jc w:val="center"/>
              <w:rPr>
                <w:rFonts w:ascii="Times New Roman"/>
                <w:sz w:val="18"/>
              </w:rPr>
            </w:pPr>
          </w:p>
        </w:tc>
      </w:tr>
      <w:tr w:rsidR="00CD4B8E" w:rsidRPr="00A92DD6" w14:paraId="3184C64C" w14:textId="77777777">
        <w:trPr>
          <w:trHeight w:val="258"/>
        </w:trPr>
        <w:tc>
          <w:tcPr>
            <w:tcW w:w="6891" w:type="dxa"/>
          </w:tcPr>
          <w:p w14:paraId="3184C649" w14:textId="4678A450" w:rsidR="00871D34" w:rsidRPr="00A92DD6" w:rsidRDefault="00871D34" w:rsidP="00871D34">
            <w:pPr>
              <w:pStyle w:val="TableParagraph"/>
              <w:spacing w:line="218" w:lineRule="exact"/>
              <w:ind w:left="107"/>
              <w:rPr>
                <w:sz w:val="18"/>
              </w:rPr>
            </w:pPr>
            <w:r w:rsidRPr="00A92DD6">
              <w:rPr>
                <w:sz w:val="18"/>
              </w:rPr>
              <w:t>Open</w:t>
            </w:r>
            <w:r w:rsidRPr="00A92DD6">
              <w:rPr>
                <w:spacing w:val="-3"/>
                <w:sz w:val="18"/>
              </w:rPr>
              <w:t xml:space="preserve"> </w:t>
            </w:r>
            <w:r w:rsidRPr="00A92DD6">
              <w:rPr>
                <w:sz w:val="18"/>
              </w:rPr>
              <w:t>automated</w:t>
            </w:r>
            <w:r w:rsidRPr="00A92DD6">
              <w:rPr>
                <w:spacing w:val="-1"/>
                <w:sz w:val="18"/>
              </w:rPr>
              <w:t xml:space="preserve"> </w:t>
            </w:r>
            <w:r w:rsidRPr="00A92DD6">
              <w:rPr>
                <w:sz w:val="18"/>
              </w:rPr>
              <w:t>incident</w:t>
            </w:r>
            <w:r w:rsidRPr="00A92DD6">
              <w:rPr>
                <w:spacing w:val="-2"/>
                <w:sz w:val="18"/>
              </w:rPr>
              <w:t xml:space="preserve"> </w:t>
            </w:r>
            <w:r w:rsidRPr="00A92DD6">
              <w:rPr>
                <w:sz w:val="18"/>
              </w:rPr>
              <w:t>ticket</w:t>
            </w:r>
            <w:r w:rsidRPr="00A92DD6">
              <w:rPr>
                <w:spacing w:val="-2"/>
                <w:sz w:val="18"/>
              </w:rPr>
              <w:t xml:space="preserve"> </w:t>
            </w:r>
            <w:r w:rsidRPr="00A92DD6">
              <w:rPr>
                <w:sz w:val="18"/>
              </w:rPr>
              <w:t>in</w:t>
            </w:r>
            <w:r w:rsidRPr="00A92DD6">
              <w:rPr>
                <w:spacing w:val="-3"/>
                <w:sz w:val="18"/>
              </w:rPr>
              <w:t xml:space="preserve"> </w:t>
            </w:r>
            <w:r w:rsidRPr="00A92DD6">
              <w:rPr>
                <w:sz w:val="18"/>
              </w:rPr>
              <w:t>the</w:t>
            </w:r>
            <w:r w:rsidRPr="00A92DD6">
              <w:rPr>
                <w:spacing w:val="-1"/>
                <w:sz w:val="18"/>
              </w:rPr>
              <w:t xml:space="preserve"> </w:t>
            </w:r>
            <w:r w:rsidRPr="00A92DD6">
              <w:rPr>
                <w:sz w:val="18"/>
              </w:rPr>
              <w:t>Supplier</w:t>
            </w:r>
            <w:r w:rsidRPr="00A92DD6">
              <w:rPr>
                <w:spacing w:val="-2"/>
                <w:sz w:val="18"/>
              </w:rPr>
              <w:t xml:space="preserve"> </w:t>
            </w:r>
            <w:r w:rsidRPr="00A92DD6">
              <w:rPr>
                <w:sz w:val="18"/>
              </w:rPr>
              <w:t>ITSM</w:t>
            </w:r>
            <w:r w:rsidRPr="00A92DD6">
              <w:rPr>
                <w:spacing w:val="-2"/>
                <w:sz w:val="18"/>
              </w:rPr>
              <w:t xml:space="preserve"> </w:t>
            </w:r>
            <w:r w:rsidRPr="00A92DD6">
              <w:rPr>
                <w:sz w:val="18"/>
              </w:rPr>
              <w:t>tool</w:t>
            </w:r>
            <w:r w:rsidRPr="00A92DD6">
              <w:rPr>
                <w:spacing w:val="-3"/>
                <w:sz w:val="18"/>
              </w:rPr>
              <w:t xml:space="preserve"> </w:t>
            </w:r>
            <w:r w:rsidRPr="00A92DD6">
              <w:rPr>
                <w:sz w:val="18"/>
              </w:rPr>
              <w:t>instance</w:t>
            </w:r>
            <w:r w:rsidRPr="00A92DD6">
              <w:rPr>
                <w:spacing w:val="-1"/>
                <w:sz w:val="18"/>
              </w:rPr>
              <w:t xml:space="preserve"> </w:t>
            </w:r>
            <w:r w:rsidRPr="00A92DD6">
              <w:rPr>
                <w:sz w:val="18"/>
              </w:rPr>
              <w:t>based</w:t>
            </w:r>
            <w:r w:rsidRPr="00A92DD6">
              <w:rPr>
                <w:spacing w:val="-3"/>
                <w:sz w:val="18"/>
              </w:rPr>
              <w:t xml:space="preserve"> </w:t>
            </w:r>
            <w:r w:rsidRPr="00A92DD6">
              <w:rPr>
                <w:sz w:val="18"/>
              </w:rPr>
              <w:t>on</w:t>
            </w:r>
            <w:r w:rsidRPr="00A92DD6">
              <w:rPr>
                <w:spacing w:val="-1"/>
                <w:sz w:val="18"/>
              </w:rPr>
              <w:t xml:space="preserve"> </w:t>
            </w:r>
            <w:r w:rsidRPr="00A92DD6">
              <w:rPr>
                <w:spacing w:val="-2"/>
                <w:sz w:val="18"/>
              </w:rPr>
              <w:t>alert</w:t>
            </w:r>
          </w:p>
        </w:tc>
        <w:tc>
          <w:tcPr>
            <w:tcW w:w="1335" w:type="dxa"/>
          </w:tcPr>
          <w:p w14:paraId="3184C64A" w14:textId="77777777" w:rsidR="00871D34" w:rsidRPr="00A92DD6" w:rsidRDefault="00871D34" w:rsidP="00C67C9C">
            <w:pPr>
              <w:pStyle w:val="TableParagraph"/>
              <w:spacing w:before="0"/>
              <w:jc w:val="center"/>
              <w:rPr>
                <w:rFonts w:ascii="Times New Roman"/>
                <w:sz w:val="18"/>
              </w:rPr>
            </w:pPr>
          </w:p>
        </w:tc>
        <w:tc>
          <w:tcPr>
            <w:tcW w:w="1147" w:type="dxa"/>
          </w:tcPr>
          <w:p w14:paraId="3184C64B" w14:textId="77777777" w:rsidR="00871D34" w:rsidRPr="00A92DD6" w:rsidRDefault="00871D34" w:rsidP="00871D34">
            <w:pPr>
              <w:pStyle w:val="TableParagraph"/>
              <w:spacing w:line="218" w:lineRule="exact"/>
              <w:ind w:left="35" w:right="27"/>
              <w:jc w:val="center"/>
              <w:rPr>
                <w:sz w:val="18"/>
              </w:rPr>
            </w:pPr>
            <w:r w:rsidRPr="00A92DD6">
              <w:rPr>
                <w:spacing w:val="-10"/>
                <w:sz w:val="18"/>
              </w:rPr>
              <w:t>√</w:t>
            </w:r>
          </w:p>
        </w:tc>
      </w:tr>
      <w:tr w:rsidR="00CD4B8E" w:rsidRPr="00A92DD6" w14:paraId="3184C650" w14:textId="77777777">
        <w:trPr>
          <w:trHeight w:val="258"/>
        </w:trPr>
        <w:tc>
          <w:tcPr>
            <w:tcW w:w="6891" w:type="dxa"/>
          </w:tcPr>
          <w:p w14:paraId="3184C64D" w14:textId="1D4472B2" w:rsidR="00871D34" w:rsidRPr="00A92DD6" w:rsidRDefault="00871D34" w:rsidP="00871D34">
            <w:pPr>
              <w:pStyle w:val="TableParagraph"/>
              <w:spacing w:line="218" w:lineRule="exact"/>
              <w:ind w:left="107"/>
              <w:rPr>
                <w:sz w:val="18"/>
              </w:rPr>
            </w:pPr>
            <w:r w:rsidRPr="00A92DD6">
              <w:rPr>
                <w:sz w:val="18"/>
              </w:rPr>
              <w:t>Dispatch</w:t>
            </w:r>
            <w:r w:rsidRPr="00A92DD6">
              <w:rPr>
                <w:spacing w:val="-2"/>
                <w:sz w:val="18"/>
              </w:rPr>
              <w:t xml:space="preserve"> </w:t>
            </w:r>
            <w:r w:rsidRPr="00A92DD6">
              <w:rPr>
                <w:sz w:val="18"/>
              </w:rPr>
              <w:t>alerts</w:t>
            </w:r>
            <w:r w:rsidRPr="00A92DD6">
              <w:rPr>
                <w:spacing w:val="-2"/>
                <w:sz w:val="18"/>
              </w:rPr>
              <w:t xml:space="preserve"> </w:t>
            </w:r>
            <w:r w:rsidRPr="00A92DD6">
              <w:rPr>
                <w:sz w:val="18"/>
              </w:rPr>
              <w:t>for</w:t>
            </w:r>
            <w:r w:rsidRPr="00A92DD6">
              <w:rPr>
                <w:spacing w:val="-3"/>
                <w:sz w:val="18"/>
              </w:rPr>
              <w:t xml:space="preserve"> </w:t>
            </w:r>
            <w:r w:rsidRPr="00A92DD6">
              <w:rPr>
                <w:sz w:val="18"/>
              </w:rPr>
              <w:t>investigation</w:t>
            </w:r>
            <w:r w:rsidRPr="00A92DD6">
              <w:rPr>
                <w:spacing w:val="-1"/>
                <w:sz w:val="18"/>
              </w:rPr>
              <w:t xml:space="preserve"> </w:t>
            </w:r>
            <w:r w:rsidRPr="00A92DD6">
              <w:rPr>
                <w:sz w:val="18"/>
              </w:rPr>
              <w:t>as</w:t>
            </w:r>
            <w:r w:rsidRPr="00A92DD6">
              <w:rPr>
                <w:spacing w:val="-3"/>
                <w:sz w:val="18"/>
              </w:rPr>
              <w:t xml:space="preserve"> </w:t>
            </w:r>
            <w:r w:rsidRPr="00A92DD6">
              <w:rPr>
                <w:sz w:val="18"/>
              </w:rPr>
              <w:t>per</w:t>
            </w:r>
            <w:r w:rsidRPr="00A92DD6">
              <w:rPr>
                <w:spacing w:val="-2"/>
                <w:sz w:val="18"/>
              </w:rPr>
              <w:t xml:space="preserve"> </w:t>
            </w:r>
            <w:r w:rsidRPr="00A92DD6">
              <w:rPr>
                <w:sz w:val="18"/>
              </w:rPr>
              <w:t>defined</w:t>
            </w:r>
            <w:r w:rsidRPr="00A92DD6">
              <w:rPr>
                <w:spacing w:val="-2"/>
                <w:sz w:val="18"/>
              </w:rPr>
              <w:t xml:space="preserve"> </w:t>
            </w:r>
            <w:r w:rsidRPr="00A92DD6">
              <w:rPr>
                <w:sz w:val="18"/>
              </w:rPr>
              <w:t>SLA’s</w:t>
            </w:r>
            <w:r w:rsidRPr="00A92DD6">
              <w:rPr>
                <w:spacing w:val="-2"/>
                <w:sz w:val="18"/>
              </w:rPr>
              <w:t xml:space="preserve"> </w:t>
            </w:r>
            <w:r w:rsidRPr="00A92DD6">
              <w:rPr>
                <w:sz w:val="18"/>
              </w:rPr>
              <w:t>and</w:t>
            </w:r>
            <w:r w:rsidRPr="00A92DD6">
              <w:rPr>
                <w:spacing w:val="-2"/>
                <w:sz w:val="18"/>
              </w:rPr>
              <w:t xml:space="preserve"> </w:t>
            </w:r>
            <w:r w:rsidRPr="00A92DD6">
              <w:rPr>
                <w:sz w:val="18"/>
              </w:rPr>
              <w:t>escalation</w:t>
            </w:r>
            <w:r w:rsidRPr="00A92DD6">
              <w:rPr>
                <w:spacing w:val="-2"/>
                <w:sz w:val="18"/>
              </w:rPr>
              <w:t xml:space="preserve"> procedures</w:t>
            </w:r>
          </w:p>
        </w:tc>
        <w:tc>
          <w:tcPr>
            <w:tcW w:w="1335" w:type="dxa"/>
          </w:tcPr>
          <w:p w14:paraId="3184C64E" w14:textId="77777777" w:rsidR="00871D34" w:rsidRPr="00A92DD6" w:rsidRDefault="00871D34" w:rsidP="00C67C9C">
            <w:pPr>
              <w:pStyle w:val="TableParagraph"/>
              <w:spacing w:before="0"/>
              <w:jc w:val="center"/>
              <w:rPr>
                <w:rFonts w:ascii="Times New Roman"/>
                <w:sz w:val="18"/>
              </w:rPr>
            </w:pPr>
          </w:p>
        </w:tc>
        <w:tc>
          <w:tcPr>
            <w:tcW w:w="1147" w:type="dxa"/>
          </w:tcPr>
          <w:p w14:paraId="3184C64F" w14:textId="77777777" w:rsidR="00871D34" w:rsidRPr="00A92DD6" w:rsidRDefault="00871D34" w:rsidP="00871D34">
            <w:pPr>
              <w:pStyle w:val="TableParagraph"/>
              <w:spacing w:line="218" w:lineRule="exact"/>
              <w:ind w:left="35" w:right="27"/>
              <w:jc w:val="center"/>
              <w:rPr>
                <w:sz w:val="18"/>
              </w:rPr>
            </w:pPr>
            <w:r w:rsidRPr="00A92DD6">
              <w:rPr>
                <w:spacing w:val="-10"/>
                <w:sz w:val="18"/>
              </w:rPr>
              <w:t>√</w:t>
            </w:r>
          </w:p>
        </w:tc>
      </w:tr>
      <w:tr w:rsidR="00CD4B8E" w:rsidRPr="00A92DD6" w14:paraId="3184C654" w14:textId="77777777">
        <w:trPr>
          <w:trHeight w:val="261"/>
        </w:trPr>
        <w:tc>
          <w:tcPr>
            <w:tcW w:w="6891" w:type="dxa"/>
          </w:tcPr>
          <w:p w14:paraId="3184C651" w14:textId="65F0E423" w:rsidR="00871D34" w:rsidRPr="00A92DD6" w:rsidRDefault="00871D34" w:rsidP="00871D34">
            <w:pPr>
              <w:pStyle w:val="TableParagraph"/>
              <w:spacing w:before="23" w:line="218" w:lineRule="exact"/>
              <w:ind w:left="107"/>
              <w:rPr>
                <w:sz w:val="18"/>
              </w:rPr>
            </w:pPr>
            <w:r w:rsidRPr="00A92DD6">
              <w:rPr>
                <w:sz w:val="18"/>
              </w:rPr>
              <w:t>Investigate</w:t>
            </w:r>
            <w:r w:rsidRPr="00A92DD6">
              <w:rPr>
                <w:spacing w:val="-6"/>
                <w:sz w:val="18"/>
              </w:rPr>
              <w:t xml:space="preserve"> </w:t>
            </w:r>
            <w:r w:rsidRPr="00A92DD6">
              <w:rPr>
                <w:sz w:val="18"/>
              </w:rPr>
              <w:t>and</w:t>
            </w:r>
            <w:r w:rsidRPr="00A92DD6">
              <w:rPr>
                <w:spacing w:val="-5"/>
                <w:sz w:val="18"/>
              </w:rPr>
              <w:t xml:space="preserve"> </w:t>
            </w:r>
            <w:r w:rsidRPr="00A92DD6">
              <w:rPr>
                <w:sz w:val="18"/>
              </w:rPr>
              <w:t>remediate</w:t>
            </w:r>
            <w:r w:rsidRPr="00A92DD6">
              <w:rPr>
                <w:spacing w:val="-5"/>
                <w:sz w:val="18"/>
              </w:rPr>
              <w:t xml:space="preserve"> </w:t>
            </w:r>
            <w:r w:rsidRPr="00A92DD6">
              <w:rPr>
                <w:sz w:val="18"/>
              </w:rPr>
              <w:t>infrastructure</w:t>
            </w:r>
            <w:r w:rsidRPr="00A92DD6">
              <w:rPr>
                <w:spacing w:val="-2"/>
                <w:sz w:val="18"/>
              </w:rPr>
              <w:t xml:space="preserve"> alerts</w:t>
            </w:r>
          </w:p>
        </w:tc>
        <w:tc>
          <w:tcPr>
            <w:tcW w:w="1335" w:type="dxa"/>
          </w:tcPr>
          <w:p w14:paraId="3184C652" w14:textId="77777777" w:rsidR="00871D34" w:rsidRPr="00A92DD6" w:rsidRDefault="00871D34" w:rsidP="00C67C9C">
            <w:pPr>
              <w:pStyle w:val="TableParagraph"/>
              <w:spacing w:before="0"/>
              <w:jc w:val="center"/>
              <w:rPr>
                <w:rFonts w:ascii="Times New Roman"/>
                <w:sz w:val="18"/>
              </w:rPr>
            </w:pPr>
          </w:p>
        </w:tc>
        <w:tc>
          <w:tcPr>
            <w:tcW w:w="1147" w:type="dxa"/>
          </w:tcPr>
          <w:p w14:paraId="3184C653" w14:textId="77777777" w:rsidR="00871D34" w:rsidRPr="00A92DD6" w:rsidRDefault="00871D34" w:rsidP="00871D34">
            <w:pPr>
              <w:pStyle w:val="TableParagraph"/>
              <w:spacing w:before="23" w:line="218" w:lineRule="exact"/>
              <w:ind w:left="35" w:right="27"/>
              <w:jc w:val="center"/>
              <w:rPr>
                <w:sz w:val="18"/>
              </w:rPr>
            </w:pPr>
            <w:r w:rsidRPr="00A92DD6">
              <w:rPr>
                <w:spacing w:val="-10"/>
                <w:sz w:val="18"/>
              </w:rPr>
              <w:t>√</w:t>
            </w:r>
          </w:p>
        </w:tc>
      </w:tr>
      <w:tr w:rsidR="00CD4B8E" w:rsidRPr="00A92DD6" w14:paraId="6BCD45B5" w14:textId="77777777">
        <w:trPr>
          <w:trHeight w:val="261"/>
        </w:trPr>
        <w:tc>
          <w:tcPr>
            <w:tcW w:w="6891" w:type="dxa"/>
          </w:tcPr>
          <w:p w14:paraId="473EDA09" w14:textId="1ED2FB13" w:rsidR="00871D34" w:rsidRPr="00A92DD6" w:rsidRDefault="00871D34" w:rsidP="00871D34">
            <w:pPr>
              <w:pStyle w:val="TableParagraph"/>
              <w:spacing w:before="23" w:line="218" w:lineRule="exact"/>
              <w:ind w:left="107"/>
              <w:rPr>
                <w:sz w:val="18"/>
              </w:rPr>
            </w:pPr>
            <w:r w:rsidRPr="00A92DD6">
              <w:rPr>
                <w:sz w:val="18"/>
              </w:rPr>
              <w:t>Investigate</w:t>
            </w:r>
            <w:r w:rsidRPr="00A92DD6">
              <w:rPr>
                <w:spacing w:val="-6"/>
                <w:sz w:val="18"/>
              </w:rPr>
              <w:t xml:space="preserve"> </w:t>
            </w:r>
            <w:r w:rsidRPr="00A92DD6">
              <w:rPr>
                <w:sz w:val="18"/>
              </w:rPr>
              <w:t>application</w:t>
            </w:r>
            <w:r w:rsidRPr="00A92DD6">
              <w:rPr>
                <w:spacing w:val="-5"/>
                <w:sz w:val="18"/>
              </w:rPr>
              <w:t xml:space="preserve"> </w:t>
            </w:r>
            <w:r w:rsidRPr="00A92DD6">
              <w:rPr>
                <w:spacing w:val="-2"/>
                <w:sz w:val="18"/>
              </w:rPr>
              <w:t>alerts</w:t>
            </w:r>
          </w:p>
        </w:tc>
        <w:tc>
          <w:tcPr>
            <w:tcW w:w="1335" w:type="dxa"/>
          </w:tcPr>
          <w:p w14:paraId="513F718C" w14:textId="1675FC5F" w:rsidR="00871D34" w:rsidRPr="00A92DD6" w:rsidRDefault="00871D34" w:rsidP="00871D34">
            <w:pPr>
              <w:pStyle w:val="TableParagraph"/>
              <w:spacing w:before="0"/>
              <w:jc w:val="center"/>
              <w:rPr>
                <w:rFonts w:ascii="Times New Roman"/>
                <w:sz w:val="18"/>
              </w:rPr>
            </w:pPr>
            <w:r w:rsidRPr="00A92DD6">
              <w:rPr>
                <w:spacing w:val="-10"/>
                <w:sz w:val="18"/>
              </w:rPr>
              <w:t>√</w:t>
            </w:r>
          </w:p>
        </w:tc>
        <w:tc>
          <w:tcPr>
            <w:tcW w:w="1147" w:type="dxa"/>
          </w:tcPr>
          <w:p w14:paraId="09F3DF61" w14:textId="77777777" w:rsidR="00871D34" w:rsidRPr="00A92DD6" w:rsidRDefault="00871D34" w:rsidP="00871D34">
            <w:pPr>
              <w:pStyle w:val="TableParagraph"/>
              <w:spacing w:before="23" w:line="218" w:lineRule="exact"/>
              <w:ind w:left="35" w:right="27"/>
              <w:jc w:val="center"/>
              <w:rPr>
                <w:spacing w:val="-10"/>
                <w:sz w:val="18"/>
              </w:rPr>
            </w:pPr>
          </w:p>
        </w:tc>
      </w:tr>
      <w:tr w:rsidR="00CD4B8E" w:rsidRPr="00A92DD6" w14:paraId="63EEC64B" w14:textId="77777777" w:rsidTr="00DD6A3C">
        <w:trPr>
          <w:trHeight w:val="155"/>
          <w:ins w:id="1763" w:author="iA" w:date="2025-10-14T14:20:00Z"/>
        </w:trPr>
        <w:tc>
          <w:tcPr>
            <w:tcW w:w="6891" w:type="dxa"/>
          </w:tcPr>
          <w:p w14:paraId="42AB1929" w14:textId="4E92F04A" w:rsidR="00FF431B" w:rsidRPr="00DF576E" w:rsidRDefault="00EA163D" w:rsidP="00871D34">
            <w:pPr>
              <w:pStyle w:val="TableParagraph"/>
              <w:spacing w:before="23" w:line="218" w:lineRule="exact"/>
              <w:ind w:left="107"/>
              <w:rPr>
                <w:ins w:id="1764" w:author="iA" w:date="2025-10-14T14:20:00Z" w16du:dateUtc="2025-10-14T18:20:00Z"/>
                <w:sz w:val="18"/>
              </w:rPr>
            </w:pPr>
            <w:ins w:id="1765" w:author="Vincent Boisclair" w:date="2025-10-15T08:31:00Z" w16du:dateUtc="2025-10-15T12:31:00Z">
              <w:r w:rsidRPr="00DF576E">
                <w:rPr>
                  <w:sz w:val="18"/>
                </w:rPr>
                <w:t xml:space="preserve">Google </w:t>
              </w:r>
            </w:ins>
            <w:ins w:id="1766" w:author="iA" w:date="2025-10-14T14:20:00Z" w16du:dateUtc="2025-10-14T18:20:00Z">
              <w:r w:rsidR="00FF431B" w:rsidRPr="00DF576E">
                <w:rPr>
                  <w:sz w:val="18"/>
                </w:rPr>
                <w:t xml:space="preserve">Platform </w:t>
              </w:r>
              <w:del w:id="1767" w:author="Vincent Boisclair" w:date="2025-10-15T08:31:00Z" w16du:dateUtc="2025-10-15T12:31:00Z">
                <w:r w:rsidR="00FF431B" w:rsidRPr="00DF576E" w:rsidDel="00BD1ED3">
                  <w:rPr>
                    <w:sz w:val="18"/>
                  </w:rPr>
                  <w:delText>E</w:delText>
                </w:r>
              </w:del>
            </w:ins>
            <w:ins w:id="1768" w:author="Vincent Boisclair" w:date="2025-10-15T08:31:00Z" w16du:dateUtc="2025-10-15T12:31:00Z">
              <w:r w:rsidR="00BD1ED3" w:rsidRPr="00DF576E">
                <w:rPr>
                  <w:sz w:val="18"/>
                </w:rPr>
                <w:t>e</w:t>
              </w:r>
            </w:ins>
            <w:ins w:id="1769" w:author="iA" w:date="2025-10-14T14:20:00Z" w16du:dateUtc="2025-10-14T18:20:00Z">
              <w:r w:rsidR="00FF431B" w:rsidRPr="00DF576E">
                <w:rPr>
                  <w:sz w:val="18"/>
                </w:rPr>
                <w:t xml:space="preserve">vent </w:t>
              </w:r>
              <w:del w:id="1770" w:author="Vincent Boisclair" w:date="2025-10-15T08:31:00Z" w16du:dateUtc="2025-10-15T12:31:00Z">
                <w:r w:rsidR="00FF431B" w:rsidRPr="00DF576E" w:rsidDel="00BD1ED3">
                  <w:rPr>
                    <w:sz w:val="18"/>
                  </w:rPr>
                  <w:delText>P</w:delText>
                </w:r>
              </w:del>
            </w:ins>
            <w:ins w:id="1771" w:author="Vincent Boisclair" w:date="2025-10-15T08:31:00Z" w16du:dateUtc="2025-10-15T12:31:00Z">
              <w:r w:rsidR="00BD1ED3" w:rsidRPr="00DF576E">
                <w:rPr>
                  <w:sz w:val="18"/>
                </w:rPr>
                <w:t>p</w:t>
              </w:r>
            </w:ins>
            <w:ins w:id="1772" w:author="iA" w:date="2025-10-14T14:20:00Z" w16du:dateUtc="2025-10-14T18:20:00Z">
              <w:r w:rsidR="00FF431B" w:rsidRPr="00DF576E">
                <w:rPr>
                  <w:sz w:val="18"/>
                </w:rPr>
                <w:t xml:space="preserve">ublishing </w:t>
              </w:r>
              <w:r w:rsidR="00274D24" w:rsidRPr="00DF576E">
                <w:rPr>
                  <w:sz w:val="18"/>
                </w:rPr>
                <w:t xml:space="preserve">&amp; </w:t>
              </w:r>
              <w:del w:id="1773" w:author="Vincent Boisclair" w:date="2025-10-15T08:31:00Z" w16du:dateUtc="2025-10-15T12:31:00Z">
                <w:r w:rsidR="00274D24" w:rsidRPr="00DF576E" w:rsidDel="00BD1ED3">
                  <w:rPr>
                    <w:sz w:val="18"/>
                  </w:rPr>
                  <w:delText>H</w:delText>
                </w:r>
              </w:del>
            </w:ins>
            <w:ins w:id="1774" w:author="Vincent Boisclair" w:date="2025-10-15T08:31:00Z" w16du:dateUtc="2025-10-15T12:31:00Z">
              <w:r w:rsidR="00BD1ED3" w:rsidRPr="00DF576E">
                <w:rPr>
                  <w:sz w:val="18"/>
                </w:rPr>
                <w:t>h</w:t>
              </w:r>
            </w:ins>
            <w:ins w:id="1775" w:author="iA" w:date="2025-10-14T14:20:00Z" w16du:dateUtc="2025-10-14T18:20:00Z">
              <w:r w:rsidR="00274D24" w:rsidRPr="00DF576E">
                <w:rPr>
                  <w:sz w:val="18"/>
                </w:rPr>
                <w:t>andling</w:t>
              </w:r>
            </w:ins>
          </w:p>
        </w:tc>
        <w:tc>
          <w:tcPr>
            <w:tcW w:w="1335" w:type="dxa"/>
          </w:tcPr>
          <w:p w14:paraId="38F10AD1" w14:textId="77777777" w:rsidR="00FF431B" w:rsidRPr="00A92DD6" w:rsidRDefault="00FF431B" w:rsidP="00871D34">
            <w:pPr>
              <w:pStyle w:val="TableParagraph"/>
              <w:spacing w:before="0"/>
              <w:jc w:val="center"/>
              <w:rPr>
                <w:ins w:id="1776" w:author="iA" w:date="2025-10-14T14:20:00Z" w16du:dateUtc="2025-10-14T18:20:00Z"/>
                <w:spacing w:val="-10"/>
                <w:sz w:val="18"/>
              </w:rPr>
            </w:pPr>
          </w:p>
        </w:tc>
        <w:tc>
          <w:tcPr>
            <w:tcW w:w="1147" w:type="dxa"/>
          </w:tcPr>
          <w:p w14:paraId="1238D45D" w14:textId="1787E7C4" w:rsidR="00FF431B" w:rsidRPr="00A92DD6" w:rsidRDefault="00274D24" w:rsidP="00871D34">
            <w:pPr>
              <w:pStyle w:val="TableParagraph"/>
              <w:spacing w:before="23" w:line="218" w:lineRule="exact"/>
              <w:ind w:left="35" w:right="27"/>
              <w:jc w:val="center"/>
              <w:rPr>
                <w:ins w:id="1777" w:author="iA" w:date="2025-10-14T14:20:00Z" w16du:dateUtc="2025-10-14T18:20:00Z"/>
                <w:spacing w:val="-10"/>
                <w:sz w:val="18"/>
              </w:rPr>
            </w:pPr>
            <w:ins w:id="1778" w:author="iA" w:date="2025-10-14T14:20:00Z" w16du:dateUtc="2025-10-14T18:20:00Z">
              <w:r w:rsidRPr="00A92DD6">
                <w:rPr>
                  <w:spacing w:val="-10"/>
                  <w:sz w:val="18"/>
                </w:rPr>
                <w:t>√</w:t>
              </w:r>
            </w:ins>
          </w:p>
        </w:tc>
      </w:tr>
      <w:tr w:rsidR="00CD4B8E" w:rsidRPr="00A92DD6" w14:paraId="45CEC5EB" w14:textId="77777777" w:rsidTr="00DD6A3C">
        <w:trPr>
          <w:trHeight w:val="155"/>
          <w:ins w:id="1779" w:author="iA" w:date="2025-10-14T14:20:00Z"/>
        </w:trPr>
        <w:tc>
          <w:tcPr>
            <w:tcW w:w="6891" w:type="dxa"/>
          </w:tcPr>
          <w:p w14:paraId="239BC268" w14:textId="426CB8B0" w:rsidR="003307FE" w:rsidRPr="00DF576E" w:rsidRDefault="003307FE" w:rsidP="00871D34">
            <w:pPr>
              <w:pStyle w:val="TableParagraph"/>
              <w:spacing w:before="23" w:line="218" w:lineRule="exact"/>
              <w:ind w:left="107"/>
              <w:rPr>
                <w:ins w:id="1780" w:author="iA" w:date="2025-10-14T14:20:00Z" w16du:dateUtc="2025-10-14T18:20:00Z"/>
                <w:sz w:val="18"/>
              </w:rPr>
            </w:pPr>
            <w:ins w:id="1781" w:author="iA" w:date="2025-10-14T14:20:00Z" w16du:dateUtc="2025-10-14T18:20:00Z">
              <w:del w:id="1782" w:author="Vincent Boisclair" w:date="2025-10-15T08:32:00Z" w16du:dateUtc="2025-10-15T12:32:00Z">
                <w:r w:rsidRPr="00DF576E" w:rsidDel="0045559D">
                  <w:rPr>
                    <w:sz w:val="18"/>
                  </w:rPr>
                  <w:lastRenderedPageBreak/>
                  <w:delText>Application</w:delText>
                </w:r>
              </w:del>
            </w:ins>
            <w:ins w:id="1783" w:author="Vincent Boisclair" w:date="2025-10-15T08:32:00Z" w16du:dateUtc="2025-10-15T12:32:00Z">
              <w:r w:rsidR="0045559D" w:rsidRPr="00DF576E">
                <w:rPr>
                  <w:sz w:val="18"/>
                </w:rPr>
                <w:t>Client-Managed Services</w:t>
              </w:r>
            </w:ins>
            <w:ins w:id="1784" w:author="iA" w:date="2025-10-14T14:20:00Z" w16du:dateUtc="2025-10-14T18:20:00Z">
              <w:r w:rsidRPr="00DF576E">
                <w:rPr>
                  <w:sz w:val="18"/>
                </w:rPr>
                <w:t xml:space="preserve"> </w:t>
              </w:r>
              <w:del w:id="1785" w:author="Vincent Boisclair" w:date="2025-10-15T08:32:00Z" w16du:dateUtc="2025-10-15T12:32:00Z">
                <w:r w:rsidRPr="00DF576E" w:rsidDel="0045559D">
                  <w:rPr>
                    <w:sz w:val="18"/>
                  </w:rPr>
                  <w:delText>E</w:delText>
                </w:r>
              </w:del>
            </w:ins>
            <w:ins w:id="1786" w:author="Vincent Boisclair" w:date="2025-10-15T08:32:00Z" w16du:dateUtc="2025-10-15T12:32:00Z">
              <w:r w:rsidR="0045559D" w:rsidRPr="00DF576E">
                <w:rPr>
                  <w:sz w:val="18"/>
                </w:rPr>
                <w:t>e</w:t>
              </w:r>
            </w:ins>
            <w:ins w:id="1787" w:author="iA" w:date="2025-10-14T14:20:00Z" w16du:dateUtc="2025-10-14T18:20:00Z">
              <w:r w:rsidRPr="00DF576E">
                <w:rPr>
                  <w:sz w:val="18"/>
                </w:rPr>
                <w:t xml:space="preserve">vent </w:t>
              </w:r>
              <w:del w:id="1788" w:author="Vincent Boisclair" w:date="2025-10-15T08:32:00Z" w16du:dateUtc="2025-10-15T12:32:00Z">
                <w:r w:rsidRPr="00DF576E" w:rsidDel="0045559D">
                  <w:rPr>
                    <w:sz w:val="18"/>
                  </w:rPr>
                  <w:delText>P</w:delText>
                </w:r>
              </w:del>
            </w:ins>
            <w:ins w:id="1789" w:author="Vincent Boisclair" w:date="2025-10-15T08:32:00Z" w16du:dateUtc="2025-10-15T12:32:00Z">
              <w:r w:rsidR="0045559D" w:rsidRPr="00DF576E">
                <w:rPr>
                  <w:sz w:val="18"/>
                </w:rPr>
                <w:t>p</w:t>
              </w:r>
            </w:ins>
            <w:ins w:id="1790" w:author="iA" w:date="2025-10-14T14:20:00Z" w16du:dateUtc="2025-10-14T18:20:00Z">
              <w:r w:rsidRPr="00DF576E">
                <w:rPr>
                  <w:sz w:val="18"/>
                </w:rPr>
                <w:t>ublishing</w:t>
              </w:r>
            </w:ins>
          </w:p>
        </w:tc>
        <w:tc>
          <w:tcPr>
            <w:tcW w:w="1335" w:type="dxa"/>
          </w:tcPr>
          <w:p w14:paraId="297DD491" w14:textId="67F25FE9" w:rsidR="003307FE" w:rsidRPr="00A92DD6" w:rsidRDefault="008C1007" w:rsidP="00871D34">
            <w:pPr>
              <w:pStyle w:val="TableParagraph"/>
              <w:spacing w:before="0"/>
              <w:jc w:val="center"/>
              <w:rPr>
                <w:ins w:id="1791" w:author="iA" w:date="2025-10-14T14:20:00Z" w16du:dateUtc="2025-10-14T18:20:00Z"/>
                <w:spacing w:val="-10"/>
                <w:sz w:val="18"/>
              </w:rPr>
            </w:pPr>
            <w:ins w:id="1792" w:author="iA" w:date="2025-10-14T14:20:00Z" w16du:dateUtc="2025-10-14T18:20:00Z">
              <w:r w:rsidRPr="00A92DD6">
                <w:rPr>
                  <w:spacing w:val="-10"/>
                  <w:sz w:val="18"/>
                </w:rPr>
                <w:t>√</w:t>
              </w:r>
            </w:ins>
          </w:p>
        </w:tc>
        <w:tc>
          <w:tcPr>
            <w:tcW w:w="1147" w:type="dxa"/>
          </w:tcPr>
          <w:p w14:paraId="5B508EC6" w14:textId="77777777" w:rsidR="003307FE" w:rsidRPr="00A92DD6" w:rsidRDefault="003307FE" w:rsidP="00871D34">
            <w:pPr>
              <w:pStyle w:val="TableParagraph"/>
              <w:spacing w:before="23" w:line="218" w:lineRule="exact"/>
              <w:ind w:left="35" w:right="27"/>
              <w:jc w:val="center"/>
              <w:rPr>
                <w:ins w:id="1793" w:author="iA" w:date="2025-10-14T14:20:00Z" w16du:dateUtc="2025-10-14T18:20:00Z"/>
                <w:spacing w:val="-10"/>
                <w:sz w:val="18"/>
              </w:rPr>
            </w:pPr>
          </w:p>
        </w:tc>
      </w:tr>
      <w:tr w:rsidR="00CD4B8E" w:rsidRPr="00A92DD6" w14:paraId="1FB86268" w14:textId="77777777" w:rsidTr="00DD6A3C">
        <w:trPr>
          <w:trHeight w:val="155"/>
        </w:trPr>
        <w:tc>
          <w:tcPr>
            <w:tcW w:w="6891" w:type="dxa"/>
          </w:tcPr>
          <w:p w14:paraId="7AF311F5" w14:textId="4A3FAD8D" w:rsidR="00871D34" w:rsidRPr="00DF576E" w:rsidRDefault="00982CFB" w:rsidP="00871D34">
            <w:pPr>
              <w:pStyle w:val="TableParagraph"/>
              <w:spacing w:before="23" w:line="218" w:lineRule="exact"/>
              <w:ind w:left="107"/>
              <w:rPr>
                <w:sz w:val="18"/>
              </w:rPr>
            </w:pPr>
            <w:ins w:id="1794" w:author="iA" w:date="2025-10-14T14:20:00Z" w16du:dateUtc="2025-10-14T18:20:00Z">
              <w:del w:id="1795" w:author="Vincent Boisclair" w:date="2025-10-15T08:33:00Z" w16du:dateUtc="2025-10-15T12:33:00Z">
                <w:r w:rsidRPr="00DF576E" w:rsidDel="00E6105F">
                  <w:rPr>
                    <w:spacing w:val="-3"/>
                    <w:sz w:val="18"/>
                  </w:rPr>
                  <w:delText>Application</w:delText>
                </w:r>
              </w:del>
            </w:ins>
            <w:ins w:id="1796" w:author="Vincent Boisclair" w:date="2025-10-15T08:33:00Z" w16du:dateUtc="2025-10-15T12:33:00Z">
              <w:r w:rsidR="00E6105F" w:rsidRPr="00DF576E">
                <w:rPr>
                  <w:sz w:val="18"/>
                </w:rPr>
                <w:t>Client-Managed Services</w:t>
              </w:r>
            </w:ins>
            <w:ins w:id="1797" w:author="iA" w:date="2025-10-14T14:20:00Z" w16du:dateUtc="2025-10-14T18:20:00Z">
              <w:r w:rsidRPr="00DF576E">
                <w:rPr>
                  <w:spacing w:val="-3"/>
                  <w:sz w:val="18"/>
                </w:rPr>
                <w:t xml:space="preserve"> </w:t>
              </w:r>
              <w:del w:id="1798" w:author="Vincent Boisclair" w:date="2025-10-15T08:33:00Z" w16du:dateUtc="2025-10-15T12:33:00Z">
                <w:r w:rsidRPr="00DF576E" w:rsidDel="00E6105F">
                  <w:rPr>
                    <w:spacing w:val="-3"/>
                    <w:sz w:val="18"/>
                  </w:rPr>
                  <w:delText>E</w:delText>
                </w:r>
              </w:del>
            </w:ins>
            <w:ins w:id="1799" w:author="Vincent Boisclair" w:date="2025-10-15T08:33:00Z" w16du:dateUtc="2025-10-15T12:33:00Z">
              <w:r w:rsidR="00E6105F" w:rsidRPr="00DF576E">
                <w:rPr>
                  <w:spacing w:val="-3"/>
                  <w:sz w:val="18"/>
                </w:rPr>
                <w:t>e</w:t>
              </w:r>
            </w:ins>
            <w:ins w:id="1800" w:author="iA" w:date="2025-10-14T14:20:00Z" w16du:dateUtc="2025-10-14T18:20:00Z">
              <w:r w:rsidRPr="00DF576E">
                <w:rPr>
                  <w:spacing w:val="-3"/>
                  <w:sz w:val="18"/>
                </w:rPr>
                <w:t xml:space="preserve">vent </w:t>
              </w:r>
              <w:del w:id="1801" w:author="Vincent Boisclair" w:date="2025-10-15T08:33:00Z" w16du:dateUtc="2025-10-15T12:33:00Z">
                <w:r w:rsidRPr="00DF576E" w:rsidDel="00E6105F">
                  <w:rPr>
                    <w:spacing w:val="-3"/>
                    <w:sz w:val="18"/>
                  </w:rPr>
                  <w:delText>H</w:delText>
                </w:r>
              </w:del>
            </w:ins>
            <w:ins w:id="1802" w:author="Vincent Boisclair" w:date="2025-10-15T08:33:00Z" w16du:dateUtc="2025-10-15T12:33:00Z">
              <w:r w:rsidR="00E6105F" w:rsidRPr="00DF576E">
                <w:rPr>
                  <w:spacing w:val="-3"/>
                  <w:sz w:val="18"/>
                </w:rPr>
                <w:t>h</w:t>
              </w:r>
            </w:ins>
            <w:ins w:id="1803" w:author="iA" w:date="2025-10-14T14:20:00Z" w16du:dateUtc="2025-10-14T18:20:00Z">
              <w:r w:rsidRPr="00DF576E">
                <w:rPr>
                  <w:spacing w:val="-3"/>
                  <w:sz w:val="18"/>
                </w:rPr>
                <w:t>andling</w:t>
              </w:r>
            </w:ins>
          </w:p>
        </w:tc>
        <w:tc>
          <w:tcPr>
            <w:tcW w:w="1335" w:type="dxa"/>
          </w:tcPr>
          <w:p w14:paraId="5A04F0CB" w14:textId="5CF627DC" w:rsidR="00871D34" w:rsidRPr="00A92DD6" w:rsidRDefault="00E662C3" w:rsidP="00871D34">
            <w:pPr>
              <w:pStyle w:val="TableParagraph"/>
              <w:spacing w:before="0"/>
              <w:jc w:val="center"/>
              <w:rPr>
                <w:rFonts w:ascii="Times New Roman"/>
                <w:sz w:val="18"/>
              </w:rPr>
            </w:pPr>
            <w:ins w:id="1804" w:author="iA" w:date="2025-10-14T14:20:00Z" w16du:dateUtc="2025-10-14T18:20:00Z">
              <w:r w:rsidRPr="00A92DD6">
                <w:rPr>
                  <w:spacing w:val="-10"/>
                  <w:sz w:val="18"/>
                </w:rPr>
                <w:t>√</w:t>
              </w:r>
            </w:ins>
          </w:p>
        </w:tc>
        <w:tc>
          <w:tcPr>
            <w:tcW w:w="1147" w:type="dxa"/>
          </w:tcPr>
          <w:p w14:paraId="0A968147" w14:textId="77777777" w:rsidR="00871D34" w:rsidRPr="00A92DD6" w:rsidRDefault="00871D34" w:rsidP="00871D34">
            <w:pPr>
              <w:pStyle w:val="TableParagraph"/>
              <w:spacing w:before="23" w:line="218" w:lineRule="exact"/>
              <w:ind w:left="35" w:right="27"/>
              <w:jc w:val="center"/>
              <w:rPr>
                <w:spacing w:val="-10"/>
                <w:sz w:val="18"/>
              </w:rPr>
            </w:pPr>
          </w:p>
        </w:tc>
      </w:tr>
      <w:tr w:rsidR="00E662C3" w:rsidRPr="00A92DD6" w14:paraId="12A7CCEB" w14:textId="77777777" w:rsidTr="00DD6A3C">
        <w:trPr>
          <w:trHeight w:val="155"/>
        </w:trPr>
        <w:tc>
          <w:tcPr>
            <w:tcW w:w="6891" w:type="dxa"/>
          </w:tcPr>
          <w:p w14:paraId="1C7E2FF1" w14:textId="07F1D87C" w:rsidR="00E662C3" w:rsidRPr="00DF576E" w:rsidDel="00E6105F" w:rsidRDefault="00E662C3" w:rsidP="00871D34">
            <w:pPr>
              <w:pStyle w:val="TableParagraph"/>
              <w:spacing w:before="23" w:line="218" w:lineRule="exact"/>
              <w:ind w:left="107"/>
              <w:rPr>
                <w:spacing w:val="-3"/>
                <w:sz w:val="18"/>
              </w:rPr>
            </w:pPr>
            <w:del w:id="1805" w:author="Vincent Boisclair" w:date="2025-12-11T13:46:00Z" w16du:dateUtc="2025-12-11T18:46:00Z">
              <w:r w:rsidRPr="00DF576E" w:rsidDel="00AB57D6">
                <w:rPr>
                  <w:sz w:val="18"/>
                </w:rPr>
                <w:delText>Record</w:delText>
              </w:r>
              <w:r w:rsidRPr="00DF576E" w:rsidDel="00AB57D6">
                <w:rPr>
                  <w:spacing w:val="-5"/>
                  <w:sz w:val="18"/>
                </w:rPr>
                <w:delText xml:space="preserve"> </w:delText>
              </w:r>
              <w:r w:rsidRPr="00DF576E" w:rsidDel="00AB57D6">
                <w:rPr>
                  <w:sz w:val="18"/>
                </w:rPr>
                <w:delText>all</w:delText>
              </w:r>
              <w:r w:rsidRPr="00DF576E" w:rsidDel="00AB57D6">
                <w:rPr>
                  <w:spacing w:val="-4"/>
                  <w:sz w:val="18"/>
                </w:rPr>
                <w:delText xml:space="preserve"> </w:delText>
              </w:r>
              <w:r w:rsidRPr="00DF576E" w:rsidDel="00AB57D6">
                <w:rPr>
                  <w:sz w:val="18"/>
                </w:rPr>
                <w:delText>application</w:delText>
              </w:r>
              <w:r w:rsidRPr="00DF576E" w:rsidDel="00AB57D6">
                <w:rPr>
                  <w:spacing w:val="-3"/>
                  <w:sz w:val="18"/>
                </w:rPr>
                <w:delText xml:space="preserve"> </w:delText>
              </w:r>
              <w:r w:rsidRPr="00DF576E" w:rsidDel="00AB57D6">
                <w:rPr>
                  <w:spacing w:val="-4"/>
                  <w:sz w:val="18"/>
                </w:rPr>
                <w:delText>logs</w:delText>
              </w:r>
            </w:del>
          </w:p>
        </w:tc>
        <w:tc>
          <w:tcPr>
            <w:tcW w:w="1335" w:type="dxa"/>
          </w:tcPr>
          <w:p w14:paraId="3001FFC0" w14:textId="0F8713D9" w:rsidR="00E662C3" w:rsidRPr="00A92DD6" w:rsidRDefault="00E662C3" w:rsidP="00871D34">
            <w:pPr>
              <w:pStyle w:val="TableParagraph"/>
              <w:spacing w:before="0"/>
              <w:jc w:val="center"/>
              <w:rPr>
                <w:spacing w:val="-10"/>
                <w:sz w:val="18"/>
              </w:rPr>
            </w:pPr>
            <w:del w:id="1806" w:author="Vincent Boisclair" w:date="2025-12-11T13:46:00Z" w16du:dateUtc="2025-12-11T18:46:00Z">
              <w:r w:rsidRPr="00A92DD6" w:rsidDel="00AB57D6">
                <w:rPr>
                  <w:spacing w:val="-10"/>
                  <w:sz w:val="18"/>
                </w:rPr>
                <w:delText>√</w:delText>
              </w:r>
            </w:del>
          </w:p>
        </w:tc>
        <w:tc>
          <w:tcPr>
            <w:tcW w:w="1147" w:type="dxa"/>
          </w:tcPr>
          <w:p w14:paraId="57BD425D" w14:textId="77777777" w:rsidR="00E662C3" w:rsidRPr="00A92DD6" w:rsidRDefault="00E662C3" w:rsidP="00871D34">
            <w:pPr>
              <w:pStyle w:val="TableParagraph"/>
              <w:spacing w:before="23" w:line="218" w:lineRule="exact"/>
              <w:ind w:left="35" w:right="27"/>
              <w:jc w:val="center"/>
              <w:rPr>
                <w:spacing w:val="-10"/>
                <w:sz w:val="18"/>
              </w:rPr>
            </w:pPr>
          </w:p>
        </w:tc>
      </w:tr>
    </w:tbl>
    <w:p w14:paraId="3184C666" w14:textId="77777777" w:rsidR="006A6872" w:rsidRPr="008E038B" w:rsidRDefault="00270EC8" w:rsidP="00787C5F">
      <w:pPr>
        <w:pStyle w:val="Titre3"/>
        <w:numPr>
          <w:ilvl w:val="0"/>
          <w:numId w:val="57"/>
        </w:numPr>
        <w:spacing w:before="240"/>
        <w:ind w:left="782" w:hanging="357"/>
        <w:rPr>
          <w:rFonts w:asciiTheme="minorHAnsi" w:hAnsiTheme="minorHAnsi" w:cstheme="minorHAnsi"/>
          <w:b/>
          <w:bCs/>
          <w:color w:val="auto"/>
          <w:sz w:val="20"/>
          <w:szCs w:val="20"/>
        </w:rPr>
      </w:pPr>
      <w:r w:rsidRPr="00A92DD6">
        <w:rPr>
          <w:rFonts w:asciiTheme="minorHAnsi" w:hAnsiTheme="minorHAnsi" w:cstheme="minorHAnsi"/>
          <w:b/>
          <w:bCs/>
          <w:color w:val="auto"/>
          <w:sz w:val="20"/>
          <w:szCs w:val="20"/>
        </w:rPr>
        <w:t>Patch Management</w:t>
      </w:r>
    </w:p>
    <w:tbl>
      <w:tblPr>
        <w:tblStyle w:val="TableNormal1"/>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91"/>
        <w:gridCol w:w="1335"/>
        <w:gridCol w:w="1147"/>
      </w:tblGrid>
      <w:tr w:rsidR="00CD4B8E" w:rsidRPr="00A92DD6" w14:paraId="3184C669" w14:textId="77777777">
        <w:trPr>
          <w:trHeight w:val="340"/>
        </w:trPr>
        <w:tc>
          <w:tcPr>
            <w:tcW w:w="6891" w:type="dxa"/>
            <w:shd w:val="clear" w:color="auto" w:fill="D9D9D9"/>
          </w:tcPr>
          <w:p w14:paraId="3184C667" w14:textId="0F6A4742" w:rsidR="006A6872" w:rsidRPr="00A92DD6" w:rsidRDefault="004714B6">
            <w:pPr>
              <w:pStyle w:val="TableParagraph"/>
              <w:spacing w:before="61"/>
              <w:ind w:left="11" w:right="4"/>
              <w:jc w:val="center"/>
              <w:rPr>
                <w:b/>
                <w:sz w:val="18"/>
              </w:rPr>
            </w:pPr>
            <w:r w:rsidRPr="00A92DD6">
              <w:rPr>
                <w:b/>
                <w:spacing w:val="-2"/>
                <w:sz w:val="18"/>
              </w:rPr>
              <w:t>Activities</w:t>
            </w:r>
          </w:p>
        </w:tc>
        <w:tc>
          <w:tcPr>
            <w:tcW w:w="2482" w:type="dxa"/>
            <w:gridSpan w:val="2"/>
            <w:shd w:val="clear" w:color="auto" w:fill="D9D9D9"/>
          </w:tcPr>
          <w:p w14:paraId="3184C668" w14:textId="77777777" w:rsidR="006A6872" w:rsidRPr="00A92DD6" w:rsidRDefault="00270EC8">
            <w:pPr>
              <w:pStyle w:val="TableParagraph"/>
              <w:spacing w:before="61"/>
              <w:ind w:left="799"/>
              <w:rPr>
                <w:b/>
                <w:sz w:val="18"/>
              </w:rPr>
            </w:pPr>
            <w:r w:rsidRPr="00A92DD6">
              <w:rPr>
                <w:b/>
                <w:spacing w:val="-2"/>
                <w:sz w:val="18"/>
              </w:rPr>
              <w:t>Responsible</w:t>
            </w:r>
          </w:p>
        </w:tc>
      </w:tr>
      <w:tr w:rsidR="00CD4B8E" w:rsidRPr="00A92DD6" w14:paraId="3184C66D" w14:textId="77777777">
        <w:trPr>
          <w:trHeight w:val="340"/>
        </w:trPr>
        <w:tc>
          <w:tcPr>
            <w:tcW w:w="6891" w:type="dxa"/>
          </w:tcPr>
          <w:p w14:paraId="3184C66A" w14:textId="77777777" w:rsidR="006A6872" w:rsidRPr="00A92DD6" w:rsidRDefault="006A6872">
            <w:pPr>
              <w:pStyle w:val="TableParagraph"/>
              <w:spacing w:before="0"/>
              <w:rPr>
                <w:rFonts w:ascii="Times New Roman"/>
                <w:sz w:val="18"/>
              </w:rPr>
            </w:pPr>
          </w:p>
        </w:tc>
        <w:tc>
          <w:tcPr>
            <w:tcW w:w="1335" w:type="dxa"/>
          </w:tcPr>
          <w:p w14:paraId="3184C66B" w14:textId="77777777" w:rsidR="006A6872" w:rsidRPr="00A92DD6" w:rsidRDefault="00270EC8">
            <w:pPr>
              <w:pStyle w:val="TableParagraph"/>
              <w:spacing w:before="61"/>
              <w:ind w:left="9"/>
              <w:jc w:val="center"/>
              <w:rPr>
                <w:b/>
                <w:sz w:val="18"/>
              </w:rPr>
            </w:pPr>
            <w:r w:rsidRPr="00A92DD6">
              <w:rPr>
                <w:b/>
                <w:spacing w:val="-2"/>
                <w:sz w:val="18"/>
              </w:rPr>
              <w:t>Client</w:t>
            </w:r>
          </w:p>
        </w:tc>
        <w:tc>
          <w:tcPr>
            <w:tcW w:w="1147" w:type="dxa"/>
          </w:tcPr>
          <w:p w14:paraId="3184C66C" w14:textId="77777777" w:rsidR="006A6872" w:rsidRPr="00A92DD6" w:rsidRDefault="00270EC8">
            <w:pPr>
              <w:pStyle w:val="TableParagraph"/>
              <w:spacing w:before="61"/>
              <w:ind w:left="34" w:right="27"/>
              <w:jc w:val="center"/>
              <w:rPr>
                <w:b/>
                <w:sz w:val="18"/>
              </w:rPr>
            </w:pPr>
            <w:r w:rsidRPr="00A92DD6">
              <w:rPr>
                <w:b/>
                <w:spacing w:val="-2"/>
                <w:sz w:val="18"/>
              </w:rPr>
              <w:t>Supplier</w:t>
            </w:r>
          </w:p>
        </w:tc>
      </w:tr>
      <w:tr w:rsidR="00CD4B8E" w:rsidRPr="00A92DD6" w14:paraId="3184C671" w14:textId="77777777">
        <w:trPr>
          <w:trHeight w:val="477"/>
        </w:trPr>
        <w:tc>
          <w:tcPr>
            <w:tcW w:w="6891" w:type="dxa"/>
          </w:tcPr>
          <w:p w14:paraId="3184C66E" w14:textId="77777777" w:rsidR="006A6872" w:rsidRPr="00A92DD6" w:rsidRDefault="00270EC8">
            <w:pPr>
              <w:pStyle w:val="TableParagraph"/>
              <w:spacing w:before="17" w:line="220" w:lineRule="atLeast"/>
              <w:ind w:left="107" w:right="205"/>
              <w:rPr>
                <w:sz w:val="18"/>
              </w:rPr>
            </w:pPr>
            <w:r w:rsidRPr="00A92DD6">
              <w:rPr>
                <w:sz w:val="18"/>
              </w:rPr>
              <w:t>Implement,</w:t>
            </w:r>
            <w:r w:rsidRPr="00A92DD6">
              <w:rPr>
                <w:spacing w:val="-5"/>
                <w:sz w:val="18"/>
              </w:rPr>
              <w:t xml:space="preserve"> </w:t>
            </w:r>
            <w:r w:rsidRPr="00A92DD6">
              <w:rPr>
                <w:sz w:val="18"/>
              </w:rPr>
              <w:t>manage</w:t>
            </w:r>
            <w:r w:rsidRPr="00A92DD6">
              <w:rPr>
                <w:spacing w:val="-5"/>
                <w:sz w:val="18"/>
              </w:rPr>
              <w:t xml:space="preserve"> </w:t>
            </w:r>
            <w:r w:rsidRPr="00A92DD6">
              <w:rPr>
                <w:sz w:val="18"/>
              </w:rPr>
              <w:t>and</w:t>
            </w:r>
            <w:r w:rsidRPr="00A92DD6">
              <w:rPr>
                <w:spacing w:val="-5"/>
                <w:sz w:val="18"/>
              </w:rPr>
              <w:t xml:space="preserve"> </w:t>
            </w:r>
            <w:r w:rsidRPr="00A92DD6">
              <w:rPr>
                <w:sz w:val="18"/>
              </w:rPr>
              <w:t>maintain</w:t>
            </w:r>
            <w:r w:rsidRPr="00A92DD6">
              <w:rPr>
                <w:spacing w:val="-5"/>
                <w:sz w:val="18"/>
              </w:rPr>
              <w:t xml:space="preserve"> </w:t>
            </w:r>
            <w:r w:rsidRPr="00A92DD6">
              <w:rPr>
                <w:sz w:val="18"/>
              </w:rPr>
              <w:t>a</w:t>
            </w:r>
            <w:r w:rsidRPr="00A92DD6">
              <w:rPr>
                <w:spacing w:val="-5"/>
                <w:sz w:val="18"/>
              </w:rPr>
              <w:t xml:space="preserve"> </w:t>
            </w:r>
            <w:r w:rsidRPr="00A92DD6">
              <w:rPr>
                <w:sz w:val="18"/>
              </w:rPr>
              <w:t>patching</w:t>
            </w:r>
            <w:r w:rsidRPr="00A92DD6">
              <w:rPr>
                <w:spacing w:val="-5"/>
                <w:sz w:val="18"/>
              </w:rPr>
              <w:t xml:space="preserve"> </w:t>
            </w:r>
            <w:r w:rsidRPr="00A92DD6">
              <w:rPr>
                <w:sz w:val="18"/>
              </w:rPr>
              <w:t>solution,</w:t>
            </w:r>
            <w:r w:rsidRPr="00A92DD6">
              <w:rPr>
                <w:spacing w:val="-5"/>
                <w:sz w:val="18"/>
              </w:rPr>
              <w:t xml:space="preserve"> </w:t>
            </w:r>
            <w:r w:rsidRPr="00A92DD6">
              <w:rPr>
                <w:sz w:val="18"/>
              </w:rPr>
              <w:t>automation,</w:t>
            </w:r>
            <w:r w:rsidRPr="00A92DD6">
              <w:rPr>
                <w:spacing w:val="-5"/>
                <w:sz w:val="18"/>
              </w:rPr>
              <w:t xml:space="preserve"> </w:t>
            </w:r>
            <w:r w:rsidRPr="00A92DD6">
              <w:rPr>
                <w:sz w:val="18"/>
              </w:rPr>
              <w:t>configuration</w:t>
            </w:r>
            <w:r w:rsidRPr="00A92DD6">
              <w:rPr>
                <w:spacing w:val="-5"/>
                <w:sz w:val="18"/>
              </w:rPr>
              <w:t xml:space="preserve"> </w:t>
            </w:r>
            <w:r w:rsidRPr="00A92DD6">
              <w:rPr>
                <w:sz w:val="18"/>
              </w:rPr>
              <w:t>of policies, patching jobs and agents</w:t>
            </w:r>
          </w:p>
        </w:tc>
        <w:tc>
          <w:tcPr>
            <w:tcW w:w="1335" w:type="dxa"/>
          </w:tcPr>
          <w:p w14:paraId="3184C66F" w14:textId="77777777" w:rsidR="006A6872" w:rsidRPr="00A92DD6" w:rsidRDefault="006A6872" w:rsidP="00C67C9C">
            <w:pPr>
              <w:pStyle w:val="TableParagraph"/>
              <w:spacing w:before="0"/>
              <w:jc w:val="center"/>
              <w:rPr>
                <w:rFonts w:ascii="Times New Roman"/>
                <w:sz w:val="18"/>
              </w:rPr>
            </w:pPr>
          </w:p>
        </w:tc>
        <w:tc>
          <w:tcPr>
            <w:tcW w:w="1147" w:type="dxa"/>
          </w:tcPr>
          <w:p w14:paraId="3184C670" w14:textId="77777777" w:rsidR="006A6872" w:rsidRPr="00A92DD6" w:rsidRDefault="00270EC8">
            <w:pPr>
              <w:pStyle w:val="TableParagraph"/>
              <w:spacing w:before="128"/>
              <w:ind w:left="35" w:right="27"/>
              <w:jc w:val="center"/>
              <w:rPr>
                <w:sz w:val="18"/>
              </w:rPr>
            </w:pPr>
            <w:r w:rsidRPr="00A92DD6">
              <w:rPr>
                <w:spacing w:val="-10"/>
                <w:sz w:val="18"/>
              </w:rPr>
              <w:t>√</w:t>
            </w:r>
          </w:p>
        </w:tc>
      </w:tr>
      <w:tr w:rsidR="00CD4B8E" w:rsidRPr="00A92DD6" w14:paraId="3184C675" w14:textId="77777777">
        <w:trPr>
          <w:trHeight w:val="261"/>
        </w:trPr>
        <w:tc>
          <w:tcPr>
            <w:tcW w:w="6891" w:type="dxa"/>
          </w:tcPr>
          <w:p w14:paraId="3184C672" w14:textId="77777777" w:rsidR="006A6872" w:rsidRPr="00A92DD6" w:rsidRDefault="00270EC8">
            <w:pPr>
              <w:pStyle w:val="TableParagraph"/>
              <w:spacing w:before="23" w:line="218" w:lineRule="exact"/>
              <w:ind w:left="107"/>
              <w:rPr>
                <w:sz w:val="18"/>
              </w:rPr>
            </w:pPr>
            <w:r w:rsidRPr="00A92DD6">
              <w:rPr>
                <w:sz w:val="18"/>
              </w:rPr>
              <w:t>Monitor</w:t>
            </w:r>
            <w:r w:rsidRPr="00A92DD6">
              <w:rPr>
                <w:spacing w:val="-5"/>
                <w:sz w:val="18"/>
              </w:rPr>
              <w:t xml:space="preserve"> </w:t>
            </w:r>
            <w:r w:rsidRPr="00A92DD6">
              <w:rPr>
                <w:sz w:val="18"/>
              </w:rPr>
              <w:t>for</w:t>
            </w:r>
            <w:r w:rsidRPr="00A92DD6">
              <w:rPr>
                <w:spacing w:val="-2"/>
                <w:sz w:val="18"/>
              </w:rPr>
              <w:t xml:space="preserve"> </w:t>
            </w:r>
            <w:r w:rsidRPr="00A92DD6">
              <w:rPr>
                <w:sz w:val="18"/>
              </w:rPr>
              <w:t>applicable</w:t>
            </w:r>
            <w:r w:rsidRPr="00A92DD6">
              <w:rPr>
                <w:spacing w:val="-1"/>
                <w:sz w:val="18"/>
              </w:rPr>
              <w:t xml:space="preserve"> </w:t>
            </w:r>
            <w:r w:rsidRPr="00A92DD6">
              <w:rPr>
                <w:sz w:val="18"/>
              </w:rPr>
              <w:t>security</w:t>
            </w:r>
            <w:r w:rsidRPr="00A92DD6">
              <w:rPr>
                <w:spacing w:val="-3"/>
                <w:sz w:val="18"/>
              </w:rPr>
              <w:t xml:space="preserve"> </w:t>
            </w:r>
            <w:r w:rsidRPr="00A92DD6">
              <w:rPr>
                <w:sz w:val="18"/>
              </w:rPr>
              <w:t>and</w:t>
            </w:r>
            <w:r w:rsidRPr="00A92DD6">
              <w:rPr>
                <w:spacing w:val="-3"/>
                <w:sz w:val="18"/>
              </w:rPr>
              <w:t xml:space="preserve"> </w:t>
            </w:r>
            <w:r w:rsidRPr="00A92DD6">
              <w:rPr>
                <w:sz w:val="18"/>
              </w:rPr>
              <w:t>critical</w:t>
            </w:r>
            <w:r w:rsidRPr="00A92DD6">
              <w:rPr>
                <w:spacing w:val="-2"/>
                <w:sz w:val="18"/>
              </w:rPr>
              <w:t xml:space="preserve"> </w:t>
            </w:r>
            <w:r w:rsidRPr="00A92DD6">
              <w:rPr>
                <w:sz w:val="18"/>
              </w:rPr>
              <w:t>updates</w:t>
            </w:r>
            <w:r w:rsidRPr="00A92DD6">
              <w:rPr>
                <w:spacing w:val="-4"/>
                <w:sz w:val="18"/>
              </w:rPr>
              <w:t xml:space="preserve"> </w:t>
            </w:r>
            <w:r w:rsidRPr="00A92DD6">
              <w:rPr>
                <w:sz w:val="18"/>
              </w:rPr>
              <w:t>to</w:t>
            </w:r>
            <w:r w:rsidRPr="00A92DD6">
              <w:rPr>
                <w:spacing w:val="-2"/>
                <w:sz w:val="18"/>
              </w:rPr>
              <w:t xml:space="preserve"> </w:t>
            </w:r>
            <w:r w:rsidRPr="00A92DD6">
              <w:rPr>
                <w:sz w:val="18"/>
              </w:rPr>
              <w:t>supported</w:t>
            </w:r>
            <w:r w:rsidRPr="00A92DD6">
              <w:rPr>
                <w:spacing w:val="-1"/>
                <w:sz w:val="18"/>
              </w:rPr>
              <w:t xml:space="preserve"> </w:t>
            </w:r>
            <w:r w:rsidRPr="00A92DD6">
              <w:rPr>
                <w:sz w:val="18"/>
              </w:rPr>
              <w:t>OS</w:t>
            </w:r>
            <w:r w:rsidRPr="00A92DD6">
              <w:rPr>
                <w:spacing w:val="-4"/>
                <w:sz w:val="18"/>
              </w:rPr>
              <w:t xml:space="preserve"> </w:t>
            </w:r>
            <w:r w:rsidRPr="00A92DD6">
              <w:rPr>
                <w:spacing w:val="-2"/>
                <w:sz w:val="18"/>
              </w:rPr>
              <w:t>instances</w:t>
            </w:r>
          </w:p>
        </w:tc>
        <w:tc>
          <w:tcPr>
            <w:tcW w:w="1335" w:type="dxa"/>
          </w:tcPr>
          <w:p w14:paraId="3184C673" w14:textId="77777777" w:rsidR="006A6872" w:rsidRPr="00A92DD6" w:rsidRDefault="006A6872" w:rsidP="00C67C9C">
            <w:pPr>
              <w:pStyle w:val="TableParagraph"/>
              <w:spacing w:before="0"/>
              <w:jc w:val="center"/>
              <w:rPr>
                <w:rFonts w:ascii="Times New Roman"/>
                <w:sz w:val="18"/>
              </w:rPr>
            </w:pPr>
          </w:p>
        </w:tc>
        <w:tc>
          <w:tcPr>
            <w:tcW w:w="1147" w:type="dxa"/>
          </w:tcPr>
          <w:p w14:paraId="3184C674" w14:textId="77777777" w:rsidR="006A6872" w:rsidRPr="00A92DD6" w:rsidRDefault="00270EC8">
            <w:pPr>
              <w:pStyle w:val="TableParagraph"/>
              <w:spacing w:before="23" w:line="218" w:lineRule="exact"/>
              <w:ind w:left="35" w:right="27"/>
              <w:jc w:val="center"/>
              <w:rPr>
                <w:sz w:val="18"/>
              </w:rPr>
            </w:pPr>
            <w:r w:rsidRPr="00A92DD6">
              <w:rPr>
                <w:spacing w:val="-10"/>
                <w:sz w:val="18"/>
              </w:rPr>
              <w:t>√</w:t>
            </w:r>
          </w:p>
        </w:tc>
      </w:tr>
      <w:tr w:rsidR="00CD4B8E" w:rsidRPr="00A92DD6" w14:paraId="3184C679" w14:textId="77777777">
        <w:trPr>
          <w:trHeight w:val="258"/>
        </w:trPr>
        <w:tc>
          <w:tcPr>
            <w:tcW w:w="6891" w:type="dxa"/>
          </w:tcPr>
          <w:p w14:paraId="3184C676" w14:textId="77777777" w:rsidR="006A6872" w:rsidRPr="00A92DD6" w:rsidRDefault="00270EC8">
            <w:pPr>
              <w:pStyle w:val="TableParagraph"/>
              <w:spacing w:line="218" w:lineRule="exact"/>
              <w:ind w:left="107"/>
              <w:rPr>
                <w:sz w:val="18"/>
              </w:rPr>
            </w:pPr>
            <w:r w:rsidRPr="00A92DD6">
              <w:rPr>
                <w:sz w:val="18"/>
              </w:rPr>
              <w:t>Notify</w:t>
            </w:r>
            <w:r w:rsidRPr="00A92DD6">
              <w:rPr>
                <w:spacing w:val="-5"/>
                <w:sz w:val="18"/>
              </w:rPr>
              <w:t xml:space="preserve"> </w:t>
            </w:r>
            <w:r w:rsidRPr="00A92DD6">
              <w:rPr>
                <w:sz w:val="18"/>
              </w:rPr>
              <w:t>Client</w:t>
            </w:r>
            <w:r w:rsidRPr="00A92DD6">
              <w:rPr>
                <w:spacing w:val="-3"/>
                <w:sz w:val="18"/>
              </w:rPr>
              <w:t xml:space="preserve"> </w:t>
            </w:r>
            <w:r w:rsidRPr="00A92DD6">
              <w:rPr>
                <w:sz w:val="18"/>
              </w:rPr>
              <w:t>of</w:t>
            </w:r>
            <w:r w:rsidRPr="00A92DD6">
              <w:rPr>
                <w:spacing w:val="-3"/>
                <w:sz w:val="18"/>
              </w:rPr>
              <w:t xml:space="preserve"> </w:t>
            </w:r>
            <w:r w:rsidRPr="00A92DD6">
              <w:rPr>
                <w:sz w:val="18"/>
              </w:rPr>
              <w:t>upcoming</w:t>
            </w:r>
            <w:r w:rsidRPr="00A92DD6">
              <w:rPr>
                <w:spacing w:val="-4"/>
                <w:sz w:val="18"/>
              </w:rPr>
              <w:t xml:space="preserve"> </w:t>
            </w:r>
            <w:r w:rsidRPr="00A92DD6">
              <w:rPr>
                <w:sz w:val="18"/>
              </w:rPr>
              <w:t>updates</w:t>
            </w:r>
            <w:r w:rsidRPr="00A92DD6">
              <w:rPr>
                <w:spacing w:val="-3"/>
                <w:sz w:val="18"/>
              </w:rPr>
              <w:t xml:space="preserve"> </w:t>
            </w:r>
            <w:r w:rsidRPr="00A92DD6">
              <w:rPr>
                <w:sz w:val="18"/>
              </w:rPr>
              <w:t>&amp;</w:t>
            </w:r>
            <w:r w:rsidRPr="00A92DD6">
              <w:rPr>
                <w:spacing w:val="-3"/>
                <w:sz w:val="18"/>
              </w:rPr>
              <w:t xml:space="preserve"> </w:t>
            </w:r>
            <w:r w:rsidRPr="00A92DD6">
              <w:rPr>
                <w:sz w:val="18"/>
              </w:rPr>
              <w:t>patch</w:t>
            </w:r>
            <w:r w:rsidRPr="00A92DD6">
              <w:rPr>
                <w:spacing w:val="-3"/>
                <w:sz w:val="18"/>
              </w:rPr>
              <w:t xml:space="preserve"> </w:t>
            </w:r>
            <w:r w:rsidRPr="00A92DD6">
              <w:rPr>
                <w:sz w:val="18"/>
              </w:rPr>
              <w:t>windows,</w:t>
            </w:r>
            <w:r w:rsidRPr="00A92DD6">
              <w:rPr>
                <w:spacing w:val="-3"/>
                <w:sz w:val="18"/>
              </w:rPr>
              <w:t xml:space="preserve"> </w:t>
            </w:r>
            <w:r w:rsidRPr="00A92DD6">
              <w:rPr>
                <w:sz w:val="18"/>
              </w:rPr>
              <w:t>except</w:t>
            </w:r>
            <w:r w:rsidRPr="00A92DD6">
              <w:rPr>
                <w:spacing w:val="-2"/>
                <w:sz w:val="18"/>
              </w:rPr>
              <w:t xml:space="preserve"> </w:t>
            </w:r>
            <w:r w:rsidRPr="00A92DD6">
              <w:rPr>
                <w:sz w:val="18"/>
              </w:rPr>
              <w:t>for</w:t>
            </w:r>
            <w:r w:rsidRPr="00A92DD6">
              <w:rPr>
                <w:spacing w:val="-2"/>
                <w:sz w:val="18"/>
              </w:rPr>
              <w:t xml:space="preserve"> </w:t>
            </w:r>
            <w:r w:rsidRPr="00A92DD6">
              <w:rPr>
                <w:sz w:val="18"/>
              </w:rPr>
              <w:t>preapproved</w:t>
            </w:r>
            <w:r w:rsidRPr="00A92DD6">
              <w:rPr>
                <w:spacing w:val="-3"/>
                <w:sz w:val="18"/>
              </w:rPr>
              <w:t xml:space="preserve"> </w:t>
            </w:r>
            <w:r w:rsidRPr="00A92DD6">
              <w:rPr>
                <w:spacing w:val="-2"/>
                <w:sz w:val="18"/>
              </w:rPr>
              <w:t>cycles</w:t>
            </w:r>
          </w:p>
        </w:tc>
        <w:tc>
          <w:tcPr>
            <w:tcW w:w="1335" w:type="dxa"/>
          </w:tcPr>
          <w:p w14:paraId="3184C677" w14:textId="77777777" w:rsidR="006A6872" w:rsidRPr="00A92DD6" w:rsidRDefault="006A6872" w:rsidP="00C67C9C">
            <w:pPr>
              <w:pStyle w:val="TableParagraph"/>
              <w:spacing w:before="0"/>
              <w:jc w:val="center"/>
              <w:rPr>
                <w:rFonts w:ascii="Times New Roman"/>
                <w:sz w:val="18"/>
              </w:rPr>
            </w:pPr>
          </w:p>
        </w:tc>
        <w:tc>
          <w:tcPr>
            <w:tcW w:w="1147" w:type="dxa"/>
          </w:tcPr>
          <w:p w14:paraId="3184C678" w14:textId="77777777" w:rsidR="006A6872" w:rsidRPr="00A92DD6" w:rsidRDefault="00270EC8">
            <w:pPr>
              <w:pStyle w:val="TableParagraph"/>
              <w:spacing w:line="218" w:lineRule="exact"/>
              <w:ind w:left="35" w:right="27"/>
              <w:jc w:val="center"/>
              <w:rPr>
                <w:sz w:val="18"/>
              </w:rPr>
            </w:pPr>
            <w:r w:rsidRPr="00A92DD6">
              <w:rPr>
                <w:spacing w:val="-10"/>
                <w:sz w:val="18"/>
              </w:rPr>
              <w:t>√</w:t>
            </w:r>
          </w:p>
        </w:tc>
      </w:tr>
      <w:tr w:rsidR="00CD4B8E" w:rsidRPr="00A92DD6" w14:paraId="3184C67D" w14:textId="77777777">
        <w:trPr>
          <w:trHeight w:val="261"/>
        </w:trPr>
        <w:tc>
          <w:tcPr>
            <w:tcW w:w="6891" w:type="dxa"/>
          </w:tcPr>
          <w:p w14:paraId="3184C67A" w14:textId="7B3C7328" w:rsidR="006A6872" w:rsidRPr="00A92DD6" w:rsidRDefault="00270EC8">
            <w:pPr>
              <w:pStyle w:val="TableParagraph"/>
              <w:ind w:left="107"/>
              <w:rPr>
                <w:sz w:val="18"/>
              </w:rPr>
            </w:pPr>
            <w:r w:rsidRPr="00A92DD6">
              <w:rPr>
                <w:sz w:val="18"/>
              </w:rPr>
              <w:t>Identify</w:t>
            </w:r>
            <w:r w:rsidRPr="00A92DD6">
              <w:rPr>
                <w:spacing w:val="-3"/>
                <w:sz w:val="18"/>
              </w:rPr>
              <w:t xml:space="preserve"> </w:t>
            </w:r>
            <w:r w:rsidR="00215FAF" w:rsidRPr="00A92DD6">
              <w:rPr>
                <w:sz w:val="18"/>
              </w:rPr>
              <w:t>A</w:t>
            </w:r>
            <w:r w:rsidRPr="00A92DD6">
              <w:rPr>
                <w:sz w:val="18"/>
              </w:rPr>
              <w:t>ssets</w:t>
            </w:r>
            <w:r w:rsidRPr="00A92DD6">
              <w:rPr>
                <w:spacing w:val="-3"/>
                <w:sz w:val="18"/>
              </w:rPr>
              <w:t xml:space="preserve"> </w:t>
            </w:r>
            <w:r w:rsidRPr="00A92DD6">
              <w:rPr>
                <w:sz w:val="18"/>
              </w:rPr>
              <w:t>to</w:t>
            </w:r>
            <w:r w:rsidRPr="00A92DD6">
              <w:rPr>
                <w:spacing w:val="-2"/>
                <w:sz w:val="18"/>
              </w:rPr>
              <w:t xml:space="preserve"> </w:t>
            </w:r>
            <w:r w:rsidRPr="00A92DD6">
              <w:rPr>
                <w:sz w:val="18"/>
              </w:rPr>
              <w:t>exclude</w:t>
            </w:r>
            <w:r w:rsidRPr="00A92DD6">
              <w:rPr>
                <w:spacing w:val="-3"/>
                <w:sz w:val="18"/>
              </w:rPr>
              <w:t xml:space="preserve"> </w:t>
            </w:r>
            <w:r w:rsidRPr="00A92DD6">
              <w:rPr>
                <w:sz w:val="18"/>
              </w:rPr>
              <w:t>from</w:t>
            </w:r>
            <w:r w:rsidRPr="00A92DD6">
              <w:rPr>
                <w:spacing w:val="-2"/>
                <w:sz w:val="18"/>
              </w:rPr>
              <w:t xml:space="preserve"> </w:t>
            </w:r>
            <w:r w:rsidRPr="00A92DD6">
              <w:rPr>
                <w:sz w:val="18"/>
              </w:rPr>
              <w:t>patching</w:t>
            </w:r>
            <w:r w:rsidRPr="00A92DD6">
              <w:rPr>
                <w:spacing w:val="-3"/>
                <w:sz w:val="18"/>
              </w:rPr>
              <w:t xml:space="preserve"> </w:t>
            </w:r>
            <w:r w:rsidRPr="00A92DD6">
              <w:rPr>
                <w:spacing w:val="-2"/>
                <w:sz w:val="18"/>
              </w:rPr>
              <w:t>activities</w:t>
            </w:r>
          </w:p>
        </w:tc>
        <w:tc>
          <w:tcPr>
            <w:tcW w:w="1335" w:type="dxa"/>
          </w:tcPr>
          <w:p w14:paraId="3184C67B" w14:textId="77777777" w:rsidR="006A6872" w:rsidRPr="00A92DD6" w:rsidRDefault="00270EC8">
            <w:pPr>
              <w:pStyle w:val="TableParagraph"/>
              <w:ind w:left="9" w:right="1"/>
              <w:jc w:val="center"/>
              <w:rPr>
                <w:sz w:val="18"/>
              </w:rPr>
            </w:pPr>
            <w:r w:rsidRPr="00A92DD6">
              <w:rPr>
                <w:spacing w:val="-10"/>
                <w:sz w:val="18"/>
              </w:rPr>
              <w:t>√</w:t>
            </w:r>
          </w:p>
        </w:tc>
        <w:tc>
          <w:tcPr>
            <w:tcW w:w="1147" w:type="dxa"/>
          </w:tcPr>
          <w:p w14:paraId="3184C67C" w14:textId="77777777" w:rsidR="006A6872" w:rsidRPr="00A92DD6" w:rsidRDefault="006A6872" w:rsidP="00C67C9C">
            <w:pPr>
              <w:pStyle w:val="TableParagraph"/>
              <w:spacing w:before="0"/>
              <w:jc w:val="center"/>
              <w:rPr>
                <w:rFonts w:ascii="Times New Roman"/>
                <w:sz w:val="18"/>
              </w:rPr>
            </w:pPr>
          </w:p>
        </w:tc>
      </w:tr>
      <w:tr w:rsidR="00CD4B8E" w:rsidRPr="00A92DD6" w14:paraId="3184C681" w14:textId="77777777">
        <w:trPr>
          <w:trHeight w:val="259"/>
        </w:trPr>
        <w:tc>
          <w:tcPr>
            <w:tcW w:w="6891" w:type="dxa"/>
          </w:tcPr>
          <w:p w14:paraId="3184C67E" w14:textId="06A26E04" w:rsidR="006A6872" w:rsidRPr="00A92DD6" w:rsidRDefault="00270EC8">
            <w:pPr>
              <w:pStyle w:val="TableParagraph"/>
              <w:spacing w:before="21" w:line="218" w:lineRule="exact"/>
              <w:ind w:left="107"/>
              <w:rPr>
                <w:sz w:val="18"/>
              </w:rPr>
            </w:pPr>
            <w:r w:rsidRPr="00A92DD6">
              <w:rPr>
                <w:sz w:val="18"/>
              </w:rPr>
              <w:t>Provide/define</w:t>
            </w:r>
            <w:r w:rsidRPr="00A92DD6">
              <w:rPr>
                <w:spacing w:val="-8"/>
                <w:sz w:val="18"/>
              </w:rPr>
              <w:t xml:space="preserve"> </w:t>
            </w:r>
            <w:r w:rsidR="00A80C01" w:rsidRPr="00A92DD6">
              <w:rPr>
                <w:spacing w:val="-8"/>
                <w:sz w:val="18"/>
              </w:rPr>
              <w:t xml:space="preserve">mutual </w:t>
            </w:r>
            <w:r w:rsidRPr="00A92DD6">
              <w:rPr>
                <w:sz w:val="18"/>
              </w:rPr>
              <w:t>maintenance</w:t>
            </w:r>
            <w:r w:rsidRPr="00A92DD6">
              <w:rPr>
                <w:spacing w:val="-6"/>
                <w:sz w:val="18"/>
              </w:rPr>
              <w:t xml:space="preserve"> </w:t>
            </w:r>
            <w:r w:rsidRPr="00A92DD6">
              <w:rPr>
                <w:sz w:val="18"/>
              </w:rPr>
              <w:t>windows</w:t>
            </w:r>
            <w:r w:rsidRPr="00A92DD6">
              <w:rPr>
                <w:spacing w:val="-5"/>
                <w:sz w:val="18"/>
              </w:rPr>
              <w:t xml:space="preserve"> </w:t>
            </w:r>
            <w:r w:rsidRPr="00A92DD6">
              <w:rPr>
                <w:sz w:val="18"/>
              </w:rPr>
              <w:t>for</w:t>
            </w:r>
            <w:r w:rsidRPr="00A92DD6">
              <w:rPr>
                <w:spacing w:val="-5"/>
                <w:sz w:val="18"/>
              </w:rPr>
              <w:t xml:space="preserve"> </w:t>
            </w:r>
            <w:r w:rsidRPr="00A92DD6">
              <w:rPr>
                <w:sz w:val="18"/>
              </w:rPr>
              <w:t>monthly</w:t>
            </w:r>
            <w:r w:rsidRPr="00A92DD6">
              <w:rPr>
                <w:spacing w:val="-4"/>
                <w:sz w:val="18"/>
              </w:rPr>
              <w:t xml:space="preserve"> </w:t>
            </w:r>
            <w:r w:rsidRPr="00A92DD6">
              <w:rPr>
                <w:spacing w:val="-2"/>
                <w:sz w:val="18"/>
              </w:rPr>
              <w:t>patching</w:t>
            </w:r>
          </w:p>
        </w:tc>
        <w:tc>
          <w:tcPr>
            <w:tcW w:w="1335" w:type="dxa"/>
          </w:tcPr>
          <w:p w14:paraId="3184C67F" w14:textId="77777777" w:rsidR="006A6872" w:rsidRPr="00A92DD6" w:rsidRDefault="00270EC8">
            <w:pPr>
              <w:pStyle w:val="TableParagraph"/>
              <w:spacing w:before="21" w:line="218" w:lineRule="exact"/>
              <w:ind w:left="9" w:right="1"/>
              <w:jc w:val="center"/>
              <w:rPr>
                <w:sz w:val="18"/>
              </w:rPr>
            </w:pPr>
            <w:r w:rsidRPr="00A92DD6">
              <w:rPr>
                <w:spacing w:val="-10"/>
                <w:sz w:val="18"/>
              </w:rPr>
              <w:t>√</w:t>
            </w:r>
          </w:p>
        </w:tc>
        <w:tc>
          <w:tcPr>
            <w:tcW w:w="1147" w:type="dxa"/>
          </w:tcPr>
          <w:p w14:paraId="3184C680" w14:textId="03855846" w:rsidR="006A6872" w:rsidRPr="00A92DD6" w:rsidRDefault="0047230B" w:rsidP="00787C5F">
            <w:pPr>
              <w:pStyle w:val="TableParagraph"/>
              <w:spacing w:before="0"/>
              <w:jc w:val="center"/>
              <w:rPr>
                <w:rFonts w:ascii="Times New Roman"/>
                <w:sz w:val="18"/>
              </w:rPr>
            </w:pPr>
            <w:r w:rsidRPr="00A92DD6">
              <w:rPr>
                <w:spacing w:val="-10"/>
                <w:sz w:val="18"/>
              </w:rPr>
              <w:t>√</w:t>
            </w:r>
          </w:p>
        </w:tc>
      </w:tr>
      <w:tr w:rsidR="00CD4B8E" w:rsidRPr="00A92DD6" w14:paraId="3184C685" w14:textId="77777777">
        <w:trPr>
          <w:trHeight w:val="258"/>
        </w:trPr>
        <w:tc>
          <w:tcPr>
            <w:tcW w:w="6891" w:type="dxa"/>
          </w:tcPr>
          <w:p w14:paraId="3184C682" w14:textId="77777777" w:rsidR="006A6872" w:rsidRPr="00A92DD6" w:rsidRDefault="00270EC8">
            <w:pPr>
              <w:pStyle w:val="TableParagraph"/>
              <w:spacing w:line="218" w:lineRule="exact"/>
              <w:ind w:left="107"/>
              <w:rPr>
                <w:sz w:val="18"/>
              </w:rPr>
            </w:pPr>
            <w:r w:rsidRPr="00A92DD6">
              <w:rPr>
                <w:sz w:val="18"/>
              </w:rPr>
              <w:t>Apply</w:t>
            </w:r>
            <w:r w:rsidRPr="00A92DD6">
              <w:rPr>
                <w:spacing w:val="-3"/>
                <w:sz w:val="18"/>
              </w:rPr>
              <w:t xml:space="preserve"> </w:t>
            </w:r>
            <w:r w:rsidRPr="00A92DD6">
              <w:rPr>
                <w:sz w:val="18"/>
              </w:rPr>
              <w:t>patch</w:t>
            </w:r>
            <w:r w:rsidRPr="00A92DD6">
              <w:rPr>
                <w:spacing w:val="-3"/>
                <w:sz w:val="18"/>
              </w:rPr>
              <w:t xml:space="preserve"> </w:t>
            </w:r>
            <w:r w:rsidRPr="00A92DD6">
              <w:rPr>
                <w:sz w:val="18"/>
              </w:rPr>
              <w:t>updates</w:t>
            </w:r>
            <w:r w:rsidRPr="00A92DD6">
              <w:rPr>
                <w:spacing w:val="-3"/>
                <w:sz w:val="18"/>
              </w:rPr>
              <w:t xml:space="preserve"> </w:t>
            </w:r>
            <w:r w:rsidRPr="00A92DD6">
              <w:rPr>
                <w:sz w:val="18"/>
              </w:rPr>
              <w:t>to</w:t>
            </w:r>
            <w:r w:rsidRPr="00A92DD6">
              <w:rPr>
                <w:spacing w:val="-2"/>
                <w:sz w:val="18"/>
              </w:rPr>
              <w:t xml:space="preserve"> </w:t>
            </w:r>
            <w:r w:rsidRPr="00A92DD6">
              <w:rPr>
                <w:sz w:val="18"/>
              </w:rPr>
              <w:t>in</w:t>
            </w:r>
            <w:r w:rsidRPr="00A92DD6">
              <w:rPr>
                <w:spacing w:val="-4"/>
                <w:sz w:val="18"/>
              </w:rPr>
              <w:t xml:space="preserve"> </w:t>
            </w:r>
            <w:r w:rsidRPr="00A92DD6">
              <w:rPr>
                <w:sz w:val="18"/>
              </w:rPr>
              <w:t>scope</w:t>
            </w:r>
            <w:r w:rsidRPr="00A92DD6">
              <w:rPr>
                <w:spacing w:val="-1"/>
                <w:sz w:val="18"/>
              </w:rPr>
              <w:t xml:space="preserve"> </w:t>
            </w:r>
            <w:r w:rsidRPr="00A92DD6">
              <w:rPr>
                <w:sz w:val="18"/>
              </w:rPr>
              <w:t>devices,</w:t>
            </w:r>
            <w:r w:rsidRPr="00A92DD6">
              <w:rPr>
                <w:spacing w:val="-2"/>
                <w:sz w:val="18"/>
              </w:rPr>
              <w:t xml:space="preserve"> </w:t>
            </w:r>
            <w:r w:rsidRPr="00A92DD6">
              <w:rPr>
                <w:sz w:val="18"/>
              </w:rPr>
              <w:t>monitor</w:t>
            </w:r>
            <w:r w:rsidRPr="00A92DD6">
              <w:rPr>
                <w:spacing w:val="-2"/>
                <w:sz w:val="18"/>
              </w:rPr>
              <w:t xml:space="preserve"> </w:t>
            </w:r>
            <w:r w:rsidRPr="00A92DD6">
              <w:rPr>
                <w:sz w:val="18"/>
              </w:rPr>
              <w:t>and</w:t>
            </w:r>
            <w:r w:rsidRPr="00A92DD6">
              <w:rPr>
                <w:spacing w:val="-1"/>
                <w:sz w:val="18"/>
              </w:rPr>
              <w:t xml:space="preserve"> </w:t>
            </w:r>
            <w:r w:rsidRPr="00A92DD6">
              <w:rPr>
                <w:sz w:val="18"/>
              </w:rPr>
              <w:t>remediate</w:t>
            </w:r>
            <w:r w:rsidRPr="00A92DD6">
              <w:rPr>
                <w:spacing w:val="-3"/>
                <w:sz w:val="18"/>
              </w:rPr>
              <w:t xml:space="preserve"> </w:t>
            </w:r>
            <w:r w:rsidRPr="00A92DD6">
              <w:rPr>
                <w:sz w:val="18"/>
              </w:rPr>
              <w:t>failed</w:t>
            </w:r>
            <w:r w:rsidRPr="00A92DD6">
              <w:rPr>
                <w:spacing w:val="-3"/>
                <w:sz w:val="18"/>
              </w:rPr>
              <w:t xml:space="preserve"> </w:t>
            </w:r>
            <w:r w:rsidRPr="00A92DD6">
              <w:rPr>
                <w:spacing w:val="-2"/>
                <w:sz w:val="18"/>
              </w:rPr>
              <w:t>updates</w:t>
            </w:r>
          </w:p>
        </w:tc>
        <w:tc>
          <w:tcPr>
            <w:tcW w:w="1335" w:type="dxa"/>
          </w:tcPr>
          <w:p w14:paraId="3184C683" w14:textId="77777777" w:rsidR="006A6872" w:rsidRPr="00A92DD6" w:rsidRDefault="006A6872" w:rsidP="00C67C9C">
            <w:pPr>
              <w:pStyle w:val="TableParagraph"/>
              <w:spacing w:before="0"/>
              <w:jc w:val="center"/>
              <w:rPr>
                <w:rFonts w:ascii="Times New Roman"/>
                <w:sz w:val="18"/>
              </w:rPr>
            </w:pPr>
          </w:p>
        </w:tc>
        <w:tc>
          <w:tcPr>
            <w:tcW w:w="1147" w:type="dxa"/>
          </w:tcPr>
          <w:p w14:paraId="3184C684" w14:textId="77777777" w:rsidR="006A6872" w:rsidRPr="00A92DD6" w:rsidRDefault="00270EC8">
            <w:pPr>
              <w:pStyle w:val="TableParagraph"/>
              <w:spacing w:line="218" w:lineRule="exact"/>
              <w:ind w:left="35" w:right="27"/>
              <w:jc w:val="center"/>
              <w:rPr>
                <w:sz w:val="18"/>
              </w:rPr>
            </w:pPr>
            <w:r w:rsidRPr="00A92DD6">
              <w:rPr>
                <w:spacing w:val="-10"/>
                <w:sz w:val="18"/>
              </w:rPr>
              <w:t>√</w:t>
            </w:r>
          </w:p>
        </w:tc>
      </w:tr>
      <w:tr w:rsidR="00CD4B8E" w:rsidRPr="00A92DD6" w14:paraId="3184C689" w14:textId="77777777">
        <w:trPr>
          <w:trHeight w:val="261"/>
        </w:trPr>
        <w:tc>
          <w:tcPr>
            <w:tcW w:w="6891" w:type="dxa"/>
          </w:tcPr>
          <w:p w14:paraId="3184C686" w14:textId="77777777" w:rsidR="006A6872" w:rsidRPr="00A92DD6" w:rsidRDefault="00270EC8">
            <w:pPr>
              <w:pStyle w:val="TableParagraph"/>
              <w:spacing w:before="23" w:line="218" w:lineRule="exact"/>
              <w:ind w:left="107"/>
              <w:rPr>
                <w:sz w:val="18"/>
              </w:rPr>
            </w:pPr>
            <w:r w:rsidRPr="00A92DD6">
              <w:rPr>
                <w:sz w:val="18"/>
              </w:rPr>
              <w:t>Provide</w:t>
            </w:r>
            <w:r w:rsidRPr="00A92DD6">
              <w:rPr>
                <w:spacing w:val="-6"/>
                <w:sz w:val="18"/>
              </w:rPr>
              <w:t xml:space="preserve"> </w:t>
            </w:r>
            <w:r w:rsidRPr="00A92DD6">
              <w:rPr>
                <w:sz w:val="18"/>
              </w:rPr>
              <w:t>application</w:t>
            </w:r>
            <w:r w:rsidRPr="00A92DD6">
              <w:rPr>
                <w:spacing w:val="-1"/>
                <w:sz w:val="18"/>
              </w:rPr>
              <w:t xml:space="preserve"> </w:t>
            </w:r>
            <w:r w:rsidRPr="00A92DD6">
              <w:rPr>
                <w:sz w:val="18"/>
              </w:rPr>
              <w:t>support</w:t>
            </w:r>
            <w:r w:rsidRPr="00A92DD6">
              <w:rPr>
                <w:spacing w:val="-3"/>
                <w:sz w:val="18"/>
              </w:rPr>
              <w:t xml:space="preserve"> </w:t>
            </w:r>
            <w:r w:rsidRPr="00A92DD6">
              <w:rPr>
                <w:sz w:val="18"/>
              </w:rPr>
              <w:t>and</w:t>
            </w:r>
            <w:r w:rsidRPr="00A92DD6">
              <w:rPr>
                <w:spacing w:val="-2"/>
                <w:sz w:val="18"/>
              </w:rPr>
              <w:t xml:space="preserve"> </w:t>
            </w:r>
            <w:r w:rsidRPr="00A92DD6">
              <w:rPr>
                <w:sz w:val="18"/>
              </w:rPr>
              <w:t>post</w:t>
            </w:r>
            <w:r w:rsidRPr="00A92DD6">
              <w:rPr>
                <w:spacing w:val="-2"/>
                <w:sz w:val="18"/>
              </w:rPr>
              <w:t xml:space="preserve"> </w:t>
            </w:r>
            <w:r w:rsidRPr="00A92DD6">
              <w:rPr>
                <w:sz w:val="18"/>
              </w:rPr>
              <w:t>patching</w:t>
            </w:r>
            <w:r w:rsidRPr="00A92DD6">
              <w:rPr>
                <w:spacing w:val="-4"/>
                <w:sz w:val="18"/>
              </w:rPr>
              <w:t xml:space="preserve"> </w:t>
            </w:r>
            <w:r w:rsidRPr="00A92DD6">
              <w:rPr>
                <w:sz w:val="18"/>
              </w:rPr>
              <w:t>QA</w:t>
            </w:r>
            <w:r w:rsidRPr="00A92DD6">
              <w:rPr>
                <w:spacing w:val="-4"/>
                <w:sz w:val="18"/>
              </w:rPr>
              <w:t xml:space="preserve"> </w:t>
            </w:r>
            <w:r w:rsidRPr="00A92DD6">
              <w:rPr>
                <w:sz w:val="18"/>
              </w:rPr>
              <w:t>during</w:t>
            </w:r>
            <w:r w:rsidRPr="00A92DD6">
              <w:rPr>
                <w:spacing w:val="-3"/>
                <w:sz w:val="18"/>
              </w:rPr>
              <w:t xml:space="preserve"> </w:t>
            </w:r>
            <w:r w:rsidRPr="00A92DD6">
              <w:rPr>
                <w:sz w:val="18"/>
              </w:rPr>
              <w:t>patching</w:t>
            </w:r>
            <w:r w:rsidRPr="00A92DD6">
              <w:rPr>
                <w:spacing w:val="-1"/>
                <w:sz w:val="18"/>
              </w:rPr>
              <w:t xml:space="preserve"> </w:t>
            </w:r>
            <w:r w:rsidRPr="00A92DD6">
              <w:rPr>
                <w:spacing w:val="-2"/>
                <w:sz w:val="18"/>
              </w:rPr>
              <w:t>activities</w:t>
            </w:r>
          </w:p>
        </w:tc>
        <w:tc>
          <w:tcPr>
            <w:tcW w:w="1335" w:type="dxa"/>
          </w:tcPr>
          <w:p w14:paraId="3184C687" w14:textId="77777777" w:rsidR="006A6872" w:rsidRPr="00A92DD6" w:rsidRDefault="00270EC8">
            <w:pPr>
              <w:pStyle w:val="TableParagraph"/>
              <w:spacing w:before="23" w:line="218" w:lineRule="exact"/>
              <w:ind w:left="9" w:right="1"/>
              <w:jc w:val="center"/>
              <w:rPr>
                <w:sz w:val="18"/>
              </w:rPr>
            </w:pPr>
            <w:r w:rsidRPr="00A92DD6">
              <w:rPr>
                <w:spacing w:val="-10"/>
                <w:sz w:val="18"/>
              </w:rPr>
              <w:t>√</w:t>
            </w:r>
          </w:p>
        </w:tc>
        <w:tc>
          <w:tcPr>
            <w:tcW w:w="1147" w:type="dxa"/>
          </w:tcPr>
          <w:p w14:paraId="3184C688" w14:textId="77777777" w:rsidR="006A6872" w:rsidRPr="00A92DD6" w:rsidRDefault="006A6872" w:rsidP="00C67C9C">
            <w:pPr>
              <w:pStyle w:val="TableParagraph"/>
              <w:spacing w:before="0"/>
              <w:jc w:val="center"/>
              <w:rPr>
                <w:rFonts w:ascii="Times New Roman"/>
                <w:sz w:val="18"/>
              </w:rPr>
            </w:pPr>
          </w:p>
        </w:tc>
      </w:tr>
      <w:tr w:rsidR="00CD4B8E" w:rsidRPr="00A92DD6" w14:paraId="3184C68D" w14:textId="77777777">
        <w:trPr>
          <w:trHeight w:val="258"/>
        </w:trPr>
        <w:tc>
          <w:tcPr>
            <w:tcW w:w="6891" w:type="dxa"/>
          </w:tcPr>
          <w:p w14:paraId="3184C68A" w14:textId="77777777" w:rsidR="006A6872" w:rsidRPr="00A92DD6" w:rsidRDefault="00270EC8">
            <w:pPr>
              <w:pStyle w:val="TableParagraph"/>
              <w:spacing w:line="218" w:lineRule="exact"/>
              <w:ind w:left="107"/>
              <w:rPr>
                <w:sz w:val="18"/>
              </w:rPr>
            </w:pPr>
            <w:r w:rsidRPr="00A92DD6">
              <w:rPr>
                <w:sz w:val="18"/>
              </w:rPr>
              <w:t>Patch</w:t>
            </w:r>
            <w:r w:rsidRPr="00A92DD6">
              <w:rPr>
                <w:spacing w:val="-6"/>
                <w:sz w:val="18"/>
              </w:rPr>
              <w:t xml:space="preserve"> </w:t>
            </w:r>
            <w:r w:rsidRPr="00A92DD6">
              <w:rPr>
                <w:sz w:val="18"/>
              </w:rPr>
              <w:t>deployment</w:t>
            </w:r>
            <w:r w:rsidRPr="00A92DD6">
              <w:rPr>
                <w:spacing w:val="-3"/>
                <w:sz w:val="18"/>
              </w:rPr>
              <w:t xml:space="preserve"> </w:t>
            </w:r>
            <w:r w:rsidRPr="00A92DD6">
              <w:rPr>
                <w:sz w:val="18"/>
              </w:rPr>
              <w:t>to</w:t>
            </w:r>
            <w:r w:rsidRPr="00A92DD6">
              <w:rPr>
                <w:spacing w:val="-3"/>
                <w:sz w:val="18"/>
              </w:rPr>
              <w:t xml:space="preserve"> </w:t>
            </w:r>
            <w:r w:rsidRPr="00A92DD6">
              <w:rPr>
                <w:sz w:val="18"/>
              </w:rPr>
              <w:t>custom</w:t>
            </w:r>
            <w:r w:rsidRPr="00A92DD6">
              <w:rPr>
                <w:spacing w:val="-3"/>
                <w:sz w:val="18"/>
              </w:rPr>
              <w:t xml:space="preserve"> </w:t>
            </w:r>
            <w:r w:rsidRPr="00A92DD6">
              <w:rPr>
                <w:sz w:val="18"/>
              </w:rPr>
              <w:t>developed</w:t>
            </w:r>
            <w:r w:rsidRPr="00A92DD6">
              <w:rPr>
                <w:spacing w:val="-3"/>
                <w:sz w:val="18"/>
              </w:rPr>
              <w:t xml:space="preserve"> </w:t>
            </w:r>
            <w:r w:rsidRPr="00A92DD6">
              <w:rPr>
                <w:sz w:val="18"/>
              </w:rPr>
              <w:t>software,</w:t>
            </w:r>
            <w:r w:rsidRPr="00A92DD6">
              <w:rPr>
                <w:spacing w:val="-3"/>
                <w:sz w:val="18"/>
              </w:rPr>
              <w:t xml:space="preserve"> </w:t>
            </w:r>
            <w:r w:rsidRPr="00A92DD6">
              <w:rPr>
                <w:sz w:val="18"/>
              </w:rPr>
              <w:t>third</w:t>
            </w:r>
            <w:r w:rsidRPr="00A92DD6">
              <w:rPr>
                <w:spacing w:val="-4"/>
                <w:sz w:val="18"/>
              </w:rPr>
              <w:t xml:space="preserve"> </w:t>
            </w:r>
            <w:r w:rsidRPr="00A92DD6">
              <w:rPr>
                <w:sz w:val="18"/>
              </w:rPr>
              <w:t>party</w:t>
            </w:r>
            <w:r w:rsidRPr="00A92DD6">
              <w:rPr>
                <w:spacing w:val="-3"/>
                <w:sz w:val="18"/>
              </w:rPr>
              <w:t xml:space="preserve"> </w:t>
            </w:r>
            <w:r w:rsidRPr="00A92DD6">
              <w:rPr>
                <w:sz w:val="18"/>
              </w:rPr>
              <w:t>applications,</w:t>
            </w:r>
            <w:r w:rsidRPr="00A92DD6">
              <w:rPr>
                <w:spacing w:val="-3"/>
                <w:sz w:val="18"/>
              </w:rPr>
              <w:t xml:space="preserve"> </w:t>
            </w:r>
            <w:r w:rsidRPr="00A92DD6">
              <w:rPr>
                <w:spacing w:val="-2"/>
                <w:sz w:val="18"/>
              </w:rPr>
              <w:t>middleware</w:t>
            </w:r>
          </w:p>
        </w:tc>
        <w:tc>
          <w:tcPr>
            <w:tcW w:w="1335" w:type="dxa"/>
          </w:tcPr>
          <w:p w14:paraId="3184C68B" w14:textId="77777777" w:rsidR="006A6872" w:rsidRPr="00A92DD6" w:rsidRDefault="00270EC8">
            <w:pPr>
              <w:pStyle w:val="TableParagraph"/>
              <w:spacing w:line="218" w:lineRule="exact"/>
              <w:ind w:left="9" w:right="1"/>
              <w:jc w:val="center"/>
              <w:rPr>
                <w:sz w:val="18"/>
              </w:rPr>
            </w:pPr>
            <w:r w:rsidRPr="00A92DD6">
              <w:rPr>
                <w:spacing w:val="-10"/>
                <w:sz w:val="18"/>
              </w:rPr>
              <w:t>√</w:t>
            </w:r>
          </w:p>
        </w:tc>
        <w:tc>
          <w:tcPr>
            <w:tcW w:w="1147" w:type="dxa"/>
          </w:tcPr>
          <w:p w14:paraId="3184C68C" w14:textId="77777777" w:rsidR="006A6872" w:rsidRPr="00A92DD6" w:rsidRDefault="006A6872" w:rsidP="00C67C9C">
            <w:pPr>
              <w:pStyle w:val="TableParagraph"/>
              <w:spacing w:before="0"/>
              <w:jc w:val="center"/>
              <w:rPr>
                <w:rFonts w:ascii="Times New Roman"/>
                <w:sz w:val="18"/>
              </w:rPr>
            </w:pPr>
          </w:p>
        </w:tc>
      </w:tr>
    </w:tbl>
    <w:p w14:paraId="3184C68E" w14:textId="77777777" w:rsidR="006A6872" w:rsidRPr="008E038B" w:rsidRDefault="00270EC8" w:rsidP="00787C5F">
      <w:pPr>
        <w:pStyle w:val="Titre3"/>
        <w:numPr>
          <w:ilvl w:val="0"/>
          <w:numId w:val="57"/>
        </w:numPr>
        <w:spacing w:before="240"/>
        <w:ind w:left="782" w:hanging="357"/>
        <w:rPr>
          <w:rFonts w:asciiTheme="minorHAnsi" w:hAnsiTheme="minorHAnsi" w:cstheme="minorHAnsi"/>
          <w:b/>
          <w:bCs/>
          <w:color w:val="auto"/>
          <w:sz w:val="20"/>
          <w:szCs w:val="20"/>
        </w:rPr>
      </w:pPr>
      <w:r w:rsidRPr="00A92DD6">
        <w:rPr>
          <w:rFonts w:asciiTheme="minorHAnsi" w:hAnsiTheme="minorHAnsi" w:cstheme="minorHAnsi"/>
          <w:b/>
          <w:bCs/>
          <w:color w:val="auto"/>
          <w:sz w:val="20"/>
          <w:szCs w:val="20"/>
        </w:rPr>
        <w:t>Backups</w:t>
      </w:r>
    </w:p>
    <w:tbl>
      <w:tblPr>
        <w:tblStyle w:val="TableNormal1"/>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91"/>
        <w:gridCol w:w="1335"/>
        <w:gridCol w:w="1147"/>
      </w:tblGrid>
      <w:tr w:rsidR="00CD4B8E" w:rsidRPr="00A92DD6" w14:paraId="3184C691" w14:textId="77777777">
        <w:trPr>
          <w:trHeight w:val="337"/>
        </w:trPr>
        <w:tc>
          <w:tcPr>
            <w:tcW w:w="6891" w:type="dxa"/>
            <w:shd w:val="clear" w:color="auto" w:fill="D9D9D9"/>
          </w:tcPr>
          <w:p w14:paraId="3184C68F" w14:textId="591AD0F9" w:rsidR="006A6872" w:rsidRPr="00A92DD6" w:rsidRDefault="004714B6">
            <w:pPr>
              <w:pStyle w:val="TableParagraph"/>
              <w:spacing w:before="61"/>
              <w:ind w:left="11" w:right="2"/>
              <w:jc w:val="center"/>
              <w:rPr>
                <w:b/>
                <w:sz w:val="18"/>
              </w:rPr>
            </w:pPr>
            <w:r w:rsidRPr="00A92DD6">
              <w:rPr>
                <w:b/>
                <w:spacing w:val="-2"/>
                <w:sz w:val="18"/>
              </w:rPr>
              <w:t>Activities</w:t>
            </w:r>
          </w:p>
        </w:tc>
        <w:tc>
          <w:tcPr>
            <w:tcW w:w="2482" w:type="dxa"/>
            <w:gridSpan w:val="2"/>
            <w:shd w:val="clear" w:color="auto" w:fill="D9D9D9"/>
          </w:tcPr>
          <w:p w14:paraId="3184C690" w14:textId="77777777" w:rsidR="006A6872" w:rsidRPr="00A92DD6" w:rsidRDefault="00270EC8">
            <w:pPr>
              <w:pStyle w:val="TableParagraph"/>
              <w:spacing w:before="61"/>
              <w:ind w:left="799"/>
              <w:rPr>
                <w:b/>
                <w:sz w:val="18"/>
              </w:rPr>
            </w:pPr>
            <w:r w:rsidRPr="00A92DD6">
              <w:rPr>
                <w:b/>
                <w:spacing w:val="-2"/>
                <w:sz w:val="18"/>
              </w:rPr>
              <w:t>Responsible</w:t>
            </w:r>
          </w:p>
        </w:tc>
      </w:tr>
      <w:tr w:rsidR="00CD4B8E" w:rsidRPr="00A92DD6" w14:paraId="3184C695" w14:textId="77777777">
        <w:trPr>
          <w:trHeight w:val="340"/>
        </w:trPr>
        <w:tc>
          <w:tcPr>
            <w:tcW w:w="6891" w:type="dxa"/>
          </w:tcPr>
          <w:p w14:paraId="3184C692" w14:textId="77777777" w:rsidR="006A6872" w:rsidRPr="00A92DD6" w:rsidRDefault="006A6872">
            <w:pPr>
              <w:pStyle w:val="TableParagraph"/>
              <w:spacing w:before="0"/>
              <w:rPr>
                <w:rFonts w:ascii="Times New Roman"/>
                <w:sz w:val="18"/>
              </w:rPr>
            </w:pPr>
          </w:p>
        </w:tc>
        <w:tc>
          <w:tcPr>
            <w:tcW w:w="1335" w:type="dxa"/>
          </w:tcPr>
          <w:p w14:paraId="3184C693" w14:textId="77777777" w:rsidR="006A6872" w:rsidRPr="00A92DD6" w:rsidRDefault="00270EC8">
            <w:pPr>
              <w:pStyle w:val="TableParagraph"/>
              <w:spacing w:before="63"/>
              <w:ind w:left="9"/>
              <w:jc w:val="center"/>
              <w:rPr>
                <w:b/>
                <w:sz w:val="18"/>
              </w:rPr>
            </w:pPr>
            <w:r w:rsidRPr="00A92DD6">
              <w:rPr>
                <w:b/>
                <w:spacing w:val="-2"/>
                <w:sz w:val="18"/>
              </w:rPr>
              <w:t>Client</w:t>
            </w:r>
          </w:p>
        </w:tc>
        <w:tc>
          <w:tcPr>
            <w:tcW w:w="1147" w:type="dxa"/>
          </w:tcPr>
          <w:p w14:paraId="3184C694" w14:textId="77777777" w:rsidR="006A6872" w:rsidRPr="00A92DD6" w:rsidRDefault="00270EC8">
            <w:pPr>
              <w:pStyle w:val="TableParagraph"/>
              <w:spacing w:before="63"/>
              <w:ind w:left="34" w:right="27"/>
              <w:jc w:val="center"/>
              <w:rPr>
                <w:b/>
                <w:sz w:val="18"/>
              </w:rPr>
            </w:pPr>
            <w:r w:rsidRPr="00A92DD6">
              <w:rPr>
                <w:b/>
                <w:spacing w:val="-2"/>
                <w:sz w:val="18"/>
              </w:rPr>
              <w:t>Supplier</w:t>
            </w:r>
          </w:p>
        </w:tc>
      </w:tr>
      <w:tr w:rsidR="00CD4B8E" w:rsidRPr="00A92DD6" w14:paraId="3184C699" w14:textId="77777777">
        <w:trPr>
          <w:trHeight w:val="479"/>
        </w:trPr>
        <w:tc>
          <w:tcPr>
            <w:tcW w:w="6891" w:type="dxa"/>
          </w:tcPr>
          <w:p w14:paraId="3184C696" w14:textId="77777777" w:rsidR="006A6872" w:rsidRPr="00A92DD6" w:rsidRDefault="00270EC8">
            <w:pPr>
              <w:pStyle w:val="TableParagraph"/>
              <w:spacing w:before="19" w:line="220" w:lineRule="atLeast"/>
              <w:ind w:left="107" w:right="205"/>
              <w:rPr>
                <w:sz w:val="18"/>
              </w:rPr>
            </w:pPr>
            <w:r w:rsidRPr="00A92DD6">
              <w:rPr>
                <w:sz w:val="18"/>
              </w:rPr>
              <w:t>Manage</w:t>
            </w:r>
            <w:r w:rsidRPr="00A92DD6">
              <w:rPr>
                <w:spacing w:val="-5"/>
                <w:sz w:val="18"/>
              </w:rPr>
              <w:t xml:space="preserve"> </w:t>
            </w:r>
            <w:r w:rsidRPr="00A92DD6">
              <w:rPr>
                <w:sz w:val="18"/>
              </w:rPr>
              <w:t>and</w:t>
            </w:r>
            <w:r w:rsidRPr="00A92DD6">
              <w:rPr>
                <w:spacing w:val="-5"/>
                <w:sz w:val="18"/>
              </w:rPr>
              <w:t xml:space="preserve"> </w:t>
            </w:r>
            <w:r w:rsidRPr="00A92DD6">
              <w:rPr>
                <w:sz w:val="18"/>
              </w:rPr>
              <w:t>maintain</w:t>
            </w:r>
            <w:r w:rsidRPr="00A92DD6">
              <w:rPr>
                <w:spacing w:val="-5"/>
                <w:sz w:val="18"/>
              </w:rPr>
              <w:t xml:space="preserve"> </w:t>
            </w:r>
            <w:r w:rsidRPr="00A92DD6">
              <w:rPr>
                <w:sz w:val="18"/>
              </w:rPr>
              <w:t>a</w:t>
            </w:r>
            <w:r w:rsidRPr="00A92DD6">
              <w:rPr>
                <w:spacing w:val="-5"/>
                <w:sz w:val="18"/>
              </w:rPr>
              <w:t xml:space="preserve"> </w:t>
            </w:r>
            <w:r w:rsidRPr="00A92DD6">
              <w:rPr>
                <w:sz w:val="18"/>
              </w:rPr>
              <w:t>backup</w:t>
            </w:r>
            <w:r w:rsidRPr="00A92DD6">
              <w:rPr>
                <w:spacing w:val="-5"/>
                <w:sz w:val="18"/>
              </w:rPr>
              <w:t xml:space="preserve"> </w:t>
            </w:r>
            <w:r w:rsidRPr="00A92DD6">
              <w:rPr>
                <w:sz w:val="18"/>
              </w:rPr>
              <w:t>solution,</w:t>
            </w:r>
            <w:r w:rsidRPr="00A92DD6">
              <w:rPr>
                <w:spacing w:val="-4"/>
                <w:sz w:val="18"/>
              </w:rPr>
              <w:t xml:space="preserve"> </w:t>
            </w:r>
            <w:r w:rsidRPr="00A92DD6">
              <w:rPr>
                <w:sz w:val="18"/>
              </w:rPr>
              <w:t>automation,</w:t>
            </w:r>
            <w:r w:rsidRPr="00A92DD6">
              <w:rPr>
                <w:spacing w:val="-4"/>
                <w:sz w:val="18"/>
              </w:rPr>
              <w:t xml:space="preserve"> </w:t>
            </w:r>
            <w:r w:rsidRPr="00A92DD6">
              <w:rPr>
                <w:sz w:val="18"/>
              </w:rPr>
              <w:t>configuration</w:t>
            </w:r>
            <w:r w:rsidRPr="00A92DD6">
              <w:rPr>
                <w:spacing w:val="-5"/>
                <w:sz w:val="18"/>
              </w:rPr>
              <w:t xml:space="preserve"> </w:t>
            </w:r>
            <w:r w:rsidRPr="00A92DD6">
              <w:rPr>
                <w:sz w:val="18"/>
              </w:rPr>
              <w:t>of</w:t>
            </w:r>
            <w:r w:rsidRPr="00A92DD6">
              <w:rPr>
                <w:spacing w:val="-5"/>
                <w:sz w:val="18"/>
              </w:rPr>
              <w:t xml:space="preserve"> </w:t>
            </w:r>
            <w:r w:rsidRPr="00A92DD6">
              <w:rPr>
                <w:sz w:val="18"/>
              </w:rPr>
              <w:t>policies,</w:t>
            </w:r>
            <w:r w:rsidRPr="00A92DD6">
              <w:rPr>
                <w:spacing w:val="-4"/>
                <w:sz w:val="18"/>
              </w:rPr>
              <w:t xml:space="preserve"> </w:t>
            </w:r>
            <w:r w:rsidRPr="00A92DD6">
              <w:rPr>
                <w:sz w:val="18"/>
              </w:rPr>
              <w:t>backup jobs and agents</w:t>
            </w:r>
          </w:p>
        </w:tc>
        <w:tc>
          <w:tcPr>
            <w:tcW w:w="1335" w:type="dxa"/>
          </w:tcPr>
          <w:p w14:paraId="3184C697" w14:textId="77777777" w:rsidR="006A6872" w:rsidRPr="00A92DD6" w:rsidRDefault="006A6872" w:rsidP="00C67C9C">
            <w:pPr>
              <w:pStyle w:val="TableParagraph"/>
              <w:spacing w:before="0"/>
              <w:jc w:val="center"/>
              <w:rPr>
                <w:rFonts w:ascii="Times New Roman"/>
                <w:sz w:val="18"/>
              </w:rPr>
            </w:pPr>
          </w:p>
        </w:tc>
        <w:tc>
          <w:tcPr>
            <w:tcW w:w="1147" w:type="dxa"/>
          </w:tcPr>
          <w:p w14:paraId="3184C698" w14:textId="77777777" w:rsidR="006A6872" w:rsidRPr="00A92DD6" w:rsidRDefault="00270EC8">
            <w:pPr>
              <w:pStyle w:val="TableParagraph"/>
              <w:spacing w:before="131"/>
              <w:ind w:left="35" w:right="27"/>
              <w:jc w:val="center"/>
              <w:rPr>
                <w:sz w:val="18"/>
              </w:rPr>
            </w:pPr>
            <w:r w:rsidRPr="00A92DD6">
              <w:rPr>
                <w:spacing w:val="-10"/>
                <w:sz w:val="18"/>
              </w:rPr>
              <w:t>√</w:t>
            </w:r>
          </w:p>
        </w:tc>
      </w:tr>
      <w:tr w:rsidR="00CD4B8E" w:rsidRPr="00A92DD6" w14:paraId="3184C69D" w14:textId="77777777">
        <w:trPr>
          <w:trHeight w:val="258"/>
        </w:trPr>
        <w:tc>
          <w:tcPr>
            <w:tcW w:w="6891" w:type="dxa"/>
          </w:tcPr>
          <w:p w14:paraId="3184C69A" w14:textId="77777777" w:rsidR="006A6872" w:rsidRPr="00A92DD6" w:rsidRDefault="00270EC8">
            <w:pPr>
              <w:pStyle w:val="TableParagraph"/>
              <w:spacing w:line="218" w:lineRule="exact"/>
              <w:ind w:left="107"/>
              <w:rPr>
                <w:sz w:val="18"/>
              </w:rPr>
            </w:pPr>
            <w:r w:rsidRPr="00A92DD6">
              <w:rPr>
                <w:sz w:val="18"/>
              </w:rPr>
              <w:t>Define</w:t>
            </w:r>
            <w:r w:rsidRPr="00A92DD6">
              <w:rPr>
                <w:spacing w:val="-5"/>
                <w:sz w:val="18"/>
              </w:rPr>
              <w:t xml:space="preserve"> </w:t>
            </w:r>
            <w:r w:rsidRPr="00A92DD6">
              <w:rPr>
                <w:sz w:val="18"/>
              </w:rPr>
              <w:t>backup</w:t>
            </w:r>
            <w:r w:rsidRPr="00A92DD6">
              <w:rPr>
                <w:spacing w:val="-4"/>
                <w:sz w:val="18"/>
              </w:rPr>
              <w:t xml:space="preserve"> </w:t>
            </w:r>
            <w:r w:rsidRPr="00A92DD6">
              <w:rPr>
                <w:sz w:val="18"/>
              </w:rPr>
              <w:t>retention</w:t>
            </w:r>
            <w:r w:rsidRPr="00A92DD6">
              <w:rPr>
                <w:spacing w:val="-5"/>
                <w:sz w:val="18"/>
              </w:rPr>
              <w:t xml:space="preserve"> </w:t>
            </w:r>
            <w:r w:rsidRPr="00A92DD6">
              <w:rPr>
                <w:sz w:val="18"/>
              </w:rPr>
              <w:t>policies</w:t>
            </w:r>
            <w:r w:rsidRPr="00A92DD6">
              <w:rPr>
                <w:spacing w:val="-2"/>
                <w:sz w:val="18"/>
              </w:rPr>
              <w:t xml:space="preserve"> </w:t>
            </w:r>
            <w:r w:rsidRPr="00A92DD6">
              <w:rPr>
                <w:sz w:val="18"/>
              </w:rPr>
              <w:t>(retention,</w:t>
            </w:r>
            <w:r w:rsidRPr="00A92DD6">
              <w:rPr>
                <w:spacing w:val="-4"/>
                <w:sz w:val="18"/>
              </w:rPr>
              <w:t xml:space="preserve"> </w:t>
            </w:r>
            <w:r w:rsidRPr="00A92DD6">
              <w:rPr>
                <w:sz w:val="18"/>
              </w:rPr>
              <w:t>schedule,</w:t>
            </w:r>
            <w:r w:rsidRPr="00A92DD6">
              <w:rPr>
                <w:spacing w:val="-3"/>
                <w:sz w:val="18"/>
              </w:rPr>
              <w:t xml:space="preserve"> </w:t>
            </w:r>
            <w:r w:rsidRPr="00A92DD6">
              <w:rPr>
                <w:spacing w:val="-2"/>
                <w:sz w:val="18"/>
              </w:rPr>
              <w:t>etc.)</w:t>
            </w:r>
          </w:p>
        </w:tc>
        <w:tc>
          <w:tcPr>
            <w:tcW w:w="1335" w:type="dxa"/>
          </w:tcPr>
          <w:p w14:paraId="3184C69B" w14:textId="77777777" w:rsidR="006A6872" w:rsidRPr="00A92DD6" w:rsidRDefault="00270EC8">
            <w:pPr>
              <w:pStyle w:val="TableParagraph"/>
              <w:spacing w:line="218" w:lineRule="exact"/>
              <w:ind w:left="9" w:right="1"/>
              <w:jc w:val="center"/>
              <w:rPr>
                <w:sz w:val="18"/>
              </w:rPr>
            </w:pPr>
            <w:r w:rsidRPr="00A92DD6">
              <w:rPr>
                <w:spacing w:val="-10"/>
                <w:sz w:val="18"/>
              </w:rPr>
              <w:t>√</w:t>
            </w:r>
          </w:p>
        </w:tc>
        <w:tc>
          <w:tcPr>
            <w:tcW w:w="1147" w:type="dxa"/>
          </w:tcPr>
          <w:p w14:paraId="3184C69C" w14:textId="77777777" w:rsidR="006A6872" w:rsidRPr="00A92DD6" w:rsidRDefault="006A6872" w:rsidP="00C67C9C">
            <w:pPr>
              <w:pStyle w:val="TableParagraph"/>
              <w:spacing w:before="0"/>
              <w:jc w:val="center"/>
              <w:rPr>
                <w:rFonts w:ascii="Times New Roman"/>
                <w:sz w:val="18"/>
              </w:rPr>
            </w:pPr>
          </w:p>
        </w:tc>
      </w:tr>
      <w:tr w:rsidR="00CD4B8E" w:rsidRPr="00A92DD6" w14:paraId="3184C6A1" w14:textId="77777777">
        <w:trPr>
          <w:trHeight w:val="261"/>
        </w:trPr>
        <w:tc>
          <w:tcPr>
            <w:tcW w:w="6891" w:type="dxa"/>
          </w:tcPr>
          <w:p w14:paraId="3184C69E" w14:textId="77777777" w:rsidR="006A6872" w:rsidRPr="00A92DD6" w:rsidRDefault="00270EC8">
            <w:pPr>
              <w:pStyle w:val="TableParagraph"/>
              <w:spacing w:before="23" w:line="218" w:lineRule="exact"/>
              <w:ind w:left="107"/>
              <w:rPr>
                <w:sz w:val="18"/>
              </w:rPr>
            </w:pPr>
            <w:r w:rsidRPr="00A92DD6">
              <w:rPr>
                <w:sz w:val="18"/>
              </w:rPr>
              <w:t>Execute</w:t>
            </w:r>
            <w:r w:rsidRPr="00A92DD6">
              <w:rPr>
                <w:spacing w:val="-5"/>
                <w:sz w:val="18"/>
              </w:rPr>
              <w:t xml:space="preserve"> </w:t>
            </w:r>
            <w:r w:rsidRPr="00A92DD6">
              <w:rPr>
                <w:sz w:val="18"/>
              </w:rPr>
              <w:t>backups</w:t>
            </w:r>
            <w:r w:rsidRPr="00A92DD6">
              <w:rPr>
                <w:spacing w:val="-3"/>
                <w:sz w:val="18"/>
              </w:rPr>
              <w:t xml:space="preserve"> </w:t>
            </w:r>
            <w:r w:rsidRPr="00A92DD6">
              <w:rPr>
                <w:sz w:val="18"/>
              </w:rPr>
              <w:t>as</w:t>
            </w:r>
            <w:r w:rsidRPr="00A92DD6">
              <w:rPr>
                <w:spacing w:val="-1"/>
                <w:sz w:val="18"/>
              </w:rPr>
              <w:t xml:space="preserve"> </w:t>
            </w:r>
            <w:r w:rsidRPr="00A92DD6">
              <w:rPr>
                <w:sz w:val="18"/>
              </w:rPr>
              <w:t xml:space="preserve">per </w:t>
            </w:r>
            <w:r w:rsidRPr="00A92DD6">
              <w:rPr>
                <w:spacing w:val="-2"/>
                <w:sz w:val="18"/>
              </w:rPr>
              <w:t>schedule/policy</w:t>
            </w:r>
          </w:p>
        </w:tc>
        <w:tc>
          <w:tcPr>
            <w:tcW w:w="1335" w:type="dxa"/>
          </w:tcPr>
          <w:p w14:paraId="3184C69F" w14:textId="77777777" w:rsidR="006A6872" w:rsidRPr="00A92DD6" w:rsidRDefault="006A6872" w:rsidP="00C67C9C">
            <w:pPr>
              <w:pStyle w:val="TableParagraph"/>
              <w:spacing w:before="0"/>
              <w:jc w:val="center"/>
              <w:rPr>
                <w:rFonts w:ascii="Times New Roman"/>
                <w:sz w:val="18"/>
              </w:rPr>
            </w:pPr>
          </w:p>
        </w:tc>
        <w:tc>
          <w:tcPr>
            <w:tcW w:w="1147" w:type="dxa"/>
          </w:tcPr>
          <w:p w14:paraId="3184C6A0" w14:textId="77777777" w:rsidR="006A6872" w:rsidRPr="00A92DD6" w:rsidRDefault="00270EC8">
            <w:pPr>
              <w:pStyle w:val="TableParagraph"/>
              <w:spacing w:before="23" w:line="218" w:lineRule="exact"/>
              <w:ind w:left="35" w:right="27"/>
              <w:jc w:val="center"/>
              <w:rPr>
                <w:sz w:val="18"/>
              </w:rPr>
            </w:pPr>
            <w:r w:rsidRPr="00A92DD6">
              <w:rPr>
                <w:spacing w:val="-10"/>
                <w:sz w:val="18"/>
              </w:rPr>
              <w:t>√</w:t>
            </w:r>
          </w:p>
        </w:tc>
      </w:tr>
      <w:tr w:rsidR="00CD4B8E" w:rsidRPr="00A92DD6" w14:paraId="3184C6A5" w14:textId="77777777">
        <w:trPr>
          <w:trHeight w:val="259"/>
        </w:trPr>
        <w:tc>
          <w:tcPr>
            <w:tcW w:w="6891" w:type="dxa"/>
          </w:tcPr>
          <w:p w14:paraId="3184C6A2" w14:textId="77777777" w:rsidR="006A6872" w:rsidRPr="00A92DD6" w:rsidRDefault="00270EC8">
            <w:pPr>
              <w:pStyle w:val="TableParagraph"/>
              <w:spacing w:before="21" w:line="218" w:lineRule="exact"/>
              <w:ind w:left="107"/>
              <w:rPr>
                <w:sz w:val="18"/>
              </w:rPr>
            </w:pPr>
            <w:r w:rsidRPr="00A92DD6">
              <w:rPr>
                <w:sz w:val="18"/>
              </w:rPr>
              <w:t>Monitor</w:t>
            </w:r>
            <w:r w:rsidRPr="00A92DD6">
              <w:rPr>
                <w:spacing w:val="-4"/>
                <w:sz w:val="18"/>
              </w:rPr>
              <w:t xml:space="preserve"> </w:t>
            </w:r>
            <w:r w:rsidRPr="00A92DD6">
              <w:rPr>
                <w:sz w:val="18"/>
              </w:rPr>
              <w:t>backup</w:t>
            </w:r>
            <w:r w:rsidRPr="00A92DD6">
              <w:rPr>
                <w:spacing w:val="-4"/>
                <w:sz w:val="18"/>
              </w:rPr>
              <w:t xml:space="preserve"> </w:t>
            </w:r>
            <w:r w:rsidRPr="00A92DD6">
              <w:rPr>
                <w:sz w:val="18"/>
              </w:rPr>
              <w:t>job</w:t>
            </w:r>
            <w:r w:rsidRPr="00A92DD6">
              <w:rPr>
                <w:spacing w:val="-3"/>
                <w:sz w:val="18"/>
              </w:rPr>
              <w:t xml:space="preserve"> </w:t>
            </w:r>
            <w:r w:rsidRPr="00A92DD6">
              <w:rPr>
                <w:spacing w:val="-2"/>
                <w:sz w:val="18"/>
              </w:rPr>
              <w:t>health</w:t>
            </w:r>
          </w:p>
        </w:tc>
        <w:tc>
          <w:tcPr>
            <w:tcW w:w="1335" w:type="dxa"/>
          </w:tcPr>
          <w:p w14:paraId="3184C6A3" w14:textId="77777777" w:rsidR="006A6872" w:rsidRPr="00A92DD6" w:rsidRDefault="006A6872" w:rsidP="00C67C9C">
            <w:pPr>
              <w:pStyle w:val="TableParagraph"/>
              <w:spacing w:before="0"/>
              <w:jc w:val="center"/>
              <w:rPr>
                <w:rFonts w:ascii="Times New Roman"/>
                <w:sz w:val="18"/>
              </w:rPr>
            </w:pPr>
          </w:p>
        </w:tc>
        <w:tc>
          <w:tcPr>
            <w:tcW w:w="1147" w:type="dxa"/>
          </w:tcPr>
          <w:p w14:paraId="3184C6A4" w14:textId="77777777" w:rsidR="006A6872" w:rsidRPr="00A92DD6" w:rsidRDefault="00270EC8">
            <w:pPr>
              <w:pStyle w:val="TableParagraph"/>
              <w:spacing w:before="21" w:line="218" w:lineRule="exact"/>
              <w:ind w:left="35" w:right="27"/>
              <w:jc w:val="center"/>
              <w:rPr>
                <w:sz w:val="18"/>
              </w:rPr>
            </w:pPr>
            <w:r w:rsidRPr="00A92DD6">
              <w:rPr>
                <w:spacing w:val="-10"/>
                <w:sz w:val="18"/>
              </w:rPr>
              <w:t>√</w:t>
            </w:r>
          </w:p>
        </w:tc>
      </w:tr>
      <w:tr w:rsidR="00CD4B8E" w:rsidRPr="00A92DD6" w14:paraId="3184C6A9" w14:textId="77777777">
        <w:trPr>
          <w:trHeight w:val="261"/>
        </w:trPr>
        <w:tc>
          <w:tcPr>
            <w:tcW w:w="6891" w:type="dxa"/>
          </w:tcPr>
          <w:p w14:paraId="3184C6A6" w14:textId="77777777" w:rsidR="006A6872" w:rsidRPr="00A92DD6" w:rsidRDefault="00270EC8">
            <w:pPr>
              <w:pStyle w:val="TableParagraph"/>
              <w:ind w:left="107"/>
              <w:rPr>
                <w:sz w:val="18"/>
              </w:rPr>
            </w:pPr>
            <w:r w:rsidRPr="00A92DD6">
              <w:rPr>
                <w:sz w:val="18"/>
              </w:rPr>
              <w:t>Investigate</w:t>
            </w:r>
            <w:r w:rsidRPr="00A92DD6">
              <w:rPr>
                <w:spacing w:val="-5"/>
                <w:sz w:val="18"/>
              </w:rPr>
              <w:t xml:space="preserve"> </w:t>
            </w:r>
            <w:r w:rsidRPr="00A92DD6">
              <w:rPr>
                <w:sz w:val="18"/>
              </w:rPr>
              <w:t>failed</w:t>
            </w:r>
            <w:r w:rsidRPr="00A92DD6">
              <w:rPr>
                <w:spacing w:val="-3"/>
                <w:sz w:val="18"/>
              </w:rPr>
              <w:t xml:space="preserve"> </w:t>
            </w:r>
            <w:r w:rsidRPr="00A92DD6">
              <w:rPr>
                <w:spacing w:val="-2"/>
                <w:sz w:val="18"/>
              </w:rPr>
              <w:t>backups</w:t>
            </w:r>
          </w:p>
        </w:tc>
        <w:tc>
          <w:tcPr>
            <w:tcW w:w="1335" w:type="dxa"/>
          </w:tcPr>
          <w:p w14:paraId="3184C6A7" w14:textId="77777777" w:rsidR="006A6872" w:rsidRPr="00A92DD6" w:rsidRDefault="006A6872" w:rsidP="00C67C9C">
            <w:pPr>
              <w:pStyle w:val="TableParagraph"/>
              <w:spacing w:before="0"/>
              <w:jc w:val="center"/>
              <w:rPr>
                <w:rFonts w:ascii="Times New Roman"/>
                <w:sz w:val="18"/>
              </w:rPr>
            </w:pPr>
          </w:p>
        </w:tc>
        <w:tc>
          <w:tcPr>
            <w:tcW w:w="1147" w:type="dxa"/>
          </w:tcPr>
          <w:p w14:paraId="3184C6A8" w14:textId="77777777" w:rsidR="006A6872" w:rsidRPr="00A92DD6" w:rsidRDefault="00270EC8">
            <w:pPr>
              <w:pStyle w:val="TableParagraph"/>
              <w:ind w:left="35" w:right="27"/>
              <w:jc w:val="center"/>
              <w:rPr>
                <w:sz w:val="18"/>
              </w:rPr>
            </w:pPr>
            <w:r w:rsidRPr="00A92DD6">
              <w:rPr>
                <w:spacing w:val="-10"/>
                <w:sz w:val="18"/>
              </w:rPr>
              <w:t>√</w:t>
            </w:r>
          </w:p>
        </w:tc>
      </w:tr>
      <w:tr w:rsidR="00CD4B8E" w:rsidRPr="00A92DD6" w14:paraId="3184C6AD" w14:textId="77777777">
        <w:trPr>
          <w:trHeight w:val="258"/>
        </w:trPr>
        <w:tc>
          <w:tcPr>
            <w:tcW w:w="6891" w:type="dxa"/>
          </w:tcPr>
          <w:p w14:paraId="3184C6AA" w14:textId="77777777" w:rsidR="006A6872" w:rsidRPr="00A92DD6" w:rsidRDefault="00270EC8">
            <w:pPr>
              <w:pStyle w:val="TableParagraph"/>
              <w:spacing w:line="218" w:lineRule="exact"/>
              <w:ind w:left="107"/>
              <w:rPr>
                <w:sz w:val="18"/>
              </w:rPr>
            </w:pPr>
            <w:r w:rsidRPr="00A92DD6">
              <w:rPr>
                <w:sz w:val="18"/>
              </w:rPr>
              <w:t>Remediate</w:t>
            </w:r>
            <w:r w:rsidRPr="00A92DD6">
              <w:rPr>
                <w:spacing w:val="-2"/>
                <w:sz w:val="18"/>
              </w:rPr>
              <w:t xml:space="preserve"> </w:t>
            </w:r>
            <w:r w:rsidRPr="00A92DD6">
              <w:rPr>
                <w:sz w:val="18"/>
              </w:rPr>
              <w:t>backup</w:t>
            </w:r>
            <w:r w:rsidRPr="00A92DD6">
              <w:rPr>
                <w:spacing w:val="-4"/>
                <w:sz w:val="18"/>
              </w:rPr>
              <w:t xml:space="preserve"> </w:t>
            </w:r>
            <w:r w:rsidRPr="00A92DD6">
              <w:rPr>
                <w:sz w:val="18"/>
              </w:rPr>
              <w:t>failures</w:t>
            </w:r>
            <w:r w:rsidRPr="00A92DD6">
              <w:rPr>
                <w:spacing w:val="-3"/>
                <w:sz w:val="18"/>
              </w:rPr>
              <w:t xml:space="preserve"> </w:t>
            </w:r>
            <w:r w:rsidRPr="00A92DD6">
              <w:rPr>
                <w:sz w:val="18"/>
              </w:rPr>
              <w:t>(next</w:t>
            </w:r>
            <w:r w:rsidRPr="00A92DD6">
              <w:rPr>
                <w:spacing w:val="-2"/>
                <w:sz w:val="18"/>
              </w:rPr>
              <w:t xml:space="preserve"> </w:t>
            </w:r>
            <w:r w:rsidRPr="00A92DD6">
              <w:rPr>
                <w:sz w:val="18"/>
              </w:rPr>
              <w:t>business</w:t>
            </w:r>
            <w:r w:rsidRPr="00A92DD6">
              <w:rPr>
                <w:spacing w:val="-3"/>
                <w:sz w:val="18"/>
              </w:rPr>
              <w:t xml:space="preserve"> </w:t>
            </w:r>
            <w:r w:rsidRPr="00A92DD6">
              <w:rPr>
                <w:spacing w:val="-4"/>
                <w:sz w:val="18"/>
              </w:rPr>
              <w:t>day)</w:t>
            </w:r>
          </w:p>
        </w:tc>
        <w:tc>
          <w:tcPr>
            <w:tcW w:w="1335" w:type="dxa"/>
          </w:tcPr>
          <w:p w14:paraId="3184C6AB" w14:textId="77777777" w:rsidR="006A6872" w:rsidRPr="00A92DD6" w:rsidRDefault="006A6872" w:rsidP="00C67C9C">
            <w:pPr>
              <w:pStyle w:val="TableParagraph"/>
              <w:spacing w:before="0"/>
              <w:jc w:val="center"/>
              <w:rPr>
                <w:rFonts w:ascii="Times New Roman"/>
                <w:sz w:val="18"/>
              </w:rPr>
            </w:pPr>
          </w:p>
        </w:tc>
        <w:tc>
          <w:tcPr>
            <w:tcW w:w="1147" w:type="dxa"/>
          </w:tcPr>
          <w:p w14:paraId="3184C6AC" w14:textId="77777777" w:rsidR="006A6872" w:rsidRPr="00A92DD6" w:rsidRDefault="00270EC8">
            <w:pPr>
              <w:pStyle w:val="TableParagraph"/>
              <w:spacing w:line="218" w:lineRule="exact"/>
              <w:ind w:left="35" w:right="27"/>
              <w:jc w:val="center"/>
              <w:rPr>
                <w:sz w:val="18"/>
              </w:rPr>
            </w:pPr>
            <w:r w:rsidRPr="00A92DD6">
              <w:rPr>
                <w:spacing w:val="-10"/>
                <w:sz w:val="18"/>
              </w:rPr>
              <w:t>√</w:t>
            </w:r>
          </w:p>
        </w:tc>
      </w:tr>
      <w:tr w:rsidR="00CD4B8E" w:rsidRPr="00A92DD6" w14:paraId="3184C6B1" w14:textId="77777777">
        <w:trPr>
          <w:trHeight w:val="258"/>
        </w:trPr>
        <w:tc>
          <w:tcPr>
            <w:tcW w:w="6891" w:type="dxa"/>
          </w:tcPr>
          <w:p w14:paraId="3184C6AE" w14:textId="77777777" w:rsidR="006A6872" w:rsidRPr="00A92DD6" w:rsidRDefault="00270EC8">
            <w:pPr>
              <w:pStyle w:val="TableParagraph"/>
              <w:spacing w:line="218" w:lineRule="exact"/>
              <w:ind w:left="107"/>
              <w:rPr>
                <w:sz w:val="18"/>
              </w:rPr>
            </w:pPr>
            <w:r w:rsidRPr="00A92DD6">
              <w:rPr>
                <w:sz w:val="18"/>
              </w:rPr>
              <w:t>Perform</w:t>
            </w:r>
            <w:r w:rsidRPr="00A92DD6">
              <w:rPr>
                <w:spacing w:val="-3"/>
                <w:sz w:val="18"/>
              </w:rPr>
              <w:t xml:space="preserve"> </w:t>
            </w:r>
            <w:r w:rsidRPr="00A92DD6">
              <w:rPr>
                <w:sz w:val="18"/>
              </w:rPr>
              <w:t>quarterly</w:t>
            </w:r>
            <w:r w:rsidRPr="00A92DD6">
              <w:rPr>
                <w:spacing w:val="-3"/>
                <w:sz w:val="18"/>
              </w:rPr>
              <w:t xml:space="preserve"> </w:t>
            </w:r>
            <w:r w:rsidRPr="00A92DD6">
              <w:rPr>
                <w:sz w:val="18"/>
              </w:rPr>
              <w:t>restore</w:t>
            </w:r>
            <w:r w:rsidRPr="00A92DD6">
              <w:rPr>
                <w:spacing w:val="-4"/>
                <w:sz w:val="18"/>
              </w:rPr>
              <w:t xml:space="preserve"> </w:t>
            </w:r>
            <w:r w:rsidRPr="00A92DD6">
              <w:rPr>
                <w:spacing w:val="-2"/>
                <w:sz w:val="18"/>
              </w:rPr>
              <w:t>testing</w:t>
            </w:r>
          </w:p>
        </w:tc>
        <w:tc>
          <w:tcPr>
            <w:tcW w:w="1335" w:type="dxa"/>
          </w:tcPr>
          <w:p w14:paraId="3184C6AF" w14:textId="77777777" w:rsidR="006A6872" w:rsidRPr="00A92DD6" w:rsidRDefault="006A6872" w:rsidP="00C67C9C">
            <w:pPr>
              <w:pStyle w:val="TableParagraph"/>
              <w:spacing w:before="0"/>
              <w:jc w:val="center"/>
              <w:rPr>
                <w:rFonts w:ascii="Times New Roman"/>
                <w:sz w:val="18"/>
              </w:rPr>
            </w:pPr>
          </w:p>
        </w:tc>
        <w:tc>
          <w:tcPr>
            <w:tcW w:w="1147" w:type="dxa"/>
          </w:tcPr>
          <w:p w14:paraId="3184C6B0" w14:textId="77777777" w:rsidR="006A6872" w:rsidRPr="00A92DD6" w:rsidRDefault="00270EC8">
            <w:pPr>
              <w:pStyle w:val="TableParagraph"/>
              <w:spacing w:line="218" w:lineRule="exact"/>
              <w:ind w:left="35" w:right="27"/>
              <w:jc w:val="center"/>
              <w:rPr>
                <w:sz w:val="18"/>
              </w:rPr>
            </w:pPr>
            <w:r w:rsidRPr="00A92DD6">
              <w:rPr>
                <w:spacing w:val="-10"/>
                <w:sz w:val="18"/>
              </w:rPr>
              <w:t>√</w:t>
            </w:r>
          </w:p>
        </w:tc>
      </w:tr>
      <w:tr w:rsidR="00CD4B8E" w:rsidRPr="00A92DD6" w14:paraId="3184C6B5" w14:textId="77777777">
        <w:trPr>
          <w:trHeight w:val="261"/>
        </w:trPr>
        <w:tc>
          <w:tcPr>
            <w:tcW w:w="6891" w:type="dxa"/>
          </w:tcPr>
          <w:p w14:paraId="3184C6B2" w14:textId="77777777" w:rsidR="006A6872" w:rsidRPr="00A92DD6" w:rsidRDefault="00270EC8">
            <w:pPr>
              <w:pStyle w:val="TableParagraph"/>
              <w:spacing w:before="23" w:line="218" w:lineRule="exact"/>
              <w:ind w:left="107"/>
              <w:rPr>
                <w:sz w:val="18"/>
              </w:rPr>
            </w:pPr>
            <w:r w:rsidRPr="00A92DD6">
              <w:rPr>
                <w:sz w:val="18"/>
              </w:rPr>
              <w:t>Request</w:t>
            </w:r>
            <w:r w:rsidRPr="00A92DD6">
              <w:rPr>
                <w:spacing w:val="-5"/>
                <w:sz w:val="18"/>
              </w:rPr>
              <w:t xml:space="preserve"> </w:t>
            </w:r>
            <w:r w:rsidRPr="00A92DD6">
              <w:rPr>
                <w:sz w:val="18"/>
              </w:rPr>
              <w:t>backup</w:t>
            </w:r>
            <w:r w:rsidRPr="00A92DD6">
              <w:rPr>
                <w:spacing w:val="-3"/>
                <w:sz w:val="18"/>
              </w:rPr>
              <w:t xml:space="preserve"> </w:t>
            </w:r>
            <w:r w:rsidRPr="00A92DD6">
              <w:rPr>
                <w:spacing w:val="-2"/>
                <w:sz w:val="18"/>
              </w:rPr>
              <w:t>restoration</w:t>
            </w:r>
          </w:p>
        </w:tc>
        <w:tc>
          <w:tcPr>
            <w:tcW w:w="1335" w:type="dxa"/>
          </w:tcPr>
          <w:p w14:paraId="3184C6B3" w14:textId="77777777" w:rsidR="006A6872" w:rsidRPr="00A92DD6" w:rsidRDefault="00270EC8">
            <w:pPr>
              <w:pStyle w:val="TableParagraph"/>
              <w:spacing w:before="23" w:line="218" w:lineRule="exact"/>
              <w:ind w:left="9" w:right="1"/>
              <w:jc w:val="center"/>
              <w:rPr>
                <w:sz w:val="18"/>
              </w:rPr>
            </w:pPr>
            <w:r w:rsidRPr="00A92DD6">
              <w:rPr>
                <w:spacing w:val="-10"/>
                <w:sz w:val="18"/>
              </w:rPr>
              <w:t>√</w:t>
            </w:r>
          </w:p>
        </w:tc>
        <w:tc>
          <w:tcPr>
            <w:tcW w:w="1147" w:type="dxa"/>
          </w:tcPr>
          <w:p w14:paraId="3184C6B4" w14:textId="77777777" w:rsidR="006A6872" w:rsidRPr="00A92DD6" w:rsidRDefault="006A6872" w:rsidP="00C67C9C">
            <w:pPr>
              <w:pStyle w:val="TableParagraph"/>
              <w:spacing w:before="0"/>
              <w:jc w:val="center"/>
              <w:rPr>
                <w:rFonts w:ascii="Times New Roman"/>
                <w:sz w:val="18"/>
              </w:rPr>
            </w:pPr>
          </w:p>
        </w:tc>
      </w:tr>
      <w:tr w:rsidR="00CD4B8E" w:rsidRPr="00A92DD6" w14:paraId="3184C6B9" w14:textId="77777777">
        <w:trPr>
          <w:trHeight w:val="258"/>
        </w:trPr>
        <w:tc>
          <w:tcPr>
            <w:tcW w:w="6891" w:type="dxa"/>
          </w:tcPr>
          <w:p w14:paraId="3184C6B6" w14:textId="77777777" w:rsidR="006A6872" w:rsidRPr="00A92DD6" w:rsidRDefault="00270EC8">
            <w:pPr>
              <w:pStyle w:val="TableParagraph"/>
              <w:spacing w:line="218" w:lineRule="exact"/>
              <w:ind w:left="107"/>
              <w:rPr>
                <w:sz w:val="18"/>
              </w:rPr>
            </w:pPr>
            <w:r w:rsidRPr="00A92DD6">
              <w:rPr>
                <w:sz w:val="18"/>
              </w:rPr>
              <w:t>Execute</w:t>
            </w:r>
            <w:r w:rsidRPr="00A92DD6">
              <w:rPr>
                <w:spacing w:val="-5"/>
                <w:sz w:val="18"/>
              </w:rPr>
              <w:t xml:space="preserve"> </w:t>
            </w:r>
            <w:r w:rsidRPr="00A92DD6">
              <w:rPr>
                <w:sz w:val="18"/>
              </w:rPr>
              <w:t>backup</w:t>
            </w:r>
            <w:r w:rsidRPr="00A92DD6">
              <w:rPr>
                <w:spacing w:val="-4"/>
                <w:sz w:val="18"/>
              </w:rPr>
              <w:t xml:space="preserve"> </w:t>
            </w:r>
            <w:r w:rsidRPr="00A92DD6">
              <w:rPr>
                <w:sz w:val="18"/>
              </w:rPr>
              <w:t>restoration</w:t>
            </w:r>
            <w:r w:rsidRPr="00A92DD6">
              <w:rPr>
                <w:spacing w:val="-3"/>
                <w:sz w:val="18"/>
              </w:rPr>
              <w:t xml:space="preserve"> </w:t>
            </w:r>
            <w:r w:rsidRPr="00A92DD6">
              <w:rPr>
                <w:spacing w:val="-2"/>
                <w:sz w:val="18"/>
              </w:rPr>
              <w:t>activities</w:t>
            </w:r>
          </w:p>
        </w:tc>
        <w:tc>
          <w:tcPr>
            <w:tcW w:w="1335" w:type="dxa"/>
          </w:tcPr>
          <w:p w14:paraId="3184C6B7" w14:textId="77777777" w:rsidR="006A6872" w:rsidRPr="00A92DD6" w:rsidRDefault="006A6872" w:rsidP="00C67C9C">
            <w:pPr>
              <w:pStyle w:val="TableParagraph"/>
              <w:spacing w:before="0"/>
              <w:jc w:val="center"/>
              <w:rPr>
                <w:rFonts w:ascii="Times New Roman"/>
                <w:sz w:val="18"/>
              </w:rPr>
            </w:pPr>
          </w:p>
        </w:tc>
        <w:tc>
          <w:tcPr>
            <w:tcW w:w="1147" w:type="dxa"/>
          </w:tcPr>
          <w:p w14:paraId="3184C6B8" w14:textId="77777777" w:rsidR="006A6872" w:rsidRPr="00A92DD6" w:rsidRDefault="00270EC8">
            <w:pPr>
              <w:pStyle w:val="TableParagraph"/>
              <w:spacing w:line="218" w:lineRule="exact"/>
              <w:ind w:left="35" w:right="27"/>
              <w:jc w:val="center"/>
              <w:rPr>
                <w:sz w:val="18"/>
              </w:rPr>
            </w:pPr>
            <w:r w:rsidRPr="00A92DD6">
              <w:rPr>
                <w:spacing w:val="-10"/>
                <w:sz w:val="18"/>
              </w:rPr>
              <w:t>√</w:t>
            </w:r>
          </w:p>
        </w:tc>
      </w:tr>
      <w:tr w:rsidR="00CD4B8E" w:rsidRPr="00A92DD6" w14:paraId="586DB1F1" w14:textId="77777777">
        <w:trPr>
          <w:trHeight w:val="258"/>
          <w:ins w:id="1807" w:author="iA" w:date="2025-10-14T14:20:00Z"/>
        </w:trPr>
        <w:tc>
          <w:tcPr>
            <w:tcW w:w="6891" w:type="dxa"/>
          </w:tcPr>
          <w:p w14:paraId="233E82D7" w14:textId="1337CA75" w:rsidR="00E3064D" w:rsidRPr="00A92DD6" w:rsidRDefault="00E3064D">
            <w:pPr>
              <w:pStyle w:val="TableParagraph"/>
              <w:spacing w:line="218" w:lineRule="exact"/>
              <w:ind w:left="107"/>
              <w:rPr>
                <w:ins w:id="1808" w:author="iA" w:date="2025-10-14T14:20:00Z" w16du:dateUtc="2025-10-14T18:20:00Z"/>
                <w:sz w:val="18"/>
              </w:rPr>
            </w:pPr>
            <w:ins w:id="1809" w:author="iA" w:date="2025-10-14T14:20:00Z" w16du:dateUtc="2025-10-14T18:20:00Z">
              <w:r w:rsidRPr="00DF576E">
                <w:rPr>
                  <w:sz w:val="18"/>
                </w:rPr>
                <w:t xml:space="preserve">Provide </w:t>
              </w:r>
              <w:r w:rsidR="002346C0" w:rsidRPr="00DF576E">
                <w:rPr>
                  <w:sz w:val="18"/>
                </w:rPr>
                <w:t>Client visibility on monthly backup reports</w:t>
              </w:r>
            </w:ins>
          </w:p>
        </w:tc>
        <w:tc>
          <w:tcPr>
            <w:tcW w:w="1335" w:type="dxa"/>
          </w:tcPr>
          <w:p w14:paraId="302E4580" w14:textId="77777777" w:rsidR="00E3064D" w:rsidRPr="00A92DD6" w:rsidRDefault="00E3064D" w:rsidP="00C67C9C">
            <w:pPr>
              <w:pStyle w:val="TableParagraph"/>
              <w:spacing w:before="0"/>
              <w:jc w:val="center"/>
              <w:rPr>
                <w:ins w:id="1810" w:author="iA" w:date="2025-10-14T14:20:00Z" w16du:dateUtc="2025-10-14T18:20:00Z"/>
                <w:rFonts w:ascii="Times New Roman"/>
                <w:sz w:val="18"/>
              </w:rPr>
            </w:pPr>
          </w:p>
        </w:tc>
        <w:tc>
          <w:tcPr>
            <w:tcW w:w="1147" w:type="dxa"/>
          </w:tcPr>
          <w:p w14:paraId="7A2D1FB4" w14:textId="2BB0B2D1" w:rsidR="00E3064D" w:rsidRPr="00A92DD6" w:rsidRDefault="002346C0">
            <w:pPr>
              <w:pStyle w:val="TableParagraph"/>
              <w:spacing w:line="218" w:lineRule="exact"/>
              <w:ind w:left="35" w:right="27"/>
              <w:jc w:val="center"/>
              <w:rPr>
                <w:ins w:id="1811" w:author="iA" w:date="2025-10-14T14:20:00Z" w16du:dateUtc="2025-10-14T18:20:00Z"/>
                <w:spacing w:val="-10"/>
                <w:sz w:val="18"/>
              </w:rPr>
            </w:pPr>
            <w:ins w:id="1812" w:author="iA" w:date="2025-10-14T14:20:00Z" w16du:dateUtc="2025-10-14T18:20:00Z">
              <w:r w:rsidRPr="00A92DD6">
                <w:rPr>
                  <w:spacing w:val="-10"/>
                  <w:sz w:val="18"/>
                </w:rPr>
                <w:t>√</w:t>
              </w:r>
            </w:ins>
          </w:p>
        </w:tc>
      </w:tr>
    </w:tbl>
    <w:p w14:paraId="3184C6BA" w14:textId="77777777" w:rsidR="006A6872" w:rsidRPr="008E038B" w:rsidRDefault="00270EC8" w:rsidP="00787C5F">
      <w:pPr>
        <w:pStyle w:val="Titre3"/>
        <w:numPr>
          <w:ilvl w:val="0"/>
          <w:numId w:val="57"/>
        </w:numPr>
        <w:spacing w:before="240"/>
        <w:ind w:left="782" w:hanging="357"/>
        <w:rPr>
          <w:rFonts w:asciiTheme="minorHAnsi" w:hAnsiTheme="minorHAnsi" w:cstheme="minorHAnsi"/>
          <w:b/>
          <w:bCs/>
          <w:color w:val="auto"/>
          <w:sz w:val="20"/>
          <w:szCs w:val="20"/>
        </w:rPr>
      </w:pPr>
      <w:r w:rsidRPr="00A92DD6">
        <w:rPr>
          <w:rFonts w:asciiTheme="minorHAnsi" w:hAnsiTheme="minorHAnsi" w:cstheme="minorHAnsi"/>
          <w:b/>
          <w:bCs/>
          <w:color w:val="auto"/>
          <w:sz w:val="20"/>
          <w:szCs w:val="20"/>
        </w:rPr>
        <w:t>Infrastructure and Networking</w:t>
      </w:r>
    </w:p>
    <w:tbl>
      <w:tblPr>
        <w:tblStyle w:val="TableNormal1"/>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91"/>
        <w:gridCol w:w="1335"/>
        <w:gridCol w:w="1147"/>
      </w:tblGrid>
      <w:tr w:rsidR="00CD4B8E" w:rsidRPr="00A92DD6" w14:paraId="3184C6BD" w14:textId="77777777" w:rsidTr="00787C5F">
        <w:trPr>
          <w:trHeight w:val="337"/>
        </w:trPr>
        <w:tc>
          <w:tcPr>
            <w:tcW w:w="6891" w:type="dxa"/>
            <w:shd w:val="clear" w:color="auto" w:fill="D9D9D9" w:themeFill="background1" w:themeFillShade="D9"/>
          </w:tcPr>
          <w:p w14:paraId="3184C6BB" w14:textId="18AF1F64" w:rsidR="006A6872" w:rsidRPr="00A92DD6" w:rsidRDefault="004714B6">
            <w:pPr>
              <w:pStyle w:val="TableParagraph"/>
              <w:spacing w:before="61"/>
              <w:ind w:left="11" w:right="6"/>
              <w:jc w:val="center"/>
              <w:rPr>
                <w:b/>
                <w:sz w:val="18"/>
              </w:rPr>
            </w:pPr>
            <w:r w:rsidRPr="00A92DD6">
              <w:rPr>
                <w:b/>
                <w:spacing w:val="-2"/>
                <w:sz w:val="18"/>
              </w:rPr>
              <w:t>Activities</w:t>
            </w:r>
          </w:p>
        </w:tc>
        <w:tc>
          <w:tcPr>
            <w:tcW w:w="2482" w:type="dxa"/>
            <w:gridSpan w:val="2"/>
            <w:shd w:val="clear" w:color="auto" w:fill="D9D9D9" w:themeFill="background1" w:themeFillShade="D9"/>
          </w:tcPr>
          <w:p w14:paraId="3184C6BC" w14:textId="77777777" w:rsidR="006A6872" w:rsidRPr="00A92DD6" w:rsidRDefault="00270EC8">
            <w:pPr>
              <w:pStyle w:val="TableParagraph"/>
              <w:spacing w:before="61"/>
              <w:ind w:left="799"/>
              <w:rPr>
                <w:b/>
                <w:sz w:val="18"/>
              </w:rPr>
            </w:pPr>
            <w:r w:rsidRPr="00A92DD6">
              <w:rPr>
                <w:b/>
                <w:spacing w:val="-2"/>
                <w:sz w:val="18"/>
              </w:rPr>
              <w:t>Responsible</w:t>
            </w:r>
          </w:p>
        </w:tc>
      </w:tr>
      <w:tr w:rsidR="00CD4B8E" w:rsidRPr="00A92DD6" w14:paraId="3184C6C1" w14:textId="77777777" w:rsidTr="3ADFCFB3">
        <w:trPr>
          <w:trHeight w:val="340"/>
        </w:trPr>
        <w:tc>
          <w:tcPr>
            <w:tcW w:w="6891" w:type="dxa"/>
          </w:tcPr>
          <w:p w14:paraId="3184C6BE" w14:textId="77777777" w:rsidR="006A6872" w:rsidRPr="00A92DD6" w:rsidRDefault="006A6872">
            <w:pPr>
              <w:pStyle w:val="TableParagraph"/>
              <w:spacing w:before="0"/>
              <w:rPr>
                <w:rFonts w:ascii="Times New Roman"/>
                <w:sz w:val="18"/>
              </w:rPr>
            </w:pPr>
          </w:p>
        </w:tc>
        <w:tc>
          <w:tcPr>
            <w:tcW w:w="1335" w:type="dxa"/>
          </w:tcPr>
          <w:p w14:paraId="3184C6BF" w14:textId="77777777" w:rsidR="006A6872" w:rsidRPr="00A92DD6" w:rsidRDefault="00270EC8">
            <w:pPr>
              <w:pStyle w:val="TableParagraph"/>
              <w:spacing w:before="63"/>
              <w:ind w:left="9"/>
              <w:jc w:val="center"/>
              <w:rPr>
                <w:b/>
                <w:sz w:val="18"/>
              </w:rPr>
            </w:pPr>
            <w:r w:rsidRPr="00A92DD6">
              <w:rPr>
                <w:b/>
                <w:spacing w:val="-2"/>
                <w:sz w:val="18"/>
              </w:rPr>
              <w:t>Client</w:t>
            </w:r>
          </w:p>
        </w:tc>
        <w:tc>
          <w:tcPr>
            <w:tcW w:w="1147" w:type="dxa"/>
          </w:tcPr>
          <w:p w14:paraId="3184C6C0" w14:textId="77777777" w:rsidR="006A6872" w:rsidRPr="00A92DD6" w:rsidRDefault="00270EC8">
            <w:pPr>
              <w:pStyle w:val="TableParagraph"/>
              <w:spacing w:before="63"/>
              <w:ind w:left="34" w:right="27"/>
              <w:jc w:val="center"/>
              <w:rPr>
                <w:b/>
                <w:sz w:val="18"/>
              </w:rPr>
            </w:pPr>
            <w:r w:rsidRPr="00A92DD6">
              <w:rPr>
                <w:b/>
                <w:spacing w:val="-2"/>
                <w:sz w:val="18"/>
              </w:rPr>
              <w:t>Supplier</w:t>
            </w:r>
          </w:p>
        </w:tc>
      </w:tr>
      <w:tr w:rsidR="00CD4B8E" w:rsidRPr="00A92DD6" w14:paraId="3184C6C5" w14:textId="77777777" w:rsidTr="3ADFCFB3">
        <w:trPr>
          <w:trHeight w:val="258"/>
        </w:trPr>
        <w:tc>
          <w:tcPr>
            <w:tcW w:w="6891" w:type="dxa"/>
          </w:tcPr>
          <w:p w14:paraId="3184C6C2" w14:textId="77777777" w:rsidR="006A6872" w:rsidRPr="00A92DD6" w:rsidRDefault="00270EC8">
            <w:pPr>
              <w:pStyle w:val="TableParagraph"/>
              <w:spacing w:line="218" w:lineRule="exact"/>
              <w:ind w:left="107"/>
              <w:rPr>
                <w:sz w:val="18"/>
              </w:rPr>
            </w:pPr>
            <w:r w:rsidRPr="00A92DD6">
              <w:rPr>
                <w:sz w:val="18"/>
              </w:rPr>
              <w:t>Manage</w:t>
            </w:r>
            <w:r w:rsidRPr="00A92DD6">
              <w:rPr>
                <w:spacing w:val="-3"/>
                <w:sz w:val="18"/>
              </w:rPr>
              <w:t xml:space="preserve"> </w:t>
            </w:r>
            <w:r w:rsidRPr="00A92DD6">
              <w:rPr>
                <w:sz w:val="18"/>
              </w:rPr>
              <w:t>cloud</w:t>
            </w:r>
            <w:r w:rsidRPr="00A92DD6">
              <w:rPr>
                <w:spacing w:val="-3"/>
                <w:sz w:val="18"/>
              </w:rPr>
              <w:t xml:space="preserve"> </w:t>
            </w:r>
            <w:r w:rsidRPr="00A92DD6">
              <w:rPr>
                <w:sz w:val="18"/>
              </w:rPr>
              <w:t>virtual network</w:t>
            </w:r>
            <w:r w:rsidRPr="00A92DD6">
              <w:rPr>
                <w:spacing w:val="-3"/>
                <w:sz w:val="18"/>
              </w:rPr>
              <w:t xml:space="preserve"> </w:t>
            </w:r>
            <w:r w:rsidRPr="00A92DD6">
              <w:rPr>
                <w:sz w:val="18"/>
              </w:rPr>
              <w:t>set-up</w:t>
            </w:r>
            <w:r w:rsidRPr="00A92DD6">
              <w:rPr>
                <w:spacing w:val="-3"/>
                <w:sz w:val="18"/>
              </w:rPr>
              <w:t xml:space="preserve"> </w:t>
            </w:r>
            <w:r w:rsidRPr="00A92DD6">
              <w:rPr>
                <w:sz w:val="18"/>
              </w:rPr>
              <w:t>and</w:t>
            </w:r>
            <w:r w:rsidRPr="00A92DD6">
              <w:rPr>
                <w:spacing w:val="-2"/>
                <w:sz w:val="18"/>
              </w:rPr>
              <w:t xml:space="preserve"> configuration</w:t>
            </w:r>
          </w:p>
        </w:tc>
        <w:tc>
          <w:tcPr>
            <w:tcW w:w="1335" w:type="dxa"/>
          </w:tcPr>
          <w:p w14:paraId="3184C6C3" w14:textId="77777777" w:rsidR="006A6872" w:rsidRPr="00A92DD6" w:rsidRDefault="006A6872" w:rsidP="00C67C9C">
            <w:pPr>
              <w:pStyle w:val="TableParagraph"/>
              <w:spacing w:before="0"/>
              <w:jc w:val="center"/>
              <w:rPr>
                <w:rFonts w:ascii="Times New Roman"/>
                <w:sz w:val="18"/>
              </w:rPr>
            </w:pPr>
          </w:p>
        </w:tc>
        <w:tc>
          <w:tcPr>
            <w:tcW w:w="1147" w:type="dxa"/>
          </w:tcPr>
          <w:p w14:paraId="3184C6C4" w14:textId="77777777" w:rsidR="006A6872" w:rsidRPr="00A92DD6" w:rsidRDefault="00270EC8">
            <w:pPr>
              <w:pStyle w:val="TableParagraph"/>
              <w:spacing w:line="218" w:lineRule="exact"/>
              <w:ind w:left="35" w:right="27"/>
              <w:jc w:val="center"/>
              <w:rPr>
                <w:sz w:val="18"/>
              </w:rPr>
            </w:pPr>
            <w:r w:rsidRPr="00A92DD6">
              <w:rPr>
                <w:spacing w:val="-10"/>
                <w:sz w:val="18"/>
              </w:rPr>
              <w:t>√</w:t>
            </w:r>
          </w:p>
        </w:tc>
      </w:tr>
      <w:tr w:rsidR="00CD4B8E" w:rsidRPr="00A92DD6" w14:paraId="3184C6C9" w14:textId="77777777" w:rsidTr="3ADFCFB3">
        <w:trPr>
          <w:trHeight w:val="261"/>
        </w:trPr>
        <w:tc>
          <w:tcPr>
            <w:tcW w:w="6891" w:type="dxa"/>
          </w:tcPr>
          <w:p w14:paraId="3184C6C6" w14:textId="77777777" w:rsidR="006A6872" w:rsidRPr="00A92DD6" w:rsidRDefault="00270EC8">
            <w:pPr>
              <w:pStyle w:val="TableParagraph"/>
              <w:spacing w:before="23" w:line="218" w:lineRule="exact"/>
              <w:ind w:left="107"/>
              <w:rPr>
                <w:sz w:val="18"/>
              </w:rPr>
            </w:pPr>
            <w:r w:rsidRPr="00A92DD6">
              <w:rPr>
                <w:sz w:val="18"/>
              </w:rPr>
              <w:t>Define</w:t>
            </w:r>
            <w:r w:rsidRPr="00A92DD6">
              <w:rPr>
                <w:spacing w:val="-1"/>
                <w:sz w:val="18"/>
              </w:rPr>
              <w:t xml:space="preserve"> </w:t>
            </w:r>
            <w:r w:rsidRPr="00A92DD6">
              <w:rPr>
                <w:sz w:val="18"/>
              </w:rPr>
              <w:t>private</w:t>
            </w:r>
            <w:r w:rsidRPr="00A92DD6">
              <w:rPr>
                <w:spacing w:val="-3"/>
                <w:sz w:val="18"/>
              </w:rPr>
              <w:t xml:space="preserve"> </w:t>
            </w:r>
            <w:r w:rsidRPr="00A92DD6">
              <w:rPr>
                <w:sz w:val="18"/>
              </w:rPr>
              <w:t>address</w:t>
            </w:r>
            <w:r w:rsidRPr="00A92DD6">
              <w:rPr>
                <w:spacing w:val="-3"/>
                <w:sz w:val="18"/>
              </w:rPr>
              <w:t xml:space="preserve"> </w:t>
            </w:r>
            <w:r w:rsidRPr="00A92DD6">
              <w:rPr>
                <w:sz w:val="18"/>
              </w:rPr>
              <w:t>space</w:t>
            </w:r>
            <w:r w:rsidRPr="00A92DD6">
              <w:rPr>
                <w:spacing w:val="-3"/>
                <w:sz w:val="18"/>
              </w:rPr>
              <w:t xml:space="preserve"> </w:t>
            </w:r>
            <w:r w:rsidRPr="00A92DD6">
              <w:rPr>
                <w:sz w:val="18"/>
              </w:rPr>
              <w:t>for</w:t>
            </w:r>
            <w:r w:rsidRPr="00A92DD6">
              <w:rPr>
                <w:spacing w:val="-2"/>
                <w:sz w:val="18"/>
              </w:rPr>
              <w:t xml:space="preserve"> </w:t>
            </w:r>
            <w:r w:rsidRPr="00A92DD6">
              <w:rPr>
                <w:sz w:val="18"/>
              </w:rPr>
              <w:t>virtual</w:t>
            </w:r>
            <w:r w:rsidRPr="00A92DD6">
              <w:rPr>
                <w:spacing w:val="-1"/>
                <w:sz w:val="18"/>
              </w:rPr>
              <w:t xml:space="preserve"> </w:t>
            </w:r>
            <w:r w:rsidRPr="00A92DD6">
              <w:rPr>
                <w:spacing w:val="-2"/>
                <w:sz w:val="18"/>
              </w:rPr>
              <w:t>networks</w:t>
            </w:r>
          </w:p>
        </w:tc>
        <w:tc>
          <w:tcPr>
            <w:tcW w:w="1335" w:type="dxa"/>
          </w:tcPr>
          <w:p w14:paraId="3184C6C7" w14:textId="77777777" w:rsidR="006A6872" w:rsidRPr="00A92DD6" w:rsidRDefault="00270EC8">
            <w:pPr>
              <w:pStyle w:val="TableParagraph"/>
              <w:spacing w:before="23" w:line="218" w:lineRule="exact"/>
              <w:ind w:left="9" w:right="1"/>
              <w:jc w:val="center"/>
              <w:rPr>
                <w:sz w:val="18"/>
              </w:rPr>
            </w:pPr>
            <w:r w:rsidRPr="00A92DD6">
              <w:rPr>
                <w:spacing w:val="-10"/>
                <w:sz w:val="18"/>
              </w:rPr>
              <w:t>√</w:t>
            </w:r>
          </w:p>
        </w:tc>
        <w:tc>
          <w:tcPr>
            <w:tcW w:w="1147" w:type="dxa"/>
          </w:tcPr>
          <w:p w14:paraId="3184C6C8" w14:textId="77777777" w:rsidR="006A6872" w:rsidRPr="00A92DD6" w:rsidRDefault="006A6872" w:rsidP="00C67C9C">
            <w:pPr>
              <w:pStyle w:val="TableParagraph"/>
              <w:spacing w:before="0"/>
              <w:jc w:val="center"/>
              <w:rPr>
                <w:rFonts w:ascii="Times New Roman"/>
                <w:sz w:val="18"/>
              </w:rPr>
            </w:pPr>
          </w:p>
        </w:tc>
      </w:tr>
      <w:tr w:rsidR="00CD4B8E" w:rsidRPr="00A92DD6" w14:paraId="3184C6CD" w14:textId="77777777" w:rsidTr="3ADFCFB3">
        <w:trPr>
          <w:trHeight w:val="259"/>
        </w:trPr>
        <w:tc>
          <w:tcPr>
            <w:tcW w:w="6891" w:type="dxa"/>
          </w:tcPr>
          <w:p w14:paraId="3184C6CA" w14:textId="77777777" w:rsidR="006A6872" w:rsidRPr="00A92DD6" w:rsidRDefault="00270EC8">
            <w:pPr>
              <w:pStyle w:val="TableParagraph"/>
              <w:spacing w:before="21" w:line="218" w:lineRule="exact"/>
              <w:ind w:left="107"/>
              <w:rPr>
                <w:sz w:val="18"/>
              </w:rPr>
            </w:pPr>
            <w:r w:rsidRPr="00A92DD6">
              <w:rPr>
                <w:sz w:val="18"/>
              </w:rPr>
              <w:t>Configure</w:t>
            </w:r>
            <w:r w:rsidRPr="00A92DD6">
              <w:rPr>
                <w:spacing w:val="-3"/>
                <w:sz w:val="18"/>
              </w:rPr>
              <w:t xml:space="preserve"> </w:t>
            </w:r>
            <w:r w:rsidRPr="00A92DD6">
              <w:rPr>
                <w:sz w:val="18"/>
              </w:rPr>
              <w:t>private</w:t>
            </w:r>
            <w:r w:rsidRPr="00A92DD6">
              <w:rPr>
                <w:spacing w:val="-2"/>
                <w:sz w:val="18"/>
              </w:rPr>
              <w:t xml:space="preserve"> </w:t>
            </w:r>
            <w:r w:rsidRPr="00A92DD6">
              <w:rPr>
                <w:sz w:val="18"/>
              </w:rPr>
              <w:t>address</w:t>
            </w:r>
            <w:r w:rsidRPr="00A92DD6">
              <w:rPr>
                <w:spacing w:val="-3"/>
                <w:sz w:val="18"/>
              </w:rPr>
              <w:t xml:space="preserve"> </w:t>
            </w:r>
            <w:r w:rsidRPr="00A92DD6">
              <w:rPr>
                <w:sz w:val="18"/>
              </w:rPr>
              <w:t>space</w:t>
            </w:r>
            <w:r w:rsidRPr="00A92DD6">
              <w:rPr>
                <w:spacing w:val="-2"/>
                <w:sz w:val="18"/>
              </w:rPr>
              <w:t xml:space="preserve"> </w:t>
            </w:r>
            <w:r w:rsidRPr="00A92DD6">
              <w:rPr>
                <w:sz w:val="18"/>
              </w:rPr>
              <w:t>for</w:t>
            </w:r>
            <w:r w:rsidRPr="00A92DD6">
              <w:rPr>
                <w:spacing w:val="-1"/>
                <w:sz w:val="18"/>
              </w:rPr>
              <w:t xml:space="preserve"> </w:t>
            </w:r>
            <w:r w:rsidRPr="00A92DD6">
              <w:rPr>
                <w:sz w:val="18"/>
              </w:rPr>
              <w:t>virtual</w:t>
            </w:r>
            <w:r w:rsidRPr="00A92DD6">
              <w:rPr>
                <w:spacing w:val="-2"/>
                <w:sz w:val="18"/>
              </w:rPr>
              <w:t xml:space="preserve"> </w:t>
            </w:r>
            <w:r w:rsidRPr="00A92DD6">
              <w:rPr>
                <w:sz w:val="18"/>
              </w:rPr>
              <w:t>network</w:t>
            </w:r>
            <w:r w:rsidRPr="00A92DD6">
              <w:rPr>
                <w:spacing w:val="-2"/>
                <w:sz w:val="18"/>
              </w:rPr>
              <w:t xml:space="preserve"> </w:t>
            </w:r>
            <w:r w:rsidRPr="00A92DD6">
              <w:rPr>
                <w:sz w:val="18"/>
              </w:rPr>
              <w:t>of</w:t>
            </w:r>
            <w:r w:rsidRPr="00A92DD6">
              <w:rPr>
                <w:spacing w:val="-3"/>
                <w:sz w:val="18"/>
              </w:rPr>
              <w:t xml:space="preserve"> </w:t>
            </w:r>
            <w:r w:rsidRPr="00A92DD6">
              <w:rPr>
                <w:sz w:val="18"/>
              </w:rPr>
              <w:t>the</w:t>
            </w:r>
            <w:r w:rsidRPr="00A92DD6">
              <w:rPr>
                <w:spacing w:val="-2"/>
                <w:sz w:val="18"/>
              </w:rPr>
              <w:t xml:space="preserve"> </w:t>
            </w:r>
            <w:r w:rsidRPr="00A92DD6">
              <w:rPr>
                <w:sz w:val="18"/>
              </w:rPr>
              <w:t xml:space="preserve">cloud </w:t>
            </w:r>
            <w:r w:rsidRPr="00A92DD6">
              <w:rPr>
                <w:spacing w:val="-2"/>
                <w:sz w:val="18"/>
              </w:rPr>
              <w:t>Network</w:t>
            </w:r>
          </w:p>
        </w:tc>
        <w:tc>
          <w:tcPr>
            <w:tcW w:w="1335" w:type="dxa"/>
          </w:tcPr>
          <w:p w14:paraId="3184C6CB" w14:textId="77777777" w:rsidR="006A6872" w:rsidRPr="00A92DD6" w:rsidRDefault="006A6872" w:rsidP="00C67C9C">
            <w:pPr>
              <w:pStyle w:val="TableParagraph"/>
              <w:spacing w:before="0"/>
              <w:jc w:val="center"/>
              <w:rPr>
                <w:rFonts w:ascii="Times New Roman"/>
                <w:sz w:val="18"/>
              </w:rPr>
            </w:pPr>
          </w:p>
        </w:tc>
        <w:tc>
          <w:tcPr>
            <w:tcW w:w="1147" w:type="dxa"/>
          </w:tcPr>
          <w:p w14:paraId="3184C6CC" w14:textId="77777777" w:rsidR="006A6872" w:rsidRPr="00A92DD6" w:rsidRDefault="00270EC8">
            <w:pPr>
              <w:pStyle w:val="TableParagraph"/>
              <w:spacing w:before="21" w:line="218" w:lineRule="exact"/>
              <w:ind w:left="35" w:right="27"/>
              <w:jc w:val="center"/>
              <w:rPr>
                <w:sz w:val="18"/>
              </w:rPr>
            </w:pPr>
            <w:r w:rsidRPr="00A92DD6">
              <w:rPr>
                <w:spacing w:val="-10"/>
                <w:sz w:val="18"/>
              </w:rPr>
              <w:t>√</w:t>
            </w:r>
          </w:p>
        </w:tc>
      </w:tr>
      <w:tr w:rsidR="00CD4B8E" w:rsidRPr="00A92DD6" w14:paraId="3184C6D1" w14:textId="77777777" w:rsidTr="3ADFCFB3">
        <w:trPr>
          <w:trHeight w:val="261"/>
        </w:trPr>
        <w:tc>
          <w:tcPr>
            <w:tcW w:w="6891" w:type="dxa"/>
          </w:tcPr>
          <w:p w14:paraId="3184C6CE" w14:textId="77777777" w:rsidR="006A6872" w:rsidRPr="00A92DD6" w:rsidRDefault="00270EC8">
            <w:pPr>
              <w:pStyle w:val="TableParagraph"/>
              <w:ind w:left="107"/>
              <w:rPr>
                <w:sz w:val="18"/>
              </w:rPr>
            </w:pPr>
            <w:r w:rsidRPr="00A92DD6">
              <w:rPr>
                <w:sz w:val="18"/>
              </w:rPr>
              <w:t>Configuration</w:t>
            </w:r>
            <w:r w:rsidRPr="00A92DD6">
              <w:rPr>
                <w:spacing w:val="-5"/>
                <w:sz w:val="18"/>
              </w:rPr>
              <w:t xml:space="preserve"> </w:t>
            </w:r>
            <w:r w:rsidRPr="00A92DD6">
              <w:rPr>
                <w:sz w:val="18"/>
              </w:rPr>
              <w:t>&amp;</w:t>
            </w:r>
            <w:r w:rsidRPr="00A92DD6">
              <w:rPr>
                <w:spacing w:val="-3"/>
                <w:sz w:val="18"/>
              </w:rPr>
              <w:t xml:space="preserve"> </w:t>
            </w:r>
            <w:r w:rsidRPr="00A92DD6">
              <w:rPr>
                <w:sz w:val="18"/>
              </w:rPr>
              <w:t>management</w:t>
            </w:r>
            <w:r w:rsidRPr="00A92DD6">
              <w:rPr>
                <w:spacing w:val="-2"/>
                <w:sz w:val="18"/>
              </w:rPr>
              <w:t xml:space="preserve"> </w:t>
            </w:r>
            <w:r w:rsidRPr="00A92DD6">
              <w:rPr>
                <w:sz w:val="18"/>
              </w:rPr>
              <w:t>of</w:t>
            </w:r>
            <w:r w:rsidRPr="00A92DD6">
              <w:rPr>
                <w:spacing w:val="-3"/>
                <w:sz w:val="18"/>
              </w:rPr>
              <w:t xml:space="preserve"> </w:t>
            </w:r>
            <w:r w:rsidRPr="00A92DD6">
              <w:rPr>
                <w:sz w:val="18"/>
              </w:rPr>
              <w:t>in</w:t>
            </w:r>
            <w:r w:rsidRPr="00A92DD6">
              <w:rPr>
                <w:spacing w:val="-3"/>
                <w:sz w:val="18"/>
              </w:rPr>
              <w:t xml:space="preserve"> </w:t>
            </w:r>
            <w:r w:rsidRPr="00A92DD6">
              <w:rPr>
                <w:sz w:val="18"/>
              </w:rPr>
              <w:t>scope</w:t>
            </w:r>
            <w:r w:rsidRPr="00A92DD6">
              <w:rPr>
                <w:spacing w:val="-3"/>
                <w:sz w:val="18"/>
              </w:rPr>
              <w:t xml:space="preserve"> </w:t>
            </w:r>
            <w:r w:rsidRPr="00A92DD6">
              <w:rPr>
                <w:sz w:val="18"/>
              </w:rPr>
              <w:t>network</w:t>
            </w:r>
            <w:r w:rsidRPr="00A92DD6">
              <w:rPr>
                <w:spacing w:val="-3"/>
                <w:sz w:val="18"/>
              </w:rPr>
              <w:t xml:space="preserve"> </w:t>
            </w:r>
            <w:r w:rsidRPr="00A92DD6">
              <w:rPr>
                <w:sz w:val="18"/>
              </w:rPr>
              <w:t>services</w:t>
            </w:r>
            <w:r w:rsidRPr="00A92DD6">
              <w:rPr>
                <w:spacing w:val="-3"/>
                <w:sz w:val="18"/>
              </w:rPr>
              <w:t xml:space="preserve"> </w:t>
            </w:r>
            <w:r w:rsidRPr="00A92DD6">
              <w:rPr>
                <w:sz w:val="18"/>
              </w:rPr>
              <w:t>and</w:t>
            </w:r>
            <w:r w:rsidRPr="00A92DD6">
              <w:rPr>
                <w:spacing w:val="-2"/>
                <w:sz w:val="18"/>
              </w:rPr>
              <w:t xml:space="preserve"> devices</w:t>
            </w:r>
          </w:p>
        </w:tc>
        <w:tc>
          <w:tcPr>
            <w:tcW w:w="1335" w:type="dxa"/>
          </w:tcPr>
          <w:p w14:paraId="3184C6CF" w14:textId="77777777" w:rsidR="006A6872" w:rsidRPr="00A92DD6" w:rsidRDefault="006A6872" w:rsidP="00C67C9C">
            <w:pPr>
              <w:pStyle w:val="TableParagraph"/>
              <w:spacing w:before="0"/>
              <w:jc w:val="center"/>
              <w:rPr>
                <w:rFonts w:ascii="Times New Roman"/>
                <w:sz w:val="18"/>
              </w:rPr>
            </w:pPr>
          </w:p>
        </w:tc>
        <w:tc>
          <w:tcPr>
            <w:tcW w:w="1147" w:type="dxa"/>
          </w:tcPr>
          <w:p w14:paraId="3184C6D0" w14:textId="77777777" w:rsidR="006A6872" w:rsidRPr="00A92DD6" w:rsidRDefault="00270EC8">
            <w:pPr>
              <w:pStyle w:val="TableParagraph"/>
              <w:ind w:left="35" w:right="27"/>
              <w:jc w:val="center"/>
              <w:rPr>
                <w:sz w:val="18"/>
              </w:rPr>
            </w:pPr>
            <w:r w:rsidRPr="00A92DD6">
              <w:rPr>
                <w:spacing w:val="-10"/>
                <w:sz w:val="18"/>
              </w:rPr>
              <w:t>√</w:t>
            </w:r>
          </w:p>
        </w:tc>
      </w:tr>
      <w:tr w:rsidR="00CD4B8E" w:rsidRPr="00A92DD6" w14:paraId="3184C6D5" w14:textId="77777777" w:rsidTr="3ADFCFB3">
        <w:trPr>
          <w:trHeight w:val="258"/>
        </w:trPr>
        <w:tc>
          <w:tcPr>
            <w:tcW w:w="6891" w:type="dxa"/>
          </w:tcPr>
          <w:p w14:paraId="3184C6D2" w14:textId="77777777" w:rsidR="006A6872" w:rsidRPr="00A92DD6" w:rsidRDefault="00270EC8">
            <w:pPr>
              <w:pStyle w:val="TableParagraph"/>
              <w:spacing w:line="218" w:lineRule="exact"/>
              <w:ind w:left="107"/>
              <w:rPr>
                <w:sz w:val="18"/>
              </w:rPr>
            </w:pPr>
            <w:r w:rsidRPr="00A92DD6">
              <w:rPr>
                <w:sz w:val="18"/>
              </w:rPr>
              <w:t>Configure</w:t>
            </w:r>
            <w:r w:rsidRPr="00A92DD6">
              <w:rPr>
                <w:spacing w:val="-3"/>
                <w:sz w:val="18"/>
              </w:rPr>
              <w:t xml:space="preserve"> </w:t>
            </w:r>
            <w:r w:rsidRPr="00A92DD6">
              <w:rPr>
                <w:sz w:val="18"/>
              </w:rPr>
              <w:t>&amp;</w:t>
            </w:r>
            <w:r w:rsidRPr="00A92DD6">
              <w:rPr>
                <w:spacing w:val="-2"/>
                <w:sz w:val="18"/>
              </w:rPr>
              <w:t xml:space="preserve"> </w:t>
            </w:r>
            <w:r w:rsidRPr="00A92DD6">
              <w:rPr>
                <w:sz w:val="18"/>
              </w:rPr>
              <w:t>manage</w:t>
            </w:r>
            <w:r w:rsidRPr="00A92DD6">
              <w:rPr>
                <w:spacing w:val="-2"/>
                <w:sz w:val="18"/>
              </w:rPr>
              <w:t xml:space="preserve"> </w:t>
            </w:r>
            <w:r w:rsidRPr="00A92DD6">
              <w:rPr>
                <w:sz w:val="18"/>
              </w:rPr>
              <w:t>network</w:t>
            </w:r>
            <w:r w:rsidRPr="00A92DD6">
              <w:rPr>
                <w:spacing w:val="-2"/>
                <w:sz w:val="18"/>
              </w:rPr>
              <w:t xml:space="preserve"> policies</w:t>
            </w:r>
          </w:p>
        </w:tc>
        <w:tc>
          <w:tcPr>
            <w:tcW w:w="1335" w:type="dxa"/>
          </w:tcPr>
          <w:p w14:paraId="3184C6D3" w14:textId="77777777" w:rsidR="006A6872" w:rsidRPr="00A92DD6" w:rsidRDefault="006A6872" w:rsidP="00C67C9C">
            <w:pPr>
              <w:pStyle w:val="TableParagraph"/>
              <w:spacing w:before="0"/>
              <w:jc w:val="center"/>
              <w:rPr>
                <w:rFonts w:ascii="Times New Roman"/>
                <w:sz w:val="18"/>
              </w:rPr>
            </w:pPr>
          </w:p>
        </w:tc>
        <w:tc>
          <w:tcPr>
            <w:tcW w:w="1147" w:type="dxa"/>
          </w:tcPr>
          <w:p w14:paraId="3184C6D4" w14:textId="77777777" w:rsidR="006A6872" w:rsidRPr="00A92DD6" w:rsidRDefault="00270EC8">
            <w:pPr>
              <w:pStyle w:val="TableParagraph"/>
              <w:spacing w:line="218" w:lineRule="exact"/>
              <w:ind w:left="35" w:right="27"/>
              <w:jc w:val="center"/>
              <w:rPr>
                <w:sz w:val="18"/>
              </w:rPr>
            </w:pPr>
            <w:r w:rsidRPr="00A92DD6">
              <w:rPr>
                <w:spacing w:val="-10"/>
                <w:sz w:val="18"/>
              </w:rPr>
              <w:t>√</w:t>
            </w:r>
          </w:p>
        </w:tc>
      </w:tr>
      <w:tr w:rsidR="00CD4B8E" w:rsidRPr="00A92DD6" w14:paraId="3184C6DA" w14:textId="77777777" w:rsidTr="00787C5F">
        <w:trPr>
          <w:trHeight w:val="643"/>
        </w:trPr>
        <w:tc>
          <w:tcPr>
            <w:tcW w:w="6891" w:type="dxa"/>
          </w:tcPr>
          <w:p w14:paraId="3184C6D6" w14:textId="291BDC0C" w:rsidR="006A6872" w:rsidRPr="00A92DD6" w:rsidRDefault="00270EC8">
            <w:pPr>
              <w:pStyle w:val="TableParagraph"/>
              <w:ind w:left="107" w:right="205"/>
              <w:rPr>
                <w:sz w:val="18"/>
              </w:rPr>
            </w:pPr>
            <w:r w:rsidRPr="00A92DD6">
              <w:rPr>
                <w:sz w:val="18"/>
              </w:rPr>
              <w:t>External network (e.g.</w:t>
            </w:r>
            <w:r w:rsidR="00E4112C" w:rsidRPr="00A92DD6">
              <w:rPr>
                <w:sz w:val="18"/>
              </w:rPr>
              <w:t>,</w:t>
            </w:r>
            <w:r w:rsidRPr="00A92DD6">
              <w:rPr>
                <w:sz w:val="18"/>
              </w:rPr>
              <w:t xml:space="preserve"> </w:t>
            </w:r>
            <w:r w:rsidR="00DE4DBC" w:rsidRPr="00A92DD6">
              <w:rPr>
                <w:sz w:val="18"/>
              </w:rPr>
              <w:t>Cloud Interconnect</w:t>
            </w:r>
            <w:r w:rsidRPr="00A92DD6">
              <w:rPr>
                <w:sz w:val="18"/>
              </w:rPr>
              <w:t>, IPSEC VPN) configuration and implementation</w:t>
            </w:r>
            <w:r w:rsidRPr="00A92DD6">
              <w:rPr>
                <w:spacing w:val="-5"/>
                <w:sz w:val="18"/>
              </w:rPr>
              <w:t xml:space="preserve"> </w:t>
            </w:r>
            <w:r w:rsidRPr="00A92DD6">
              <w:rPr>
                <w:sz w:val="18"/>
              </w:rPr>
              <w:t>from</w:t>
            </w:r>
            <w:r w:rsidRPr="00A92DD6">
              <w:rPr>
                <w:spacing w:val="-4"/>
                <w:sz w:val="18"/>
              </w:rPr>
              <w:t xml:space="preserve"> </w:t>
            </w:r>
            <w:r w:rsidRPr="00A92DD6">
              <w:rPr>
                <w:sz w:val="18"/>
              </w:rPr>
              <w:t>Cloud</w:t>
            </w:r>
            <w:r w:rsidRPr="00A92DD6">
              <w:rPr>
                <w:spacing w:val="-5"/>
                <w:sz w:val="18"/>
              </w:rPr>
              <w:t xml:space="preserve"> </w:t>
            </w:r>
            <w:r w:rsidRPr="00A92DD6">
              <w:rPr>
                <w:sz w:val="18"/>
              </w:rPr>
              <w:t>provider</w:t>
            </w:r>
            <w:r w:rsidRPr="00A92DD6">
              <w:rPr>
                <w:spacing w:val="-4"/>
                <w:sz w:val="18"/>
              </w:rPr>
              <w:t xml:space="preserve"> </w:t>
            </w:r>
            <w:r w:rsidR="00A462B8" w:rsidRPr="00A92DD6">
              <w:rPr>
                <w:sz w:val="18"/>
              </w:rPr>
              <w:t>d</w:t>
            </w:r>
            <w:r w:rsidRPr="00A92DD6">
              <w:rPr>
                <w:sz w:val="18"/>
              </w:rPr>
              <w:t>emark</w:t>
            </w:r>
            <w:r w:rsidRPr="00A92DD6">
              <w:rPr>
                <w:spacing w:val="-2"/>
                <w:sz w:val="18"/>
              </w:rPr>
              <w:t xml:space="preserve"> </w:t>
            </w:r>
            <w:r w:rsidRPr="00A92DD6">
              <w:rPr>
                <w:sz w:val="18"/>
              </w:rPr>
              <w:t>point</w:t>
            </w:r>
            <w:r w:rsidRPr="00A92DD6">
              <w:rPr>
                <w:spacing w:val="-4"/>
                <w:sz w:val="18"/>
              </w:rPr>
              <w:t xml:space="preserve"> </w:t>
            </w:r>
            <w:r w:rsidRPr="00A92DD6">
              <w:rPr>
                <w:sz w:val="18"/>
              </w:rPr>
              <w:t>(Client</w:t>
            </w:r>
            <w:r w:rsidRPr="00A92DD6">
              <w:rPr>
                <w:spacing w:val="-5"/>
                <w:sz w:val="18"/>
              </w:rPr>
              <w:t xml:space="preserve"> </w:t>
            </w:r>
            <w:r w:rsidRPr="00A92DD6">
              <w:rPr>
                <w:sz w:val="18"/>
              </w:rPr>
              <w:t>to</w:t>
            </w:r>
            <w:r w:rsidRPr="00A92DD6">
              <w:rPr>
                <w:spacing w:val="-4"/>
                <w:sz w:val="18"/>
              </w:rPr>
              <w:t xml:space="preserve"> </w:t>
            </w:r>
            <w:r w:rsidRPr="00A92DD6">
              <w:rPr>
                <w:sz w:val="18"/>
              </w:rPr>
              <w:t>manage</w:t>
            </w:r>
            <w:r w:rsidRPr="00A92DD6">
              <w:rPr>
                <w:spacing w:val="-5"/>
                <w:sz w:val="18"/>
              </w:rPr>
              <w:t xml:space="preserve"> </w:t>
            </w:r>
            <w:r w:rsidR="00DB2D58" w:rsidRPr="00A92DD6">
              <w:rPr>
                <w:sz w:val="18"/>
              </w:rPr>
              <w:t>n</w:t>
            </w:r>
            <w:r w:rsidRPr="00A92DD6">
              <w:rPr>
                <w:sz w:val="18"/>
              </w:rPr>
              <w:t>etwork</w:t>
            </w:r>
            <w:r w:rsidRPr="00A92DD6">
              <w:rPr>
                <w:spacing w:val="-5"/>
                <w:sz w:val="18"/>
              </w:rPr>
              <w:t xml:space="preserve"> </w:t>
            </w:r>
            <w:r w:rsidRPr="00A92DD6">
              <w:rPr>
                <w:sz w:val="18"/>
              </w:rPr>
              <w:t>to</w:t>
            </w:r>
            <w:r w:rsidRPr="00A92DD6">
              <w:rPr>
                <w:spacing w:val="-4"/>
                <w:sz w:val="18"/>
              </w:rPr>
              <w:t xml:space="preserve"> </w:t>
            </w:r>
            <w:r w:rsidRPr="00A92DD6">
              <w:rPr>
                <w:sz w:val="18"/>
              </w:rPr>
              <w:t xml:space="preserve">the </w:t>
            </w:r>
            <w:r w:rsidR="00DB2D58" w:rsidRPr="00A92DD6">
              <w:rPr>
                <w:sz w:val="18"/>
              </w:rPr>
              <w:t>d</w:t>
            </w:r>
            <w:r w:rsidRPr="00A92DD6">
              <w:rPr>
                <w:sz w:val="18"/>
              </w:rPr>
              <w:t>emark point)</w:t>
            </w:r>
          </w:p>
        </w:tc>
        <w:tc>
          <w:tcPr>
            <w:tcW w:w="1335" w:type="dxa"/>
          </w:tcPr>
          <w:p w14:paraId="3184C6D7" w14:textId="77777777" w:rsidR="006A6872" w:rsidRPr="00A92DD6" w:rsidRDefault="006A6872" w:rsidP="00C67C9C">
            <w:pPr>
              <w:pStyle w:val="TableParagraph"/>
              <w:spacing w:before="0"/>
              <w:jc w:val="center"/>
              <w:rPr>
                <w:rFonts w:ascii="Times New Roman"/>
                <w:sz w:val="18"/>
              </w:rPr>
            </w:pPr>
          </w:p>
        </w:tc>
        <w:tc>
          <w:tcPr>
            <w:tcW w:w="1147" w:type="dxa"/>
          </w:tcPr>
          <w:p w14:paraId="3184C6D8" w14:textId="77777777" w:rsidR="006A6872" w:rsidRPr="00A92DD6" w:rsidRDefault="006A6872" w:rsidP="00C67C9C">
            <w:pPr>
              <w:pStyle w:val="TableParagraph"/>
              <w:spacing w:before="21"/>
              <w:jc w:val="center"/>
              <w:rPr>
                <w:b/>
                <w:sz w:val="18"/>
              </w:rPr>
            </w:pPr>
          </w:p>
          <w:p w14:paraId="3184C6D9" w14:textId="77777777" w:rsidR="006A6872" w:rsidRPr="00A92DD6" w:rsidRDefault="00270EC8">
            <w:pPr>
              <w:pStyle w:val="TableParagraph"/>
              <w:spacing w:before="0"/>
              <w:ind w:left="35" w:right="27"/>
              <w:jc w:val="center"/>
              <w:rPr>
                <w:sz w:val="18"/>
              </w:rPr>
            </w:pPr>
            <w:r w:rsidRPr="00A92DD6">
              <w:rPr>
                <w:spacing w:val="-10"/>
                <w:sz w:val="18"/>
              </w:rPr>
              <w:t>√</w:t>
            </w:r>
          </w:p>
        </w:tc>
      </w:tr>
      <w:tr w:rsidR="00CD4B8E" w:rsidRPr="00A92DD6" w14:paraId="3184C6DE" w14:textId="77777777" w:rsidTr="3ADFCFB3">
        <w:trPr>
          <w:trHeight w:val="258"/>
        </w:trPr>
        <w:tc>
          <w:tcPr>
            <w:tcW w:w="6891" w:type="dxa"/>
          </w:tcPr>
          <w:p w14:paraId="3184C6DB" w14:textId="77777777" w:rsidR="006A6872" w:rsidRPr="00A92DD6" w:rsidRDefault="00270EC8">
            <w:pPr>
              <w:pStyle w:val="TableParagraph"/>
              <w:spacing w:line="218" w:lineRule="exact"/>
              <w:ind w:left="107"/>
              <w:rPr>
                <w:sz w:val="18"/>
              </w:rPr>
            </w:pPr>
            <w:r w:rsidRPr="00A92DD6">
              <w:rPr>
                <w:sz w:val="18"/>
              </w:rPr>
              <w:t>Configuration</w:t>
            </w:r>
            <w:r w:rsidRPr="00A92DD6">
              <w:rPr>
                <w:spacing w:val="-3"/>
                <w:sz w:val="18"/>
              </w:rPr>
              <w:t xml:space="preserve"> </w:t>
            </w:r>
            <w:r w:rsidRPr="00A92DD6">
              <w:rPr>
                <w:sz w:val="18"/>
              </w:rPr>
              <w:t>&amp;</w:t>
            </w:r>
            <w:r w:rsidRPr="00A92DD6">
              <w:rPr>
                <w:spacing w:val="-3"/>
                <w:sz w:val="18"/>
              </w:rPr>
              <w:t xml:space="preserve"> </w:t>
            </w:r>
            <w:r w:rsidRPr="00A92DD6">
              <w:rPr>
                <w:sz w:val="18"/>
              </w:rPr>
              <w:t>management</w:t>
            </w:r>
            <w:r w:rsidRPr="00A92DD6">
              <w:rPr>
                <w:spacing w:val="-3"/>
                <w:sz w:val="18"/>
              </w:rPr>
              <w:t xml:space="preserve"> </w:t>
            </w:r>
            <w:r w:rsidRPr="00A92DD6">
              <w:rPr>
                <w:sz w:val="18"/>
              </w:rPr>
              <w:t>of</w:t>
            </w:r>
            <w:r w:rsidRPr="00A92DD6">
              <w:rPr>
                <w:spacing w:val="-3"/>
                <w:sz w:val="18"/>
              </w:rPr>
              <w:t xml:space="preserve"> </w:t>
            </w:r>
            <w:r w:rsidRPr="00A92DD6">
              <w:rPr>
                <w:sz w:val="18"/>
              </w:rPr>
              <w:t>in</w:t>
            </w:r>
            <w:r w:rsidRPr="00A92DD6">
              <w:rPr>
                <w:spacing w:val="-3"/>
                <w:sz w:val="18"/>
              </w:rPr>
              <w:t xml:space="preserve"> </w:t>
            </w:r>
            <w:r w:rsidRPr="00A92DD6">
              <w:rPr>
                <w:sz w:val="18"/>
              </w:rPr>
              <w:t>scope</w:t>
            </w:r>
            <w:r w:rsidRPr="00A92DD6">
              <w:rPr>
                <w:spacing w:val="-3"/>
                <w:sz w:val="18"/>
              </w:rPr>
              <w:t xml:space="preserve"> </w:t>
            </w:r>
            <w:r w:rsidRPr="00A92DD6">
              <w:rPr>
                <w:sz w:val="18"/>
              </w:rPr>
              <w:t>cloud</w:t>
            </w:r>
            <w:r w:rsidRPr="00A92DD6">
              <w:rPr>
                <w:spacing w:val="-3"/>
                <w:sz w:val="18"/>
              </w:rPr>
              <w:t xml:space="preserve"> </w:t>
            </w:r>
            <w:r w:rsidRPr="00A92DD6">
              <w:rPr>
                <w:spacing w:val="-2"/>
                <w:sz w:val="18"/>
              </w:rPr>
              <w:t>services</w:t>
            </w:r>
          </w:p>
        </w:tc>
        <w:tc>
          <w:tcPr>
            <w:tcW w:w="1335" w:type="dxa"/>
          </w:tcPr>
          <w:p w14:paraId="3184C6DC" w14:textId="77777777" w:rsidR="006A6872" w:rsidRPr="00A92DD6" w:rsidRDefault="006A6872" w:rsidP="00C67C9C">
            <w:pPr>
              <w:pStyle w:val="TableParagraph"/>
              <w:spacing w:before="0"/>
              <w:jc w:val="center"/>
              <w:rPr>
                <w:rFonts w:ascii="Times New Roman"/>
                <w:sz w:val="18"/>
              </w:rPr>
            </w:pPr>
          </w:p>
        </w:tc>
        <w:tc>
          <w:tcPr>
            <w:tcW w:w="1147" w:type="dxa"/>
          </w:tcPr>
          <w:p w14:paraId="3184C6DD" w14:textId="77777777" w:rsidR="006A6872" w:rsidRPr="00A92DD6" w:rsidRDefault="00270EC8">
            <w:pPr>
              <w:pStyle w:val="TableParagraph"/>
              <w:spacing w:line="218" w:lineRule="exact"/>
              <w:ind w:left="35" w:right="27"/>
              <w:jc w:val="center"/>
              <w:rPr>
                <w:sz w:val="18"/>
              </w:rPr>
            </w:pPr>
            <w:r w:rsidRPr="00A92DD6">
              <w:rPr>
                <w:spacing w:val="-10"/>
                <w:sz w:val="18"/>
              </w:rPr>
              <w:t>√</w:t>
            </w:r>
          </w:p>
        </w:tc>
      </w:tr>
      <w:tr w:rsidR="00CD4B8E" w:rsidRPr="00A92DD6" w14:paraId="3184C6E2" w14:textId="77777777" w:rsidTr="3ADFCFB3">
        <w:trPr>
          <w:trHeight w:val="258"/>
        </w:trPr>
        <w:tc>
          <w:tcPr>
            <w:tcW w:w="6891" w:type="dxa"/>
          </w:tcPr>
          <w:p w14:paraId="3184C6DF" w14:textId="77777777" w:rsidR="006A6872" w:rsidRPr="00A92DD6" w:rsidRDefault="00270EC8">
            <w:pPr>
              <w:pStyle w:val="TableParagraph"/>
              <w:spacing w:line="218" w:lineRule="exact"/>
              <w:ind w:left="107"/>
              <w:rPr>
                <w:sz w:val="18"/>
              </w:rPr>
            </w:pPr>
            <w:r w:rsidRPr="00A92DD6">
              <w:rPr>
                <w:sz w:val="18"/>
              </w:rPr>
              <w:t>Troubleshoot</w:t>
            </w:r>
            <w:r w:rsidRPr="00A92DD6">
              <w:rPr>
                <w:spacing w:val="-6"/>
                <w:sz w:val="18"/>
              </w:rPr>
              <w:t xml:space="preserve"> </w:t>
            </w:r>
            <w:r w:rsidRPr="00A92DD6">
              <w:rPr>
                <w:sz w:val="18"/>
              </w:rPr>
              <w:t>and</w:t>
            </w:r>
            <w:r w:rsidRPr="00A92DD6">
              <w:rPr>
                <w:spacing w:val="-4"/>
                <w:sz w:val="18"/>
              </w:rPr>
              <w:t xml:space="preserve"> </w:t>
            </w:r>
            <w:r w:rsidRPr="00A92DD6">
              <w:rPr>
                <w:sz w:val="18"/>
              </w:rPr>
              <w:t>resolve</w:t>
            </w:r>
            <w:r w:rsidRPr="00A92DD6">
              <w:rPr>
                <w:spacing w:val="-5"/>
                <w:sz w:val="18"/>
              </w:rPr>
              <w:t xml:space="preserve"> </w:t>
            </w:r>
            <w:r w:rsidRPr="00A92DD6">
              <w:rPr>
                <w:sz w:val="18"/>
              </w:rPr>
              <w:t>cloud</w:t>
            </w:r>
            <w:r w:rsidRPr="00A92DD6">
              <w:rPr>
                <w:spacing w:val="-3"/>
                <w:sz w:val="18"/>
              </w:rPr>
              <w:t xml:space="preserve"> </w:t>
            </w:r>
            <w:r w:rsidRPr="00A92DD6">
              <w:rPr>
                <w:sz w:val="18"/>
              </w:rPr>
              <w:t>network,</w:t>
            </w:r>
            <w:r w:rsidRPr="00A92DD6">
              <w:rPr>
                <w:spacing w:val="-3"/>
                <w:sz w:val="18"/>
              </w:rPr>
              <w:t xml:space="preserve"> </w:t>
            </w:r>
            <w:r w:rsidRPr="00A92DD6">
              <w:rPr>
                <w:sz w:val="18"/>
              </w:rPr>
              <w:t>and</w:t>
            </w:r>
            <w:r w:rsidRPr="00A92DD6">
              <w:rPr>
                <w:spacing w:val="-5"/>
                <w:sz w:val="18"/>
              </w:rPr>
              <w:t xml:space="preserve"> </w:t>
            </w:r>
            <w:r w:rsidRPr="00A92DD6">
              <w:rPr>
                <w:sz w:val="18"/>
              </w:rPr>
              <w:t>cloud</w:t>
            </w:r>
            <w:r w:rsidRPr="00A92DD6">
              <w:rPr>
                <w:spacing w:val="-4"/>
                <w:sz w:val="18"/>
              </w:rPr>
              <w:t xml:space="preserve"> </w:t>
            </w:r>
            <w:r w:rsidRPr="00A92DD6">
              <w:rPr>
                <w:sz w:val="18"/>
              </w:rPr>
              <w:t>infrastructure/service</w:t>
            </w:r>
            <w:r w:rsidRPr="00A92DD6">
              <w:rPr>
                <w:spacing w:val="-4"/>
                <w:sz w:val="18"/>
              </w:rPr>
              <w:t xml:space="preserve"> </w:t>
            </w:r>
            <w:r w:rsidRPr="00A92DD6">
              <w:rPr>
                <w:spacing w:val="-2"/>
                <w:sz w:val="18"/>
              </w:rPr>
              <w:t>issues</w:t>
            </w:r>
          </w:p>
        </w:tc>
        <w:tc>
          <w:tcPr>
            <w:tcW w:w="1335" w:type="dxa"/>
          </w:tcPr>
          <w:p w14:paraId="3184C6E0" w14:textId="77777777" w:rsidR="006A6872" w:rsidRPr="00A92DD6" w:rsidRDefault="006A6872" w:rsidP="00C67C9C">
            <w:pPr>
              <w:pStyle w:val="TableParagraph"/>
              <w:spacing w:before="0"/>
              <w:jc w:val="center"/>
              <w:rPr>
                <w:rFonts w:ascii="Times New Roman"/>
                <w:sz w:val="18"/>
              </w:rPr>
            </w:pPr>
          </w:p>
        </w:tc>
        <w:tc>
          <w:tcPr>
            <w:tcW w:w="1147" w:type="dxa"/>
          </w:tcPr>
          <w:p w14:paraId="3184C6E1" w14:textId="77777777" w:rsidR="006A6872" w:rsidRPr="00A92DD6" w:rsidRDefault="00270EC8">
            <w:pPr>
              <w:pStyle w:val="TableParagraph"/>
              <w:spacing w:line="218" w:lineRule="exact"/>
              <w:ind w:left="35" w:right="27"/>
              <w:jc w:val="center"/>
              <w:rPr>
                <w:sz w:val="18"/>
              </w:rPr>
            </w:pPr>
            <w:r w:rsidRPr="00A92DD6">
              <w:rPr>
                <w:spacing w:val="-10"/>
                <w:sz w:val="18"/>
              </w:rPr>
              <w:t>√</w:t>
            </w:r>
          </w:p>
        </w:tc>
      </w:tr>
      <w:tr w:rsidR="00CD4B8E" w:rsidRPr="00A92DD6" w14:paraId="3184C6E6" w14:textId="77777777" w:rsidTr="3ADFCFB3">
        <w:trPr>
          <w:trHeight w:val="261"/>
        </w:trPr>
        <w:tc>
          <w:tcPr>
            <w:tcW w:w="6891" w:type="dxa"/>
          </w:tcPr>
          <w:p w14:paraId="3184C6E3" w14:textId="77777777" w:rsidR="006A6872" w:rsidRPr="00A92DD6" w:rsidRDefault="00270EC8">
            <w:pPr>
              <w:pStyle w:val="TableParagraph"/>
              <w:ind w:left="107"/>
              <w:rPr>
                <w:sz w:val="18"/>
              </w:rPr>
            </w:pPr>
            <w:r w:rsidRPr="00A92DD6">
              <w:rPr>
                <w:sz w:val="18"/>
              </w:rPr>
              <w:t>Troubleshoot</w:t>
            </w:r>
            <w:r w:rsidRPr="00A92DD6">
              <w:rPr>
                <w:spacing w:val="-3"/>
                <w:sz w:val="18"/>
              </w:rPr>
              <w:t xml:space="preserve"> </w:t>
            </w:r>
            <w:r w:rsidRPr="00A92DD6">
              <w:rPr>
                <w:sz w:val="18"/>
              </w:rPr>
              <w:t>and</w:t>
            </w:r>
            <w:r w:rsidRPr="00A92DD6">
              <w:rPr>
                <w:spacing w:val="-4"/>
                <w:sz w:val="18"/>
              </w:rPr>
              <w:t xml:space="preserve"> </w:t>
            </w:r>
            <w:r w:rsidRPr="00A92DD6">
              <w:rPr>
                <w:sz w:val="18"/>
              </w:rPr>
              <w:t>resolve</w:t>
            </w:r>
            <w:r w:rsidRPr="00A92DD6">
              <w:rPr>
                <w:spacing w:val="-3"/>
                <w:sz w:val="18"/>
              </w:rPr>
              <w:t xml:space="preserve"> </w:t>
            </w:r>
            <w:r w:rsidRPr="00A92DD6">
              <w:rPr>
                <w:sz w:val="18"/>
              </w:rPr>
              <w:t>operating</w:t>
            </w:r>
            <w:r w:rsidRPr="00A92DD6">
              <w:rPr>
                <w:spacing w:val="-4"/>
                <w:sz w:val="18"/>
              </w:rPr>
              <w:t xml:space="preserve"> </w:t>
            </w:r>
            <w:r w:rsidRPr="00A92DD6">
              <w:rPr>
                <w:sz w:val="18"/>
              </w:rPr>
              <w:t>system</w:t>
            </w:r>
            <w:r w:rsidRPr="00A92DD6">
              <w:rPr>
                <w:spacing w:val="-2"/>
                <w:sz w:val="18"/>
              </w:rPr>
              <w:t xml:space="preserve"> issues</w:t>
            </w:r>
          </w:p>
        </w:tc>
        <w:tc>
          <w:tcPr>
            <w:tcW w:w="1335" w:type="dxa"/>
          </w:tcPr>
          <w:p w14:paraId="3184C6E4" w14:textId="77777777" w:rsidR="006A6872" w:rsidRPr="00A92DD6" w:rsidRDefault="006A6872" w:rsidP="00C67C9C">
            <w:pPr>
              <w:pStyle w:val="TableParagraph"/>
              <w:spacing w:before="0"/>
              <w:jc w:val="center"/>
              <w:rPr>
                <w:rFonts w:ascii="Times New Roman"/>
                <w:sz w:val="18"/>
              </w:rPr>
            </w:pPr>
          </w:p>
        </w:tc>
        <w:tc>
          <w:tcPr>
            <w:tcW w:w="1147" w:type="dxa"/>
          </w:tcPr>
          <w:p w14:paraId="3184C6E5" w14:textId="77777777" w:rsidR="006A6872" w:rsidRPr="00A92DD6" w:rsidRDefault="00270EC8">
            <w:pPr>
              <w:pStyle w:val="TableParagraph"/>
              <w:ind w:left="35" w:right="27"/>
              <w:jc w:val="center"/>
              <w:rPr>
                <w:sz w:val="18"/>
              </w:rPr>
            </w:pPr>
            <w:r w:rsidRPr="00A92DD6">
              <w:rPr>
                <w:spacing w:val="-10"/>
                <w:sz w:val="18"/>
              </w:rPr>
              <w:t>√</w:t>
            </w:r>
          </w:p>
        </w:tc>
      </w:tr>
    </w:tbl>
    <w:p w14:paraId="3184C6E7" w14:textId="77777777" w:rsidR="006A6872" w:rsidRPr="008E038B" w:rsidRDefault="00270EC8" w:rsidP="00787C5F">
      <w:pPr>
        <w:pStyle w:val="Titre3"/>
        <w:numPr>
          <w:ilvl w:val="0"/>
          <w:numId w:val="57"/>
        </w:numPr>
        <w:spacing w:before="240"/>
        <w:ind w:left="782" w:hanging="357"/>
        <w:rPr>
          <w:rFonts w:asciiTheme="minorHAnsi" w:hAnsiTheme="minorHAnsi" w:cstheme="minorHAnsi"/>
          <w:b/>
          <w:bCs/>
          <w:color w:val="auto"/>
          <w:sz w:val="20"/>
          <w:szCs w:val="20"/>
        </w:rPr>
      </w:pPr>
      <w:r w:rsidRPr="00A92DD6">
        <w:rPr>
          <w:rFonts w:asciiTheme="minorHAnsi" w:hAnsiTheme="minorHAnsi" w:cstheme="minorHAnsi"/>
          <w:b/>
          <w:bCs/>
          <w:color w:val="auto"/>
          <w:sz w:val="20"/>
          <w:szCs w:val="20"/>
        </w:rPr>
        <w:t>Network Access Rules</w:t>
      </w:r>
    </w:p>
    <w:tbl>
      <w:tblPr>
        <w:tblStyle w:val="TableNormal1"/>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91"/>
        <w:gridCol w:w="2482"/>
      </w:tblGrid>
      <w:tr w:rsidR="00100489" w:rsidRPr="00A92DD6" w14:paraId="3184C6EA" w14:textId="77777777">
        <w:trPr>
          <w:trHeight w:val="337"/>
        </w:trPr>
        <w:tc>
          <w:tcPr>
            <w:tcW w:w="6891" w:type="dxa"/>
            <w:shd w:val="clear" w:color="auto" w:fill="D9D9D9"/>
          </w:tcPr>
          <w:p w14:paraId="3184C6E8" w14:textId="72B5D15D" w:rsidR="006A6872" w:rsidRPr="00A92DD6" w:rsidRDefault="004714B6">
            <w:pPr>
              <w:pStyle w:val="TableParagraph"/>
              <w:spacing w:before="61"/>
              <w:ind w:left="11" w:right="4"/>
              <w:jc w:val="center"/>
              <w:rPr>
                <w:b/>
                <w:sz w:val="18"/>
              </w:rPr>
            </w:pPr>
            <w:r w:rsidRPr="00A92DD6">
              <w:rPr>
                <w:b/>
                <w:spacing w:val="-2"/>
                <w:sz w:val="18"/>
              </w:rPr>
              <w:t>Activities</w:t>
            </w:r>
          </w:p>
        </w:tc>
        <w:tc>
          <w:tcPr>
            <w:tcW w:w="2482" w:type="dxa"/>
            <w:shd w:val="clear" w:color="auto" w:fill="D9D9D9"/>
          </w:tcPr>
          <w:p w14:paraId="3184C6E9" w14:textId="77777777" w:rsidR="006A6872" w:rsidRPr="00A92DD6" w:rsidRDefault="00270EC8">
            <w:pPr>
              <w:pStyle w:val="TableParagraph"/>
              <w:spacing w:before="61"/>
              <w:ind w:left="799"/>
              <w:rPr>
                <w:b/>
                <w:sz w:val="18"/>
              </w:rPr>
            </w:pPr>
            <w:r w:rsidRPr="00A92DD6">
              <w:rPr>
                <w:b/>
                <w:spacing w:val="-2"/>
                <w:sz w:val="18"/>
              </w:rPr>
              <w:t>Responsible</w:t>
            </w:r>
          </w:p>
        </w:tc>
      </w:tr>
    </w:tbl>
    <w:p w14:paraId="3184C6EC" w14:textId="77777777" w:rsidR="006A6872" w:rsidRPr="00A92DD6" w:rsidRDefault="006A6872">
      <w:pPr>
        <w:pStyle w:val="Corpsdetexte"/>
        <w:spacing w:before="3"/>
        <w:rPr>
          <w:b/>
          <w:sz w:val="7"/>
        </w:rPr>
      </w:pPr>
    </w:p>
    <w:tbl>
      <w:tblPr>
        <w:tblStyle w:val="TableNormal1"/>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91"/>
        <w:gridCol w:w="1335"/>
        <w:gridCol w:w="1147"/>
      </w:tblGrid>
      <w:tr w:rsidR="00CD4B8E" w:rsidRPr="00A92DD6" w14:paraId="3184C6F0" w14:textId="77777777">
        <w:trPr>
          <w:trHeight w:val="340"/>
        </w:trPr>
        <w:tc>
          <w:tcPr>
            <w:tcW w:w="6891" w:type="dxa"/>
          </w:tcPr>
          <w:p w14:paraId="3184C6ED" w14:textId="77777777" w:rsidR="006A6872" w:rsidRPr="00A92DD6" w:rsidRDefault="006A6872">
            <w:pPr>
              <w:pStyle w:val="TableParagraph"/>
              <w:spacing w:before="0"/>
              <w:rPr>
                <w:rFonts w:ascii="Times New Roman"/>
                <w:sz w:val="18"/>
              </w:rPr>
            </w:pPr>
          </w:p>
        </w:tc>
        <w:tc>
          <w:tcPr>
            <w:tcW w:w="1335" w:type="dxa"/>
          </w:tcPr>
          <w:p w14:paraId="3184C6EE" w14:textId="77777777" w:rsidR="006A6872" w:rsidRPr="00A92DD6" w:rsidRDefault="00270EC8">
            <w:pPr>
              <w:pStyle w:val="TableParagraph"/>
              <w:spacing w:before="61"/>
              <w:ind w:left="9"/>
              <w:jc w:val="center"/>
              <w:rPr>
                <w:b/>
                <w:sz w:val="18"/>
              </w:rPr>
            </w:pPr>
            <w:r w:rsidRPr="00A92DD6">
              <w:rPr>
                <w:b/>
                <w:spacing w:val="-2"/>
                <w:sz w:val="18"/>
              </w:rPr>
              <w:t>Client</w:t>
            </w:r>
          </w:p>
        </w:tc>
        <w:tc>
          <w:tcPr>
            <w:tcW w:w="1147" w:type="dxa"/>
          </w:tcPr>
          <w:p w14:paraId="3184C6EF" w14:textId="77777777" w:rsidR="006A6872" w:rsidRPr="00A92DD6" w:rsidRDefault="00270EC8">
            <w:pPr>
              <w:pStyle w:val="TableParagraph"/>
              <w:spacing w:before="61"/>
              <w:ind w:left="34" w:right="27"/>
              <w:jc w:val="center"/>
              <w:rPr>
                <w:b/>
                <w:sz w:val="18"/>
              </w:rPr>
            </w:pPr>
            <w:r w:rsidRPr="00A92DD6">
              <w:rPr>
                <w:b/>
                <w:spacing w:val="-2"/>
                <w:sz w:val="18"/>
              </w:rPr>
              <w:t>Supplier</w:t>
            </w:r>
          </w:p>
        </w:tc>
      </w:tr>
      <w:tr w:rsidR="00CD4B8E" w:rsidRPr="00A92DD6" w14:paraId="3184C6F4" w14:textId="77777777">
        <w:trPr>
          <w:trHeight w:val="258"/>
        </w:trPr>
        <w:tc>
          <w:tcPr>
            <w:tcW w:w="6891" w:type="dxa"/>
          </w:tcPr>
          <w:p w14:paraId="3184C6F1" w14:textId="77777777" w:rsidR="006A6872" w:rsidRPr="00A92DD6" w:rsidRDefault="00270EC8">
            <w:pPr>
              <w:pStyle w:val="TableParagraph"/>
              <w:spacing w:line="218" w:lineRule="exact"/>
              <w:ind w:left="107"/>
              <w:rPr>
                <w:sz w:val="18"/>
              </w:rPr>
            </w:pPr>
            <w:r w:rsidRPr="00A92DD6">
              <w:rPr>
                <w:sz w:val="18"/>
              </w:rPr>
              <w:t>Deploy,</w:t>
            </w:r>
            <w:r w:rsidRPr="00A92DD6">
              <w:rPr>
                <w:spacing w:val="-5"/>
                <w:sz w:val="18"/>
              </w:rPr>
              <w:t xml:space="preserve"> </w:t>
            </w:r>
            <w:r w:rsidRPr="00A92DD6">
              <w:rPr>
                <w:sz w:val="18"/>
              </w:rPr>
              <w:t>maintain</w:t>
            </w:r>
            <w:r w:rsidRPr="00A92DD6">
              <w:rPr>
                <w:spacing w:val="-1"/>
                <w:sz w:val="18"/>
              </w:rPr>
              <w:t xml:space="preserve"> </w:t>
            </w:r>
            <w:r w:rsidRPr="00A92DD6">
              <w:rPr>
                <w:sz w:val="18"/>
              </w:rPr>
              <w:t>&amp;</w:t>
            </w:r>
            <w:r w:rsidRPr="00A92DD6">
              <w:rPr>
                <w:spacing w:val="-3"/>
                <w:sz w:val="18"/>
              </w:rPr>
              <w:t xml:space="preserve"> </w:t>
            </w:r>
            <w:r w:rsidRPr="00A92DD6">
              <w:rPr>
                <w:sz w:val="18"/>
              </w:rPr>
              <w:t>manage</w:t>
            </w:r>
            <w:r w:rsidRPr="00A92DD6">
              <w:rPr>
                <w:spacing w:val="-3"/>
                <w:sz w:val="18"/>
              </w:rPr>
              <w:t xml:space="preserve"> </w:t>
            </w:r>
            <w:r w:rsidRPr="00A92DD6">
              <w:rPr>
                <w:sz w:val="18"/>
              </w:rPr>
              <w:t>firewall</w:t>
            </w:r>
            <w:r w:rsidRPr="00A92DD6">
              <w:rPr>
                <w:spacing w:val="-3"/>
                <w:sz w:val="18"/>
              </w:rPr>
              <w:t xml:space="preserve"> </w:t>
            </w:r>
            <w:r w:rsidRPr="00A92DD6">
              <w:rPr>
                <w:sz w:val="18"/>
              </w:rPr>
              <w:t>and</w:t>
            </w:r>
            <w:r w:rsidRPr="00A92DD6">
              <w:rPr>
                <w:spacing w:val="-3"/>
                <w:sz w:val="18"/>
              </w:rPr>
              <w:t xml:space="preserve"> </w:t>
            </w:r>
            <w:r w:rsidRPr="00A92DD6">
              <w:rPr>
                <w:sz w:val="18"/>
              </w:rPr>
              <w:t>network</w:t>
            </w:r>
            <w:r w:rsidRPr="00A92DD6">
              <w:rPr>
                <w:spacing w:val="-2"/>
                <w:sz w:val="18"/>
              </w:rPr>
              <w:t xml:space="preserve"> </w:t>
            </w:r>
            <w:r w:rsidRPr="00A92DD6">
              <w:rPr>
                <w:sz w:val="18"/>
              </w:rPr>
              <w:t>security</w:t>
            </w:r>
            <w:r w:rsidRPr="00A92DD6">
              <w:rPr>
                <w:spacing w:val="-3"/>
                <w:sz w:val="18"/>
              </w:rPr>
              <w:t xml:space="preserve"> </w:t>
            </w:r>
            <w:r w:rsidRPr="00A92DD6">
              <w:rPr>
                <w:sz w:val="18"/>
              </w:rPr>
              <w:t>rules</w:t>
            </w:r>
            <w:r w:rsidRPr="00A92DD6">
              <w:rPr>
                <w:spacing w:val="-2"/>
                <w:sz w:val="18"/>
              </w:rPr>
              <w:t xml:space="preserve"> </w:t>
            </w:r>
            <w:r w:rsidRPr="00A92DD6">
              <w:rPr>
                <w:sz w:val="18"/>
              </w:rPr>
              <w:t>(North-</w:t>
            </w:r>
            <w:r w:rsidRPr="00A92DD6">
              <w:rPr>
                <w:spacing w:val="-2"/>
                <w:sz w:val="18"/>
              </w:rPr>
              <w:t>South)</w:t>
            </w:r>
          </w:p>
        </w:tc>
        <w:tc>
          <w:tcPr>
            <w:tcW w:w="1335" w:type="dxa"/>
          </w:tcPr>
          <w:p w14:paraId="3184C6F2" w14:textId="77777777" w:rsidR="006A6872" w:rsidRPr="00A92DD6" w:rsidRDefault="006A6872" w:rsidP="00C67C9C">
            <w:pPr>
              <w:pStyle w:val="TableParagraph"/>
              <w:spacing w:before="0"/>
              <w:jc w:val="center"/>
              <w:rPr>
                <w:rFonts w:ascii="Times New Roman"/>
                <w:sz w:val="18"/>
              </w:rPr>
            </w:pPr>
          </w:p>
        </w:tc>
        <w:tc>
          <w:tcPr>
            <w:tcW w:w="1147" w:type="dxa"/>
          </w:tcPr>
          <w:p w14:paraId="3184C6F3" w14:textId="77777777" w:rsidR="006A6872" w:rsidRPr="00A92DD6" w:rsidRDefault="00270EC8">
            <w:pPr>
              <w:pStyle w:val="TableParagraph"/>
              <w:spacing w:line="218" w:lineRule="exact"/>
              <w:ind w:left="8" w:right="35"/>
              <w:jc w:val="center"/>
              <w:rPr>
                <w:sz w:val="18"/>
              </w:rPr>
            </w:pPr>
            <w:r w:rsidRPr="00A92DD6">
              <w:rPr>
                <w:spacing w:val="-10"/>
                <w:sz w:val="18"/>
              </w:rPr>
              <w:t>√</w:t>
            </w:r>
          </w:p>
        </w:tc>
      </w:tr>
      <w:tr w:rsidR="00CD4B8E" w:rsidRPr="00A92DD6" w14:paraId="3184C6F8" w14:textId="77777777">
        <w:trPr>
          <w:trHeight w:val="258"/>
        </w:trPr>
        <w:tc>
          <w:tcPr>
            <w:tcW w:w="6891" w:type="dxa"/>
          </w:tcPr>
          <w:p w14:paraId="3184C6F5" w14:textId="77777777" w:rsidR="006A6872" w:rsidRPr="00A92DD6" w:rsidRDefault="00270EC8">
            <w:pPr>
              <w:pStyle w:val="TableParagraph"/>
              <w:spacing w:line="218" w:lineRule="exact"/>
              <w:ind w:left="107"/>
              <w:rPr>
                <w:sz w:val="18"/>
              </w:rPr>
            </w:pPr>
            <w:r w:rsidRPr="00A92DD6">
              <w:rPr>
                <w:sz w:val="18"/>
              </w:rPr>
              <w:t>Manage</w:t>
            </w:r>
            <w:r w:rsidRPr="00A92DD6">
              <w:rPr>
                <w:spacing w:val="-6"/>
                <w:sz w:val="18"/>
              </w:rPr>
              <w:t xml:space="preserve"> </w:t>
            </w:r>
            <w:r w:rsidRPr="00A92DD6">
              <w:rPr>
                <w:sz w:val="18"/>
              </w:rPr>
              <w:t>and</w:t>
            </w:r>
            <w:r w:rsidRPr="00A92DD6">
              <w:rPr>
                <w:spacing w:val="-3"/>
                <w:sz w:val="18"/>
              </w:rPr>
              <w:t xml:space="preserve"> </w:t>
            </w:r>
            <w:r w:rsidRPr="00A92DD6">
              <w:rPr>
                <w:sz w:val="18"/>
              </w:rPr>
              <w:t>maintain</w:t>
            </w:r>
            <w:r w:rsidRPr="00A92DD6">
              <w:rPr>
                <w:spacing w:val="-4"/>
                <w:sz w:val="18"/>
              </w:rPr>
              <w:t xml:space="preserve"> </w:t>
            </w:r>
            <w:r w:rsidRPr="00A92DD6">
              <w:rPr>
                <w:sz w:val="18"/>
              </w:rPr>
              <w:t>network</w:t>
            </w:r>
            <w:r w:rsidRPr="00A92DD6">
              <w:rPr>
                <w:spacing w:val="-3"/>
                <w:sz w:val="18"/>
              </w:rPr>
              <w:t xml:space="preserve"> </w:t>
            </w:r>
            <w:r w:rsidRPr="00A92DD6">
              <w:rPr>
                <w:sz w:val="18"/>
              </w:rPr>
              <w:t>security</w:t>
            </w:r>
            <w:r w:rsidRPr="00A92DD6">
              <w:rPr>
                <w:spacing w:val="-3"/>
                <w:sz w:val="18"/>
              </w:rPr>
              <w:t xml:space="preserve"> </w:t>
            </w:r>
            <w:r w:rsidRPr="00A92DD6">
              <w:rPr>
                <w:sz w:val="18"/>
              </w:rPr>
              <w:t>rules</w:t>
            </w:r>
            <w:r w:rsidRPr="00A92DD6">
              <w:rPr>
                <w:spacing w:val="-3"/>
                <w:sz w:val="18"/>
              </w:rPr>
              <w:t xml:space="preserve"> </w:t>
            </w:r>
            <w:r w:rsidRPr="00A92DD6">
              <w:rPr>
                <w:sz w:val="18"/>
              </w:rPr>
              <w:t>(east-</w:t>
            </w:r>
            <w:r w:rsidRPr="00A92DD6">
              <w:rPr>
                <w:spacing w:val="-2"/>
                <w:sz w:val="18"/>
              </w:rPr>
              <w:t>west)</w:t>
            </w:r>
          </w:p>
        </w:tc>
        <w:tc>
          <w:tcPr>
            <w:tcW w:w="1335" w:type="dxa"/>
          </w:tcPr>
          <w:p w14:paraId="3184C6F6" w14:textId="77777777" w:rsidR="006A6872" w:rsidRPr="00A92DD6" w:rsidRDefault="006A6872" w:rsidP="00C67C9C">
            <w:pPr>
              <w:pStyle w:val="TableParagraph"/>
              <w:spacing w:before="0"/>
              <w:jc w:val="center"/>
              <w:rPr>
                <w:rFonts w:ascii="Times New Roman"/>
                <w:sz w:val="18"/>
              </w:rPr>
            </w:pPr>
          </w:p>
        </w:tc>
        <w:tc>
          <w:tcPr>
            <w:tcW w:w="1147" w:type="dxa"/>
          </w:tcPr>
          <w:p w14:paraId="3184C6F7" w14:textId="77777777" w:rsidR="006A6872" w:rsidRPr="00A92DD6" w:rsidRDefault="00270EC8">
            <w:pPr>
              <w:pStyle w:val="TableParagraph"/>
              <w:spacing w:line="218" w:lineRule="exact"/>
              <w:ind w:left="35" w:right="27"/>
              <w:jc w:val="center"/>
              <w:rPr>
                <w:sz w:val="18"/>
              </w:rPr>
            </w:pPr>
            <w:r w:rsidRPr="00A92DD6">
              <w:rPr>
                <w:spacing w:val="-10"/>
                <w:sz w:val="18"/>
              </w:rPr>
              <w:t>√</w:t>
            </w:r>
          </w:p>
        </w:tc>
      </w:tr>
      <w:tr w:rsidR="00CD4B8E" w:rsidRPr="00A92DD6" w14:paraId="3184C6FC" w14:textId="77777777">
        <w:trPr>
          <w:trHeight w:val="261"/>
        </w:trPr>
        <w:tc>
          <w:tcPr>
            <w:tcW w:w="6891" w:type="dxa"/>
          </w:tcPr>
          <w:p w14:paraId="3184C6F9" w14:textId="4C01C28D" w:rsidR="006A6872" w:rsidRPr="00A92DD6" w:rsidRDefault="00270EC8">
            <w:pPr>
              <w:pStyle w:val="TableParagraph"/>
              <w:ind w:left="107"/>
              <w:rPr>
                <w:sz w:val="18"/>
              </w:rPr>
            </w:pPr>
            <w:r w:rsidRPr="00A92DD6">
              <w:rPr>
                <w:sz w:val="18"/>
              </w:rPr>
              <w:t>Deploy</w:t>
            </w:r>
            <w:r w:rsidRPr="00A92DD6">
              <w:rPr>
                <w:spacing w:val="-3"/>
                <w:sz w:val="18"/>
              </w:rPr>
              <w:t xml:space="preserve"> </w:t>
            </w:r>
            <w:r w:rsidRPr="00A92DD6">
              <w:rPr>
                <w:sz w:val="18"/>
              </w:rPr>
              <w:t>and</w:t>
            </w:r>
            <w:r w:rsidRPr="00A92DD6">
              <w:rPr>
                <w:spacing w:val="-2"/>
                <w:sz w:val="18"/>
              </w:rPr>
              <w:t xml:space="preserve"> </w:t>
            </w:r>
            <w:r w:rsidRPr="00A92DD6">
              <w:rPr>
                <w:sz w:val="18"/>
              </w:rPr>
              <w:t>manage</w:t>
            </w:r>
            <w:r w:rsidRPr="00A92DD6">
              <w:rPr>
                <w:spacing w:val="-3"/>
                <w:sz w:val="18"/>
              </w:rPr>
              <w:t xml:space="preserve"> </w:t>
            </w:r>
            <w:r w:rsidR="00594865" w:rsidRPr="00A92DD6">
              <w:rPr>
                <w:sz w:val="18"/>
              </w:rPr>
              <w:t>w</w:t>
            </w:r>
            <w:r w:rsidRPr="00A92DD6">
              <w:rPr>
                <w:sz w:val="18"/>
              </w:rPr>
              <w:t>eb</w:t>
            </w:r>
            <w:r w:rsidRPr="00A92DD6">
              <w:rPr>
                <w:spacing w:val="-2"/>
                <w:sz w:val="18"/>
              </w:rPr>
              <w:t xml:space="preserve"> </w:t>
            </w:r>
            <w:r w:rsidR="00594865" w:rsidRPr="00A92DD6">
              <w:rPr>
                <w:sz w:val="18"/>
              </w:rPr>
              <w:t>a</w:t>
            </w:r>
            <w:r w:rsidRPr="00A92DD6">
              <w:rPr>
                <w:sz w:val="18"/>
              </w:rPr>
              <w:t>pplication</w:t>
            </w:r>
            <w:r w:rsidRPr="00A92DD6">
              <w:rPr>
                <w:spacing w:val="-3"/>
                <w:sz w:val="18"/>
              </w:rPr>
              <w:t xml:space="preserve"> </w:t>
            </w:r>
            <w:r w:rsidR="00594865" w:rsidRPr="00A92DD6">
              <w:rPr>
                <w:sz w:val="18"/>
              </w:rPr>
              <w:t>f</w:t>
            </w:r>
            <w:r w:rsidRPr="00A92DD6">
              <w:rPr>
                <w:sz w:val="18"/>
              </w:rPr>
              <w:t>irewalls</w:t>
            </w:r>
          </w:p>
        </w:tc>
        <w:tc>
          <w:tcPr>
            <w:tcW w:w="1335" w:type="dxa"/>
          </w:tcPr>
          <w:p w14:paraId="3184C6FA" w14:textId="77777777" w:rsidR="006A6872" w:rsidRPr="00A92DD6" w:rsidRDefault="006A6872" w:rsidP="00C67C9C">
            <w:pPr>
              <w:pStyle w:val="TableParagraph"/>
              <w:spacing w:before="0"/>
              <w:jc w:val="center"/>
              <w:rPr>
                <w:rFonts w:ascii="Times New Roman"/>
                <w:sz w:val="18"/>
              </w:rPr>
            </w:pPr>
          </w:p>
        </w:tc>
        <w:tc>
          <w:tcPr>
            <w:tcW w:w="1147" w:type="dxa"/>
          </w:tcPr>
          <w:p w14:paraId="3184C6FB" w14:textId="77777777" w:rsidR="006A6872" w:rsidRPr="00A92DD6" w:rsidRDefault="00270EC8">
            <w:pPr>
              <w:pStyle w:val="TableParagraph"/>
              <w:ind w:left="35" w:right="27"/>
              <w:jc w:val="center"/>
              <w:rPr>
                <w:sz w:val="18"/>
              </w:rPr>
            </w:pPr>
            <w:r w:rsidRPr="00A92DD6">
              <w:rPr>
                <w:spacing w:val="-10"/>
                <w:sz w:val="18"/>
              </w:rPr>
              <w:t>√</w:t>
            </w:r>
          </w:p>
        </w:tc>
      </w:tr>
      <w:tr w:rsidR="00CD4B8E" w:rsidRPr="00A92DD6" w14:paraId="3184C700" w14:textId="77777777">
        <w:trPr>
          <w:trHeight w:val="258"/>
        </w:trPr>
        <w:tc>
          <w:tcPr>
            <w:tcW w:w="6891" w:type="dxa"/>
          </w:tcPr>
          <w:p w14:paraId="3184C6FD" w14:textId="77777777" w:rsidR="006A6872" w:rsidRPr="00A92DD6" w:rsidRDefault="00270EC8">
            <w:pPr>
              <w:pStyle w:val="TableParagraph"/>
              <w:spacing w:line="218" w:lineRule="exact"/>
              <w:ind w:left="107"/>
              <w:rPr>
                <w:sz w:val="18"/>
              </w:rPr>
            </w:pPr>
            <w:r w:rsidRPr="00A92DD6">
              <w:rPr>
                <w:sz w:val="18"/>
              </w:rPr>
              <w:t>Approval</w:t>
            </w:r>
            <w:r w:rsidRPr="00A92DD6">
              <w:rPr>
                <w:spacing w:val="-2"/>
                <w:sz w:val="18"/>
              </w:rPr>
              <w:t xml:space="preserve"> </w:t>
            </w:r>
            <w:r w:rsidRPr="00A92DD6">
              <w:rPr>
                <w:sz w:val="18"/>
              </w:rPr>
              <w:t>of</w:t>
            </w:r>
            <w:r w:rsidRPr="00A92DD6">
              <w:rPr>
                <w:spacing w:val="-3"/>
                <w:sz w:val="18"/>
              </w:rPr>
              <w:t xml:space="preserve"> </w:t>
            </w:r>
            <w:r w:rsidRPr="00A92DD6">
              <w:rPr>
                <w:sz w:val="18"/>
              </w:rPr>
              <w:t>firewall,</w:t>
            </w:r>
            <w:r w:rsidRPr="00A92DD6">
              <w:rPr>
                <w:spacing w:val="-2"/>
                <w:sz w:val="18"/>
              </w:rPr>
              <w:t xml:space="preserve"> </w:t>
            </w:r>
            <w:r w:rsidRPr="00A92DD6">
              <w:rPr>
                <w:sz w:val="18"/>
              </w:rPr>
              <w:t>WAF</w:t>
            </w:r>
            <w:r w:rsidRPr="00A92DD6">
              <w:rPr>
                <w:spacing w:val="-4"/>
                <w:sz w:val="18"/>
              </w:rPr>
              <w:t xml:space="preserve"> </w:t>
            </w:r>
            <w:r w:rsidRPr="00A92DD6">
              <w:rPr>
                <w:sz w:val="18"/>
              </w:rPr>
              <w:t>and</w:t>
            </w:r>
            <w:r w:rsidRPr="00A92DD6">
              <w:rPr>
                <w:spacing w:val="-3"/>
                <w:sz w:val="18"/>
              </w:rPr>
              <w:t xml:space="preserve"> </w:t>
            </w:r>
            <w:r w:rsidRPr="00A92DD6">
              <w:rPr>
                <w:sz w:val="18"/>
              </w:rPr>
              <w:t>network</w:t>
            </w:r>
            <w:r w:rsidRPr="00A92DD6">
              <w:rPr>
                <w:spacing w:val="-3"/>
                <w:sz w:val="18"/>
              </w:rPr>
              <w:t xml:space="preserve"> </w:t>
            </w:r>
            <w:r w:rsidRPr="00A92DD6">
              <w:rPr>
                <w:sz w:val="18"/>
              </w:rPr>
              <w:t>access</w:t>
            </w:r>
            <w:r w:rsidRPr="00A92DD6">
              <w:rPr>
                <w:spacing w:val="-2"/>
                <w:sz w:val="18"/>
              </w:rPr>
              <w:t xml:space="preserve"> </w:t>
            </w:r>
            <w:r w:rsidRPr="00A92DD6">
              <w:rPr>
                <w:spacing w:val="-4"/>
                <w:sz w:val="18"/>
              </w:rPr>
              <w:t>rules</w:t>
            </w:r>
          </w:p>
        </w:tc>
        <w:tc>
          <w:tcPr>
            <w:tcW w:w="1335" w:type="dxa"/>
          </w:tcPr>
          <w:p w14:paraId="3184C6FE" w14:textId="77777777" w:rsidR="006A6872" w:rsidRPr="00A92DD6" w:rsidRDefault="00270EC8">
            <w:pPr>
              <w:pStyle w:val="TableParagraph"/>
              <w:spacing w:line="218" w:lineRule="exact"/>
              <w:ind w:left="9" w:right="1"/>
              <w:jc w:val="center"/>
              <w:rPr>
                <w:sz w:val="18"/>
              </w:rPr>
            </w:pPr>
            <w:r w:rsidRPr="00A92DD6">
              <w:rPr>
                <w:spacing w:val="-10"/>
                <w:sz w:val="18"/>
              </w:rPr>
              <w:t>√</w:t>
            </w:r>
          </w:p>
        </w:tc>
        <w:tc>
          <w:tcPr>
            <w:tcW w:w="1147" w:type="dxa"/>
          </w:tcPr>
          <w:p w14:paraId="3184C6FF" w14:textId="77777777" w:rsidR="006A6872" w:rsidRPr="00A92DD6" w:rsidRDefault="006A6872" w:rsidP="00C67C9C">
            <w:pPr>
              <w:pStyle w:val="TableParagraph"/>
              <w:spacing w:before="0"/>
              <w:jc w:val="center"/>
              <w:rPr>
                <w:rFonts w:ascii="Times New Roman"/>
                <w:sz w:val="18"/>
              </w:rPr>
            </w:pPr>
          </w:p>
        </w:tc>
      </w:tr>
      <w:tr w:rsidR="00CD4B8E" w:rsidRPr="00A92DD6" w14:paraId="3184C704" w14:textId="77777777">
        <w:trPr>
          <w:trHeight w:val="261"/>
        </w:trPr>
        <w:tc>
          <w:tcPr>
            <w:tcW w:w="6891" w:type="dxa"/>
          </w:tcPr>
          <w:p w14:paraId="3184C701" w14:textId="77777777" w:rsidR="006A6872" w:rsidRPr="00A92DD6" w:rsidRDefault="00270EC8">
            <w:pPr>
              <w:pStyle w:val="TableParagraph"/>
              <w:ind w:left="107"/>
              <w:rPr>
                <w:sz w:val="18"/>
              </w:rPr>
            </w:pPr>
            <w:r w:rsidRPr="00A92DD6">
              <w:rPr>
                <w:sz w:val="18"/>
              </w:rPr>
              <w:t>Design,</w:t>
            </w:r>
            <w:r w:rsidRPr="00A92DD6">
              <w:rPr>
                <w:spacing w:val="-4"/>
                <w:sz w:val="18"/>
              </w:rPr>
              <w:t xml:space="preserve"> </w:t>
            </w:r>
            <w:r w:rsidRPr="00A92DD6">
              <w:rPr>
                <w:sz w:val="18"/>
              </w:rPr>
              <w:t>build</w:t>
            </w:r>
            <w:r w:rsidRPr="00A92DD6">
              <w:rPr>
                <w:spacing w:val="-2"/>
                <w:sz w:val="18"/>
              </w:rPr>
              <w:t xml:space="preserve"> </w:t>
            </w:r>
            <w:r w:rsidRPr="00A92DD6">
              <w:rPr>
                <w:sz w:val="18"/>
              </w:rPr>
              <w:t>and</w:t>
            </w:r>
            <w:r w:rsidRPr="00A92DD6">
              <w:rPr>
                <w:spacing w:val="-3"/>
                <w:sz w:val="18"/>
              </w:rPr>
              <w:t xml:space="preserve"> </w:t>
            </w:r>
            <w:r w:rsidRPr="00A92DD6">
              <w:rPr>
                <w:sz w:val="18"/>
              </w:rPr>
              <w:t>test</w:t>
            </w:r>
            <w:r w:rsidRPr="00A92DD6">
              <w:rPr>
                <w:spacing w:val="-1"/>
                <w:sz w:val="18"/>
              </w:rPr>
              <w:t xml:space="preserve"> </w:t>
            </w:r>
            <w:r w:rsidRPr="00A92DD6">
              <w:rPr>
                <w:sz w:val="18"/>
              </w:rPr>
              <w:t>firewall,</w:t>
            </w:r>
            <w:r w:rsidRPr="00A92DD6">
              <w:rPr>
                <w:spacing w:val="-1"/>
                <w:sz w:val="18"/>
              </w:rPr>
              <w:t xml:space="preserve"> </w:t>
            </w:r>
            <w:r w:rsidRPr="00A92DD6">
              <w:rPr>
                <w:sz w:val="18"/>
              </w:rPr>
              <w:t>WAF</w:t>
            </w:r>
            <w:r w:rsidRPr="00A92DD6">
              <w:rPr>
                <w:spacing w:val="-4"/>
                <w:sz w:val="18"/>
              </w:rPr>
              <w:t xml:space="preserve"> </w:t>
            </w:r>
            <w:r w:rsidRPr="00A92DD6">
              <w:rPr>
                <w:sz w:val="18"/>
              </w:rPr>
              <w:t>and</w:t>
            </w:r>
            <w:r w:rsidRPr="00A92DD6">
              <w:rPr>
                <w:spacing w:val="-2"/>
                <w:sz w:val="18"/>
              </w:rPr>
              <w:t xml:space="preserve"> </w:t>
            </w:r>
            <w:r w:rsidRPr="00A92DD6">
              <w:rPr>
                <w:sz w:val="18"/>
              </w:rPr>
              <w:t>network</w:t>
            </w:r>
            <w:r w:rsidRPr="00A92DD6">
              <w:rPr>
                <w:spacing w:val="-2"/>
                <w:sz w:val="18"/>
              </w:rPr>
              <w:t xml:space="preserve"> </w:t>
            </w:r>
            <w:r w:rsidRPr="00A92DD6">
              <w:rPr>
                <w:sz w:val="18"/>
              </w:rPr>
              <w:t>access</w:t>
            </w:r>
            <w:r w:rsidRPr="00A92DD6">
              <w:rPr>
                <w:spacing w:val="-2"/>
                <w:sz w:val="18"/>
              </w:rPr>
              <w:t xml:space="preserve"> rules</w:t>
            </w:r>
          </w:p>
        </w:tc>
        <w:tc>
          <w:tcPr>
            <w:tcW w:w="1335" w:type="dxa"/>
          </w:tcPr>
          <w:p w14:paraId="3184C702" w14:textId="77777777" w:rsidR="006A6872" w:rsidRPr="00A92DD6" w:rsidRDefault="00270EC8">
            <w:pPr>
              <w:pStyle w:val="TableParagraph"/>
              <w:ind w:left="9" w:right="1"/>
              <w:jc w:val="center"/>
              <w:rPr>
                <w:sz w:val="18"/>
              </w:rPr>
            </w:pPr>
            <w:r w:rsidRPr="00A92DD6">
              <w:rPr>
                <w:spacing w:val="-10"/>
                <w:sz w:val="18"/>
              </w:rPr>
              <w:t>√</w:t>
            </w:r>
          </w:p>
        </w:tc>
        <w:tc>
          <w:tcPr>
            <w:tcW w:w="1147" w:type="dxa"/>
          </w:tcPr>
          <w:p w14:paraId="3184C703" w14:textId="77777777" w:rsidR="006A6872" w:rsidRPr="00A92DD6" w:rsidRDefault="006A6872" w:rsidP="00C67C9C">
            <w:pPr>
              <w:pStyle w:val="TableParagraph"/>
              <w:spacing w:before="0"/>
              <w:jc w:val="center"/>
              <w:rPr>
                <w:rFonts w:ascii="Times New Roman"/>
                <w:sz w:val="18"/>
              </w:rPr>
            </w:pPr>
          </w:p>
        </w:tc>
      </w:tr>
    </w:tbl>
    <w:p w14:paraId="3184C705" w14:textId="77777777" w:rsidR="006A6872" w:rsidRPr="008E038B" w:rsidRDefault="00270EC8" w:rsidP="00787C5F">
      <w:pPr>
        <w:pStyle w:val="Titre3"/>
        <w:numPr>
          <w:ilvl w:val="0"/>
          <w:numId w:val="57"/>
        </w:numPr>
        <w:spacing w:before="240"/>
        <w:ind w:left="782" w:hanging="357"/>
        <w:rPr>
          <w:rFonts w:asciiTheme="minorHAnsi" w:hAnsiTheme="minorHAnsi" w:cstheme="minorHAnsi"/>
          <w:b/>
          <w:bCs/>
          <w:color w:val="auto"/>
          <w:sz w:val="20"/>
          <w:szCs w:val="20"/>
        </w:rPr>
      </w:pPr>
      <w:r w:rsidRPr="00A92DD6">
        <w:rPr>
          <w:rFonts w:asciiTheme="minorHAnsi" w:hAnsiTheme="minorHAnsi" w:cstheme="minorHAnsi"/>
          <w:b/>
          <w:bCs/>
          <w:color w:val="auto"/>
          <w:sz w:val="20"/>
          <w:szCs w:val="20"/>
        </w:rPr>
        <w:t>Application Management</w:t>
      </w:r>
    </w:p>
    <w:tbl>
      <w:tblPr>
        <w:tblStyle w:val="TableNormal1"/>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91"/>
        <w:gridCol w:w="1335"/>
        <w:gridCol w:w="1147"/>
      </w:tblGrid>
      <w:tr w:rsidR="00CD4B8E" w:rsidRPr="00A92DD6" w14:paraId="3184C708" w14:textId="77777777">
        <w:trPr>
          <w:trHeight w:val="340"/>
        </w:trPr>
        <w:tc>
          <w:tcPr>
            <w:tcW w:w="6891" w:type="dxa"/>
            <w:shd w:val="clear" w:color="auto" w:fill="D9D9D9"/>
          </w:tcPr>
          <w:p w14:paraId="3184C706" w14:textId="43881DC0" w:rsidR="006A6872" w:rsidRPr="00A92DD6" w:rsidRDefault="004714B6">
            <w:pPr>
              <w:pStyle w:val="TableParagraph"/>
              <w:spacing w:before="61"/>
              <w:ind w:left="11" w:right="1"/>
              <w:jc w:val="center"/>
              <w:rPr>
                <w:b/>
                <w:sz w:val="18"/>
              </w:rPr>
            </w:pPr>
            <w:r w:rsidRPr="00A92DD6">
              <w:rPr>
                <w:b/>
                <w:spacing w:val="-2"/>
                <w:sz w:val="18"/>
              </w:rPr>
              <w:t>Activities</w:t>
            </w:r>
          </w:p>
        </w:tc>
        <w:tc>
          <w:tcPr>
            <w:tcW w:w="2482" w:type="dxa"/>
            <w:gridSpan w:val="2"/>
            <w:shd w:val="clear" w:color="auto" w:fill="D9D9D9"/>
          </w:tcPr>
          <w:p w14:paraId="3184C707" w14:textId="77777777" w:rsidR="006A6872" w:rsidRPr="00A92DD6" w:rsidRDefault="00270EC8">
            <w:pPr>
              <w:pStyle w:val="TableParagraph"/>
              <w:spacing w:before="61"/>
              <w:ind w:left="799"/>
              <w:rPr>
                <w:b/>
                <w:sz w:val="18"/>
              </w:rPr>
            </w:pPr>
            <w:r w:rsidRPr="00A92DD6">
              <w:rPr>
                <w:b/>
                <w:spacing w:val="-2"/>
                <w:sz w:val="18"/>
              </w:rPr>
              <w:t>Responsible</w:t>
            </w:r>
          </w:p>
        </w:tc>
      </w:tr>
      <w:tr w:rsidR="00CD4B8E" w:rsidRPr="00A92DD6" w14:paraId="3184C70C" w14:textId="77777777">
        <w:trPr>
          <w:trHeight w:val="338"/>
        </w:trPr>
        <w:tc>
          <w:tcPr>
            <w:tcW w:w="6891" w:type="dxa"/>
          </w:tcPr>
          <w:p w14:paraId="3184C709" w14:textId="77777777" w:rsidR="006A6872" w:rsidRPr="00A92DD6" w:rsidRDefault="006A6872">
            <w:pPr>
              <w:pStyle w:val="TableParagraph"/>
              <w:spacing w:before="0"/>
              <w:rPr>
                <w:rFonts w:ascii="Times New Roman"/>
                <w:sz w:val="18"/>
              </w:rPr>
            </w:pPr>
          </w:p>
        </w:tc>
        <w:tc>
          <w:tcPr>
            <w:tcW w:w="1335" w:type="dxa"/>
          </w:tcPr>
          <w:p w14:paraId="3184C70A" w14:textId="77777777" w:rsidR="006A6872" w:rsidRPr="00A92DD6" w:rsidRDefault="00270EC8">
            <w:pPr>
              <w:pStyle w:val="TableParagraph"/>
              <w:spacing w:before="61"/>
              <w:ind w:left="9"/>
              <w:jc w:val="center"/>
              <w:rPr>
                <w:b/>
                <w:sz w:val="18"/>
              </w:rPr>
            </w:pPr>
            <w:r w:rsidRPr="00A92DD6">
              <w:rPr>
                <w:b/>
                <w:spacing w:val="-2"/>
                <w:sz w:val="18"/>
              </w:rPr>
              <w:t>Client</w:t>
            </w:r>
          </w:p>
        </w:tc>
        <w:tc>
          <w:tcPr>
            <w:tcW w:w="1147" w:type="dxa"/>
          </w:tcPr>
          <w:p w14:paraId="3184C70B" w14:textId="77777777" w:rsidR="006A6872" w:rsidRPr="00A92DD6" w:rsidRDefault="00270EC8">
            <w:pPr>
              <w:pStyle w:val="TableParagraph"/>
              <w:spacing w:before="61"/>
              <w:ind w:left="271"/>
              <w:rPr>
                <w:b/>
                <w:sz w:val="18"/>
              </w:rPr>
            </w:pPr>
            <w:r w:rsidRPr="00A92DD6">
              <w:rPr>
                <w:b/>
                <w:spacing w:val="-2"/>
                <w:sz w:val="18"/>
              </w:rPr>
              <w:t>Supplier</w:t>
            </w:r>
          </w:p>
        </w:tc>
      </w:tr>
      <w:tr w:rsidR="00CD4B8E" w:rsidRPr="00A92DD6" w14:paraId="3184C710" w14:textId="77777777">
        <w:trPr>
          <w:trHeight w:val="482"/>
        </w:trPr>
        <w:tc>
          <w:tcPr>
            <w:tcW w:w="6891" w:type="dxa"/>
          </w:tcPr>
          <w:p w14:paraId="3184C70D" w14:textId="67322725" w:rsidR="006A6872" w:rsidRPr="00A92DD6" w:rsidRDefault="00270EC8">
            <w:pPr>
              <w:pStyle w:val="TableParagraph"/>
              <w:ind w:left="107"/>
              <w:rPr>
                <w:sz w:val="18"/>
              </w:rPr>
            </w:pPr>
            <w:r w:rsidRPr="00A92DD6">
              <w:rPr>
                <w:sz w:val="18"/>
              </w:rPr>
              <w:t>Management,</w:t>
            </w:r>
            <w:r w:rsidRPr="00A92DD6">
              <w:rPr>
                <w:spacing w:val="-6"/>
                <w:sz w:val="18"/>
              </w:rPr>
              <w:t xml:space="preserve"> </w:t>
            </w:r>
            <w:r w:rsidRPr="00A92DD6">
              <w:rPr>
                <w:sz w:val="18"/>
              </w:rPr>
              <w:t>configuration,</w:t>
            </w:r>
            <w:r w:rsidRPr="00A92DD6">
              <w:rPr>
                <w:spacing w:val="-6"/>
                <w:sz w:val="18"/>
              </w:rPr>
              <w:t xml:space="preserve"> </w:t>
            </w:r>
            <w:r w:rsidRPr="00A92DD6">
              <w:rPr>
                <w:sz w:val="18"/>
              </w:rPr>
              <w:t>support,</w:t>
            </w:r>
            <w:r w:rsidRPr="00A92DD6">
              <w:rPr>
                <w:spacing w:val="-6"/>
                <w:sz w:val="18"/>
              </w:rPr>
              <w:t xml:space="preserve"> </w:t>
            </w:r>
            <w:r w:rsidRPr="00A92DD6">
              <w:rPr>
                <w:sz w:val="18"/>
              </w:rPr>
              <w:t>monitoring,</w:t>
            </w:r>
            <w:r w:rsidRPr="00A92DD6">
              <w:rPr>
                <w:spacing w:val="-6"/>
                <w:sz w:val="18"/>
              </w:rPr>
              <w:t xml:space="preserve"> </w:t>
            </w:r>
            <w:r w:rsidRPr="00A92DD6">
              <w:rPr>
                <w:sz w:val="18"/>
              </w:rPr>
              <w:t>backup,</w:t>
            </w:r>
            <w:r w:rsidRPr="00A92DD6">
              <w:rPr>
                <w:spacing w:val="-6"/>
                <w:sz w:val="18"/>
              </w:rPr>
              <w:t xml:space="preserve"> </w:t>
            </w:r>
            <w:r w:rsidRPr="00A92DD6">
              <w:rPr>
                <w:sz w:val="18"/>
              </w:rPr>
              <w:t>patching</w:t>
            </w:r>
            <w:r w:rsidRPr="00A92DD6">
              <w:rPr>
                <w:spacing w:val="-3"/>
                <w:sz w:val="18"/>
              </w:rPr>
              <w:t xml:space="preserve"> </w:t>
            </w:r>
            <w:r w:rsidRPr="00A92DD6">
              <w:rPr>
                <w:sz w:val="18"/>
              </w:rPr>
              <w:t>and</w:t>
            </w:r>
            <w:r w:rsidRPr="00A92DD6">
              <w:rPr>
                <w:spacing w:val="-6"/>
                <w:sz w:val="18"/>
              </w:rPr>
              <w:t xml:space="preserve"> </w:t>
            </w:r>
            <w:r w:rsidRPr="00A92DD6">
              <w:rPr>
                <w:sz w:val="18"/>
              </w:rPr>
              <w:t>troubleshooting</w:t>
            </w:r>
            <w:r w:rsidRPr="00A92DD6">
              <w:rPr>
                <w:spacing w:val="-6"/>
                <w:sz w:val="18"/>
              </w:rPr>
              <w:t xml:space="preserve"> </w:t>
            </w:r>
            <w:r w:rsidRPr="00A92DD6">
              <w:rPr>
                <w:sz w:val="18"/>
              </w:rPr>
              <w:t xml:space="preserve">of </w:t>
            </w:r>
            <w:ins w:id="1813" w:author="Vincent Boisclair" w:date="2025-12-05T08:35:00Z" w16du:dateUtc="2025-12-05T13:35:00Z">
              <w:r w:rsidR="001F2E06" w:rsidRPr="001F2E06">
                <w:rPr>
                  <w:spacing w:val="-2"/>
                  <w:sz w:val="18"/>
                </w:rPr>
                <w:t>Client-Managed Services</w:t>
              </w:r>
            </w:ins>
            <w:del w:id="1814" w:author="Vincent Boisclair" w:date="2025-12-05T08:35:00Z" w16du:dateUtc="2025-12-05T13:35:00Z">
              <w:r w:rsidRPr="00A92DD6" w:rsidDel="001F2E06">
                <w:rPr>
                  <w:spacing w:val="-2"/>
                  <w:sz w:val="18"/>
                </w:rPr>
                <w:delText>Applications</w:delText>
              </w:r>
            </w:del>
          </w:p>
        </w:tc>
        <w:tc>
          <w:tcPr>
            <w:tcW w:w="1335" w:type="dxa"/>
          </w:tcPr>
          <w:p w14:paraId="3184C70E" w14:textId="77777777" w:rsidR="006A6872" w:rsidRPr="00A92DD6" w:rsidRDefault="00270EC8">
            <w:pPr>
              <w:pStyle w:val="TableParagraph"/>
              <w:spacing w:before="131"/>
              <w:ind w:left="9" w:right="1"/>
              <w:jc w:val="center"/>
              <w:rPr>
                <w:sz w:val="18"/>
              </w:rPr>
            </w:pPr>
            <w:r w:rsidRPr="00A92DD6">
              <w:rPr>
                <w:spacing w:val="-10"/>
                <w:sz w:val="18"/>
              </w:rPr>
              <w:t>√</w:t>
            </w:r>
          </w:p>
        </w:tc>
        <w:tc>
          <w:tcPr>
            <w:tcW w:w="1147" w:type="dxa"/>
          </w:tcPr>
          <w:p w14:paraId="3184C70F" w14:textId="77777777" w:rsidR="006A6872" w:rsidRPr="00A92DD6" w:rsidRDefault="006A6872" w:rsidP="00C67C9C">
            <w:pPr>
              <w:pStyle w:val="TableParagraph"/>
              <w:spacing w:before="0"/>
              <w:jc w:val="center"/>
              <w:rPr>
                <w:rFonts w:ascii="Times New Roman"/>
                <w:sz w:val="18"/>
              </w:rPr>
            </w:pPr>
          </w:p>
        </w:tc>
      </w:tr>
    </w:tbl>
    <w:p w14:paraId="51E1AFB7" w14:textId="251A0A91" w:rsidR="004958D2" w:rsidRDefault="00270EC8" w:rsidP="004958D2">
      <w:pPr>
        <w:pStyle w:val="Titre3"/>
        <w:numPr>
          <w:ilvl w:val="0"/>
          <w:numId w:val="57"/>
        </w:numPr>
        <w:spacing w:before="240"/>
        <w:ind w:left="782" w:hanging="357"/>
        <w:rPr>
          <w:ins w:id="1815" w:author="Vincent Boisclair" w:date="2025-12-08T14:27:00Z" w16du:dateUtc="2025-12-08T19:27:00Z"/>
          <w:rFonts w:asciiTheme="minorHAnsi" w:hAnsiTheme="minorHAnsi" w:cstheme="minorHAnsi"/>
          <w:b/>
          <w:bCs/>
          <w:color w:val="auto"/>
          <w:sz w:val="20"/>
          <w:szCs w:val="20"/>
        </w:rPr>
      </w:pPr>
      <w:commentRangeStart w:id="1816"/>
      <w:r w:rsidRPr="00A92DD6">
        <w:rPr>
          <w:rFonts w:asciiTheme="minorHAnsi" w:hAnsiTheme="minorHAnsi" w:cstheme="minorHAnsi"/>
          <w:b/>
          <w:bCs/>
          <w:color w:val="auto"/>
          <w:sz w:val="20"/>
          <w:szCs w:val="20"/>
        </w:rPr>
        <w:t>Security</w:t>
      </w:r>
      <w:commentRangeEnd w:id="1816"/>
      <w:r w:rsidR="00315F49">
        <w:rPr>
          <w:rStyle w:val="Marquedecommentaire"/>
          <w:rFonts w:asciiTheme="minorHAnsi" w:hAnsiTheme="minorHAnsi" w:cstheme="minorHAnsi"/>
          <w:b/>
          <w:bCs/>
          <w:color w:val="auto"/>
          <w:sz w:val="20"/>
          <w:szCs w:val="20"/>
        </w:rPr>
        <w:commentReference w:id="1816"/>
      </w:r>
    </w:p>
    <w:p w14:paraId="152833F1" w14:textId="240D0834" w:rsidR="00A71524" w:rsidRPr="00A71524" w:rsidRDefault="00A71524" w:rsidP="00A71524">
      <w:pPr>
        <w:rPr>
          <w:ins w:id="1817" w:author="Vincent Boisclair" w:date="2025-12-12T15:21:00Z" w16du:dateUtc="2025-12-12T20:21:00Z"/>
          <w:b/>
          <w:bCs/>
        </w:rPr>
      </w:pPr>
      <w:ins w:id="1818" w:author="Vincent Boisclair" w:date="2025-12-12T15:21:00Z" w16du:dateUtc="2025-12-12T20:21:00Z">
        <w:r w:rsidRPr="00A71524">
          <w:rPr>
            <w:b/>
            <w:bCs/>
            <w:highlight w:val="cyan"/>
          </w:rPr>
          <w:t xml:space="preserve">--------------------&gt; </w:t>
        </w:r>
      </w:ins>
      <w:commentRangeStart w:id="1819"/>
      <w:ins w:id="1820" w:author="Vincent Boisclair" w:date="2025-12-12T15:19:00Z" w16du:dateUtc="2025-12-12T20:19:00Z">
        <w:r w:rsidR="00DE0D6A" w:rsidRPr="006D19D5">
          <w:rPr>
            <w:b/>
            <w:bCs/>
            <w:highlight w:val="cyan"/>
          </w:rPr>
          <w:t>DELETE START</w:t>
        </w:r>
        <w:r w:rsidR="00DE0D6A">
          <w:rPr>
            <w:b/>
            <w:bCs/>
            <w:highlight w:val="cyan"/>
          </w:rPr>
          <w:t>ING</w:t>
        </w:r>
        <w:r w:rsidR="00DE0D6A" w:rsidRPr="006D19D5">
          <w:rPr>
            <w:b/>
            <w:bCs/>
            <w:highlight w:val="cyan"/>
          </w:rPr>
          <w:t xml:space="preserve"> HERE</w:t>
        </w:r>
      </w:ins>
      <w:commentRangeEnd w:id="1819"/>
      <w:r w:rsidR="00DE0D6A" w:rsidRPr="00A71524">
        <w:rPr>
          <w:rStyle w:val="Marquedecommentaire"/>
          <w:b/>
          <w:bCs/>
          <w:sz w:val="22"/>
          <w:szCs w:val="22"/>
        </w:rPr>
        <w:commentReference w:id="1819"/>
      </w:r>
    </w:p>
    <w:p w14:paraId="425D6BA8" w14:textId="77777777" w:rsidR="00A71524" w:rsidRDefault="00A71524" w:rsidP="00A71524">
      <w:pPr>
        <w:rPr>
          <w:ins w:id="1821" w:author="Vincent Boisclair" w:date="2025-12-12T15:21:00Z" w16du:dateUtc="2025-12-12T20:21:00Z"/>
        </w:rPr>
      </w:pPr>
      <w:ins w:id="1822" w:author="Vincent Boisclair" w:date="2025-12-12T15:21:00Z" w16du:dateUtc="2025-12-12T20:21:00Z">
        <w:r w:rsidRPr="00A71524">
          <w:rPr>
            <w:highlight w:val="cyan"/>
          </w:rPr>
          <w:t>The following table is replaced with the section starting at i. below:</w:t>
        </w:r>
      </w:ins>
    </w:p>
    <w:p w14:paraId="637A27E4" w14:textId="3BDFA557" w:rsidR="004958D2" w:rsidRPr="00B234EE" w:rsidDel="00257BD4" w:rsidRDefault="004958D2" w:rsidP="006D19D5">
      <w:pPr>
        <w:rPr>
          <w:del w:id="1823" w:author="Vincent Boisclair" w:date="2025-12-08T14:39:00Z" w16du:dateUtc="2025-12-08T19:39:00Z"/>
        </w:rPr>
      </w:pPr>
    </w:p>
    <w:tbl>
      <w:tblPr>
        <w:tblStyle w:val="TableNormal1"/>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91"/>
        <w:gridCol w:w="1335"/>
        <w:gridCol w:w="1147"/>
      </w:tblGrid>
      <w:tr w:rsidR="00CD4B8E" w:rsidRPr="00A92DD6" w14:paraId="3184C714" w14:textId="77777777">
        <w:trPr>
          <w:trHeight w:val="340"/>
        </w:trPr>
        <w:tc>
          <w:tcPr>
            <w:tcW w:w="6891" w:type="dxa"/>
            <w:shd w:val="clear" w:color="auto" w:fill="D9D9D9"/>
          </w:tcPr>
          <w:p w14:paraId="3184C712" w14:textId="53543457" w:rsidR="006A6872" w:rsidRPr="00A92DD6" w:rsidRDefault="003F14B3">
            <w:pPr>
              <w:pStyle w:val="TableParagraph"/>
              <w:spacing w:before="61"/>
              <w:ind w:left="11" w:right="5"/>
              <w:jc w:val="center"/>
              <w:rPr>
                <w:b/>
                <w:sz w:val="18"/>
              </w:rPr>
            </w:pPr>
            <w:r w:rsidRPr="00A92DD6">
              <w:rPr>
                <w:b/>
                <w:spacing w:val="-2"/>
                <w:sz w:val="18"/>
              </w:rPr>
              <w:t>Activities</w:t>
            </w:r>
          </w:p>
        </w:tc>
        <w:tc>
          <w:tcPr>
            <w:tcW w:w="2482" w:type="dxa"/>
            <w:gridSpan w:val="2"/>
            <w:shd w:val="clear" w:color="auto" w:fill="D9D9D9"/>
          </w:tcPr>
          <w:p w14:paraId="3184C713" w14:textId="77777777" w:rsidR="006A6872" w:rsidRPr="00A92DD6" w:rsidRDefault="00270EC8">
            <w:pPr>
              <w:pStyle w:val="TableParagraph"/>
              <w:spacing w:before="61"/>
              <w:ind w:left="799"/>
              <w:rPr>
                <w:b/>
                <w:sz w:val="18"/>
              </w:rPr>
            </w:pPr>
            <w:r w:rsidRPr="00A92DD6">
              <w:rPr>
                <w:b/>
                <w:spacing w:val="-2"/>
                <w:sz w:val="18"/>
              </w:rPr>
              <w:t>Responsible</w:t>
            </w:r>
          </w:p>
        </w:tc>
      </w:tr>
      <w:tr w:rsidR="00CD4B8E" w:rsidRPr="00A92DD6" w14:paraId="3184C718" w14:textId="77777777">
        <w:trPr>
          <w:trHeight w:val="337"/>
        </w:trPr>
        <w:tc>
          <w:tcPr>
            <w:tcW w:w="6891" w:type="dxa"/>
          </w:tcPr>
          <w:p w14:paraId="3184C715" w14:textId="77777777" w:rsidR="006A6872" w:rsidRPr="00A92DD6" w:rsidRDefault="006A6872">
            <w:pPr>
              <w:pStyle w:val="TableParagraph"/>
              <w:spacing w:before="0"/>
              <w:rPr>
                <w:rFonts w:ascii="Times New Roman"/>
                <w:sz w:val="18"/>
              </w:rPr>
            </w:pPr>
          </w:p>
        </w:tc>
        <w:tc>
          <w:tcPr>
            <w:tcW w:w="1335" w:type="dxa"/>
          </w:tcPr>
          <w:p w14:paraId="3184C716" w14:textId="77777777" w:rsidR="006A6872" w:rsidRPr="00A92DD6" w:rsidRDefault="00270EC8">
            <w:pPr>
              <w:pStyle w:val="TableParagraph"/>
              <w:spacing w:before="61"/>
              <w:ind w:left="9"/>
              <w:jc w:val="center"/>
              <w:rPr>
                <w:b/>
                <w:sz w:val="18"/>
              </w:rPr>
            </w:pPr>
            <w:r w:rsidRPr="00A92DD6">
              <w:rPr>
                <w:b/>
                <w:spacing w:val="-2"/>
                <w:sz w:val="18"/>
              </w:rPr>
              <w:t>Client</w:t>
            </w:r>
          </w:p>
        </w:tc>
        <w:tc>
          <w:tcPr>
            <w:tcW w:w="1147" w:type="dxa"/>
          </w:tcPr>
          <w:p w14:paraId="3184C717" w14:textId="77777777" w:rsidR="006A6872" w:rsidRPr="00A92DD6" w:rsidRDefault="00270EC8">
            <w:pPr>
              <w:pStyle w:val="TableParagraph"/>
              <w:spacing w:before="61"/>
              <w:ind w:left="34" w:right="27"/>
              <w:jc w:val="center"/>
              <w:rPr>
                <w:b/>
                <w:sz w:val="18"/>
              </w:rPr>
            </w:pPr>
            <w:r w:rsidRPr="00A92DD6">
              <w:rPr>
                <w:b/>
                <w:spacing w:val="-2"/>
                <w:sz w:val="18"/>
              </w:rPr>
              <w:t>Supplier</w:t>
            </w:r>
          </w:p>
        </w:tc>
      </w:tr>
      <w:tr w:rsidR="00CD4B8E" w:rsidRPr="00A92DD6" w14:paraId="3184C71C" w14:textId="77777777">
        <w:trPr>
          <w:trHeight w:val="261"/>
        </w:trPr>
        <w:tc>
          <w:tcPr>
            <w:tcW w:w="6891" w:type="dxa"/>
          </w:tcPr>
          <w:p w14:paraId="3184C719" w14:textId="77777777" w:rsidR="006A6872" w:rsidRPr="00A92DD6" w:rsidRDefault="00270EC8">
            <w:pPr>
              <w:pStyle w:val="TableParagraph"/>
              <w:ind w:left="107"/>
              <w:rPr>
                <w:sz w:val="18"/>
              </w:rPr>
            </w:pPr>
            <w:r w:rsidRPr="00A92DD6">
              <w:rPr>
                <w:sz w:val="18"/>
              </w:rPr>
              <w:t>Access</w:t>
            </w:r>
            <w:r w:rsidRPr="00A92DD6">
              <w:rPr>
                <w:spacing w:val="-3"/>
                <w:sz w:val="18"/>
              </w:rPr>
              <w:t xml:space="preserve"> </w:t>
            </w:r>
            <w:r w:rsidRPr="00A92DD6">
              <w:rPr>
                <w:sz w:val="18"/>
              </w:rPr>
              <w:t>review</w:t>
            </w:r>
            <w:r w:rsidRPr="00A92DD6">
              <w:rPr>
                <w:spacing w:val="-2"/>
                <w:sz w:val="18"/>
              </w:rPr>
              <w:t xml:space="preserve"> </w:t>
            </w:r>
            <w:r w:rsidRPr="00A92DD6">
              <w:rPr>
                <w:sz w:val="18"/>
              </w:rPr>
              <w:t>of</w:t>
            </w:r>
            <w:r w:rsidRPr="00A92DD6">
              <w:rPr>
                <w:spacing w:val="-3"/>
                <w:sz w:val="18"/>
              </w:rPr>
              <w:t xml:space="preserve"> </w:t>
            </w:r>
            <w:r w:rsidRPr="00A92DD6">
              <w:rPr>
                <w:sz w:val="18"/>
              </w:rPr>
              <w:t>Supplier</w:t>
            </w:r>
            <w:r w:rsidRPr="00A92DD6">
              <w:rPr>
                <w:spacing w:val="-2"/>
                <w:sz w:val="18"/>
              </w:rPr>
              <w:t xml:space="preserve"> </w:t>
            </w:r>
            <w:r w:rsidRPr="00A92DD6">
              <w:rPr>
                <w:sz w:val="18"/>
              </w:rPr>
              <w:t>access</w:t>
            </w:r>
            <w:r w:rsidRPr="00A92DD6">
              <w:rPr>
                <w:spacing w:val="-3"/>
                <w:sz w:val="18"/>
              </w:rPr>
              <w:t xml:space="preserve"> </w:t>
            </w:r>
            <w:r w:rsidRPr="00A92DD6">
              <w:rPr>
                <w:sz w:val="18"/>
              </w:rPr>
              <w:t>to</w:t>
            </w:r>
            <w:r w:rsidRPr="00AF4A32">
              <w:rPr>
                <w:sz w:val="18"/>
              </w:rPr>
              <w:t xml:space="preserve"> </w:t>
            </w:r>
            <w:r w:rsidR="008273ED" w:rsidRPr="00A92DD6">
              <w:rPr>
                <w:sz w:val="18"/>
              </w:rPr>
              <w:t>the</w:t>
            </w:r>
            <w:r w:rsidRPr="00A92DD6">
              <w:rPr>
                <w:spacing w:val="-2"/>
                <w:sz w:val="18"/>
              </w:rPr>
              <w:t xml:space="preserve"> </w:t>
            </w:r>
            <w:r w:rsidRPr="00A92DD6">
              <w:rPr>
                <w:sz w:val="18"/>
              </w:rPr>
              <w:t>Client</w:t>
            </w:r>
            <w:r w:rsidRPr="00A92DD6">
              <w:rPr>
                <w:spacing w:val="-1"/>
                <w:sz w:val="18"/>
              </w:rPr>
              <w:t xml:space="preserve"> </w:t>
            </w:r>
            <w:r w:rsidRPr="00A92DD6">
              <w:rPr>
                <w:spacing w:val="-2"/>
                <w:sz w:val="18"/>
              </w:rPr>
              <w:t>environment</w:t>
            </w:r>
          </w:p>
        </w:tc>
        <w:tc>
          <w:tcPr>
            <w:tcW w:w="1335" w:type="dxa"/>
          </w:tcPr>
          <w:p w14:paraId="3184C71A" w14:textId="77777777" w:rsidR="006A6872" w:rsidRPr="00A92DD6" w:rsidRDefault="006A6872" w:rsidP="00C67C9C">
            <w:pPr>
              <w:pStyle w:val="TableParagraph"/>
              <w:spacing w:before="0"/>
              <w:jc w:val="center"/>
              <w:rPr>
                <w:rFonts w:ascii="Times New Roman"/>
                <w:sz w:val="18"/>
              </w:rPr>
            </w:pPr>
          </w:p>
        </w:tc>
        <w:tc>
          <w:tcPr>
            <w:tcW w:w="1147" w:type="dxa"/>
          </w:tcPr>
          <w:p w14:paraId="3184C71B" w14:textId="77777777" w:rsidR="006A6872" w:rsidRPr="00A92DD6" w:rsidRDefault="00270EC8">
            <w:pPr>
              <w:pStyle w:val="TableParagraph"/>
              <w:ind w:left="8" w:right="35"/>
              <w:jc w:val="center"/>
              <w:rPr>
                <w:sz w:val="18"/>
              </w:rPr>
            </w:pPr>
            <w:r w:rsidRPr="00A92DD6">
              <w:rPr>
                <w:spacing w:val="-10"/>
                <w:sz w:val="18"/>
              </w:rPr>
              <w:t>√</w:t>
            </w:r>
          </w:p>
        </w:tc>
      </w:tr>
      <w:tr w:rsidR="00CD4B8E" w:rsidRPr="00A92DD6" w14:paraId="3184C720" w14:textId="77777777">
        <w:trPr>
          <w:trHeight w:val="258"/>
        </w:trPr>
        <w:tc>
          <w:tcPr>
            <w:tcW w:w="6891" w:type="dxa"/>
          </w:tcPr>
          <w:p w14:paraId="3184C71D" w14:textId="77777777" w:rsidR="006A6872" w:rsidRPr="00C5484C" w:rsidRDefault="00270EC8">
            <w:pPr>
              <w:pStyle w:val="TableParagraph"/>
              <w:spacing w:line="218" w:lineRule="exact"/>
              <w:ind w:left="107"/>
              <w:rPr>
                <w:sz w:val="18"/>
              </w:rPr>
            </w:pPr>
            <w:r w:rsidRPr="00C5484C">
              <w:rPr>
                <w:sz w:val="18"/>
              </w:rPr>
              <w:t>Securely</w:t>
            </w:r>
            <w:r w:rsidRPr="00C5484C">
              <w:rPr>
                <w:spacing w:val="-3"/>
                <w:sz w:val="18"/>
              </w:rPr>
              <w:t xml:space="preserve"> </w:t>
            </w:r>
            <w:r w:rsidRPr="00C5484C">
              <w:rPr>
                <w:sz w:val="18"/>
              </w:rPr>
              <w:t>manage</w:t>
            </w:r>
            <w:r w:rsidRPr="00C5484C">
              <w:rPr>
                <w:spacing w:val="-2"/>
                <w:sz w:val="18"/>
              </w:rPr>
              <w:t xml:space="preserve"> </w:t>
            </w:r>
            <w:r w:rsidRPr="00C5484C">
              <w:rPr>
                <w:sz w:val="18"/>
              </w:rPr>
              <w:t>Supplier</w:t>
            </w:r>
            <w:r w:rsidRPr="00C5484C">
              <w:rPr>
                <w:spacing w:val="-3"/>
                <w:sz w:val="18"/>
              </w:rPr>
              <w:t xml:space="preserve"> </w:t>
            </w:r>
            <w:r w:rsidRPr="00C5484C">
              <w:rPr>
                <w:sz w:val="18"/>
              </w:rPr>
              <w:t>access</w:t>
            </w:r>
            <w:r w:rsidRPr="00C5484C">
              <w:rPr>
                <w:spacing w:val="-2"/>
                <w:sz w:val="18"/>
              </w:rPr>
              <w:t xml:space="preserve"> </w:t>
            </w:r>
            <w:r w:rsidRPr="00C5484C">
              <w:rPr>
                <w:sz w:val="18"/>
              </w:rPr>
              <w:t>to</w:t>
            </w:r>
            <w:r w:rsidRPr="00C5484C">
              <w:rPr>
                <w:spacing w:val="-3"/>
                <w:sz w:val="18"/>
              </w:rPr>
              <w:t xml:space="preserve"> </w:t>
            </w:r>
            <w:r w:rsidR="00DC28F3" w:rsidRPr="00C5484C">
              <w:rPr>
                <w:spacing w:val="-3"/>
                <w:sz w:val="18"/>
              </w:rPr>
              <w:t xml:space="preserve">the </w:t>
            </w:r>
            <w:r w:rsidRPr="00C5484C">
              <w:rPr>
                <w:sz w:val="18"/>
              </w:rPr>
              <w:t>Client</w:t>
            </w:r>
            <w:r w:rsidRPr="00C5484C">
              <w:rPr>
                <w:spacing w:val="-2"/>
                <w:sz w:val="18"/>
              </w:rPr>
              <w:t xml:space="preserve"> environment</w:t>
            </w:r>
          </w:p>
        </w:tc>
        <w:tc>
          <w:tcPr>
            <w:tcW w:w="1335" w:type="dxa"/>
          </w:tcPr>
          <w:p w14:paraId="3184C71E" w14:textId="6068BD67" w:rsidR="006A6872" w:rsidRPr="00A92DD6" w:rsidRDefault="006A6872">
            <w:pPr>
              <w:pStyle w:val="TableParagraph"/>
              <w:spacing w:line="218" w:lineRule="exact"/>
              <w:ind w:left="9" w:right="1"/>
              <w:jc w:val="center"/>
              <w:rPr>
                <w:sz w:val="18"/>
              </w:rPr>
            </w:pPr>
          </w:p>
        </w:tc>
        <w:tc>
          <w:tcPr>
            <w:tcW w:w="1147" w:type="dxa"/>
          </w:tcPr>
          <w:p w14:paraId="3184C71F" w14:textId="61B36593" w:rsidR="006A6872" w:rsidRPr="00A92DD6" w:rsidRDefault="00972751" w:rsidP="00C67C9C">
            <w:pPr>
              <w:pStyle w:val="TableParagraph"/>
              <w:spacing w:before="0"/>
              <w:jc w:val="center"/>
              <w:rPr>
                <w:rFonts w:ascii="Times New Roman"/>
                <w:sz w:val="18"/>
              </w:rPr>
            </w:pPr>
            <w:r w:rsidRPr="00A92DD6">
              <w:rPr>
                <w:spacing w:val="-10"/>
                <w:sz w:val="18"/>
              </w:rPr>
              <w:t>√</w:t>
            </w:r>
          </w:p>
        </w:tc>
      </w:tr>
      <w:tr w:rsidR="00CD4B8E" w:rsidRPr="00A92DD6" w14:paraId="3A02175B" w14:textId="6894D9A3">
        <w:trPr>
          <w:trHeight w:val="258"/>
          <w:ins w:id="1824" w:author="iA" w:date="2025-10-14T14:20:00Z"/>
        </w:trPr>
        <w:tc>
          <w:tcPr>
            <w:tcW w:w="6891" w:type="dxa"/>
          </w:tcPr>
          <w:p w14:paraId="0817322C" w14:textId="63ACE905" w:rsidR="00FD21D1" w:rsidRPr="00C5484C" w:rsidRDefault="002048EF">
            <w:pPr>
              <w:pStyle w:val="TableParagraph"/>
              <w:spacing w:line="218" w:lineRule="exact"/>
              <w:ind w:left="107"/>
              <w:rPr>
                <w:ins w:id="1825" w:author="iA" w:date="2025-10-14T14:20:00Z" w16du:dateUtc="2025-10-14T18:20:00Z"/>
                <w:sz w:val="18"/>
              </w:rPr>
            </w:pPr>
            <w:ins w:id="1826" w:author="iA" w:date="2025-10-14T14:20:00Z" w16du:dateUtc="2025-10-14T18:20:00Z">
              <w:r w:rsidRPr="00C5484C">
                <w:rPr>
                  <w:sz w:val="18"/>
                </w:rPr>
                <w:t>Securely m</w:t>
              </w:r>
              <w:r w:rsidR="00240BD0" w:rsidRPr="00C5484C">
                <w:rPr>
                  <w:sz w:val="18"/>
                </w:rPr>
                <w:t xml:space="preserve">anage </w:t>
              </w:r>
              <w:r w:rsidRPr="00C5484C">
                <w:rPr>
                  <w:sz w:val="18"/>
                </w:rPr>
                <w:t>privileged</w:t>
              </w:r>
              <w:r w:rsidR="00240BD0" w:rsidRPr="00C5484C">
                <w:rPr>
                  <w:sz w:val="18"/>
                </w:rPr>
                <w:t xml:space="preserve"> </w:t>
              </w:r>
              <w:r w:rsidRPr="00C5484C">
                <w:rPr>
                  <w:sz w:val="18"/>
                </w:rPr>
                <w:t>a</w:t>
              </w:r>
              <w:r w:rsidR="00240BD0" w:rsidRPr="00C5484C">
                <w:rPr>
                  <w:sz w:val="18"/>
                </w:rPr>
                <w:t xml:space="preserve">ccounts </w:t>
              </w:r>
              <w:r w:rsidRPr="00C5484C">
                <w:rPr>
                  <w:sz w:val="18"/>
                </w:rPr>
                <w:t>e</w:t>
              </w:r>
              <w:r w:rsidR="00240BD0" w:rsidRPr="00C5484C">
                <w:rPr>
                  <w:sz w:val="18"/>
                </w:rPr>
                <w:t>levation</w:t>
              </w:r>
            </w:ins>
          </w:p>
        </w:tc>
        <w:tc>
          <w:tcPr>
            <w:tcW w:w="1335" w:type="dxa"/>
          </w:tcPr>
          <w:p w14:paraId="7CEC6785" w14:textId="7B74465F" w:rsidR="00FD21D1" w:rsidRPr="00A92DD6" w:rsidRDefault="00FD21D1">
            <w:pPr>
              <w:pStyle w:val="TableParagraph"/>
              <w:spacing w:line="218" w:lineRule="exact"/>
              <w:ind w:left="9" w:right="1"/>
              <w:jc w:val="center"/>
              <w:rPr>
                <w:ins w:id="1827" w:author="iA" w:date="2025-10-14T14:20:00Z" w16du:dateUtc="2025-10-14T18:20:00Z"/>
                <w:spacing w:val="-10"/>
                <w:sz w:val="18"/>
              </w:rPr>
            </w:pPr>
          </w:p>
        </w:tc>
        <w:tc>
          <w:tcPr>
            <w:tcW w:w="1147" w:type="dxa"/>
          </w:tcPr>
          <w:p w14:paraId="144C5999" w14:textId="7C086197" w:rsidR="00FD21D1" w:rsidRPr="00A92DD6" w:rsidRDefault="00C31E30" w:rsidP="00C67C9C">
            <w:pPr>
              <w:pStyle w:val="TableParagraph"/>
              <w:spacing w:before="0"/>
              <w:jc w:val="center"/>
              <w:rPr>
                <w:ins w:id="1828" w:author="iA" w:date="2025-10-14T14:20:00Z" w16du:dateUtc="2025-10-14T18:20:00Z"/>
                <w:spacing w:val="-10"/>
                <w:sz w:val="18"/>
              </w:rPr>
            </w:pPr>
            <w:ins w:id="1829" w:author="iA" w:date="2025-10-14T14:20:00Z" w16du:dateUtc="2025-10-14T18:20:00Z">
              <w:r w:rsidRPr="00A92DD6">
                <w:rPr>
                  <w:spacing w:val="-10"/>
                  <w:sz w:val="18"/>
                </w:rPr>
                <w:t>√</w:t>
              </w:r>
            </w:ins>
          </w:p>
        </w:tc>
      </w:tr>
      <w:tr w:rsidR="00CD4B8E" w:rsidRPr="00A92DD6" w14:paraId="56D12392" w14:textId="77777777">
        <w:trPr>
          <w:trHeight w:val="258"/>
        </w:trPr>
        <w:tc>
          <w:tcPr>
            <w:tcW w:w="6891" w:type="dxa"/>
          </w:tcPr>
          <w:p w14:paraId="661D632D" w14:textId="47DB6E49" w:rsidR="001B25D6" w:rsidRPr="00C5484C" w:rsidRDefault="00DE165D">
            <w:pPr>
              <w:pStyle w:val="TableParagraph"/>
              <w:spacing w:line="218" w:lineRule="exact"/>
              <w:ind w:left="107"/>
              <w:rPr>
                <w:sz w:val="18"/>
              </w:rPr>
            </w:pPr>
            <w:r w:rsidRPr="00C5484C">
              <w:rPr>
                <w:sz w:val="18"/>
              </w:rPr>
              <w:t>Provide</w:t>
            </w:r>
            <w:del w:id="1830" w:author="Vincent Boisclair" w:date="2025-12-05T08:37:00Z" w16du:dateUtc="2025-12-05T13:37:00Z">
              <w:r w:rsidRPr="00C5484C" w:rsidDel="008E5D79">
                <w:rPr>
                  <w:sz w:val="18"/>
                </w:rPr>
                <w:delText>s</w:delText>
              </w:r>
            </w:del>
            <w:r w:rsidRPr="00C5484C">
              <w:rPr>
                <w:sz w:val="18"/>
              </w:rPr>
              <w:t xml:space="preserve"> </w:t>
            </w:r>
            <w:r w:rsidR="00064A7D" w:rsidRPr="00C5484C">
              <w:rPr>
                <w:sz w:val="18"/>
              </w:rPr>
              <w:t>up to date</w:t>
            </w:r>
            <w:r w:rsidR="00933C82" w:rsidRPr="00C5484C">
              <w:rPr>
                <w:sz w:val="18"/>
              </w:rPr>
              <w:t xml:space="preserve"> report</w:t>
            </w:r>
            <w:r w:rsidR="00561C81" w:rsidRPr="00C5484C">
              <w:rPr>
                <w:sz w:val="18"/>
              </w:rPr>
              <w:t>s</w:t>
            </w:r>
            <w:r w:rsidR="00933C82" w:rsidRPr="00C5484C">
              <w:rPr>
                <w:sz w:val="18"/>
              </w:rPr>
              <w:t xml:space="preserve"> of</w:t>
            </w:r>
            <w:r w:rsidR="00064A7D" w:rsidRPr="00C5484C">
              <w:rPr>
                <w:sz w:val="18"/>
              </w:rPr>
              <w:t xml:space="preserve"> access</w:t>
            </w:r>
            <w:r w:rsidR="00933C82" w:rsidRPr="00C5484C">
              <w:rPr>
                <w:sz w:val="18"/>
              </w:rPr>
              <w:t xml:space="preserve"> </w:t>
            </w:r>
            <w:r w:rsidR="00B73C8F" w:rsidRPr="00C5484C">
              <w:rPr>
                <w:sz w:val="18"/>
              </w:rPr>
              <w:t>to</w:t>
            </w:r>
            <w:r w:rsidR="00DC28F3" w:rsidRPr="00C5484C">
              <w:rPr>
                <w:sz w:val="18"/>
              </w:rPr>
              <w:t xml:space="preserve"> the</w:t>
            </w:r>
            <w:r w:rsidR="00B73C8F" w:rsidRPr="00C5484C">
              <w:rPr>
                <w:sz w:val="18"/>
              </w:rPr>
              <w:t xml:space="preserve"> Client environment</w:t>
            </w:r>
          </w:p>
        </w:tc>
        <w:tc>
          <w:tcPr>
            <w:tcW w:w="1335" w:type="dxa"/>
          </w:tcPr>
          <w:p w14:paraId="10729D6D" w14:textId="77777777" w:rsidR="001B25D6" w:rsidRPr="00A92DD6" w:rsidDel="00972751" w:rsidRDefault="001B25D6">
            <w:pPr>
              <w:pStyle w:val="TableParagraph"/>
              <w:spacing w:line="218" w:lineRule="exact"/>
              <w:ind w:left="9" w:right="1"/>
              <w:jc w:val="center"/>
              <w:rPr>
                <w:spacing w:val="-10"/>
                <w:sz w:val="18"/>
              </w:rPr>
            </w:pPr>
          </w:p>
        </w:tc>
        <w:tc>
          <w:tcPr>
            <w:tcW w:w="1147" w:type="dxa"/>
          </w:tcPr>
          <w:p w14:paraId="180E1D8A" w14:textId="7247061A" w:rsidR="001B25D6" w:rsidRPr="00A92DD6" w:rsidRDefault="00B73C8F" w:rsidP="00C67C9C">
            <w:pPr>
              <w:pStyle w:val="TableParagraph"/>
              <w:spacing w:before="0"/>
              <w:jc w:val="center"/>
              <w:rPr>
                <w:spacing w:val="-10"/>
                <w:sz w:val="18"/>
              </w:rPr>
            </w:pPr>
            <w:r w:rsidRPr="00A92DD6">
              <w:rPr>
                <w:spacing w:val="-10"/>
                <w:sz w:val="18"/>
              </w:rPr>
              <w:t>√</w:t>
            </w:r>
          </w:p>
        </w:tc>
      </w:tr>
      <w:tr w:rsidR="00CD4B8E" w:rsidRPr="00A92DD6" w14:paraId="5C11A314" w14:textId="77777777">
        <w:trPr>
          <w:trHeight w:val="258"/>
        </w:trPr>
        <w:tc>
          <w:tcPr>
            <w:tcW w:w="6891" w:type="dxa"/>
          </w:tcPr>
          <w:p w14:paraId="7CD42343" w14:textId="392C357E" w:rsidR="006C4C08" w:rsidRPr="00C5484C" w:rsidRDefault="006C4C08">
            <w:pPr>
              <w:pStyle w:val="TableParagraph"/>
              <w:spacing w:line="218" w:lineRule="exact"/>
              <w:ind w:left="107"/>
              <w:rPr>
                <w:sz w:val="18"/>
              </w:rPr>
            </w:pPr>
            <w:r w:rsidRPr="00C5484C">
              <w:rPr>
                <w:sz w:val="18"/>
              </w:rPr>
              <w:t xml:space="preserve">Perform </w:t>
            </w:r>
            <w:r w:rsidR="00BB4270" w:rsidRPr="00C5484C">
              <w:rPr>
                <w:sz w:val="18"/>
              </w:rPr>
              <w:t xml:space="preserve">annual </w:t>
            </w:r>
            <w:r w:rsidRPr="00C5484C">
              <w:rPr>
                <w:sz w:val="18"/>
              </w:rPr>
              <w:t xml:space="preserve">penetration testing on </w:t>
            </w:r>
            <w:r w:rsidR="00BB4270" w:rsidRPr="00C5484C">
              <w:rPr>
                <w:sz w:val="18"/>
              </w:rPr>
              <w:t>the Google Platform</w:t>
            </w:r>
          </w:p>
        </w:tc>
        <w:tc>
          <w:tcPr>
            <w:tcW w:w="1335" w:type="dxa"/>
          </w:tcPr>
          <w:p w14:paraId="7159BDA5" w14:textId="77777777" w:rsidR="006C4C08" w:rsidRPr="00A92DD6" w:rsidDel="00972751" w:rsidRDefault="006C4C08">
            <w:pPr>
              <w:pStyle w:val="TableParagraph"/>
              <w:spacing w:line="218" w:lineRule="exact"/>
              <w:ind w:left="9" w:right="1"/>
              <w:jc w:val="center"/>
              <w:rPr>
                <w:spacing w:val="-10"/>
                <w:sz w:val="18"/>
              </w:rPr>
            </w:pPr>
          </w:p>
        </w:tc>
        <w:tc>
          <w:tcPr>
            <w:tcW w:w="1147" w:type="dxa"/>
          </w:tcPr>
          <w:p w14:paraId="1ACD49F8" w14:textId="2F001867" w:rsidR="006C4C08" w:rsidRPr="00A92DD6" w:rsidRDefault="00BB4270" w:rsidP="00C67C9C">
            <w:pPr>
              <w:pStyle w:val="TableParagraph"/>
              <w:spacing w:before="0"/>
              <w:jc w:val="center"/>
              <w:rPr>
                <w:spacing w:val="-10"/>
                <w:sz w:val="18"/>
              </w:rPr>
            </w:pPr>
            <w:r w:rsidRPr="00A92DD6">
              <w:rPr>
                <w:spacing w:val="-10"/>
                <w:sz w:val="18"/>
              </w:rPr>
              <w:t>√</w:t>
            </w:r>
          </w:p>
        </w:tc>
      </w:tr>
      <w:tr w:rsidR="00CD4B8E" w:rsidRPr="00A92DD6" w14:paraId="5172D7F6" w14:textId="77777777">
        <w:trPr>
          <w:trHeight w:val="258"/>
        </w:trPr>
        <w:tc>
          <w:tcPr>
            <w:tcW w:w="6891" w:type="dxa"/>
          </w:tcPr>
          <w:p w14:paraId="64B3351B" w14:textId="50105A06" w:rsidR="00B73C8F" w:rsidRPr="00C5484C" w:rsidRDefault="00847922">
            <w:pPr>
              <w:pStyle w:val="TableParagraph"/>
              <w:spacing w:line="218" w:lineRule="exact"/>
              <w:ind w:left="107"/>
              <w:rPr>
                <w:sz w:val="18"/>
              </w:rPr>
            </w:pPr>
            <w:r w:rsidRPr="00C5484C">
              <w:rPr>
                <w:sz w:val="18"/>
              </w:rPr>
              <w:t>Access review</w:t>
            </w:r>
            <w:r w:rsidR="00933C82" w:rsidRPr="00C5484C">
              <w:rPr>
                <w:sz w:val="18"/>
              </w:rPr>
              <w:t xml:space="preserve"> of Client and integrator</w:t>
            </w:r>
            <w:r w:rsidR="00DC28F3" w:rsidRPr="00C5484C">
              <w:rPr>
                <w:sz w:val="18"/>
              </w:rPr>
              <w:t>(s)</w:t>
            </w:r>
            <w:r w:rsidR="00933C82" w:rsidRPr="00C5484C">
              <w:rPr>
                <w:sz w:val="18"/>
              </w:rPr>
              <w:t xml:space="preserve"> to </w:t>
            </w:r>
            <w:r w:rsidR="00DC28F3" w:rsidRPr="00C5484C">
              <w:rPr>
                <w:sz w:val="18"/>
              </w:rPr>
              <w:t xml:space="preserve">the </w:t>
            </w:r>
            <w:r w:rsidR="00933C82" w:rsidRPr="00C5484C">
              <w:rPr>
                <w:sz w:val="18"/>
              </w:rPr>
              <w:t>Client environment</w:t>
            </w:r>
          </w:p>
        </w:tc>
        <w:tc>
          <w:tcPr>
            <w:tcW w:w="1335" w:type="dxa"/>
          </w:tcPr>
          <w:p w14:paraId="4A092B25" w14:textId="47B45CD5" w:rsidR="00B73C8F" w:rsidRPr="00A92DD6" w:rsidDel="00972751" w:rsidRDefault="0027617C">
            <w:pPr>
              <w:pStyle w:val="TableParagraph"/>
              <w:spacing w:line="218" w:lineRule="exact"/>
              <w:ind w:left="9" w:right="1"/>
              <w:jc w:val="center"/>
              <w:rPr>
                <w:spacing w:val="-10"/>
                <w:sz w:val="18"/>
              </w:rPr>
            </w:pPr>
            <w:r w:rsidRPr="00A92DD6">
              <w:rPr>
                <w:spacing w:val="-10"/>
                <w:sz w:val="18"/>
              </w:rPr>
              <w:t>√</w:t>
            </w:r>
          </w:p>
        </w:tc>
        <w:tc>
          <w:tcPr>
            <w:tcW w:w="1147" w:type="dxa"/>
          </w:tcPr>
          <w:p w14:paraId="5CC8F837" w14:textId="1D46E176" w:rsidR="00B73C8F" w:rsidRPr="00A92DD6" w:rsidRDefault="00B73C8F" w:rsidP="00C67C9C">
            <w:pPr>
              <w:pStyle w:val="TableParagraph"/>
              <w:spacing w:before="0"/>
              <w:jc w:val="center"/>
              <w:rPr>
                <w:spacing w:val="-10"/>
                <w:sz w:val="18"/>
              </w:rPr>
            </w:pPr>
          </w:p>
        </w:tc>
      </w:tr>
      <w:tr w:rsidR="00CD4B8E" w:rsidRPr="00A92DD6" w14:paraId="3184C724" w14:textId="77777777">
        <w:trPr>
          <w:trHeight w:val="258"/>
        </w:trPr>
        <w:tc>
          <w:tcPr>
            <w:tcW w:w="6891" w:type="dxa"/>
          </w:tcPr>
          <w:p w14:paraId="3184C721" w14:textId="77777777" w:rsidR="006A6872" w:rsidRPr="00C5484C" w:rsidRDefault="00270EC8">
            <w:pPr>
              <w:pStyle w:val="TableParagraph"/>
              <w:spacing w:line="218" w:lineRule="exact"/>
              <w:ind w:left="107"/>
              <w:rPr>
                <w:sz w:val="18"/>
              </w:rPr>
            </w:pPr>
            <w:r w:rsidRPr="00C5484C">
              <w:rPr>
                <w:sz w:val="18"/>
              </w:rPr>
              <w:t>Establish</w:t>
            </w:r>
            <w:r w:rsidRPr="00C5484C">
              <w:rPr>
                <w:spacing w:val="-5"/>
                <w:sz w:val="18"/>
              </w:rPr>
              <w:t xml:space="preserve"> </w:t>
            </w:r>
            <w:r w:rsidRPr="00C5484C">
              <w:rPr>
                <w:sz w:val="18"/>
              </w:rPr>
              <w:t>the</w:t>
            </w:r>
            <w:r w:rsidRPr="00C5484C">
              <w:rPr>
                <w:spacing w:val="-3"/>
                <w:sz w:val="18"/>
              </w:rPr>
              <w:t xml:space="preserve"> </w:t>
            </w:r>
            <w:r w:rsidRPr="00C5484C">
              <w:rPr>
                <w:sz w:val="18"/>
              </w:rPr>
              <w:t>security</w:t>
            </w:r>
            <w:r w:rsidRPr="00C5484C">
              <w:rPr>
                <w:spacing w:val="-3"/>
                <w:sz w:val="18"/>
              </w:rPr>
              <w:t xml:space="preserve"> </w:t>
            </w:r>
            <w:r w:rsidRPr="00C5484C">
              <w:rPr>
                <w:spacing w:val="-2"/>
                <w:sz w:val="18"/>
              </w:rPr>
              <w:t>Strategy</w:t>
            </w:r>
          </w:p>
        </w:tc>
        <w:tc>
          <w:tcPr>
            <w:tcW w:w="1335" w:type="dxa"/>
          </w:tcPr>
          <w:p w14:paraId="3184C722" w14:textId="77777777" w:rsidR="006A6872" w:rsidRPr="00AF4A32" w:rsidRDefault="00270EC8">
            <w:pPr>
              <w:pStyle w:val="TableParagraph"/>
              <w:spacing w:line="218" w:lineRule="exact"/>
              <w:ind w:left="9" w:right="1"/>
              <w:jc w:val="center"/>
              <w:rPr>
                <w:spacing w:val="-10"/>
                <w:sz w:val="18"/>
              </w:rPr>
            </w:pPr>
            <w:r w:rsidRPr="00A92DD6">
              <w:rPr>
                <w:spacing w:val="-10"/>
                <w:sz w:val="18"/>
              </w:rPr>
              <w:t>√</w:t>
            </w:r>
          </w:p>
        </w:tc>
        <w:tc>
          <w:tcPr>
            <w:tcW w:w="1147" w:type="dxa"/>
          </w:tcPr>
          <w:p w14:paraId="3184C723" w14:textId="77777777" w:rsidR="006A6872" w:rsidRPr="00AF4A32" w:rsidRDefault="006A6872" w:rsidP="00C67C9C">
            <w:pPr>
              <w:pStyle w:val="TableParagraph"/>
              <w:spacing w:before="0"/>
              <w:jc w:val="center"/>
              <w:rPr>
                <w:spacing w:val="-10"/>
                <w:sz w:val="18"/>
              </w:rPr>
            </w:pPr>
          </w:p>
        </w:tc>
      </w:tr>
      <w:tr w:rsidR="00CD4B8E" w:rsidRPr="00A92DD6" w14:paraId="3184C728" w14:textId="77777777">
        <w:trPr>
          <w:trHeight w:val="258"/>
        </w:trPr>
        <w:tc>
          <w:tcPr>
            <w:tcW w:w="6891" w:type="dxa"/>
          </w:tcPr>
          <w:p w14:paraId="3184C725" w14:textId="77777777" w:rsidR="006A6872" w:rsidRPr="00C5484C" w:rsidRDefault="00270EC8" w:rsidP="00AF4A32">
            <w:pPr>
              <w:pStyle w:val="TableParagraph"/>
              <w:spacing w:line="218" w:lineRule="exact"/>
              <w:ind w:left="107"/>
              <w:rPr>
                <w:sz w:val="18"/>
              </w:rPr>
            </w:pPr>
            <w:r w:rsidRPr="00C5484C">
              <w:rPr>
                <w:sz w:val="18"/>
              </w:rPr>
              <w:t>Document</w:t>
            </w:r>
            <w:r w:rsidRPr="00C5484C">
              <w:rPr>
                <w:spacing w:val="-3"/>
                <w:sz w:val="18"/>
              </w:rPr>
              <w:t xml:space="preserve"> </w:t>
            </w:r>
            <w:r w:rsidRPr="00C5484C">
              <w:rPr>
                <w:sz w:val="18"/>
              </w:rPr>
              <w:t>Policies</w:t>
            </w:r>
            <w:r w:rsidRPr="00C5484C">
              <w:rPr>
                <w:spacing w:val="-4"/>
                <w:sz w:val="18"/>
              </w:rPr>
              <w:t xml:space="preserve"> </w:t>
            </w:r>
            <w:r w:rsidRPr="00C5484C">
              <w:rPr>
                <w:sz w:val="18"/>
              </w:rPr>
              <w:t>and</w:t>
            </w:r>
            <w:r w:rsidRPr="00C5484C">
              <w:rPr>
                <w:spacing w:val="-3"/>
                <w:sz w:val="18"/>
              </w:rPr>
              <w:t xml:space="preserve"> </w:t>
            </w:r>
            <w:r w:rsidRPr="00C5484C">
              <w:rPr>
                <w:spacing w:val="-2"/>
                <w:sz w:val="18"/>
              </w:rPr>
              <w:t>standards</w:t>
            </w:r>
          </w:p>
        </w:tc>
        <w:tc>
          <w:tcPr>
            <w:tcW w:w="1335" w:type="dxa"/>
          </w:tcPr>
          <w:p w14:paraId="3184C726" w14:textId="77777777" w:rsidR="006A6872" w:rsidRPr="00A92DD6" w:rsidRDefault="00270EC8" w:rsidP="00AF4A32">
            <w:pPr>
              <w:pStyle w:val="TableParagraph"/>
              <w:spacing w:line="218" w:lineRule="exact"/>
              <w:ind w:left="9" w:right="1"/>
              <w:jc w:val="center"/>
              <w:rPr>
                <w:sz w:val="18"/>
              </w:rPr>
            </w:pPr>
            <w:r w:rsidRPr="00A92DD6">
              <w:rPr>
                <w:spacing w:val="-10"/>
                <w:sz w:val="18"/>
              </w:rPr>
              <w:t>√</w:t>
            </w:r>
          </w:p>
        </w:tc>
        <w:tc>
          <w:tcPr>
            <w:tcW w:w="1147" w:type="dxa"/>
          </w:tcPr>
          <w:p w14:paraId="3184C727" w14:textId="77777777" w:rsidR="006A6872" w:rsidRPr="00A92DD6" w:rsidRDefault="006A6872" w:rsidP="00C67C9C">
            <w:pPr>
              <w:pStyle w:val="TableParagraph"/>
              <w:spacing w:before="0"/>
              <w:jc w:val="center"/>
              <w:rPr>
                <w:rFonts w:ascii="Times New Roman"/>
                <w:sz w:val="18"/>
              </w:rPr>
            </w:pPr>
          </w:p>
        </w:tc>
      </w:tr>
      <w:tr w:rsidR="00CD4B8E" w:rsidRPr="00A92DD6" w14:paraId="3184C734" w14:textId="77777777">
        <w:trPr>
          <w:trHeight w:val="259"/>
        </w:trPr>
        <w:tc>
          <w:tcPr>
            <w:tcW w:w="6891" w:type="dxa"/>
          </w:tcPr>
          <w:p w14:paraId="3184C731" w14:textId="18520614" w:rsidR="006A6872" w:rsidRPr="00C5484C" w:rsidRDefault="00B83DB1">
            <w:pPr>
              <w:pStyle w:val="TableParagraph"/>
              <w:spacing w:line="219" w:lineRule="exact"/>
              <w:ind w:left="107"/>
              <w:rPr>
                <w:sz w:val="18"/>
              </w:rPr>
            </w:pPr>
            <w:r w:rsidRPr="00C5484C">
              <w:rPr>
                <w:sz w:val="18"/>
              </w:rPr>
              <w:t xml:space="preserve">Security Event Ingestion from </w:t>
            </w:r>
            <w:r w:rsidR="004035EB" w:rsidRPr="00C5484C">
              <w:rPr>
                <w:sz w:val="18"/>
              </w:rPr>
              <w:t xml:space="preserve">Google </w:t>
            </w:r>
            <w:r w:rsidRPr="00C5484C">
              <w:rPr>
                <w:sz w:val="18"/>
              </w:rPr>
              <w:t>Platform</w:t>
            </w:r>
            <w:del w:id="1831" w:author="Vincent Boisclair" w:date="2025-12-05T16:18:00Z" w16du:dateUtc="2025-12-05T21:18:00Z">
              <w:r w:rsidRPr="00C5484C" w:rsidDel="004D6332">
                <w:rPr>
                  <w:sz w:val="18"/>
                </w:rPr>
                <w:delText xml:space="preserve"> </w:delText>
              </w:r>
            </w:del>
            <w:ins w:id="1832" w:author="iA" w:date="2025-10-14T14:20:00Z" w16du:dateUtc="2025-10-14T18:20:00Z">
              <w:del w:id="1833" w:author="Vincent Boisclair" w:date="2025-12-05T16:18:00Z" w16du:dateUtc="2025-12-05T21:18:00Z">
                <w:r w:rsidR="004035EB" w:rsidRPr="00C5484C" w:rsidDel="004D6332">
                  <w:rPr>
                    <w:sz w:val="18"/>
                  </w:rPr>
                  <w:delText>and</w:delText>
                </w:r>
              </w:del>
              <w:r w:rsidR="004035EB" w:rsidRPr="00C5484C">
                <w:rPr>
                  <w:sz w:val="18"/>
                </w:rPr>
                <w:t xml:space="preserve"> </w:t>
              </w:r>
              <w:del w:id="1834" w:author="Vincent Boisclair" w:date="2025-12-05T16:18:00Z" w16du:dateUtc="2025-12-05T21:18:00Z">
                <w:r w:rsidR="004035EB" w:rsidRPr="00C5484C" w:rsidDel="004D6332">
                  <w:rPr>
                    <w:sz w:val="18"/>
                  </w:rPr>
                  <w:delText xml:space="preserve">Client-Managed Services hosted within </w:delText>
                </w:r>
              </w:del>
            </w:ins>
            <w:ins w:id="1835" w:author="Vincent Boisclair" w:date="2025-10-27T12:00:00Z">
              <w:del w:id="1836" w:author="Vincent Boisclair" w:date="2025-12-05T16:18:00Z" w16du:dateUtc="2025-12-05T21:18:00Z">
                <w:r w:rsidR="0030161D" w:rsidRPr="00C5484C" w:rsidDel="004D6332">
                  <w:rPr>
                    <w:sz w:val="18"/>
                  </w:rPr>
                  <w:delText>Client environment</w:delText>
                </w:r>
              </w:del>
            </w:ins>
          </w:p>
        </w:tc>
        <w:tc>
          <w:tcPr>
            <w:tcW w:w="1335" w:type="dxa"/>
          </w:tcPr>
          <w:p w14:paraId="3184C732" w14:textId="34E0C932" w:rsidR="006A6872" w:rsidRPr="00A92DD6" w:rsidRDefault="006A6872">
            <w:pPr>
              <w:pStyle w:val="TableParagraph"/>
              <w:spacing w:line="219" w:lineRule="exact"/>
              <w:ind w:left="9" w:right="1"/>
              <w:jc w:val="center"/>
              <w:rPr>
                <w:sz w:val="18"/>
              </w:rPr>
            </w:pPr>
          </w:p>
        </w:tc>
        <w:tc>
          <w:tcPr>
            <w:tcW w:w="1147" w:type="dxa"/>
          </w:tcPr>
          <w:p w14:paraId="3184C733" w14:textId="77777777" w:rsidR="006A6872" w:rsidRPr="00A92DD6" w:rsidRDefault="00B83DB1" w:rsidP="00C67C9C">
            <w:pPr>
              <w:pStyle w:val="TableParagraph"/>
              <w:spacing w:before="0"/>
              <w:jc w:val="center"/>
              <w:rPr>
                <w:rFonts w:ascii="Times New Roman"/>
                <w:sz w:val="18"/>
              </w:rPr>
            </w:pPr>
            <w:ins w:id="1837" w:author="iA" w:date="2025-10-14T14:20:00Z" w16du:dateUtc="2025-10-14T18:20:00Z">
              <w:r w:rsidRPr="00A92DD6">
                <w:rPr>
                  <w:spacing w:val="-10"/>
                  <w:sz w:val="18"/>
                </w:rPr>
                <w:t>√</w:t>
              </w:r>
            </w:ins>
          </w:p>
        </w:tc>
      </w:tr>
      <w:tr w:rsidR="004D6332" w:rsidRPr="00A92DD6" w14:paraId="5BE2D967" w14:textId="77777777">
        <w:trPr>
          <w:trHeight w:val="259"/>
          <w:ins w:id="1838" w:author="Vincent Boisclair" w:date="2025-12-05T16:17:00Z"/>
        </w:trPr>
        <w:tc>
          <w:tcPr>
            <w:tcW w:w="6891" w:type="dxa"/>
          </w:tcPr>
          <w:p w14:paraId="2B0E17A9" w14:textId="1C5C1D48" w:rsidR="004D6332" w:rsidRPr="00C5484C" w:rsidRDefault="004D6332">
            <w:pPr>
              <w:pStyle w:val="TableParagraph"/>
              <w:spacing w:line="219" w:lineRule="exact"/>
              <w:ind w:left="107"/>
              <w:rPr>
                <w:ins w:id="1839" w:author="Vincent Boisclair" w:date="2025-12-05T16:17:00Z" w16du:dateUtc="2025-12-05T21:17:00Z"/>
                <w:sz w:val="18"/>
              </w:rPr>
            </w:pPr>
            <w:ins w:id="1840" w:author="Vincent Boisclair" w:date="2025-12-05T16:18:00Z" w16du:dateUtc="2025-12-05T21:18:00Z">
              <w:r w:rsidRPr="00C5484C">
                <w:rPr>
                  <w:sz w:val="18"/>
                </w:rPr>
                <w:t>Security Event Ingestion from Client-Managed Services hosted within Client environment</w:t>
              </w:r>
            </w:ins>
          </w:p>
        </w:tc>
        <w:tc>
          <w:tcPr>
            <w:tcW w:w="1335" w:type="dxa"/>
          </w:tcPr>
          <w:p w14:paraId="56AE665D" w14:textId="1E256B0A" w:rsidR="004D6332" w:rsidRPr="00A92DD6" w:rsidRDefault="004D6332">
            <w:pPr>
              <w:pStyle w:val="TableParagraph"/>
              <w:spacing w:line="219" w:lineRule="exact"/>
              <w:ind w:left="9" w:right="1"/>
              <w:jc w:val="center"/>
              <w:rPr>
                <w:ins w:id="1841" w:author="Vincent Boisclair" w:date="2025-12-05T16:17:00Z" w16du:dateUtc="2025-12-05T21:17:00Z"/>
                <w:sz w:val="18"/>
              </w:rPr>
            </w:pPr>
            <w:ins w:id="1842" w:author="Vincent Boisclair" w:date="2025-12-05T16:18:00Z" w16du:dateUtc="2025-12-05T21:18:00Z">
              <w:r w:rsidRPr="00A92DD6">
                <w:rPr>
                  <w:spacing w:val="-10"/>
                  <w:sz w:val="18"/>
                </w:rPr>
                <w:t>√</w:t>
              </w:r>
            </w:ins>
          </w:p>
        </w:tc>
        <w:tc>
          <w:tcPr>
            <w:tcW w:w="1147" w:type="dxa"/>
          </w:tcPr>
          <w:p w14:paraId="7B99F1EC" w14:textId="77777777" w:rsidR="004D6332" w:rsidRPr="00A92DD6" w:rsidRDefault="004D6332" w:rsidP="00C67C9C">
            <w:pPr>
              <w:pStyle w:val="TableParagraph"/>
              <w:spacing w:before="0"/>
              <w:jc w:val="center"/>
              <w:rPr>
                <w:ins w:id="1843" w:author="Vincent Boisclair" w:date="2025-12-05T16:17:00Z" w16du:dateUtc="2025-12-05T21:17:00Z"/>
                <w:spacing w:val="-10"/>
                <w:sz w:val="18"/>
              </w:rPr>
            </w:pPr>
          </w:p>
        </w:tc>
      </w:tr>
      <w:tr w:rsidR="005717EB" w:rsidRPr="00A92DD6" w14:paraId="196550E2" w14:textId="1454E945">
        <w:trPr>
          <w:trHeight w:val="259"/>
        </w:trPr>
        <w:tc>
          <w:tcPr>
            <w:tcW w:w="6891" w:type="dxa"/>
          </w:tcPr>
          <w:p w14:paraId="2EABFB9F" w14:textId="58103D50" w:rsidR="005717EB" w:rsidRPr="00C5484C" w:rsidRDefault="003F55E7">
            <w:pPr>
              <w:pStyle w:val="TableParagraph"/>
              <w:spacing w:line="219" w:lineRule="exact"/>
              <w:ind w:left="107"/>
              <w:rPr>
                <w:sz w:val="18"/>
              </w:rPr>
            </w:pPr>
            <w:ins w:id="1844" w:author="Vincent Boisclair" w:date="2025-12-05T15:57:00Z">
              <w:r w:rsidRPr="00C5484C">
                <w:rPr>
                  <w:sz w:val="18"/>
                </w:rPr>
                <w:t>Notify Supplier of newly added Client-Managed Services within Client environment</w:t>
              </w:r>
            </w:ins>
          </w:p>
        </w:tc>
        <w:tc>
          <w:tcPr>
            <w:tcW w:w="1335" w:type="dxa"/>
          </w:tcPr>
          <w:p w14:paraId="16E0DBDB" w14:textId="3D0FC138" w:rsidR="005717EB" w:rsidRPr="00A92DD6" w:rsidRDefault="00CE6E5E">
            <w:pPr>
              <w:pStyle w:val="TableParagraph"/>
              <w:spacing w:line="219" w:lineRule="exact"/>
              <w:ind w:left="9" w:right="1"/>
              <w:jc w:val="center"/>
              <w:rPr>
                <w:spacing w:val="-10"/>
                <w:sz w:val="18"/>
              </w:rPr>
            </w:pPr>
            <w:ins w:id="1845" w:author="Vincent Boisclair" w:date="2025-12-05T15:57:00Z" w16du:dateUtc="2025-12-05T20:57:00Z">
              <w:r w:rsidRPr="00A92DD6">
                <w:rPr>
                  <w:spacing w:val="-10"/>
                  <w:sz w:val="18"/>
                </w:rPr>
                <w:t>√</w:t>
              </w:r>
            </w:ins>
          </w:p>
        </w:tc>
        <w:tc>
          <w:tcPr>
            <w:tcW w:w="1147" w:type="dxa"/>
          </w:tcPr>
          <w:p w14:paraId="4B5F12E9" w14:textId="398DE9F3" w:rsidR="005717EB" w:rsidRPr="00A92DD6" w:rsidRDefault="005717EB" w:rsidP="00C67C9C">
            <w:pPr>
              <w:pStyle w:val="TableParagraph"/>
              <w:spacing w:before="0"/>
              <w:jc w:val="center"/>
              <w:rPr>
                <w:spacing w:val="-10"/>
                <w:sz w:val="18"/>
              </w:rPr>
            </w:pPr>
          </w:p>
        </w:tc>
      </w:tr>
    </w:tbl>
    <w:p w14:paraId="00D6C4AA" w14:textId="77777777" w:rsidR="00A71524" w:rsidRPr="00A71524" w:rsidRDefault="00A71524" w:rsidP="00A71524">
      <w:pPr>
        <w:rPr>
          <w:ins w:id="1846" w:author="Vincent Boisclair" w:date="2025-12-12T15:21:00Z" w16du:dateUtc="2025-12-12T20:21:00Z"/>
          <w:b/>
          <w:bCs/>
        </w:rPr>
      </w:pPr>
      <w:ins w:id="1847" w:author="Vincent Boisclair" w:date="2025-12-12T15:21:00Z" w16du:dateUtc="2025-12-12T20:21:00Z">
        <w:r w:rsidRPr="00A71524">
          <w:rPr>
            <w:b/>
            <w:bCs/>
            <w:highlight w:val="cyan"/>
          </w:rPr>
          <w:t>&lt;--</w:t>
        </w:r>
        <w:del w:id="1848" w:author="Vincent Boisclair" w:date="2025-12-10T16:40:00Z" w16du:dateUtc="2025-12-10T21:40:00Z">
          <w:r w:rsidRPr="00A71524" w:rsidDel="006D19D5">
            <w:rPr>
              <w:b/>
              <w:bCs/>
              <w:highlight w:val="cyan"/>
            </w:rPr>
            <w:delText xml:space="preserve">- </w:delText>
          </w:r>
        </w:del>
        <w:r w:rsidRPr="00A71524">
          <w:rPr>
            <w:b/>
            <w:bCs/>
            <w:highlight w:val="cyan"/>
          </w:rPr>
          <w:t>------------------STOP DELETING HERE</w:t>
        </w:r>
      </w:ins>
    </w:p>
    <w:p w14:paraId="20E7AA36" w14:textId="3A40BF82" w:rsidR="00415CCA" w:rsidRDefault="00160E16" w:rsidP="00B234EE">
      <w:pPr>
        <w:pStyle w:val="Titre4"/>
        <w:keepNext/>
        <w:numPr>
          <w:ilvl w:val="0"/>
          <w:numId w:val="241"/>
        </w:numPr>
        <w:spacing w:before="240"/>
        <w:rPr>
          <w:ins w:id="1849" w:author="Vincent Boisclair" w:date="2025-12-08T14:34:00Z" w16du:dateUtc="2025-12-08T19:34:00Z"/>
        </w:rPr>
      </w:pPr>
      <w:ins w:id="1850" w:author="Vincent Boisclair" w:date="2025-12-08T14:35:00Z" w16du:dateUtc="2025-12-08T19:35:00Z">
        <w:r>
          <w:t>General</w:t>
        </w:r>
      </w:ins>
    </w:p>
    <w:tbl>
      <w:tblPr>
        <w:tblStyle w:val="Grilledutableau"/>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70"/>
        <w:gridCol w:w="1334"/>
        <w:gridCol w:w="1146"/>
      </w:tblGrid>
      <w:tr w:rsidR="0067677F" w:rsidRPr="00957B99" w14:paraId="15472273" w14:textId="77777777" w:rsidTr="0067677F">
        <w:trPr>
          <w:trHeight w:val="240"/>
          <w:jc w:val="center"/>
          <w:ins w:id="1851" w:author="Vincent Boisclair" w:date="2025-12-08T14:35:00Z"/>
        </w:trPr>
        <w:tc>
          <w:tcPr>
            <w:tcW w:w="6870" w:type="dxa"/>
            <w:shd w:val="clear" w:color="auto" w:fill="D9D9D9" w:themeFill="background1" w:themeFillShade="D9"/>
            <w:hideMark/>
          </w:tcPr>
          <w:p w14:paraId="5816A22C" w14:textId="34A2A85B" w:rsidR="00160E16" w:rsidRPr="00B234EE" w:rsidRDefault="00160E16" w:rsidP="00B234EE">
            <w:pPr>
              <w:pStyle w:val="TableParagraph"/>
              <w:spacing w:before="61"/>
              <w:ind w:left="11" w:right="5"/>
              <w:jc w:val="center"/>
              <w:rPr>
                <w:ins w:id="1852" w:author="Vincent Boisclair" w:date="2025-12-08T14:35:00Z" w16du:dateUtc="2025-12-08T19:35:00Z"/>
                <w:b/>
                <w:spacing w:val="-2"/>
                <w:sz w:val="18"/>
              </w:rPr>
            </w:pPr>
            <w:ins w:id="1853" w:author="Vincent Boisclair" w:date="2025-12-08T14:35:00Z" w16du:dateUtc="2025-12-08T19:35:00Z">
              <w:r w:rsidRPr="00A92DD6">
                <w:rPr>
                  <w:b/>
                  <w:spacing w:val="-2"/>
                  <w:sz w:val="18"/>
                </w:rPr>
                <w:t>Activities</w:t>
              </w:r>
            </w:ins>
          </w:p>
        </w:tc>
        <w:tc>
          <w:tcPr>
            <w:tcW w:w="2480" w:type="dxa"/>
            <w:gridSpan w:val="2"/>
            <w:shd w:val="clear" w:color="auto" w:fill="D9D9D9" w:themeFill="background1" w:themeFillShade="D9"/>
            <w:noWrap/>
            <w:hideMark/>
          </w:tcPr>
          <w:p w14:paraId="775865D2" w14:textId="6818C5A8" w:rsidR="00160E16" w:rsidRPr="00957B99" w:rsidRDefault="00160E16" w:rsidP="00160E16">
            <w:pPr>
              <w:spacing w:before="60" w:after="60"/>
              <w:jc w:val="center"/>
              <w:rPr>
                <w:ins w:id="1854" w:author="Vincent Boisclair" w:date="2025-12-08T14:35:00Z" w16du:dateUtc="2025-12-08T19:35:00Z"/>
                <w:rFonts w:asciiTheme="minorHAnsi" w:hAnsiTheme="minorHAnsi" w:cstheme="minorHAnsi"/>
                <w:b/>
                <w:bCs/>
                <w:spacing w:val="-2"/>
                <w:sz w:val="18"/>
                <w:szCs w:val="18"/>
              </w:rPr>
            </w:pPr>
            <w:ins w:id="1855" w:author="Vincent Boisclair" w:date="2025-12-08T14:35:00Z" w16du:dateUtc="2025-12-08T19:35:00Z">
              <w:r w:rsidRPr="00A92DD6">
                <w:rPr>
                  <w:b/>
                  <w:spacing w:val="-2"/>
                  <w:sz w:val="18"/>
                </w:rPr>
                <w:t>Responsible</w:t>
              </w:r>
            </w:ins>
          </w:p>
        </w:tc>
      </w:tr>
      <w:tr w:rsidR="0067677F" w:rsidRPr="00957B99" w14:paraId="741C1C15" w14:textId="77777777" w:rsidTr="0067677F">
        <w:trPr>
          <w:trHeight w:val="240"/>
          <w:jc w:val="center"/>
          <w:ins w:id="1856" w:author="Vincent Boisclair" w:date="2025-12-08T14:35:00Z"/>
        </w:trPr>
        <w:tc>
          <w:tcPr>
            <w:tcW w:w="6870" w:type="dxa"/>
            <w:hideMark/>
          </w:tcPr>
          <w:p w14:paraId="650164AD" w14:textId="77777777" w:rsidR="00356D1D" w:rsidRPr="00957B99" w:rsidRDefault="00356D1D" w:rsidP="00B234EE">
            <w:pPr>
              <w:spacing w:before="60" w:after="60"/>
              <w:rPr>
                <w:ins w:id="1857" w:author="Vincent Boisclair" w:date="2025-12-08T14:35:00Z" w16du:dateUtc="2025-12-08T19:35:00Z"/>
                <w:rFonts w:asciiTheme="minorHAnsi" w:hAnsiTheme="minorHAnsi" w:cstheme="minorHAnsi"/>
                <w:b/>
                <w:bCs/>
                <w:spacing w:val="-2"/>
                <w:sz w:val="18"/>
                <w:szCs w:val="18"/>
              </w:rPr>
            </w:pPr>
          </w:p>
        </w:tc>
        <w:tc>
          <w:tcPr>
            <w:tcW w:w="1334" w:type="dxa"/>
            <w:noWrap/>
            <w:hideMark/>
          </w:tcPr>
          <w:p w14:paraId="018024F5" w14:textId="77777777" w:rsidR="00356D1D" w:rsidRPr="00957B99" w:rsidRDefault="00356D1D" w:rsidP="0012265C">
            <w:pPr>
              <w:spacing w:before="60" w:after="60"/>
              <w:jc w:val="center"/>
              <w:rPr>
                <w:ins w:id="1858" w:author="Vincent Boisclair" w:date="2025-12-08T14:35:00Z" w16du:dateUtc="2025-12-08T19:35:00Z"/>
                <w:rFonts w:asciiTheme="minorHAnsi" w:hAnsiTheme="minorHAnsi" w:cstheme="minorHAnsi"/>
                <w:b/>
                <w:bCs/>
                <w:spacing w:val="-2"/>
                <w:sz w:val="18"/>
                <w:szCs w:val="18"/>
              </w:rPr>
            </w:pPr>
            <w:ins w:id="1859" w:author="Vincent Boisclair" w:date="2025-12-08T14:35:00Z" w16du:dateUtc="2025-12-08T19:35:00Z">
              <w:r w:rsidRPr="00957B99">
                <w:rPr>
                  <w:rFonts w:asciiTheme="minorHAnsi" w:hAnsiTheme="minorHAnsi" w:cstheme="minorHAnsi"/>
                  <w:b/>
                  <w:bCs/>
                  <w:spacing w:val="-2"/>
                  <w:sz w:val="18"/>
                  <w:szCs w:val="18"/>
                </w:rPr>
                <w:t>Customer</w:t>
              </w:r>
            </w:ins>
          </w:p>
        </w:tc>
        <w:tc>
          <w:tcPr>
            <w:tcW w:w="1146" w:type="dxa"/>
            <w:noWrap/>
            <w:hideMark/>
          </w:tcPr>
          <w:p w14:paraId="2C1671E5" w14:textId="77777777" w:rsidR="00356D1D" w:rsidRPr="00957B99" w:rsidRDefault="00356D1D" w:rsidP="0012265C">
            <w:pPr>
              <w:spacing w:before="60" w:after="60"/>
              <w:jc w:val="center"/>
              <w:rPr>
                <w:ins w:id="1860" w:author="Vincent Boisclair" w:date="2025-12-08T14:35:00Z" w16du:dateUtc="2025-12-08T19:35:00Z"/>
                <w:rFonts w:asciiTheme="minorHAnsi" w:hAnsiTheme="minorHAnsi" w:cstheme="minorHAnsi"/>
                <w:b/>
                <w:bCs/>
                <w:spacing w:val="-2"/>
                <w:sz w:val="18"/>
                <w:szCs w:val="18"/>
              </w:rPr>
            </w:pPr>
            <w:ins w:id="1861" w:author="Vincent Boisclair" w:date="2025-12-08T14:35:00Z" w16du:dateUtc="2025-12-08T19:35:00Z">
              <w:r w:rsidRPr="00957B99">
                <w:rPr>
                  <w:rFonts w:asciiTheme="minorHAnsi" w:hAnsiTheme="minorHAnsi" w:cstheme="minorHAnsi"/>
                  <w:b/>
                  <w:bCs/>
                  <w:spacing w:val="-2"/>
                  <w:sz w:val="18"/>
                  <w:szCs w:val="18"/>
                </w:rPr>
                <w:t>Supplier</w:t>
              </w:r>
            </w:ins>
          </w:p>
        </w:tc>
      </w:tr>
      <w:tr w:rsidR="0067677F" w:rsidRPr="001520C1" w14:paraId="5E5BA5FD" w14:textId="77777777" w:rsidTr="0067677F">
        <w:trPr>
          <w:trHeight w:val="240"/>
          <w:jc w:val="center"/>
          <w:ins w:id="1862" w:author="Vincent Boisclair" w:date="2025-12-08T14:35:00Z"/>
        </w:trPr>
        <w:tc>
          <w:tcPr>
            <w:tcW w:w="6870" w:type="dxa"/>
          </w:tcPr>
          <w:p w14:paraId="756E3851" w14:textId="77777777" w:rsidR="00356D1D" w:rsidRPr="001520C1" w:rsidRDefault="00356D1D" w:rsidP="0012265C">
            <w:pPr>
              <w:widowControl/>
              <w:autoSpaceDE/>
              <w:autoSpaceDN/>
              <w:spacing w:before="20" w:after="20"/>
              <w:jc w:val="both"/>
              <w:rPr>
                <w:ins w:id="1863" w:author="Vincent Boisclair" w:date="2025-12-08T14:35:00Z" w16du:dateUtc="2025-12-08T19:35:00Z"/>
                <w:rFonts w:eastAsia="Times New Roman"/>
                <w:color w:val="000000"/>
                <w:sz w:val="18"/>
                <w:szCs w:val="18"/>
                <w:lang w:eastAsia="en-CA"/>
              </w:rPr>
            </w:pPr>
            <w:ins w:id="1864" w:author="Vincent Boisclair" w:date="2025-12-08T14:35:00Z" w16du:dateUtc="2025-12-08T19:35:00Z">
              <w:r w:rsidRPr="003F55E7">
                <w:rPr>
                  <w:sz w:val="18"/>
                  <w:highlight w:val="yellow"/>
                </w:rPr>
                <w:t>Notify Supplier of newly added Client-Managed Services within Client environment</w:t>
              </w:r>
            </w:ins>
          </w:p>
        </w:tc>
        <w:tc>
          <w:tcPr>
            <w:tcW w:w="1334" w:type="dxa"/>
            <w:noWrap/>
          </w:tcPr>
          <w:p w14:paraId="20736633" w14:textId="77777777" w:rsidR="00356D1D" w:rsidRPr="001520C1" w:rsidRDefault="00356D1D" w:rsidP="0012265C">
            <w:pPr>
              <w:widowControl/>
              <w:autoSpaceDE/>
              <w:autoSpaceDN/>
              <w:spacing w:before="20" w:after="20"/>
              <w:jc w:val="center"/>
              <w:rPr>
                <w:ins w:id="1865" w:author="Vincent Boisclair" w:date="2025-12-08T14:35:00Z" w16du:dateUtc="2025-12-08T19:35:00Z"/>
                <w:rFonts w:eastAsia="Times New Roman"/>
                <w:color w:val="000000"/>
                <w:sz w:val="18"/>
                <w:szCs w:val="18"/>
                <w:lang w:eastAsia="en-CA"/>
              </w:rPr>
            </w:pPr>
            <w:ins w:id="1866" w:author="Vincent Boisclair" w:date="2025-12-08T14:35:00Z" w16du:dateUtc="2025-12-08T19:35:00Z">
              <w:r w:rsidRPr="00A92DD6">
                <w:rPr>
                  <w:spacing w:val="-10"/>
                  <w:sz w:val="18"/>
                </w:rPr>
                <w:t>√</w:t>
              </w:r>
            </w:ins>
          </w:p>
        </w:tc>
        <w:tc>
          <w:tcPr>
            <w:tcW w:w="1146" w:type="dxa"/>
            <w:noWrap/>
            <w:vAlign w:val="center"/>
          </w:tcPr>
          <w:p w14:paraId="0624863A" w14:textId="77777777" w:rsidR="00356D1D" w:rsidRPr="001520C1" w:rsidRDefault="00356D1D" w:rsidP="0012265C">
            <w:pPr>
              <w:widowControl/>
              <w:autoSpaceDE/>
              <w:autoSpaceDN/>
              <w:spacing w:before="20" w:after="20"/>
              <w:jc w:val="center"/>
              <w:rPr>
                <w:ins w:id="1867" w:author="Vincent Boisclair" w:date="2025-12-08T14:35:00Z" w16du:dateUtc="2025-12-08T19:35:00Z"/>
                <w:rFonts w:eastAsia="Times New Roman"/>
                <w:color w:val="000000"/>
                <w:sz w:val="18"/>
                <w:szCs w:val="18"/>
                <w:lang w:eastAsia="en-CA"/>
              </w:rPr>
            </w:pPr>
          </w:p>
        </w:tc>
      </w:tr>
    </w:tbl>
    <w:p w14:paraId="6B1D37EE" w14:textId="4D860A17" w:rsidR="0067677F" w:rsidRDefault="0067677F" w:rsidP="00B234EE">
      <w:pPr>
        <w:pStyle w:val="Titre4"/>
        <w:keepNext/>
        <w:numPr>
          <w:ilvl w:val="0"/>
          <w:numId w:val="241"/>
        </w:numPr>
        <w:spacing w:before="240"/>
        <w:rPr>
          <w:ins w:id="1868" w:author="Vincent Boisclair" w:date="2025-12-08T14:38:00Z" w16du:dateUtc="2025-12-08T19:38:00Z"/>
        </w:rPr>
      </w:pPr>
      <w:ins w:id="1869" w:author="Vincent Boisclair" w:date="2025-12-08T14:39:00Z" w16du:dateUtc="2025-12-08T19:39:00Z">
        <w:r w:rsidRPr="0067677F">
          <w:t>Vulnerability Management</w:t>
        </w:r>
      </w:ins>
    </w:p>
    <w:tbl>
      <w:tblPr>
        <w:tblStyle w:val="Grilledutableau"/>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1"/>
        <w:gridCol w:w="1334"/>
        <w:gridCol w:w="1146"/>
      </w:tblGrid>
      <w:tr w:rsidR="002B1EBD" w:rsidRPr="00957B99" w14:paraId="380A067C" w14:textId="77777777" w:rsidTr="0067677F">
        <w:trPr>
          <w:trHeight w:val="240"/>
          <w:jc w:val="center"/>
          <w:ins w:id="1870" w:author="Vincent Boisclair" w:date="2025-12-08T14:35:00Z"/>
        </w:trPr>
        <w:tc>
          <w:tcPr>
            <w:tcW w:w="6891" w:type="dxa"/>
            <w:shd w:val="clear" w:color="auto" w:fill="D9D9D9" w:themeFill="background1" w:themeFillShade="D9"/>
            <w:hideMark/>
          </w:tcPr>
          <w:p w14:paraId="0D95B8D0" w14:textId="43DA1889" w:rsidR="00356D1D" w:rsidRPr="00957B99" w:rsidRDefault="0067677F" w:rsidP="0012265C">
            <w:pPr>
              <w:spacing w:before="60" w:after="60"/>
              <w:jc w:val="center"/>
              <w:rPr>
                <w:ins w:id="1871" w:author="Vincent Boisclair" w:date="2025-12-08T14:35:00Z" w16du:dateUtc="2025-12-08T19:35:00Z"/>
                <w:rFonts w:asciiTheme="minorHAnsi" w:hAnsiTheme="minorHAnsi" w:cstheme="minorHAnsi"/>
                <w:b/>
                <w:bCs/>
                <w:spacing w:val="-2"/>
                <w:sz w:val="18"/>
                <w:szCs w:val="18"/>
              </w:rPr>
            </w:pPr>
            <w:ins w:id="1872" w:author="Vincent Boisclair" w:date="2025-12-08T14:39:00Z" w16du:dateUtc="2025-12-08T19:39:00Z">
              <w:r w:rsidRPr="00A92DD6">
                <w:rPr>
                  <w:b/>
                  <w:spacing w:val="-2"/>
                  <w:sz w:val="18"/>
                </w:rPr>
                <w:t>Activities</w:t>
              </w:r>
            </w:ins>
          </w:p>
        </w:tc>
        <w:tc>
          <w:tcPr>
            <w:tcW w:w="2480" w:type="dxa"/>
            <w:gridSpan w:val="2"/>
            <w:shd w:val="clear" w:color="auto" w:fill="D9D9D9" w:themeFill="background1" w:themeFillShade="D9"/>
            <w:noWrap/>
            <w:hideMark/>
          </w:tcPr>
          <w:p w14:paraId="43DFBD2F" w14:textId="77777777" w:rsidR="00356D1D" w:rsidRPr="00957B99" w:rsidRDefault="00356D1D" w:rsidP="0012265C">
            <w:pPr>
              <w:spacing w:before="60" w:after="60"/>
              <w:jc w:val="center"/>
              <w:rPr>
                <w:ins w:id="1873" w:author="Vincent Boisclair" w:date="2025-12-08T14:35:00Z" w16du:dateUtc="2025-12-08T19:35:00Z"/>
                <w:rFonts w:asciiTheme="minorHAnsi" w:hAnsiTheme="minorHAnsi" w:cstheme="minorHAnsi"/>
                <w:b/>
                <w:bCs/>
                <w:spacing w:val="-2"/>
                <w:sz w:val="18"/>
                <w:szCs w:val="18"/>
              </w:rPr>
            </w:pPr>
            <w:ins w:id="1874" w:author="Vincent Boisclair" w:date="2025-12-08T14:35:00Z" w16du:dateUtc="2025-12-08T19:35:00Z">
              <w:r w:rsidRPr="00957B99">
                <w:rPr>
                  <w:rFonts w:asciiTheme="minorHAnsi" w:hAnsiTheme="minorHAnsi" w:cstheme="minorHAnsi"/>
                  <w:b/>
                  <w:bCs/>
                  <w:spacing w:val="-2"/>
                  <w:sz w:val="18"/>
                  <w:szCs w:val="18"/>
                </w:rPr>
                <w:t>Responsible</w:t>
              </w:r>
            </w:ins>
          </w:p>
        </w:tc>
      </w:tr>
      <w:tr w:rsidR="002B1EBD" w:rsidRPr="00957B99" w14:paraId="292BCF48" w14:textId="77777777" w:rsidTr="0067677F">
        <w:trPr>
          <w:trHeight w:val="240"/>
          <w:jc w:val="center"/>
          <w:ins w:id="1875" w:author="Vincent Boisclair" w:date="2025-12-08T14:35:00Z"/>
        </w:trPr>
        <w:tc>
          <w:tcPr>
            <w:tcW w:w="6891" w:type="dxa"/>
            <w:hideMark/>
          </w:tcPr>
          <w:p w14:paraId="5FA190C2" w14:textId="77777777" w:rsidR="00356D1D" w:rsidRPr="00957B99" w:rsidRDefault="00356D1D" w:rsidP="00B234EE">
            <w:pPr>
              <w:spacing w:before="60" w:after="60"/>
              <w:rPr>
                <w:ins w:id="1876" w:author="Vincent Boisclair" w:date="2025-12-08T14:35:00Z" w16du:dateUtc="2025-12-08T19:35:00Z"/>
                <w:rFonts w:asciiTheme="minorHAnsi" w:hAnsiTheme="minorHAnsi" w:cstheme="minorHAnsi"/>
                <w:b/>
                <w:bCs/>
                <w:spacing w:val="-2"/>
                <w:sz w:val="18"/>
                <w:szCs w:val="18"/>
              </w:rPr>
            </w:pPr>
          </w:p>
        </w:tc>
        <w:tc>
          <w:tcPr>
            <w:tcW w:w="1334" w:type="dxa"/>
            <w:noWrap/>
            <w:hideMark/>
          </w:tcPr>
          <w:p w14:paraId="543B4F7F" w14:textId="77777777" w:rsidR="00356D1D" w:rsidRPr="00957B99" w:rsidRDefault="00356D1D" w:rsidP="0012265C">
            <w:pPr>
              <w:spacing w:before="60" w:after="60"/>
              <w:jc w:val="center"/>
              <w:rPr>
                <w:ins w:id="1877" w:author="Vincent Boisclair" w:date="2025-12-08T14:35:00Z" w16du:dateUtc="2025-12-08T19:35:00Z"/>
                <w:rFonts w:asciiTheme="minorHAnsi" w:hAnsiTheme="minorHAnsi" w:cstheme="minorHAnsi"/>
                <w:b/>
                <w:bCs/>
                <w:spacing w:val="-2"/>
                <w:sz w:val="18"/>
                <w:szCs w:val="18"/>
              </w:rPr>
            </w:pPr>
            <w:ins w:id="1878" w:author="Vincent Boisclair" w:date="2025-12-08T14:35:00Z" w16du:dateUtc="2025-12-08T19:35:00Z">
              <w:r w:rsidRPr="00957B99">
                <w:rPr>
                  <w:rFonts w:asciiTheme="minorHAnsi" w:hAnsiTheme="minorHAnsi" w:cstheme="minorHAnsi"/>
                  <w:b/>
                  <w:bCs/>
                  <w:spacing w:val="-2"/>
                  <w:sz w:val="18"/>
                  <w:szCs w:val="18"/>
                </w:rPr>
                <w:t>Customer</w:t>
              </w:r>
            </w:ins>
          </w:p>
        </w:tc>
        <w:tc>
          <w:tcPr>
            <w:tcW w:w="1146" w:type="dxa"/>
            <w:noWrap/>
            <w:hideMark/>
          </w:tcPr>
          <w:p w14:paraId="02659FFF" w14:textId="77777777" w:rsidR="00356D1D" w:rsidRPr="00957B99" w:rsidRDefault="00356D1D" w:rsidP="0012265C">
            <w:pPr>
              <w:spacing w:before="60" w:after="60"/>
              <w:jc w:val="center"/>
              <w:rPr>
                <w:ins w:id="1879" w:author="Vincent Boisclair" w:date="2025-12-08T14:35:00Z" w16du:dateUtc="2025-12-08T19:35:00Z"/>
                <w:rFonts w:asciiTheme="minorHAnsi" w:hAnsiTheme="minorHAnsi" w:cstheme="minorHAnsi"/>
                <w:b/>
                <w:bCs/>
                <w:spacing w:val="-2"/>
                <w:sz w:val="18"/>
                <w:szCs w:val="18"/>
              </w:rPr>
            </w:pPr>
            <w:ins w:id="1880" w:author="Vincent Boisclair" w:date="2025-12-08T14:35:00Z" w16du:dateUtc="2025-12-08T19:35:00Z">
              <w:r w:rsidRPr="00957B99">
                <w:rPr>
                  <w:rFonts w:asciiTheme="minorHAnsi" w:hAnsiTheme="minorHAnsi" w:cstheme="minorHAnsi"/>
                  <w:b/>
                  <w:bCs/>
                  <w:spacing w:val="-2"/>
                  <w:sz w:val="18"/>
                  <w:szCs w:val="18"/>
                </w:rPr>
                <w:t>Supplier</w:t>
              </w:r>
            </w:ins>
          </w:p>
        </w:tc>
      </w:tr>
      <w:tr w:rsidR="002B1EBD" w:rsidRPr="001520C1" w14:paraId="198BF039" w14:textId="77777777" w:rsidTr="0067677F">
        <w:tblPrEx>
          <w:jc w:val="left"/>
        </w:tblPrEx>
        <w:trPr>
          <w:trHeight w:val="240"/>
          <w:ins w:id="1881" w:author="Vincent Boisclair" w:date="2025-12-08T14:35:00Z"/>
        </w:trPr>
        <w:tc>
          <w:tcPr>
            <w:tcW w:w="6891" w:type="dxa"/>
            <w:vAlign w:val="center"/>
          </w:tcPr>
          <w:p w14:paraId="1187E519" w14:textId="77777777" w:rsidR="00356D1D" w:rsidRPr="001520C1" w:rsidRDefault="00356D1D" w:rsidP="0012265C">
            <w:pPr>
              <w:widowControl/>
              <w:autoSpaceDE/>
              <w:autoSpaceDN/>
              <w:spacing w:before="20" w:after="20"/>
              <w:jc w:val="both"/>
              <w:rPr>
                <w:ins w:id="1882" w:author="Vincent Boisclair" w:date="2025-12-08T14:35:00Z" w16du:dateUtc="2025-12-08T19:35:00Z"/>
                <w:rFonts w:eastAsia="Times New Roman"/>
                <w:color w:val="000000"/>
                <w:sz w:val="18"/>
                <w:szCs w:val="18"/>
                <w:lang w:eastAsia="en-CA"/>
              </w:rPr>
            </w:pPr>
            <w:ins w:id="1883" w:author="Vincent Boisclair" w:date="2025-12-08T14:35:00Z" w16du:dateUtc="2025-12-08T19:35:00Z">
              <w:r>
                <w:rPr>
                  <w:color w:val="000000"/>
                  <w:sz w:val="18"/>
                  <w:szCs w:val="18"/>
                </w:rPr>
                <w:t>Supply, configure and manage vulnerability management tool</w:t>
              </w:r>
            </w:ins>
          </w:p>
        </w:tc>
        <w:tc>
          <w:tcPr>
            <w:tcW w:w="1334" w:type="dxa"/>
            <w:noWrap/>
            <w:vAlign w:val="center"/>
          </w:tcPr>
          <w:p w14:paraId="256C994B" w14:textId="77777777" w:rsidR="00356D1D" w:rsidRPr="001520C1" w:rsidRDefault="00356D1D" w:rsidP="0012265C">
            <w:pPr>
              <w:widowControl/>
              <w:autoSpaceDE/>
              <w:autoSpaceDN/>
              <w:spacing w:before="20" w:after="20"/>
              <w:jc w:val="center"/>
              <w:rPr>
                <w:ins w:id="1884" w:author="Vincent Boisclair" w:date="2025-12-08T14:35:00Z" w16du:dateUtc="2025-12-08T19:35:00Z"/>
                <w:rFonts w:eastAsia="Times New Roman"/>
                <w:color w:val="000000"/>
                <w:sz w:val="18"/>
                <w:szCs w:val="18"/>
                <w:lang w:eastAsia="en-CA"/>
              </w:rPr>
            </w:pPr>
          </w:p>
        </w:tc>
        <w:tc>
          <w:tcPr>
            <w:tcW w:w="1146" w:type="dxa"/>
            <w:noWrap/>
            <w:vAlign w:val="center"/>
          </w:tcPr>
          <w:p w14:paraId="5241A857" w14:textId="3ACF24E5" w:rsidR="00356D1D" w:rsidRPr="001520C1" w:rsidRDefault="00356D1D" w:rsidP="0012265C">
            <w:pPr>
              <w:widowControl/>
              <w:autoSpaceDE/>
              <w:autoSpaceDN/>
              <w:spacing w:before="20" w:after="20"/>
              <w:jc w:val="center"/>
              <w:rPr>
                <w:ins w:id="1885" w:author="Vincent Boisclair" w:date="2025-12-08T14:35:00Z" w16du:dateUtc="2025-12-08T19:35:00Z"/>
                <w:rFonts w:eastAsia="Times New Roman"/>
                <w:color w:val="000000"/>
                <w:sz w:val="18"/>
                <w:szCs w:val="18"/>
                <w:lang w:eastAsia="en-CA"/>
              </w:rPr>
            </w:pPr>
            <w:ins w:id="1886" w:author="Vincent Boisclair" w:date="2025-12-08T14:35:00Z" w16du:dateUtc="2025-12-08T19:35:00Z">
              <w:r>
                <w:rPr>
                  <w:color w:val="000000"/>
                  <w:sz w:val="18"/>
                  <w:szCs w:val="18"/>
                </w:rPr>
                <w:t>√</w:t>
              </w:r>
            </w:ins>
          </w:p>
        </w:tc>
      </w:tr>
      <w:tr w:rsidR="002B1EBD" w:rsidRPr="001520C1" w14:paraId="48F21D02" w14:textId="77777777" w:rsidTr="0067677F">
        <w:tblPrEx>
          <w:jc w:val="left"/>
        </w:tblPrEx>
        <w:trPr>
          <w:trHeight w:val="240"/>
          <w:ins w:id="1887" w:author="Vincent Boisclair" w:date="2025-12-08T14:35:00Z"/>
        </w:trPr>
        <w:tc>
          <w:tcPr>
            <w:tcW w:w="6891" w:type="dxa"/>
            <w:vAlign w:val="center"/>
          </w:tcPr>
          <w:p w14:paraId="301A399E" w14:textId="77777777" w:rsidR="00356D1D" w:rsidRPr="001520C1" w:rsidRDefault="00356D1D" w:rsidP="0012265C">
            <w:pPr>
              <w:widowControl/>
              <w:autoSpaceDE/>
              <w:autoSpaceDN/>
              <w:spacing w:before="20" w:after="20"/>
              <w:jc w:val="both"/>
              <w:rPr>
                <w:ins w:id="1888" w:author="Vincent Boisclair" w:date="2025-12-08T14:35:00Z" w16du:dateUtc="2025-12-08T19:35:00Z"/>
                <w:rFonts w:eastAsia="Times New Roman"/>
                <w:color w:val="000000"/>
                <w:sz w:val="18"/>
                <w:szCs w:val="18"/>
                <w:lang w:eastAsia="en-CA"/>
              </w:rPr>
            </w:pPr>
            <w:ins w:id="1889" w:author="Vincent Boisclair" w:date="2025-12-08T14:35:00Z" w16du:dateUtc="2025-12-08T19:35:00Z">
              <w:r>
                <w:rPr>
                  <w:color w:val="000000"/>
                  <w:sz w:val="18"/>
                  <w:szCs w:val="18"/>
                </w:rPr>
                <w:t>Execute monthly vulnerability scans</w:t>
              </w:r>
            </w:ins>
          </w:p>
        </w:tc>
        <w:tc>
          <w:tcPr>
            <w:tcW w:w="1334" w:type="dxa"/>
            <w:noWrap/>
            <w:vAlign w:val="center"/>
          </w:tcPr>
          <w:p w14:paraId="79211DE3" w14:textId="77777777" w:rsidR="00356D1D" w:rsidRPr="001520C1" w:rsidRDefault="00356D1D" w:rsidP="0012265C">
            <w:pPr>
              <w:widowControl/>
              <w:autoSpaceDE/>
              <w:autoSpaceDN/>
              <w:spacing w:before="20" w:after="20"/>
              <w:jc w:val="center"/>
              <w:rPr>
                <w:ins w:id="1890" w:author="Vincent Boisclair" w:date="2025-12-08T14:35:00Z" w16du:dateUtc="2025-12-08T19:35:00Z"/>
                <w:rFonts w:eastAsia="Times New Roman"/>
                <w:color w:val="000000"/>
                <w:sz w:val="18"/>
                <w:szCs w:val="18"/>
                <w:lang w:eastAsia="en-CA"/>
              </w:rPr>
            </w:pPr>
          </w:p>
        </w:tc>
        <w:tc>
          <w:tcPr>
            <w:tcW w:w="1146" w:type="dxa"/>
            <w:noWrap/>
            <w:vAlign w:val="center"/>
          </w:tcPr>
          <w:p w14:paraId="06849636" w14:textId="2EC324D5" w:rsidR="00356D1D" w:rsidRPr="001520C1" w:rsidRDefault="00356D1D" w:rsidP="0012265C">
            <w:pPr>
              <w:widowControl/>
              <w:autoSpaceDE/>
              <w:autoSpaceDN/>
              <w:spacing w:before="20" w:after="20"/>
              <w:jc w:val="center"/>
              <w:rPr>
                <w:ins w:id="1891" w:author="Vincent Boisclair" w:date="2025-12-08T14:35:00Z" w16du:dateUtc="2025-12-08T19:35:00Z"/>
                <w:rFonts w:eastAsia="Times New Roman"/>
                <w:color w:val="000000"/>
                <w:sz w:val="18"/>
                <w:szCs w:val="18"/>
                <w:lang w:eastAsia="en-CA"/>
              </w:rPr>
            </w:pPr>
            <w:ins w:id="1892" w:author="Vincent Boisclair" w:date="2025-12-08T14:35:00Z" w16du:dateUtc="2025-12-08T19:35:00Z">
              <w:r>
                <w:rPr>
                  <w:color w:val="000000"/>
                  <w:sz w:val="18"/>
                  <w:szCs w:val="18"/>
                </w:rPr>
                <w:t>√</w:t>
              </w:r>
            </w:ins>
          </w:p>
        </w:tc>
      </w:tr>
      <w:tr w:rsidR="002B1EBD" w:rsidRPr="001520C1" w14:paraId="586C3A51" w14:textId="77777777" w:rsidTr="0067677F">
        <w:tblPrEx>
          <w:jc w:val="left"/>
        </w:tblPrEx>
        <w:trPr>
          <w:trHeight w:val="240"/>
          <w:ins w:id="1893" w:author="Vincent Boisclair" w:date="2025-12-08T14:35:00Z"/>
        </w:trPr>
        <w:tc>
          <w:tcPr>
            <w:tcW w:w="6891" w:type="dxa"/>
            <w:vAlign w:val="center"/>
          </w:tcPr>
          <w:p w14:paraId="75720E8A" w14:textId="77777777" w:rsidR="00356D1D" w:rsidRPr="001520C1" w:rsidRDefault="00356D1D" w:rsidP="0012265C">
            <w:pPr>
              <w:widowControl/>
              <w:autoSpaceDE/>
              <w:autoSpaceDN/>
              <w:spacing w:before="20" w:after="20"/>
              <w:jc w:val="both"/>
              <w:rPr>
                <w:ins w:id="1894" w:author="Vincent Boisclair" w:date="2025-12-08T14:35:00Z" w16du:dateUtc="2025-12-08T19:35:00Z"/>
                <w:rFonts w:eastAsia="Times New Roman"/>
                <w:color w:val="000000"/>
                <w:sz w:val="18"/>
                <w:szCs w:val="18"/>
                <w:lang w:eastAsia="en-CA"/>
              </w:rPr>
            </w:pPr>
            <w:ins w:id="1895" w:author="Vincent Boisclair" w:date="2025-12-08T14:35:00Z" w16du:dateUtc="2025-12-08T19:35:00Z">
              <w:r>
                <w:rPr>
                  <w:color w:val="000000"/>
                  <w:sz w:val="18"/>
                  <w:szCs w:val="18"/>
                </w:rPr>
                <w:t>Review critical and high vulnerabilities related to cloud infrastructure and OS, propose remediation actions, add to backlog</w:t>
              </w:r>
            </w:ins>
          </w:p>
        </w:tc>
        <w:tc>
          <w:tcPr>
            <w:tcW w:w="1334" w:type="dxa"/>
            <w:noWrap/>
            <w:vAlign w:val="center"/>
          </w:tcPr>
          <w:p w14:paraId="33A4B8F2" w14:textId="77777777" w:rsidR="00356D1D" w:rsidRPr="001520C1" w:rsidRDefault="00356D1D" w:rsidP="0012265C">
            <w:pPr>
              <w:widowControl/>
              <w:autoSpaceDE/>
              <w:autoSpaceDN/>
              <w:spacing w:before="20" w:after="20"/>
              <w:jc w:val="center"/>
              <w:rPr>
                <w:ins w:id="1896" w:author="Vincent Boisclair" w:date="2025-12-08T14:35:00Z" w16du:dateUtc="2025-12-08T19:35:00Z"/>
                <w:rFonts w:eastAsia="Times New Roman"/>
                <w:color w:val="000000"/>
                <w:sz w:val="18"/>
                <w:szCs w:val="18"/>
                <w:lang w:eastAsia="en-CA"/>
              </w:rPr>
            </w:pPr>
          </w:p>
        </w:tc>
        <w:tc>
          <w:tcPr>
            <w:tcW w:w="1146" w:type="dxa"/>
            <w:noWrap/>
            <w:vAlign w:val="center"/>
          </w:tcPr>
          <w:p w14:paraId="5157FCA5" w14:textId="13315DF2" w:rsidR="00356D1D" w:rsidRPr="001520C1" w:rsidRDefault="00356D1D" w:rsidP="0012265C">
            <w:pPr>
              <w:widowControl/>
              <w:autoSpaceDE/>
              <w:autoSpaceDN/>
              <w:spacing w:before="20" w:after="20"/>
              <w:jc w:val="center"/>
              <w:rPr>
                <w:ins w:id="1897" w:author="Vincent Boisclair" w:date="2025-12-08T14:35:00Z" w16du:dateUtc="2025-12-08T19:35:00Z"/>
                <w:rFonts w:eastAsia="Times New Roman"/>
                <w:color w:val="000000"/>
                <w:sz w:val="18"/>
                <w:szCs w:val="18"/>
                <w:lang w:eastAsia="en-CA"/>
              </w:rPr>
            </w:pPr>
            <w:ins w:id="1898" w:author="Vincent Boisclair" w:date="2025-12-08T14:35:00Z" w16du:dateUtc="2025-12-08T19:35:00Z">
              <w:r>
                <w:rPr>
                  <w:color w:val="000000"/>
                  <w:sz w:val="18"/>
                  <w:szCs w:val="18"/>
                </w:rPr>
                <w:t>√</w:t>
              </w:r>
            </w:ins>
          </w:p>
        </w:tc>
      </w:tr>
      <w:tr w:rsidR="002B1EBD" w:rsidRPr="001520C1" w14:paraId="732C5210" w14:textId="77777777" w:rsidTr="0067677F">
        <w:tblPrEx>
          <w:jc w:val="left"/>
        </w:tblPrEx>
        <w:trPr>
          <w:trHeight w:val="240"/>
          <w:ins w:id="1899" w:author="Vincent Boisclair" w:date="2025-12-08T14:35:00Z"/>
        </w:trPr>
        <w:tc>
          <w:tcPr>
            <w:tcW w:w="6891" w:type="dxa"/>
            <w:vAlign w:val="center"/>
          </w:tcPr>
          <w:p w14:paraId="65A10C59" w14:textId="77777777" w:rsidR="00356D1D" w:rsidRPr="001520C1" w:rsidRDefault="00356D1D" w:rsidP="0012265C">
            <w:pPr>
              <w:widowControl/>
              <w:autoSpaceDE/>
              <w:autoSpaceDN/>
              <w:spacing w:before="20" w:after="20"/>
              <w:jc w:val="both"/>
              <w:rPr>
                <w:ins w:id="1900" w:author="Vincent Boisclair" w:date="2025-12-08T14:35:00Z" w16du:dateUtc="2025-12-08T19:35:00Z"/>
                <w:rFonts w:eastAsia="Times New Roman"/>
                <w:color w:val="000000"/>
                <w:sz w:val="18"/>
                <w:szCs w:val="18"/>
                <w:lang w:eastAsia="en-CA"/>
              </w:rPr>
            </w:pPr>
            <w:ins w:id="1901" w:author="Vincent Boisclair" w:date="2025-12-08T14:35:00Z" w16du:dateUtc="2025-12-08T19:35:00Z">
              <w:r>
                <w:rPr>
                  <w:color w:val="000000"/>
                  <w:sz w:val="18"/>
                  <w:szCs w:val="18"/>
                </w:rPr>
                <w:t>Review critical and high vulnerabilities related to application and middleware and propose remediation actions to be added to the backlog</w:t>
              </w:r>
            </w:ins>
          </w:p>
        </w:tc>
        <w:tc>
          <w:tcPr>
            <w:tcW w:w="1334" w:type="dxa"/>
            <w:noWrap/>
            <w:vAlign w:val="center"/>
          </w:tcPr>
          <w:p w14:paraId="6E63A306" w14:textId="5E3FA231" w:rsidR="00356D1D" w:rsidRPr="001520C1" w:rsidRDefault="00356D1D" w:rsidP="0012265C">
            <w:pPr>
              <w:widowControl/>
              <w:autoSpaceDE/>
              <w:autoSpaceDN/>
              <w:spacing w:before="20" w:after="20"/>
              <w:jc w:val="center"/>
              <w:rPr>
                <w:ins w:id="1902" w:author="Vincent Boisclair" w:date="2025-12-08T14:35:00Z" w16du:dateUtc="2025-12-08T19:35:00Z"/>
                <w:rFonts w:eastAsia="Times New Roman"/>
                <w:color w:val="000000"/>
                <w:sz w:val="18"/>
                <w:szCs w:val="18"/>
                <w:lang w:eastAsia="en-CA"/>
              </w:rPr>
            </w:pPr>
            <w:ins w:id="1903" w:author="Vincent Boisclair" w:date="2025-12-08T14:35:00Z" w16du:dateUtc="2025-12-08T19:35:00Z">
              <w:r>
                <w:rPr>
                  <w:color w:val="000000"/>
                  <w:sz w:val="18"/>
                  <w:szCs w:val="18"/>
                </w:rPr>
                <w:t>√</w:t>
              </w:r>
            </w:ins>
          </w:p>
        </w:tc>
        <w:tc>
          <w:tcPr>
            <w:tcW w:w="1146" w:type="dxa"/>
            <w:noWrap/>
            <w:vAlign w:val="center"/>
          </w:tcPr>
          <w:p w14:paraId="7F71FE35" w14:textId="77777777" w:rsidR="00356D1D" w:rsidRPr="001520C1" w:rsidRDefault="00356D1D" w:rsidP="0012265C">
            <w:pPr>
              <w:widowControl/>
              <w:autoSpaceDE/>
              <w:autoSpaceDN/>
              <w:spacing w:before="20" w:after="20"/>
              <w:jc w:val="center"/>
              <w:rPr>
                <w:ins w:id="1904" w:author="Vincent Boisclair" w:date="2025-12-08T14:35:00Z" w16du:dateUtc="2025-12-08T19:35:00Z"/>
                <w:rFonts w:eastAsia="Times New Roman"/>
                <w:color w:val="000000"/>
                <w:sz w:val="18"/>
                <w:szCs w:val="18"/>
                <w:lang w:eastAsia="en-CA"/>
              </w:rPr>
            </w:pPr>
          </w:p>
        </w:tc>
      </w:tr>
      <w:tr w:rsidR="002B1EBD" w:rsidRPr="001520C1" w14:paraId="04143A70" w14:textId="77777777" w:rsidTr="0067677F">
        <w:tblPrEx>
          <w:jc w:val="left"/>
        </w:tblPrEx>
        <w:trPr>
          <w:trHeight w:val="240"/>
          <w:ins w:id="1905" w:author="Vincent Boisclair" w:date="2025-12-08T14:35:00Z"/>
        </w:trPr>
        <w:tc>
          <w:tcPr>
            <w:tcW w:w="6891" w:type="dxa"/>
            <w:vAlign w:val="center"/>
          </w:tcPr>
          <w:p w14:paraId="49D3C640" w14:textId="77777777" w:rsidR="00356D1D" w:rsidRPr="001520C1" w:rsidRDefault="00356D1D" w:rsidP="0012265C">
            <w:pPr>
              <w:widowControl/>
              <w:autoSpaceDE/>
              <w:autoSpaceDN/>
              <w:spacing w:before="20" w:after="20"/>
              <w:jc w:val="both"/>
              <w:rPr>
                <w:ins w:id="1906" w:author="Vincent Boisclair" w:date="2025-12-08T14:35:00Z" w16du:dateUtc="2025-12-08T19:35:00Z"/>
                <w:rFonts w:eastAsia="Times New Roman"/>
                <w:color w:val="000000"/>
                <w:sz w:val="18"/>
                <w:szCs w:val="18"/>
                <w:lang w:eastAsia="en-CA"/>
              </w:rPr>
            </w:pPr>
            <w:ins w:id="1907" w:author="Vincent Boisclair" w:date="2025-12-08T14:35:00Z" w16du:dateUtc="2025-12-08T19:35:00Z">
              <w:r>
                <w:rPr>
                  <w:color w:val="000000"/>
                  <w:sz w:val="18"/>
                  <w:szCs w:val="18"/>
                </w:rPr>
                <w:lastRenderedPageBreak/>
                <w:t>Manage and track risk acceptance for vulnerabilities which cannot be remedied (business solution, deprecated OS, etc.)</w:t>
              </w:r>
            </w:ins>
          </w:p>
        </w:tc>
        <w:tc>
          <w:tcPr>
            <w:tcW w:w="1334" w:type="dxa"/>
            <w:noWrap/>
            <w:vAlign w:val="center"/>
          </w:tcPr>
          <w:p w14:paraId="5C6953EC" w14:textId="77777777" w:rsidR="00356D1D" w:rsidRPr="001520C1" w:rsidRDefault="00356D1D" w:rsidP="0012265C">
            <w:pPr>
              <w:widowControl/>
              <w:autoSpaceDE/>
              <w:autoSpaceDN/>
              <w:spacing w:before="20" w:after="20"/>
              <w:jc w:val="center"/>
              <w:rPr>
                <w:ins w:id="1908" w:author="Vincent Boisclair" w:date="2025-12-08T14:35:00Z" w16du:dateUtc="2025-12-08T19:35:00Z"/>
                <w:rFonts w:eastAsia="Times New Roman"/>
                <w:color w:val="000000"/>
                <w:sz w:val="18"/>
                <w:szCs w:val="18"/>
                <w:lang w:eastAsia="en-CA"/>
              </w:rPr>
            </w:pPr>
          </w:p>
        </w:tc>
        <w:tc>
          <w:tcPr>
            <w:tcW w:w="1146" w:type="dxa"/>
            <w:noWrap/>
            <w:vAlign w:val="center"/>
          </w:tcPr>
          <w:p w14:paraId="4FC57A4C" w14:textId="42F5A6A5" w:rsidR="00356D1D" w:rsidRPr="001520C1" w:rsidRDefault="00356D1D" w:rsidP="0012265C">
            <w:pPr>
              <w:widowControl/>
              <w:autoSpaceDE/>
              <w:autoSpaceDN/>
              <w:spacing w:before="20" w:after="20"/>
              <w:jc w:val="center"/>
              <w:rPr>
                <w:ins w:id="1909" w:author="Vincent Boisclair" w:date="2025-12-08T14:35:00Z" w16du:dateUtc="2025-12-08T19:35:00Z"/>
                <w:rFonts w:eastAsia="Times New Roman"/>
                <w:color w:val="000000"/>
                <w:sz w:val="18"/>
                <w:szCs w:val="18"/>
                <w:lang w:eastAsia="en-CA"/>
              </w:rPr>
            </w:pPr>
            <w:ins w:id="1910" w:author="Vincent Boisclair" w:date="2025-12-08T14:35:00Z" w16du:dateUtc="2025-12-08T19:35:00Z">
              <w:r>
                <w:rPr>
                  <w:color w:val="000000"/>
                  <w:sz w:val="18"/>
                  <w:szCs w:val="18"/>
                </w:rPr>
                <w:t>√</w:t>
              </w:r>
            </w:ins>
          </w:p>
        </w:tc>
      </w:tr>
      <w:tr w:rsidR="002B1EBD" w:rsidRPr="001520C1" w14:paraId="5697A03F" w14:textId="77777777" w:rsidTr="0067677F">
        <w:tblPrEx>
          <w:jc w:val="left"/>
        </w:tblPrEx>
        <w:trPr>
          <w:trHeight w:val="240"/>
          <w:ins w:id="1911" w:author="Vincent Boisclair" w:date="2025-12-08T14:35:00Z"/>
        </w:trPr>
        <w:tc>
          <w:tcPr>
            <w:tcW w:w="6891" w:type="dxa"/>
            <w:vAlign w:val="center"/>
          </w:tcPr>
          <w:p w14:paraId="7F1060D5" w14:textId="77777777" w:rsidR="00356D1D" w:rsidRDefault="00356D1D" w:rsidP="0012265C">
            <w:pPr>
              <w:widowControl/>
              <w:autoSpaceDE/>
              <w:autoSpaceDN/>
              <w:spacing w:before="20" w:after="20"/>
              <w:jc w:val="both"/>
              <w:rPr>
                <w:ins w:id="1912" w:author="Vincent Boisclair" w:date="2025-12-08T14:35:00Z" w16du:dateUtc="2025-12-08T19:35:00Z"/>
                <w:color w:val="000000"/>
                <w:sz w:val="18"/>
                <w:szCs w:val="18"/>
              </w:rPr>
            </w:pPr>
            <w:ins w:id="1913" w:author="Vincent Boisclair" w:date="2025-12-08T14:35:00Z" w16du:dateUtc="2025-12-08T19:35:00Z">
              <w:r>
                <w:rPr>
                  <w:color w:val="000000"/>
                  <w:sz w:val="18"/>
                  <w:szCs w:val="18"/>
                </w:rPr>
                <w:t>Approve remediation recommendations and / or provide risk acceptance</w:t>
              </w:r>
            </w:ins>
          </w:p>
        </w:tc>
        <w:tc>
          <w:tcPr>
            <w:tcW w:w="1334" w:type="dxa"/>
            <w:noWrap/>
            <w:vAlign w:val="center"/>
          </w:tcPr>
          <w:p w14:paraId="325FD77F" w14:textId="17CC73D7" w:rsidR="00356D1D" w:rsidRPr="001520C1" w:rsidRDefault="00356D1D" w:rsidP="0012265C">
            <w:pPr>
              <w:widowControl/>
              <w:autoSpaceDE/>
              <w:autoSpaceDN/>
              <w:spacing w:before="20" w:after="20"/>
              <w:jc w:val="center"/>
              <w:rPr>
                <w:ins w:id="1914" w:author="Vincent Boisclair" w:date="2025-12-08T14:35:00Z" w16du:dateUtc="2025-12-08T19:35:00Z"/>
                <w:rFonts w:eastAsia="Times New Roman"/>
                <w:color w:val="000000"/>
                <w:sz w:val="18"/>
                <w:szCs w:val="18"/>
                <w:lang w:eastAsia="en-CA"/>
              </w:rPr>
            </w:pPr>
            <w:ins w:id="1915" w:author="Vincent Boisclair" w:date="2025-12-08T14:35:00Z" w16du:dateUtc="2025-12-08T19:35:00Z">
              <w:r>
                <w:rPr>
                  <w:color w:val="000000"/>
                  <w:sz w:val="18"/>
                  <w:szCs w:val="18"/>
                </w:rPr>
                <w:t>√</w:t>
              </w:r>
            </w:ins>
          </w:p>
        </w:tc>
        <w:tc>
          <w:tcPr>
            <w:tcW w:w="1146" w:type="dxa"/>
            <w:noWrap/>
            <w:vAlign w:val="center"/>
          </w:tcPr>
          <w:p w14:paraId="21DAF064" w14:textId="77777777" w:rsidR="00356D1D" w:rsidRDefault="00356D1D" w:rsidP="0012265C">
            <w:pPr>
              <w:widowControl/>
              <w:autoSpaceDE/>
              <w:autoSpaceDN/>
              <w:spacing w:before="20" w:after="20"/>
              <w:jc w:val="center"/>
              <w:rPr>
                <w:ins w:id="1916" w:author="Vincent Boisclair" w:date="2025-12-08T14:35:00Z" w16du:dateUtc="2025-12-08T19:35:00Z"/>
                <w:color w:val="000000"/>
                <w:sz w:val="18"/>
                <w:szCs w:val="18"/>
              </w:rPr>
            </w:pPr>
          </w:p>
        </w:tc>
      </w:tr>
      <w:tr w:rsidR="002B1EBD" w:rsidRPr="001520C1" w14:paraId="0B2B757A" w14:textId="77777777" w:rsidTr="0067677F">
        <w:tblPrEx>
          <w:jc w:val="left"/>
        </w:tblPrEx>
        <w:trPr>
          <w:trHeight w:val="240"/>
          <w:ins w:id="1917" w:author="Vincent Boisclair" w:date="2025-12-08T14:35:00Z"/>
        </w:trPr>
        <w:tc>
          <w:tcPr>
            <w:tcW w:w="6891" w:type="dxa"/>
            <w:vAlign w:val="center"/>
          </w:tcPr>
          <w:p w14:paraId="59DA4188" w14:textId="77777777" w:rsidR="00356D1D" w:rsidRDefault="00356D1D" w:rsidP="0012265C">
            <w:pPr>
              <w:widowControl/>
              <w:autoSpaceDE/>
              <w:autoSpaceDN/>
              <w:spacing w:before="20" w:after="20"/>
              <w:jc w:val="both"/>
              <w:rPr>
                <w:ins w:id="1918" w:author="Vincent Boisclair" w:date="2025-12-08T14:35:00Z" w16du:dateUtc="2025-12-08T19:35:00Z"/>
                <w:color w:val="000000"/>
                <w:sz w:val="18"/>
                <w:szCs w:val="18"/>
              </w:rPr>
            </w:pPr>
            <w:ins w:id="1919" w:author="Vincent Boisclair" w:date="2025-12-08T14:35:00Z" w16du:dateUtc="2025-12-08T19:35:00Z">
              <w:r>
                <w:rPr>
                  <w:color w:val="000000"/>
                  <w:sz w:val="18"/>
                  <w:szCs w:val="18"/>
                </w:rPr>
                <w:t>Remediation of vulnerability</w:t>
              </w:r>
            </w:ins>
          </w:p>
        </w:tc>
        <w:tc>
          <w:tcPr>
            <w:tcW w:w="1334" w:type="dxa"/>
            <w:noWrap/>
            <w:vAlign w:val="center"/>
          </w:tcPr>
          <w:p w14:paraId="2510DA6C" w14:textId="77777777" w:rsidR="00356D1D" w:rsidRPr="001520C1" w:rsidRDefault="00356D1D" w:rsidP="0012265C">
            <w:pPr>
              <w:widowControl/>
              <w:autoSpaceDE/>
              <w:autoSpaceDN/>
              <w:spacing w:before="20" w:after="20"/>
              <w:jc w:val="center"/>
              <w:rPr>
                <w:ins w:id="1920" w:author="Vincent Boisclair" w:date="2025-12-08T14:35:00Z" w16du:dateUtc="2025-12-08T19:35:00Z"/>
                <w:rFonts w:eastAsia="Times New Roman"/>
                <w:color w:val="000000"/>
                <w:sz w:val="18"/>
                <w:szCs w:val="18"/>
                <w:lang w:eastAsia="en-CA"/>
              </w:rPr>
            </w:pPr>
          </w:p>
        </w:tc>
        <w:tc>
          <w:tcPr>
            <w:tcW w:w="1146" w:type="dxa"/>
            <w:noWrap/>
            <w:vAlign w:val="center"/>
          </w:tcPr>
          <w:p w14:paraId="129816D0" w14:textId="667272BB" w:rsidR="00356D1D" w:rsidRDefault="00356D1D" w:rsidP="0012265C">
            <w:pPr>
              <w:widowControl/>
              <w:autoSpaceDE/>
              <w:autoSpaceDN/>
              <w:spacing w:before="20" w:after="20"/>
              <w:jc w:val="center"/>
              <w:rPr>
                <w:ins w:id="1921" w:author="Vincent Boisclair" w:date="2025-12-08T14:35:00Z" w16du:dateUtc="2025-12-08T19:35:00Z"/>
                <w:color w:val="000000"/>
                <w:sz w:val="18"/>
                <w:szCs w:val="18"/>
              </w:rPr>
            </w:pPr>
            <w:ins w:id="1922" w:author="Vincent Boisclair" w:date="2025-12-08T14:35:00Z" w16du:dateUtc="2025-12-08T19:35:00Z">
              <w:r>
                <w:rPr>
                  <w:color w:val="000000"/>
                  <w:sz w:val="18"/>
                  <w:szCs w:val="18"/>
                </w:rPr>
                <w:t>√</w:t>
              </w:r>
            </w:ins>
          </w:p>
        </w:tc>
      </w:tr>
    </w:tbl>
    <w:p w14:paraId="68DFE71A" w14:textId="542D6CCA" w:rsidR="0067677F" w:rsidRDefault="0067677F" w:rsidP="00B234EE">
      <w:pPr>
        <w:pStyle w:val="Titre4"/>
        <w:keepNext/>
        <w:numPr>
          <w:ilvl w:val="0"/>
          <w:numId w:val="241"/>
        </w:numPr>
        <w:spacing w:before="240"/>
        <w:rPr>
          <w:ins w:id="1923" w:author="Vincent Boisclair" w:date="2025-12-08T14:39:00Z" w16du:dateUtc="2025-12-08T19:39:00Z"/>
        </w:rPr>
      </w:pPr>
      <w:ins w:id="1924" w:author="Vincent Boisclair" w:date="2025-12-08T14:39:00Z" w16du:dateUtc="2025-12-08T19:39:00Z">
        <w:r w:rsidRPr="0067677F">
          <w:t>Endpoint Security</w:t>
        </w:r>
      </w:ins>
    </w:p>
    <w:tbl>
      <w:tblPr>
        <w:tblStyle w:val="Grilledutableau"/>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1"/>
        <w:gridCol w:w="1334"/>
        <w:gridCol w:w="1146"/>
      </w:tblGrid>
      <w:tr w:rsidR="002B1EBD" w:rsidRPr="00957B99" w14:paraId="095BEEA0" w14:textId="77777777" w:rsidTr="0067677F">
        <w:trPr>
          <w:trHeight w:val="240"/>
          <w:jc w:val="center"/>
          <w:ins w:id="1925" w:author="Vincent Boisclair" w:date="2025-12-08T14:35:00Z"/>
        </w:trPr>
        <w:tc>
          <w:tcPr>
            <w:tcW w:w="6891" w:type="dxa"/>
            <w:shd w:val="clear" w:color="auto" w:fill="D9D9D9" w:themeFill="background1" w:themeFillShade="D9"/>
            <w:hideMark/>
          </w:tcPr>
          <w:p w14:paraId="79AE98E7" w14:textId="3741A22D" w:rsidR="00356D1D" w:rsidRPr="00957B99" w:rsidRDefault="00E81B38" w:rsidP="0012265C">
            <w:pPr>
              <w:spacing w:before="60" w:after="60"/>
              <w:jc w:val="center"/>
              <w:rPr>
                <w:ins w:id="1926" w:author="Vincent Boisclair" w:date="2025-12-08T14:35:00Z" w16du:dateUtc="2025-12-08T19:35:00Z"/>
                <w:rFonts w:asciiTheme="minorHAnsi" w:hAnsiTheme="minorHAnsi" w:cstheme="minorHAnsi"/>
                <w:b/>
                <w:bCs/>
                <w:spacing w:val="-2"/>
                <w:sz w:val="18"/>
                <w:szCs w:val="18"/>
              </w:rPr>
            </w:pPr>
            <w:ins w:id="1927" w:author="Vincent Boisclair" w:date="2025-12-08T14:54:00Z" w16du:dateUtc="2025-12-08T19:54:00Z">
              <w:r w:rsidRPr="00A92DD6">
                <w:rPr>
                  <w:b/>
                  <w:spacing w:val="-2"/>
                  <w:sz w:val="18"/>
                </w:rPr>
                <w:t>Activities</w:t>
              </w:r>
            </w:ins>
          </w:p>
        </w:tc>
        <w:tc>
          <w:tcPr>
            <w:tcW w:w="2480" w:type="dxa"/>
            <w:gridSpan w:val="2"/>
            <w:shd w:val="clear" w:color="auto" w:fill="D9D9D9" w:themeFill="background1" w:themeFillShade="D9"/>
            <w:noWrap/>
            <w:hideMark/>
          </w:tcPr>
          <w:p w14:paraId="3A2CDF7D" w14:textId="77777777" w:rsidR="00356D1D" w:rsidRPr="00957B99" w:rsidRDefault="00356D1D" w:rsidP="0012265C">
            <w:pPr>
              <w:spacing w:before="60" w:after="60"/>
              <w:jc w:val="center"/>
              <w:rPr>
                <w:ins w:id="1928" w:author="Vincent Boisclair" w:date="2025-12-08T14:35:00Z" w16du:dateUtc="2025-12-08T19:35:00Z"/>
                <w:rFonts w:asciiTheme="minorHAnsi" w:hAnsiTheme="minorHAnsi" w:cstheme="minorHAnsi"/>
                <w:b/>
                <w:bCs/>
                <w:spacing w:val="-2"/>
                <w:sz w:val="18"/>
                <w:szCs w:val="18"/>
              </w:rPr>
            </w:pPr>
            <w:ins w:id="1929" w:author="Vincent Boisclair" w:date="2025-12-08T14:35:00Z" w16du:dateUtc="2025-12-08T19:35:00Z">
              <w:r w:rsidRPr="00957B99">
                <w:rPr>
                  <w:rFonts w:asciiTheme="minorHAnsi" w:hAnsiTheme="minorHAnsi" w:cstheme="minorHAnsi"/>
                  <w:b/>
                  <w:bCs/>
                  <w:spacing w:val="-2"/>
                  <w:sz w:val="18"/>
                  <w:szCs w:val="18"/>
                </w:rPr>
                <w:t>Responsible</w:t>
              </w:r>
            </w:ins>
          </w:p>
        </w:tc>
      </w:tr>
      <w:tr w:rsidR="002B1EBD" w:rsidRPr="00957B99" w14:paraId="43F45E0D" w14:textId="77777777" w:rsidTr="0067677F">
        <w:trPr>
          <w:trHeight w:val="240"/>
          <w:jc w:val="center"/>
          <w:ins w:id="1930" w:author="Vincent Boisclair" w:date="2025-12-08T14:35:00Z"/>
        </w:trPr>
        <w:tc>
          <w:tcPr>
            <w:tcW w:w="6891" w:type="dxa"/>
            <w:hideMark/>
          </w:tcPr>
          <w:p w14:paraId="51A0428C" w14:textId="77777777" w:rsidR="00356D1D" w:rsidRPr="00957B99" w:rsidRDefault="00356D1D" w:rsidP="00B234EE">
            <w:pPr>
              <w:spacing w:before="60" w:after="60"/>
              <w:rPr>
                <w:ins w:id="1931" w:author="Vincent Boisclair" w:date="2025-12-08T14:35:00Z" w16du:dateUtc="2025-12-08T19:35:00Z"/>
                <w:rFonts w:asciiTheme="minorHAnsi" w:hAnsiTheme="minorHAnsi" w:cstheme="minorHAnsi"/>
                <w:b/>
                <w:bCs/>
                <w:spacing w:val="-2"/>
                <w:sz w:val="18"/>
                <w:szCs w:val="18"/>
              </w:rPr>
            </w:pPr>
          </w:p>
        </w:tc>
        <w:tc>
          <w:tcPr>
            <w:tcW w:w="1334" w:type="dxa"/>
            <w:noWrap/>
            <w:hideMark/>
          </w:tcPr>
          <w:p w14:paraId="0C25CB8E" w14:textId="77777777" w:rsidR="00356D1D" w:rsidRPr="00957B99" w:rsidRDefault="00356D1D" w:rsidP="0012265C">
            <w:pPr>
              <w:spacing w:before="60" w:after="60"/>
              <w:jc w:val="center"/>
              <w:rPr>
                <w:ins w:id="1932" w:author="Vincent Boisclair" w:date="2025-12-08T14:35:00Z" w16du:dateUtc="2025-12-08T19:35:00Z"/>
                <w:rFonts w:asciiTheme="minorHAnsi" w:hAnsiTheme="minorHAnsi" w:cstheme="minorHAnsi"/>
                <w:b/>
                <w:bCs/>
                <w:spacing w:val="-2"/>
                <w:sz w:val="18"/>
                <w:szCs w:val="18"/>
              </w:rPr>
            </w:pPr>
            <w:ins w:id="1933" w:author="Vincent Boisclair" w:date="2025-12-08T14:35:00Z" w16du:dateUtc="2025-12-08T19:35:00Z">
              <w:r w:rsidRPr="00957B99">
                <w:rPr>
                  <w:rFonts w:asciiTheme="minorHAnsi" w:hAnsiTheme="minorHAnsi" w:cstheme="minorHAnsi"/>
                  <w:b/>
                  <w:bCs/>
                  <w:spacing w:val="-2"/>
                  <w:sz w:val="18"/>
                  <w:szCs w:val="18"/>
                </w:rPr>
                <w:t>Customer</w:t>
              </w:r>
            </w:ins>
          </w:p>
        </w:tc>
        <w:tc>
          <w:tcPr>
            <w:tcW w:w="1146" w:type="dxa"/>
            <w:noWrap/>
            <w:hideMark/>
          </w:tcPr>
          <w:p w14:paraId="20FEC022" w14:textId="77777777" w:rsidR="00356D1D" w:rsidRPr="00957B99" w:rsidRDefault="00356D1D" w:rsidP="0012265C">
            <w:pPr>
              <w:spacing w:before="60" w:after="60"/>
              <w:jc w:val="center"/>
              <w:rPr>
                <w:ins w:id="1934" w:author="Vincent Boisclair" w:date="2025-12-08T14:35:00Z" w16du:dateUtc="2025-12-08T19:35:00Z"/>
                <w:rFonts w:asciiTheme="minorHAnsi" w:hAnsiTheme="minorHAnsi" w:cstheme="minorHAnsi"/>
                <w:b/>
                <w:bCs/>
                <w:spacing w:val="-2"/>
                <w:sz w:val="18"/>
                <w:szCs w:val="18"/>
              </w:rPr>
            </w:pPr>
            <w:ins w:id="1935" w:author="Vincent Boisclair" w:date="2025-12-08T14:35:00Z" w16du:dateUtc="2025-12-08T19:35:00Z">
              <w:r w:rsidRPr="00957B99">
                <w:rPr>
                  <w:rFonts w:asciiTheme="minorHAnsi" w:hAnsiTheme="minorHAnsi" w:cstheme="minorHAnsi"/>
                  <w:b/>
                  <w:bCs/>
                  <w:spacing w:val="-2"/>
                  <w:sz w:val="18"/>
                  <w:szCs w:val="18"/>
                </w:rPr>
                <w:t>Supplier</w:t>
              </w:r>
            </w:ins>
          </w:p>
        </w:tc>
      </w:tr>
      <w:tr w:rsidR="002B1EBD" w:rsidRPr="001520C1" w14:paraId="77F1B2BB" w14:textId="77777777" w:rsidTr="0067677F">
        <w:tblPrEx>
          <w:jc w:val="left"/>
        </w:tblPrEx>
        <w:trPr>
          <w:trHeight w:val="240"/>
          <w:ins w:id="1936" w:author="Vincent Boisclair" w:date="2025-12-08T14:35:00Z"/>
        </w:trPr>
        <w:tc>
          <w:tcPr>
            <w:tcW w:w="6891" w:type="dxa"/>
            <w:vAlign w:val="center"/>
          </w:tcPr>
          <w:p w14:paraId="5369F494" w14:textId="77777777" w:rsidR="00356D1D" w:rsidRPr="001520C1" w:rsidRDefault="00356D1D" w:rsidP="0012265C">
            <w:pPr>
              <w:widowControl/>
              <w:autoSpaceDE/>
              <w:autoSpaceDN/>
              <w:spacing w:before="20" w:after="20"/>
              <w:jc w:val="both"/>
              <w:rPr>
                <w:ins w:id="1937" w:author="Vincent Boisclair" w:date="2025-12-08T14:35:00Z" w16du:dateUtc="2025-12-08T19:35:00Z"/>
                <w:rFonts w:eastAsia="Times New Roman"/>
                <w:color w:val="000000"/>
                <w:sz w:val="18"/>
                <w:szCs w:val="18"/>
                <w:lang w:eastAsia="en-CA"/>
              </w:rPr>
            </w:pPr>
            <w:ins w:id="1938" w:author="Vincent Boisclair" w:date="2025-12-08T14:35:00Z" w16du:dateUtc="2025-12-08T19:35:00Z">
              <w:r>
                <w:rPr>
                  <w:color w:val="000000"/>
                  <w:sz w:val="18"/>
                  <w:szCs w:val="18"/>
                </w:rPr>
                <w:t>Supply anti-virus/malware application licenses for Supplier’s standard solution</w:t>
              </w:r>
            </w:ins>
          </w:p>
        </w:tc>
        <w:tc>
          <w:tcPr>
            <w:tcW w:w="1334" w:type="dxa"/>
            <w:noWrap/>
            <w:vAlign w:val="center"/>
          </w:tcPr>
          <w:p w14:paraId="22D8BE57" w14:textId="6718F2D3" w:rsidR="00356D1D" w:rsidRPr="001520C1" w:rsidRDefault="00356D1D" w:rsidP="0012265C">
            <w:pPr>
              <w:widowControl/>
              <w:autoSpaceDE/>
              <w:autoSpaceDN/>
              <w:spacing w:before="20" w:after="20"/>
              <w:jc w:val="center"/>
              <w:rPr>
                <w:ins w:id="1939" w:author="Vincent Boisclair" w:date="2025-12-08T14:35:00Z" w16du:dateUtc="2025-12-08T19:35:00Z"/>
                <w:rFonts w:eastAsia="Times New Roman"/>
                <w:color w:val="000000"/>
                <w:sz w:val="18"/>
                <w:szCs w:val="18"/>
                <w:lang w:eastAsia="en-CA"/>
              </w:rPr>
            </w:pPr>
            <w:ins w:id="1940" w:author="Vincent Boisclair" w:date="2025-12-08T14:35:00Z" w16du:dateUtc="2025-12-08T19:35:00Z">
              <w:r>
                <w:rPr>
                  <w:color w:val="000000"/>
                  <w:sz w:val="18"/>
                  <w:szCs w:val="18"/>
                </w:rPr>
                <w:t>√</w:t>
              </w:r>
            </w:ins>
          </w:p>
        </w:tc>
        <w:tc>
          <w:tcPr>
            <w:tcW w:w="1146" w:type="dxa"/>
            <w:noWrap/>
            <w:vAlign w:val="center"/>
          </w:tcPr>
          <w:p w14:paraId="700ACAA5" w14:textId="77777777" w:rsidR="00356D1D" w:rsidRPr="001520C1" w:rsidRDefault="00356D1D" w:rsidP="0012265C">
            <w:pPr>
              <w:widowControl/>
              <w:autoSpaceDE/>
              <w:autoSpaceDN/>
              <w:spacing w:before="20" w:after="20"/>
              <w:jc w:val="center"/>
              <w:rPr>
                <w:ins w:id="1941" w:author="Vincent Boisclair" w:date="2025-12-08T14:35:00Z" w16du:dateUtc="2025-12-08T19:35:00Z"/>
                <w:rFonts w:eastAsia="Times New Roman"/>
                <w:color w:val="000000"/>
                <w:sz w:val="18"/>
                <w:szCs w:val="18"/>
                <w:lang w:eastAsia="en-CA"/>
              </w:rPr>
            </w:pPr>
          </w:p>
        </w:tc>
      </w:tr>
      <w:tr w:rsidR="002B1EBD" w:rsidRPr="001520C1" w14:paraId="4DD60369" w14:textId="77777777" w:rsidTr="0067677F">
        <w:tblPrEx>
          <w:jc w:val="left"/>
        </w:tblPrEx>
        <w:trPr>
          <w:trHeight w:val="240"/>
          <w:ins w:id="1942" w:author="Vincent Boisclair" w:date="2025-12-08T14:35:00Z"/>
        </w:trPr>
        <w:tc>
          <w:tcPr>
            <w:tcW w:w="6891" w:type="dxa"/>
            <w:vAlign w:val="center"/>
          </w:tcPr>
          <w:p w14:paraId="37C10065" w14:textId="77777777" w:rsidR="00356D1D" w:rsidRPr="001520C1" w:rsidRDefault="00356D1D" w:rsidP="0012265C">
            <w:pPr>
              <w:widowControl/>
              <w:autoSpaceDE/>
              <w:autoSpaceDN/>
              <w:spacing w:before="20" w:after="20"/>
              <w:jc w:val="both"/>
              <w:rPr>
                <w:ins w:id="1943" w:author="Vincent Boisclair" w:date="2025-12-08T14:35:00Z" w16du:dateUtc="2025-12-08T19:35:00Z"/>
                <w:rFonts w:eastAsia="Times New Roman"/>
                <w:color w:val="000000"/>
                <w:sz w:val="18"/>
                <w:szCs w:val="18"/>
                <w:lang w:eastAsia="en-CA"/>
              </w:rPr>
            </w:pPr>
            <w:ins w:id="1944" w:author="Vincent Boisclair" w:date="2025-12-08T14:35:00Z" w16du:dateUtc="2025-12-08T19:35:00Z">
              <w:r>
                <w:rPr>
                  <w:color w:val="000000"/>
                  <w:sz w:val="18"/>
                  <w:szCs w:val="18"/>
                </w:rPr>
                <w:t>Management and administration of Supplier standard Endpoint and EDR solution central console</w:t>
              </w:r>
            </w:ins>
          </w:p>
        </w:tc>
        <w:tc>
          <w:tcPr>
            <w:tcW w:w="1334" w:type="dxa"/>
            <w:noWrap/>
            <w:vAlign w:val="center"/>
          </w:tcPr>
          <w:p w14:paraId="0238F75D" w14:textId="77777777" w:rsidR="00356D1D" w:rsidRPr="001520C1" w:rsidRDefault="00356D1D" w:rsidP="0012265C">
            <w:pPr>
              <w:widowControl/>
              <w:autoSpaceDE/>
              <w:autoSpaceDN/>
              <w:spacing w:before="20" w:after="20"/>
              <w:jc w:val="center"/>
              <w:rPr>
                <w:ins w:id="1945" w:author="Vincent Boisclair" w:date="2025-12-08T14:35:00Z" w16du:dateUtc="2025-12-08T19:35:00Z"/>
                <w:rFonts w:eastAsia="Times New Roman"/>
                <w:color w:val="000000"/>
                <w:sz w:val="18"/>
                <w:szCs w:val="18"/>
                <w:lang w:eastAsia="en-CA"/>
              </w:rPr>
            </w:pPr>
          </w:p>
        </w:tc>
        <w:tc>
          <w:tcPr>
            <w:tcW w:w="1146" w:type="dxa"/>
            <w:noWrap/>
            <w:vAlign w:val="center"/>
          </w:tcPr>
          <w:p w14:paraId="5E766800" w14:textId="2160BFB3" w:rsidR="00356D1D" w:rsidRPr="001520C1" w:rsidRDefault="00356D1D" w:rsidP="0012265C">
            <w:pPr>
              <w:widowControl/>
              <w:autoSpaceDE/>
              <w:autoSpaceDN/>
              <w:spacing w:before="20" w:after="20"/>
              <w:jc w:val="center"/>
              <w:rPr>
                <w:ins w:id="1946" w:author="Vincent Boisclair" w:date="2025-12-08T14:35:00Z" w16du:dateUtc="2025-12-08T19:35:00Z"/>
                <w:rFonts w:eastAsia="Times New Roman"/>
                <w:color w:val="000000"/>
                <w:sz w:val="18"/>
                <w:szCs w:val="18"/>
                <w:lang w:eastAsia="en-CA"/>
              </w:rPr>
            </w:pPr>
            <w:ins w:id="1947" w:author="Vincent Boisclair" w:date="2025-12-08T14:35:00Z" w16du:dateUtc="2025-12-08T19:35:00Z">
              <w:r>
                <w:rPr>
                  <w:color w:val="000000"/>
                  <w:sz w:val="18"/>
                  <w:szCs w:val="18"/>
                </w:rPr>
                <w:t>√</w:t>
              </w:r>
            </w:ins>
          </w:p>
        </w:tc>
      </w:tr>
      <w:tr w:rsidR="002B1EBD" w:rsidRPr="001520C1" w14:paraId="2F981C2C" w14:textId="77777777" w:rsidTr="0067677F">
        <w:tblPrEx>
          <w:jc w:val="left"/>
        </w:tblPrEx>
        <w:trPr>
          <w:trHeight w:val="240"/>
          <w:ins w:id="1948" w:author="Vincent Boisclair" w:date="2025-12-08T14:35:00Z"/>
        </w:trPr>
        <w:tc>
          <w:tcPr>
            <w:tcW w:w="6891" w:type="dxa"/>
            <w:vAlign w:val="center"/>
          </w:tcPr>
          <w:p w14:paraId="071AE346" w14:textId="77777777" w:rsidR="00356D1D" w:rsidRPr="001520C1" w:rsidRDefault="00356D1D" w:rsidP="0012265C">
            <w:pPr>
              <w:widowControl/>
              <w:autoSpaceDE/>
              <w:autoSpaceDN/>
              <w:spacing w:before="20" w:after="20"/>
              <w:jc w:val="both"/>
              <w:rPr>
                <w:ins w:id="1949" w:author="Vincent Boisclair" w:date="2025-12-08T14:35:00Z" w16du:dateUtc="2025-12-08T19:35:00Z"/>
                <w:rFonts w:eastAsia="Times New Roman"/>
                <w:color w:val="000000"/>
                <w:sz w:val="18"/>
                <w:szCs w:val="18"/>
                <w:lang w:eastAsia="en-CA"/>
              </w:rPr>
            </w:pPr>
            <w:ins w:id="1950" w:author="Vincent Boisclair" w:date="2025-12-08T14:35:00Z" w16du:dateUtc="2025-12-08T19:35:00Z">
              <w:r>
                <w:rPr>
                  <w:color w:val="000000"/>
                  <w:sz w:val="18"/>
                  <w:szCs w:val="18"/>
                </w:rPr>
                <w:t>Deployment and maintenance of EDR agent on all managed servers</w:t>
              </w:r>
            </w:ins>
          </w:p>
        </w:tc>
        <w:tc>
          <w:tcPr>
            <w:tcW w:w="1334" w:type="dxa"/>
            <w:noWrap/>
            <w:vAlign w:val="center"/>
          </w:tcPr>
          <w:p w14:paraId="2D8D9DB7" w14:textId="77777777" w:rsidR="00356D1D" w:rsidRPr="001520C1" w:rsidRDefault="00356D1D" w:rsidP="0012265C">
            <w:pPr>
              <w:widowControl/>
              <w:autoSpaceDE/>
              <w:autoSpaceDN/>
              <w:spacing w:before="20" w:after="20"/>
              <w:jc w:val="center"/>
              <w:rPr>
                <w:ins w:id="1951" w:author="Vincent Boisclair" w:date="2025-12-08T14:35:00Z" w16du:dateUtc="2025-12-08T19:35:00Z"/>
                <w:rFonts w:eastAsia="Times New Roman"/>
                <w:color w:val="000000"/>
                <w:sz w:val="18"/>
                <w:szCs w:val="18"/>
                <w:lang w:eastAsia="en-CA"/>
              </w:rPr>
            </w:pPr>
          </w:p>
        </w:tc>
        <w:tc>
          <w:tcPr>
            <w:tcW w:w="1146" w:type="dxa"/>
            <w:noWrap/>
            <w:vAlign w:val="center"/>
          </w:tcPr>
          <w:p w14:paraId="2CE8528B" w14:textId="187703C4" w:rsidR="00356D1D" w:rsidRPr="001520C1" w:rsidRDefault="00356D1D" w:rsidP="0012265C">
            <w:pPr>
              <w:widowControl/>
              <w:autoSpaceDE/>
              <w:autoSpaceDN/>
              <w:spacing w:before="20" w:after="20"/>
              <w:jc w:val="center"/>
              <w:rPr>
                <w:ins w:id="1952" w:author="Vincent Boisclair" w:date="2025-12-08T14:35:00Z" w16du:dateUtc="2025-12-08T19:35:00Z"/>
                <w:rFonts w:eastAsia="Times New Roman"/>
                <w:color w:val="000000"/>
                <w:sz w:val="18"/>
                <w:szCs w:val="18"/>
                <w:lang w:eastAsia="en-CA"/>
              </w:rPr>
            </w:pPr>
            <w:ins w:id="1953" w:author="Vincent Boisclair" w:date="2025-12-08T14:35:00Z" w16du:dateUtc="2025-12-08T19:35:00Z">
              <w:r>
                <w:rPr>
                  <w:color w:val="000000"/>
                  <w:sz w:val="18"/>
                  <w:szCs w:val="18"/>
                </w:rPr>
                <w:t>√</w:t>
              </w:r>
            </w:ins>
          </w:p>
        </w:tc>
      </w:tr>
      <w:tr w:rsidR="002B1EBD" w:rsidRPr="001520C1" w14:paraId="3B66EEF4" w14:textId="77777777" w:rsidTr="0067677F">
        <w:tblPrEx>
          <w:jc w:val="left"/>
        </w:tblPrEx>
        <w:trPr>
          <w:trHeight w:val="240"/>
          <w:ins w:id="1954" w:author="Vincent Boisclair" w:date="2025-12-08T14:35:00Z"/>
        </w:trPr>
        <w:tc>
          <w:tcPr>
            <w:tcW w:w="6891" w:type="dxa"/>
            <w:vAlign w:val="center"/>
          </w:tcPr>
          <w:p w14:paraId="68CC278E" w14:textId="77777777" w:rsidR="00356D1D" w:rsidRPr="001520C1" w:rsidRDefault="00356D1D" w:rsidP="0012265C">
            <w:pPr>
              <w:widowControl/>
              <w:autoSpaceDE/>
              <w:autoSpaceDN/>
              <w:spacing w:before="20" w:after="20"/>
              <w:jc w:val="both"/>
              <w:rPr>
                <w:ins w:id="1955" w:author="Vincent Boisclair" w:date="2025-12-08T14:35:00Z" w16du:dateUtc="2025-12-08T19:35:00Z"/>
                <w:rFonts w:eastAsia="Times New Roman"/>
                <w:color w:val="000000"/>
                <w:sz w:val="18"/>
                <w:szCs w:val="18"/>
                <w:lang w:eastAsia="en-CA"/>
              </w:rPr>
            </w:pPr>
            <w:ins w:id="1956" w:author="Vincent Boisclair" w:date="2025-12-08T14:35:00Z" w16du:dateUtc="2025-12-08T19:35:00Z">
              <w:r>
                <w:rPr>
                  <w:color w:val="000000"/>
                  <w:sz w:val="18"/>
                  <w:szCs w:val="18"/>
                </w:rPr>
                <w:t>Collect Endpoint events and open incidents for noteworthy events</w:t>
              </w:r>
            </w:ins>
          </w:p>
        </w:tc>
        <w:tc>
          <w:tcPr>
            <w:tcW w:w="1334" w:type="dxa"/>
            <w:noWrap/>
            <w:vAlign w:val="center"/>
          </w:tcPr>
          <w:p w14:paraId="7B1650EB" w14:textId="77777777" w:rsidR="00356D1D" w:rsidRPr="001520C1" w:rsidRDefault="00356D1D" w:rsidP="0012265C">
            <w:pPr>
              <w:widowControl/>
              <w:autoSpaceDE/>
              <w:autoSpaceDN/>
              <w:spacing w:before="20" w:after="20"/>
              <w:jc w:val="center"/>
              <w:rPr>
                <w:ins w:id="1957" w:author="Vincent Boisclair" w:date="2025-12-08T14:35:00Z" w16du:dateUtc="2025-12-08T19:35:00Z"/>
                <w:rFonts w:eastAsia="Times New Roman"/>
                <w:color w:val="000000"/>
                <w:sz w:val="18"/>
                <w:szCs w:val="18"/>
                <w:lang w:eastAsia="en-CA"/>
              </w:rPr>
            </w:pPr>
          </w:p>
        </w:tc>
        <w:tc>
          <w:tcPr>
            <w:tcW w:w="1146" w:type="dxa"/>
            <w:noWrap/>
            <w:vAlign w:val="center"/>
          </w:tcPr>
          <w:p w14:paraId="222B3B83" w14:textId="0C8FCA88" w:rsidR="00356D1D" w:rsidRPr="001520C1" w:rsidRDefault="00356D1D" w:rsidP="0012265C">
            <w:pPr>
              <w:widowControl/>
              <w:autoSpaceDE/>
              <w:autoSpaceDN/>
              <w:spacing w:before="20" w:after="20"/>
              <w:jc w:val="center"/>
              <w:rPr>
                <w:ins w:id="1958" w:author="Vincent Boisclair" w:date="2025-12-08T14:35:00Z" w16du:dateUtc="2025-12-08T19:35:00Z"/>
                <w:rFonts w:eastAsia="Times New Roman"/>
                <w:color w:val="000000"/>
                <w:sz w:val="18"/>
                <w:szCs w:val="18"/>
                <w:lang w:eastAsia="en-CA"/>
              </w:rPr>
            </w:pPr>
            <w:ins w:id="1959" w:author="Vincent Boisclair" w:date="2025-12-08T14:35:00Z" w16du:dateUtc="2025-12-08T19:35:00Z">
              <w:r>
                <w:rPr>
                  <w:color w:val="000000"/>
                  <w:sz w:val="18"/>
                  <w:szCs w:val="18"/>
                </w:rPr>
                <w:t>√</w:t>
              </w:r>
            </w:ins>
          </w:p>
        </w:tc>
      </w:tr>
    </w:tbl>
    <w:p w14:paraId="09116DA4" w14:textId="77777777" w:rsidR="00356D1D" w:rsidRDefault="00356D1D" w:rsidP="00356D1D">
      <w:pPr>
        <w:rPr>
          <w:ins w:id="1960" w:author="Vincent Boisclair" w:date="2025-12-08T14:35:00Z" w16du:dateUtc="2025-12-08T19:35:00Z"/>
          <w:rFonts w:asciiTheme="minorHAnsi" w:hAnsiTheme="minorHAnsi" w:cstheme="minorHAnsi"/>
          <w:spacing w:val="-2"/>
          <w:sz w:val="18"/>
          <w:szCs w:val="18"/>
        </w:rPr>
      </w:pPr>
    </w:p>
    <w:p w14:paraId="0420A4C9" w14:textId="661687ED" w:rsidR="00160E16" w:rsidRPr="00B234EE" w:rsidRDefault="00EC30B4" w:rsidP="00B234EE">
      <w:pPr>
        <w:pStyle w:val="Titre4"/>
        <w:keepNext/>
        <w:numPr>
          <w:ilvl w:val="0"/>
          <w:numId w:val="241"/>
        </w:numPr>
        <w:spacing w:before="240"/>
        <w:rPr>
          <w:ins w:id="1961" w:author="Vincent Boisclair" w:date="2025-12-08T14:35:00Z" w16du:dateUtc="2025-12-08T19:35:00Z"/>
        </w:rPr>
      </w:pPr>
      <w:ins w:id="1962" w:author="Vincent Boisclair" w:date="2025-12-08T14:41:00Z" w16du:dateUtc="2025-12-08T19:41:00Z">
        <w:r w:rsidRPr="00B234EE">
          <w:t>Cloud Security Posture Management (CSPM)</w:t>
        </w:r>
      </w:ins>
    </w:p>
    <w:tbl>
      <w:tblPr>
        <w:tblStyle w:val="Grilledutableau"/>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1"/>
        <w:gridCol w:w="1334"/>
        <w:gridCol w:w="1146"/>
      </w:tblGrid>
      <w:tr w:rsidR="007F265A" w:rsidRPr="00957B99" w14:paraId="22659AD4" w14:textId="77777777" w:rsidTr="0067677F">
        <w:trPr>
          <w:trHeight w:val="240"/>
          <w:jc w:val="center"/>
          <w:ins w:id="1963" w:author="Vincent Boisclair" w:date="2025-12-08T14:35:00Z"/>
        </w:trPr>
        <w:tc>
          <w:tcPr>
            <w:tcW w:w="6891" w:type="dxa"/>
            <w:shd w:val="clear" w:color="auto" w:fill="D9D9D9" w:themeFill="background1" w:themeFillShade="D9"/>
            <w:hideMark/>
          </w:tcPr>
          <w:p w14:paraId="7CA7DCC1" w14:textId="596FA5C4" w:rsidR="00356D1D" w:rsidRPr="00957B99" w:rsidRDefault="00A64DF7" w:rsidP="0012265C">
            <w:pPr>
              <w:spacing w:before="60" w:after="60"/>
              <w:jc w:val="center"/>
              <w:rPr>
                <w:ins w:id="1964" w:author="Vincent Boisclair" w:date="2025-12-08T14:35:00Z" w16du:dateUtc="2025-12-08T19:35:00Z"/>
                <w:rFonts w:asciiTheme="minorHAnsi" w:hAnsiTheme="minorHAnsi" w:cstheme="minorHAnsi"/>
                <w:b/>
                <w:bCs/>
                <w:spacing w:val="-2"/>
                <w:sz w:val="18"/>
                <w:szCs w:val="18"/>
              </w:rPr>
            </w:pPr>
            <w:ins w:id="1965" w:author="Vincent Boisclair" w:date="2025-12-08T14:54:00Z" w16du:dateUtc="2025-12-08T19:54:00Z">
              <w:r w:rsidRPr="00A92DD6">
                <w:rPr>
                  <w:b/>
                  <w:spacing w:val="-2"/>
                  <w:sz w:val="18"/>
                </w:rPr>
                <w:t>Activities</w:t>
              </w:r>
            </w:ins>
          </w:p>
        </w:tc>
        <w:tc>
          <w:tcPr>
            <w:tcW w:w="2480" w:type="dxa"/>
            <w:gridSpan w:val="2"/>
            <w:shd w:val="clear" w:color="auto" w:fill="D9D9D9" w:themeFill="background1" w:themeFillShade="D9"/>
            <w:noWrap/>
            <w:hideMark/>
          </w:tcPr>
          <w:p w14:paraId="4ECCD073" w14:textId="77777777" w:rsidR="00356D1D" w:rsidRPr="00957B99" w:rsidRDefault="00356D1D" w:rsidP="0012265C">
            <w:pPr>
              <w:spacing w:before="60" w:after="60"/>
              <w:jc w:val="center"/>
              <w:rPr>
                <w:ins w:id="1966" w:author="Vincent Boisclair" w:date="2025-12-08T14:35:00Z" w16du:dateUtc="2025-12-08T19:35:00Z"/>
                <w:rFonts w:asciiTheme="minorHAnsi" w:hAnsiTheme="minorHAnsi" w:cstheme="minorHAnsi"/>
                <w:b/>
                <w:bCs/>
                <w:spacing w:val="-2"/>
                <w:sz w:val="18"/>
                <w:szCs w:val="18"/>
              </w:rPr>
            </w:pPr>
            <w:ins w:id="1967" w:author="Vincent Boisclair" w:date="2025-12-08T14:35:00Z" w16du:dateUtc="2025-12-08T19:35:00Z">
              <w:r w:rsidRPr="00957B99">
                <w:rPr>
                  <w:rFonts w:asciiTheme="minorHAnsi" w:hAnsiTheme="minorHAnsi" w:cstheme="minorHAnsi"/>
                  <w:b/>
                  <w:bCs/>
                  <w:spacing w:val="-2"/>
                  <w:sz w:val="18"/>
                  <w:szCs w:val="18"/>
                </w:rPr>
                <w:t>Responsible</w:t>
              </w:r>
            </w:ins>
          </w:p>
        </w:tc>
      </w:tr>
      <w:tr w:rsidR="007F265A" w:rsidRPr="00957B99" w14:paraId="3339F18F" w14:textId="77777777" w:rsidTr="0067677F">
        <w:trPr>
          <w:trHeight w:val="240"/>
          <w:jc w:val="center"/>
          <w:ins w:id="1968" w:author="Vincent Boisclair" w:date="2025-12-08T14:35:00Z"/>
        </w:trPr>
        <w:tc>
          <w:tcPr>
            <w:tcW w:w="6891" w:type="dxa"/>
            <w:hideMark/>
          </w:tcPr>
          <w:p w14:paraId="2EF182B2" w14:textId="77777777" w:rsidR="00356D1D" w:rsidRPr="00957B99" w:rsidRDefault="00356D1D" w:rsidP="00B234EE">
            <w:pPr>
              <w:spacing w:before="60" w:after="60"/>
              <w:rPr>
                <w:ins w:id="1969" w:author="Vincent Boisclair" w:date="2025-12-08T14:35:00Z" w16du:dateUtc="2025-12-08T19:35:00Z"/>
                <w:rFonts w:asciiTheme="minorHAnsi" w:hAnsiTheme="minorHAnsi" w:cstheme="minorHAnsi"/>
                <w:b/>
                <w:bCs/>
                <w:spacing w:val="-2"/>
                <w:sz w:val="18"/>
                <w:szCs w:val="18"/>
              </w:rPr>
            </w:pPr>
          </w:p>
        </w:tc>
        <w:tc>
          <w:tcPr>
            <w:tcW w:w="1334" w:type="dxa"/>
            <w:noWrap/>
            <w:hideMark/>
          </w:tcPr>
          <w:p w14:paraId="022FABAD" w14:textId="77777777" w:rsidR="00356D1D" w:rsidRPr="00957B99" w:rsidRDefault="00356D1D" w:rsidP="0012265C">
            <w:pPr>
              <w:spacing w:before="60" w:after="60"/>
              <w:jc w:val="center"/>
              <w:rPr>
                <w:ins w:id="1970" w:author="Vincent Boisclair" w:date="2025-12-08T14:35:00Z" w16du:dateUtc="2025-12-08T19:35:00Z"/>
                <w:rFonts w:asciiTheme="minorHAnsi" w:hAnsiTheme="minorHAnsi" w:cstheme="minorHAnsi"/>
                <w:b/>
                <w:bCs/>
                <w:spacing w:val="-2"/>
                <w:sz w:val="18"/>
                <w:szCs w:val="18"/>
              </w:rPr>
            </w:pPr>
            <w:ins w:id="1971" w:author="Vincent Boisclair" w:date="2025-12-08T14:35:00Z" w16du:dateUtc="2025-12-08T19:35:00Z">
              <w:r w:rsidRPr="00957B99">
                <w:rPr>
                  <w:rFonts w:asciiTheme="minorHAnsi" w:hAnsiTheme="minorHAnsi" w:cstheme="minorHAnsi"/>
                  <w:b/>
                  <w:bCs/>
                  <w:spacing w:val="-2"/>
                  <w:sz w:val="18"/>
                  <w:szCs w:val="18"/>
                </w:rPr>
                <w:t>Customer</w:t>
              </w:r>
            </w:ins>
          </w:p>
        </w:tc>
        <w:tc>
          <w:tcPr>
            <w:tcW w:w="1146" w:type="dxa"/>
            <w:noWrap/>
            <w:hideMark/>
          </w:tcPr>
          <w:p w14:paraId="79D9CA7C" w14:textId="77777777" w:rsidR="00356D1D" w:rsidRPr="00957B99" w:rsidRDefault="00356D1D" w:rsidP="0012265C">
            <w:pPr>
              <w:spacing w:before="60" w:after="60"/>
              <w:jc w:val="center"/>
              <w:rPr>
                <w:ins w:id="1972" w:author="Vincent Boisclair" w:date="2025-12-08T14:35:00Z" w16du:dateUtc="2025-12-08T19:35:00Z"/>
                <w:rFonts w:asciiTheme="minorHAnsi" w:hAnsiTheme="minorHAnsi" w:cstheme="minorHAnsi"/>
                <w:b/>
                <w:bCs/>
                <w:spacing w:val="-2"/>
                <w:sz w:val="18"/>
                <w:szCs w:val="18"/>
              </w:rPr>
            </w:pPr>
            <w:ins w:id="1973" w:author="Vincent Boisclair" w:date="2025-12-08T14:35:00Z" w16du:dateUtc="2025-12-08T19:35:00Z">
              <w:r w:rsidRPr="00957B99">
                <w:rPr>
                  <w:rFonts w:asciiTheme="minorHAnsi" w:hAnsiTheme="minorHAnsi" w:cstheme="minorHAnsi"/>
                  <w:b/>
                  <w:bCs/>
                  <w:spacing w:val="-2"/>
                  <w:sz w:val="18"/>
                  <w:szCs w:val="18"/>
                </w:rPr>
                <w:t>Supplier</w:t>
              </w:r>
            </w:ins>
          </w:p>
        </w:tc>
      </w:tr>
      <w:tr w:rsidR="007F265A" w:rsidRPr="001520C1" w14:paraId="49E62827" w14:textId="77777777" w:rsidTr="0067677F">
        <w:tblPrEx>
          <w:jc w:val="left"/>
        </w:tblPrEx>
        <w:trPr>
          <w:trHeight w:val="240"/>
          <w:ins w:id="1974" w:author="Vincent Boisclair" w:date="2025-12-08T14:35:00Z"/>
        </w:trPr>
        <w:tc>
          <w:tcPr>
            <w:tcW w:w="6891" w:type="dxa"/>
            <w:vAlign w:val="center"/>
          </w:tcPr>
          <w:p w14:paraId="50F4C4C1" w14:textId="77777777" w:rsidR="00356D1D" w:rsidRPr="001520C1" w:rsidRDefault="00356D1D" w:rsidP="0012265C">
            <w:pPr>
              <w:widowControl/>
              <w:autoSpaceDE/>
              <w:autoSpaceDN/>
              <w:spacing w:before="20" w:after="20"/>
              <w:rPr>
                <w:ins w:id="1975" w:author="Vincent Boisclair" w:date="2025-12-08T14:35:00Z" w16du:dateUtc="2025-12-08T19:35:00Z"/>
                <w:rFonts w:eastAsia="Times New Roman"/>
                <w:color w:val="000000"/>
                <w:sz w:val="18"/>
                <w:szCs w:val="18"/>
                <w:lang w:eastAsia="en-CA"/>
              </w:rPr>
            </w:pPr>
            <w:ins w:id="1976" w:author="Vincent Boisclair" w:date="2025-12-08T14:35:00Z" w16du:dateUtc="2025-12-08T19:35:00Z">
              <w:r>
                <w:rPr>
                  <w:color w:val="000000"/>
                  <w:sz w:val="18"/>
                  <w:szCs w:val="18"/>
                </w:rPr>
                <w:t>Deployment, configuration, and support of the CSPM solution</w:t>
              </w:r>
            </w:ins>
          </w:p>
        </w:tc>
        <w:tc>
          <w:tcPr>
            <w:tcW w:w="1334" w:type="dxa"/>
            <w:noWrap/>
            <w:vAlign w:val="center"/>
          </w:tcPr>
          <w:p w14:paraId="592CF6BB" w14:textId="77777777" w:rsidR="00356D1D" w:rsidRPr="001520C1" w:rsidRDefault="00356D1D" w:rsidP="0012265C">
            <w:pPr>
              <w:widowControl/>
              <w:autoSpaceDE/>
              <w:autoSpaceDN/>
              <w:spacing w:before="20" w:after="20"/>
              <w:jc w:val="center"/>
              <w:rPr>
                <w:ins w:id="1977" w:author="Vincent Boisclair" w:date="2025-12-08T14:35:00Z" w16du:dateUtc="2025-12-08T19:35:00Z"/>
                <w:rFonts w:eastAsia="Times New Roman"/>
                <w:color w:val="000000"/>
                <w:sz w:val="18"/>
                <w:szCs w:val="18"/>
                <w:lang w:eastAsia="en-CA"/>
              </w:rPr>
            </w:pPr>
          </w:p>
        </w:tc>
        <w:tc>
          <w:tcPr>
            <w:tcW w:w="1146" w:type="dxa"/>
            <w:noWrap/>
            <w:vAlign w:val="center"/>
          </w:tcPr>
          <w:p w14:paraId="2D023CE0" w14:textId="51462AED" w:rsidR="00356D1D" w:rsidRPr="001520C1" w:rsidRDefault="00356D1D" w:rsidP="0012265C">
            <w:pPr>
              <w:widowControl/>
              <w:autoSpaceDE/>
              <w:autoSpaceDN/>
              <w:spacing w:before="20" w:after="20"/>
              <w:jc w:val="center"/>
              <w:rPr>
                <w:ins w:id="1978" w:author="Vincent Boisclair" w:date="2025-12-08T14:35:00Z" w16du:dateUtc="2025-12-08T19:35:00Z"/>
                <w:rFonts w:eastAsia="Times New Roman"/>
                <w:color w:val="000000"/>
                <w:sz w:val="18"/>
                <w:szCs w:val="18"/>
                <w:lang w:eastAsia="en-CA"/>
              </w:rPr>
            </w:pPr>
            <w:ins w:id="1979" w:author="Vincent Boisclair" w:date="2025-12-08T14:35:00Z" w16du:dateUtc="2025-12-08T19:35:00Z">
              <w:r>
                <w:rPr>
                  <w:color w:val="000000"/>
                  <w:sz w:val="18"/>
                  <w:szCs w:val="18"/>
                </w:rPr>
                <w:t>√</w:t>
              </w:r>
            </w:ins>
          </w:p>
        </w:tc>
      </w:tr>
      <w:tr w:rsidR="007F265A" w:rsidRPr="001520C1" w14:paraId="0B956A70" w14:textId="77777777" w:rsidTr="0067677F">
        <w:tblPrEx>
          <w:jc w:val="left"/>
        </w:tblPrEx>
        <w:trPr>
          <w:trHeight w:val="240"/>
          <w:ins w:id="1980" w:author="Vincent Boisclair" w:date="2025-12-08T14:35:00Z"/>
        </w:trPr>
        <w:tc>
          <w:tcPr>
            <w:tcW w:w="6891" w:type="dxa"/>
            <w:vAlign w:val="center"/>
          </w:tcPr>
          <w:p w14:paraId="1D9F44A6" w14:textId="77777777" w:rsidR="00356D1D" w:rsidRPr="001520C1" w:rsidRDefault="00356D1D" w:rsidP="0012265C">
            <w:pPr>
              <w:widowControl/>
              <w:autoSpaceDE/>
              <w:autoSpaceDN/>
              <w:spacing w:before="20" w:after="20"/>
              <w:rPr>
                <w:ins w:id="1981" w:author="Vincent Boisclair" w:date="2025-12-08T14:35:00Z" w16du:dateUtc="2025-12-08T19:35:00Z"/>
                <w:rFonts w:eastAsia="Times New Roman"/>
                <w:color w:val="000000"/>
                <w:sz w:val="18"/>
                <w:szCs w:val="18"/>
                <w:lang w:eastAsia="en-CA"/>
              </w:rPr>
            </w:pPr>
            <w:ins w:id="1982" w:author="Vincent Boisclair" w:date="2025-12-08T14:35:00Z" w16du:dateUtc="2025-12-08T19:35:00Z">
              <w:r>
                <w:rPr>
                  <w:color w:val="000000"/>
                  <w:sz w:val="18"/>
                  <w:szCs w:val="18"/>
                </w:rPr>
                <w:t>Define compliance framework requirements</w:t>
              </w:r>
            </w:ins>
          </w:p>
        </w:tc>
        <w:tc>
          <w:tcPr>
            <w:tcW w:w="1334" w:type="dxa"/>
            <w:noWrap/>
            <w:vAlign w:val="center"/>
          </w:tcPr>
          <w:p w14:paraId="02195E0A" w14:textId="65D0AF64" w:rsidR="00356D1D" w:rsidRPr="001520C1" w:rsidRDefault="00356D1D" w:rsidP="0012265C">
            <w:pPr>
              <w:widowControl/>
              <w:autoSpaceDE/>
              <w:autoSpaceDN/>
              <w:spacing w:before="20" w:after="20"/>
              <w:jc w:val="center"/>
              <w:rPr>
                <w:ins w:id="1983" w:author="Vincent Boisclair" w:date="2025-12-08T14:35:00Z" w16du:dateUtc="2025-12-08T19:35:00Z"/>
                <w:rFonts w:eastAsia="Times New Roman"/>
                <w:color w:val="000000"/>
                <w:sz w:val="18"/>
                <w:szCs w:val="18"/>
                <w:lang w:eastAsia="en-CA"/>
              </w:rPr>
            </w:pPr>
            <w:ins w:id="1984" w:author="Vincent Boisclair" w:date="2025-12-08T14:35:00Z" w16du:dateUtc="2025-12-08T19:35:00Z">
              <w:r>
                <w:rPr>
                  <w:color w:val="000000"/>
                  <w:sz w:val="18"/>
                  <w:szCs w:val="18"/>
                </w:rPr>
                <w:t>√</w:t>
              </w:r>
            </w:ins>
          </w:p>
        </w:tc>
        <w:tc>
          <w:tcPr>
            <w:tcW w:w="1146" w:type="dxa"/>
            <w:noWrap/>
            <w:vAlign w:val="center"/>
          </w:tcPr>
          <w:p w14:paraId="22394EEC" w14:textId="77777777" w:rsidR="00356D1D" w:rsidRPr="001520C1" w:rsidRDefault="00356D1D" w:rsidP="0012265C">
            <w:pPr>
              <w:widowControl/>
              <w:autoSpaceDE/>
              <w:autoSpaceDN/>
              <w:spacing w:before="20" w:after="20"/>
              <w:jc w:val="center"/>
              <w:rPr>
                <w:ins w:id="1985" w:author="Vincent Boisclair" w:date="2025-12-08T14:35:00Z" w16du:dateUtc="2025-12-08T19:35:00Z"/>
                <w:rFonts w:eastAsia="Times New Roman"/>
                <w:color w:val="000000"/>
                <w:sz w:val="18"/>
                <w:szCs w:val="18"/>
                <w:lang w:eastAsia="en-CA"/>
              </w:rPr>
            </w:pPr>
          </w:p>
        </w:tc>
      </w:tr>
      <w:tr w:rsidR="007F265A" w:rsidRPr="001520C1" w14:paraId="551F86C5" w14:textId="77777777" w:rsidTr="0067677F">
        <w:tblPrEx>
          <w:jc w:val="left"/>
        </w:tblPrEx>
        <w:trPr>
          <w:trHeight w:val="240"/>
          <w:ins w:id="1986" w:author="Vincent Boisclair" w:date="2025-12-08T14:35:00Z"/>
        </w:trPr>
        <w:tc>
          <w:tcPr>
            <w:tcW w:w="6891" w:type="dxa"/>
            <w:vAlign w:val="center"/>
          </w:tcPr>
          <w:p w14:paraId="7E2105BA" w14:textId="77777777" w:rsidR="00356D1D" w:rsidRPr="001520C1" w:rsidRDefault="00356D1D" w:rsidP="0012265C">
            <w:pPr>
              <w:widowControl/>
              <w:autoSpaceDE/>
              <w:autoSpaceDN/>
              <w:spacing w:before="20" w:after="20"/>
              <w:rPr>
                <w:ins w:id="1987" w:author="Vincent Boisclair" w:date="2025-12-08T14:35:00Z" w16du:dateUtc="2025-12-08T19:35:00Z"/>
                <w:rFonts w:eastAsia="Times New Roman"/>
                <w:color w:val="000000"/>
                <w:sz w:val="18"/>
                <w:szCs w:val="18"/>
                <w:lang w:eastAsia="en-CA"/>
              </w:rPr>
            </w:pPr>
            <w:ins w:id="1988" w:author="Vincent Boisclair" w:date="2025-12-08T14:35:00Z" w16du:dateUtc="2025-12-08T19:35:00Z">
              <w:r>
                <w:rPr>
                  <w:color w:val="000000"/>
                  <w:sz w:val="18"/>
                  <w:szCs w:val="18"/>
                </w:rPr>
                <w:t>Configuration of scanning frequency and alert notifications to stakeholders</w:t>
              </w:r>
            </w:ins>
          </w:p>
        </w:tc>
        <w:tc>
          <w:tcPr>
            <w:tcW w:w="1334" w:type="dxa"/>
            <w:noWrap/>
            <w:vAlign w:val="center"/>
          </w:tcPr>
          <w:p w14:paraId="53E5B5DE" w14:textId="77777777" w:rsidR="00356D1D" w:rsidRPr="001520C1" w:rsidRDefault="00356D1D" w:rsidP="0012265C">
            <w:pPr>
              <w:widowControl/>
              <w:autoSpaceDE/>
              <w:autoSpaceDN/>
              <w:spacing w:before="20" w:after="20"/>
              <w:jc w:val="center"/>
              <w:rPr>
                <w:ins w:id="1989" w:author="Vincent Boisclair" w:date="2025-12-08T14:35:00Z" w16du:dateUtc="2025-12-08T19:35:00Z"/>
                <w:rFonts w:eastAsia="Times New Roman"/>
                <w:color w:val="000000"/>
                <w:sz w:val="18"/>
                <w:szCs w:val="18"/>
                <w:lang w:eastAsia="en-CA"/>
              </w:rPr>
            </w:pPr>
          </w:p>
        </w:tc>
        <w:tc>
          <w:tcPr>
            <w:tcW w:w="1146" w:type="dxa"/>
            <w:noWrap/>
            <w:vAlign w:val="center"/>
          </w:tcPr>
          <w:p w14:paraId="2E7EE4E2" w14:textId="2B5EB2CE" w:rsidR="00356D1D" w:rsidRPr="001520C1" w:rsidRDefault="00356D1D" w:rsidP="0012265C">
            <w:pPr>
              <w:widowControl/>
              <w:autoSpaceDE/>
              <w:autoSpaceDN/>
              <w:spacing w:before="20" w:after="20"/>
              <w:jc w:val="center"/>
              <w:rPr>
                <w:ins w:id="1990" w:author="Vincent Boisclair" w:date="2025-12-08T14:35:00Z" w16du:dateUtc="2025-12-08T19:35:00Z"/>
                <w:rFonts w:eastAsia="Times New Roman"/>
                <w:color w:val="000000"/>
                <w:sz w:val="18"/>
                <w:szCs w:val="18"/>
                <w:lang w:eastAsia="en-CA"/>
              </w:rPr>
            </w:pPr>
            <w:ins w:id="1991" w:author="Vincent Boisclair" w:date="2025-12-08T14:35:00Z" w16du:dateUtc="2025-12-08T19:35:00Z">
              <w:r>
                <w:rPr>
                  <w:color w:val="000000"/>
                  <w:sz w:val="18"/>
                  <w:szCs w:val="18"/>
                </w:rPr>
                <w:t>√</w:t>
              </w:r>
            </w:ins>
          </w:p>
        </w:tc>
      </w:tr>
      <w:tr w:rsidR="007F265A" w:rsidRPr="001520C1" w14:paraId="15A978FE" w14:textId="77777777" w:rsidTr="0067677F">
        <w:tblPrEx>
          <w:jc w:val="left"/>
        </w:tblPrEx>
        <w:trPr>
          <w:trHeight w:val="240"/>
          <w:ins w:id="1992" w:author="Vincent Boisclair" w:date="2025-12-08T14:35:00Z"/>
        </w:trPr>
        <w:tc>
          <w:tcPr>
            <w:tcW w:w="6891" w:type="dxa"/>
            <w:vAlign w:val="center"/>
          </w:tcPr>
          <w:p w14:paraId="35821726" w14:textId="77777777" w:rsidR="00356D1D" w:rsidRPr="001520C1" w:rsidRDefault="00356D1D" w:rsidP="0012265C">
            <w:pPr>
              <w:widowControl/>
              <w:autoSpaceDE/>
              <w:autoSpaceDN/>
              <w:spacing w:before="20" w:after="20"/>
              <w:rPr>
                <w:ins w:id="1993" w:author="Vincent Boisclair" w:date="2025-12-08T14:35:00Z" w16du:dateUtc="2025-12-08T19:35:00Z"/>
                <w:rFonts w:eastAsia="Times New Roman"/>
                <w:color w:val="000000"/>
                <w:sz w:val="18"/>
                <w:szCs w:val="18"/>
                <w:lang w:eastAsia="en-CA"/>
              </w:rPr>
            </w:pPr>
            <w:ins w:id="1994" w:author="Vincent Boisclair" w:date="2025-12-08T14:35:00Z" w16du:dateUtc="2025-12-08T19:35:00Z">
              <w:r>
                <w:rPr>
                  <w:color w:val="000000"/>
                  <w:sz w:val="18"/>
                  <w:szCs w:val="18"/>
                </w:rPr>
                <w:t xml:space="preserve">Perform </w:t>
              </w:r>
              <w:r w:rsidRPr="00F35A2B">
                <w:rPr>
                  <w:color w:val="000000"/>
                  <w:sz w:val="18"/>
                  <w:szCs w:val="18"/>
                  <w:highlight w:val="yellow"/>
                  <w:rPrChange w:id="1995" w:author="Bigras, Louis-Philippe" w:date="2026-01-22T15:03:00Z" w16du:dateUtc="2026-01-22T20:03:00Z">
                    <w:rPr>
                      <w:color w:val="000000"/>
                      <w:sz w:val="18"/>
                      <w:szCs w:val="18"/>
                    </w:rPr>
                  </w:rPrChange>
                </w:rPr>
                <w:t>monthly</w:t>
              </w:r>
              <w:r>
                <w:rPr>
                  <w:color w:val="000000"/>
                  <w:sz w:val="18"/>
                  <w:szCs w:val="18"/>
                </w:rPr>
                <w:t xml:space="preserve"> scans and assessments</w:t>
              </w:r>
            </w:ins>
          </w:p>
        </w:tc>
        <w:tc>
          <w:tcPr>
            <w:tcW w:w="1334" w:type="dxa"/>
            <w:noWrap/>
            <w:vAlign w:val="center"/>
          </w:tcPr>
          <w:p w14:paraId="5ABECFA4" w14:textId="77777777" w:rsidR="00356D1D" w:rsidRPr="001520C1" w:rsidRDefault="00356D1D" w:rsidP="0012265C">
            <w:pPr>
              <w:widowControl/>
              <w:autoSpaceDE/>
              <w:autoSpaceDN/>
              <w:spacing w:before="20" w:after="20"/>
              <w:jc w:val="center"/>
              <w:rPr>
                <w:ins w:id="1996" w:author="Vincent Boisclair" w:date="2025-12-08T14:35:00Z" w16du:dateUtc="2025-12-08T19:35:00Z"/>
                <w:rFonts w:eastAsia="Times New Roman"/>
                <w:color w:val="000000"/>
                <w:sz w:val="18"/>
                <w:szCs w:val="18"/>
                <w:lang w:eastAsia="en-CA"/>
              </w:rPr>
            </w:pPr>
          </w:p>
        </w:tc>
        <w:tc>
          <w:tcPr>
            <w:tcW w:w="1146" w:type="dxa"/>
            <w:noWrap/>
            <w:vAlign w:val="center"/>
          </w:tcPr>
          <w:p w14:paraId="6530A150" w14:textId="0527D10C" w:rsidR="00356D1D" w:rsidRPr="001520C1" w:rsidRDefault="00356D1D" w:rsidP="0012265C">
            <w:pPr>
              <w:widowControl/>
              <w:autoSpaceDE/>
              <w:autoSpaceDN/>
              <w:spacing w:before="20" w:after="20"/>
              <w:jc w:val="center"/>
              <w:rPr>
                <w:ins w:id="1997" w:author="Vincent Boisclair" w:date="2025-12-08T14:35:00Z" w16du:dateUtc="2025-12-08T19:35:00Z"/>
                <w:rFonts w:eastAsia="Times New Roman"/>
                <w:color w:val="000000"/>
                <w:sz w:val="18"/>
                <w:szCs w:val="18"/>
                <w:lang w:eastAsia="en-CA"/>
              </w:rPr>
            </w:pPr>
            <w:ins w:id="1998" w:author="Vincent Boisclair" w:date="2025-12-08T14:35:00Z" w16du:dateUtc="2025-12-08T19:35:00Z">
              <w:r>
                <w:rPr>
                  <w:color w:val="000000"/>
                  <w:sz w:val="18"/>
                  <w:szCs w:val="18"/>
                </w:rPr>
                <w:t>√</w:t>
              </w:r>
            </w:ins>
          </w:p>
        </w:tc>
      </w:tr>
      <w:tr w:rsidR="007F265A" w:rsidRPr="001520C1" w14:paraId="59B42EF0" w14:textId="77777777" w:rsidTr="0067677F">
        <w:tblPrEx>
          <w:jc w:val="left"/>
        </w:tblPrEx>
        <w:trPr>
          <w:trHeight w:val="240"/>
          <w:ins w:id="1999" w:author="Vincent Boisclair" w:date="2025-12-08T14:35:00Z"/>
        </w:trPr>
        <w:tc>
          <w:tcPr>
            <w:tcW w:w="6891" w:type="dxa"/>
            <w:vAlign w:val="center"/>
          </w:tcPr>
          <w:p w14:paraId="21937693" w14:textId="77777777" w:rsidR="00356D1D" w:rsidRPr="001520C1" w:rsidRDefault="00356D1D" w:rsidP="0012265C">
            <w:pPr>
              <w:widowControl/>
              <w:autoSpaceDE/>
              <w:autoSpaceDN/>
              <w:spacing w:before="20" w:after="20"/>
              <w:rPr>
                <w:ins w:id="2000" w:author="Vincent Boisclair" w:date="2025-12-08T14:35:00Z" w16du:dateUtc="2025-12-08T19:35:00Z"/>
                <w:rFonts w:eastAsia="Times New Roman"/>
                <w:color w:val="000000"/>
                <w:sz w:val="18"/>
                <w:szCs w:val="18"/>
                <w:lang w:eastAsia="en-CA"/>
              </w:rPr>
            </w:pPr>
            <w:ins w:id="2001" w:author="Vincent Boisclair" w:date="2025-12-08T14:35:00Z" w16du:dateUtc="2025-12-08T19:35:00Z">
              <w:r>
                <w:rPr>
                  <w:color w:val="000000"/>
                  <w:sz w:val="18"/>
                  <w:szCs w:val="18"/>
                </w:rPr>
                <w:t>Generate and deliver finding reports</w:t>
              </w:r>
            </w:ins>
          </w:p>
        </w:tc>
        <w:tc>
          <w:tcPr>
            <w:tcW w:w="1334" w:type="dxa"/>
            <w:noWrap/>
            <w:vAlign w:val="center"/>
          </w:tcPr>
          <w:p w14:paraId="3138B820" w14:textId="77777777" w:rsidR="00356D1D" w:rsidRPr="001520C1" w:rsidRDefault="00356D1D" w:rsidP="0012265C">
            <w:pPr>
              <w:widowControl/>
              <w:autoSpaceDE/>
              <w:autoSpaceDN/>
              <w:spacing w:before="20" w:after="20"/>
              <w:jc w:val="center"/>
              <w:rPr>
                <w:ins w:id="2002" w:author="Vincent Boisclair" w:date="2025-12-08T14:35:00Z" w16du:dateUtc="2025-12-08T19:35:00Z"/>
                <w:rFonts w:eastAsia="Times New Roman"/>
                <w:color w:val="000000"/>
                <w:sz w:val="18"/>
                <w:szCs w:val="18"/>
                <w:lang w:eastAsia="en-CA"/>
              </w:rPr>
            </w:pPr>
          </w:p>
        </w:tc>
        <w:tc>
          <w:tcPr>
            <w:tcW w:w="1146" w:type="dxa"/>
            <w:noWrap/>
            <w:vAlign w:val="center"/>
          </w:tcPr>
          <w:p w14:paraId="67FC6B7B" w14:textId="45AE6E32" w:rsidR="00356D1D" w:rsidRPr="001520C1" w:rsidRDefault="00356D1D" w:rsidP="0012265C">
            <w:pPr>
              <w:widowControl/>
              <w:autoSpaceDE/>
              <w:autoSpaceDN/>
              <w:spacing w:before="20" w:after="20"/>
              <w:jc w:val="center"/>
              <w:rPr>
                <w:ins w:id="2003" w:author="Vincent Boisclair" w:date="2025-12-08T14:35:00Z" w16du:dateUtc="2025-12-08T19:35:00Z"/>
                <w:rFonts w:eastAsia="Times New Roman"/>
                <w:color w:val="000000"/>
                <w:sz w:val="18"/>
                <w:szCs w:val="18"/>
                <w:lang w:eastAsia="en-CA"/>
              </w:rPr>
            </w:pPr>
            <w:ins w:id="2004" w:author="Vincent Boisclair" w:date="2025-12-08T14:35:00Z" w16du:dateUtc="2025-12-08T19:35:00Z">
              <w:r>
                <w:rPr>
                  <w:color w:val="000000"/>
                  <w:sz w:val="18"/>
                  <w:szCs w:val="18"/>
                </w:rPr>
                <w:t>√</w:t>
              </w:r>
            </w:ins>
          </w:p>
        </w:tc>
      </w:tr>
      <w:tr w:rsidR="007F265A" w:rsidRPr="001520C1" w14:paraId="2C42C6A1" w14:textId="77777777" w:rsidTr="0067677F">
        <w:tblPrEx>
          <w:jc w:val="left"/>
        </w:tblPrEx>
        <w:trPr>
          <w:trHeight w:val="240"/>
          <w:ins w:id="2005" w:author="Vincent Boisclair" w:date="2025-12-08T14:35:00Z"/>
        </w:trPr>
        <w:tc>
          <w:tcPr>
            <w:tcW w:w="6891" w:type="dxa"/>
            <w:vAlign w:val="center"/>
          </w:tcPr>
          <w:p w14:paraId="7079A48C" w14:textId="77777777" w:rsidR="00356D1D" w:rsidRDefault="00356D1D" w:rsidP="0012265C">
            <w:pPr>
              <w:widowControl/>
              <w:autoSpaceDE/>
              <w:autoSpaceDN/>
              <w:spacing w:before="20" w:after="20"/>
              <w:rPr>
                <w:ins w:id="2006" w:author="Vincent Boisclair" w:date="2025-12-08T14:35:00Z" w16du:dateUtc="2025-12-08T19:35:00Z"/>
                <w:color w:val="000000"/>
                <w:sz w:val="18"/>
                <w:szCs w:val="18"/>
              </w:rPr>
            </w:pPr>
            <w:ins w:id="2007" w:author="Vincent Boisclair" w:date="2025-12-08T14:35:00Z" w16du:dateUtc="2025-12-08T19:35:00Z">
              <w:r>
                <w:rPr>
                  <w:color w:val="000000"/>
                  <w:sz w:val="18"/>
                  <w:szCs w:val="18"/>
                </w:rPr>
                <w:t>Maintain prioritized backlog of remediation items and progress status</w:t>
              </w:r>
            </w:ins>
          </w:p>
        </w:tc>
        <w:tc>
          <w:tcPr>
            <w:tcW w:w="1334" w:type="dxa"/>
            <w:noWrap/>
            <w:vAlign w:val="center"/>
          </w:tcPr>
          <w:p w14:paraId="05AA7644" w14:textId="77777777" w:rsidR="00356D1D" w:rsidRPr="001520C1" w:rsidRDefault="00356D1D" w:rsidP="0012265C">
            <w:pPr>
              <w:widowControl/>
              <w:autoSpaceDE/>
              <w:autoSpaceDN/>
              <w:spacing w:before="20" w:after="20"/>
              <w:jc w:val="center"/>
              <w:rPr>
                <w:ins w:id="2008" w:author="Vincent Boisclair" w:date="2025-12-08T14:35:00Z" w16du:dateUtc="2025-12-08T19:35:00Z"/>
                <w:rFonts w:eastAsia="Times New Roman"/>
                <w:color w:val="000000"/>
                <w:sz w:val="18"/>
                <w:szCs w:val="18"/>
                <w:lang w:eastAsia="en-CA"/>
              </w:rPr>
            </w:pPr>
          </w:p>
        </w:tc>
        <w:tc>
          <w:tcPr>
            <w:tcW w:w="1146" w:type="dxa"/>
            <w:noWrap/>
            <w:vAlign w:val="center"/>
          </w:tcPr>
          <w:p w14:paraId="7787B54A" w14:textId="3A5C7530" w:rsidR="00356D1D" w:rsidRDefault="00356D1D" w:rsidP="0012265C">
            <w:pPr>
              <w:widowControl/>
              <w:autoSpaceDE/>
              <w:autoSpaceDN/>
              <w:spacing w:before="20" w:after="20"/>
              <w:jc w:val="center"/>
              <w:rPr>
                <w:ins w:id="2009" w:author="Vincent Boisclair" w:date="2025-12-08T14:35:00Z" w16du:dateUtc="2025-12-08T19:35:00Z"/>
                <w:color w:val="000000"/>
                <w:sz w:val="18"/>
                <w:szCs w:val="18"/>
              </w:rPr>
            </w:pPr>
            <w:ins w:id="2010" w:author="Vincent Boisclair" w:date="2025-12-08T14:35:00Z" w16du:dateUtc="2025-12-08T19:35:00Z">
              <w:r>
                <w:rPr>
                  <w:color w:val="000000"/>
                  <w:sz w:val="18"/>
                  <w:szCs w:val="18"/>
                </w:rPr>
                <w:t>√</w:t>
              </w:r>
            </w:ins>
          </w:p>
        </w:tc>
      </w:tr>
      <w:tr w:rsidR="007F265A" w:rsidRPr="001520C1" w14:paraId="43CC2E17" w14:textId="77777777" w:rsidTr="0067677F">
        <w:tblPrEx>
          <w:jc w:val="left"/>
        </w:tblPrEx>
        <w:trPr>
          <w:trHeight w:val="240"/>
          <w:ins w:id="2011" w:author="Vincent Boisclair" w:date="2025-12-08T14:35:00Z"/>
        </w:trPr>
        <w:tc>
          <w:tcPr>
            <w:tcW w:w="6891" w:type="dxa"/>
            <w:vAlign w:val="center"/>
          </w:tcPr>
          <w:p w14:paraId="18CAD3F3" w14:textId="77777777" w:rsidR="00356D1D" w:rsidRDefault="00356D1D" w:rsidP="0012265C">
            <w:pPr>
              <w:widowControl/>
              <w:autoSpaceDE/>
              <w:autoSpaceDN/>
              <w:spacing w:before="20" w:after="20"/>
              <w:rPr>
                <w:ins w:id="2012" w:author="Vincent Boisclair" w:date="2025-12-08T14:35:00Z" w16du:dateUtc="2025-12-08T19:35:00Z"/>
                <w:color w:val="000000"/>
                <w:sz w:val="18"/>
                <w:szCs w:val="18"/>
              </w:rPr>
            </w:pPr>
            <w:ins w:id="2013" w:author="Vincent Boisclair" w:date="2025-12-08T14:35:00Z" w16du:dateUtc="2025-12-08T19:35:00Z">
              <w:r>
                <w:rPr>
                  <w:color w:val="000000"/>
                  <w:sz w:val="18"/>
                  <w:szCs w:val="18"/>
                </w:rPr>
                <w:t>Approve remediation activity and / or provide risk acceptance</w:t>
              </w:r>
            </w:ins>
          </w:p>
        </w:tc>
        <w:tc>
          <w:tcPr>
            <w:tcW w:w="1334" w:type="dxa"/>
            <w:noWrap/>
            <w:vAlign w:val="center"/>
          </w:tcPr>
          <w:p w14:paraId="3831D35D" w14:textId="16F9236E" w:rsidR="00356D1D" w:rsidRPr="001520C1" w:rsidRDefault="00356D1D" w:rsidP="0012265C">
            <w:pPr>
              <w:widowControl/>
              <w:autoSpaceDE/>
              <w:autoSpaceDN/>
              <w:spacing w:before="20" w:after="20"/>
              <w:jc w:val="center"/>
              <w:rPr>
                <w:ins w:id="2014" w:author="Vincent Boisclair" w:date="2025-12-08T14:35:00Z" w16du:dateUtc="2025-12-08T19:35:00Z"/>
                <w:rFonts w:eastAsia="Times New Roman"/>
                <w:color w:val="000000"/>
                <w:sz w:val="18"/>
                <w:szCs w:val="18"/>
                <w:lang w:eastAsia="en-CA"/>
              </w:rPr>
            </w:pPr>
            <w:ins w:id="2015" w:author="Vincent Boisclair" w:date="2025-12-08T14:35:00Z" w16du:dateUtc="2025-12-08T19:35:00Z">
              <w:r>
                <w:rPr>
                  <w:color w:val="000000"/>
                  <w:sz w:val="18"/>
                  <w:szCs w:val="18"/>
                </w:rPr>
                <w:t>√</w:t>
              </w:r>
            </w:ins>
          </w:p>
        </w:tc>
        <w:tc>
          <w:tcPr>
            <w:tcW w:w="1146" w:type="dxa"/>
            <w:noWrap/>
            <w:vAlign w:val="center"/>
          </w:tcPr>
          <w:p w14:paraId="6A867890" w14:textId="77777777" w:rsidR="00356D1D" w:rsidRDefault="00356D1D" w:rsidP="0012265C">
            <w:pPr>
              <w:widowControl/>
              <w:autoSpaceDE/>
              <w:autoSpaceDN/>
              <w:spacing w:before="20" w:after="20"/>
              <w:jc w:val="center"/>
              <w:rPr>
                <w:ins w:id="2016" w:author="Vincent Boisclair" w:date="2025-12-08T14:35:00Z" w16du:dateUtc="2025-12-08T19:35:00Z"/>
                <w:color w:val="000000"/>
                <w:sz w:val="18"/>
                <w:szCs w:val="18"/>
              </w:rPr>
            </w:pPr>
          </w:p>
        </w:tc>
      </w:tr>
      <w:tr w:rsidR="007F265A" w:rsidRPr="001520C1" w14:paraId="482D983E" w14:textId="77777777" w:rsidTr="0067677F">
        <w:tblPrEx>
          <w:jc w:val="left"/>
        </w:tblPrEx>
        <w:trPr>
          <w:trHeight w:val="240"/>
          <w:ins w:id="2017" w:author="Vincent Boisclair" w:date="2025-12-08T14:35:00Z"/>
        </w:trPr>
        <w:tc>
          <w:tcPr>
            <w:tcW w:w="6891" w:type="dxa"/>
            <w:vAlign w:val="center"/>
          </w:tcPr>
          <w:p w14:paraId="0B10F2EA" w14:textId="77777777" w:rsidR="00356D1D" w:rsidRDefault="00356D1D" w:rsidP="0012265C">
            <w:pPr>
              <w:widowControl/>
              <w:autoSpaceDE/>
              <w:autoSpaceDN/>
              <w:spacing w:before="20" w:after="20"/>
              <w:rPr>
                <w:ins w:id="2018" w:author="Vincent Boisclair" w:date="2025-12-08T14:35:00Z" w16du:dateUtc="2025-12-08T19:35:00Z"/>
                <w:color w:val="000000"/>
                <w:sz w:val="18"/>
                <w:szCs w:val="18"/>
              </w:rPr>
            </w:pPr>
            <w:ins w:id="2019" w:author="Vincent Boisclair" w:date="2025-12-08T14:35:00Z" w16du:dateUtc="2025-12-08T19:35:00Z">
              <w:r>
                <w:rPr>
                  <w:color w:val="000000"/>
                  <w:sz w:val="18"/>
                  <w:szCs w:val="18"/>
                </w:rPr>
                <w:t>Execute remediation plan actions</w:t>
              </w:r>
            </w:ins>
          </w:p>
        </w:tc>
        <w:tc>
          <w:tcPr>
            <w:tcW w:w="1334" w:type="dxa"/>
            <w:noWrap/>
            <w:vAlign w:val="center"/>
          </w:tcPr>
          <w:p w14:paraId="2443A438" w14:textId="77777777" w:rsidR="00356D1D" w:rsidRPr="001520C1" w:rsidRDefault="00356D1D" w:rsidP="0012265C">
            <w:pPr>
              <w:widowControl/>
              <w:autoSpaceDE/>
              <w:autoSpaceDN/>
              <w:spacing w:before="20" w:after="20"/>
              <w:jc w:val="center"/>
              <w:rPr>
                <w:ins w:id="2020" w:author="Vincent Boisclair" w:date="2025-12-08T14:35:00Z" w16du:dateUtc="2025-12-08T19:35:00Z"/>
                <w:rFonts w:eastAsia="Times New Roman"/>
                <w:color w:val="000000"/>
                <w:sz w:val="18"/>
                <w:szCs w:val="18"/>
                <w:lang w:eastAsia="en-CA"/>
              </w:rPr>
            </w:pPr>
          </w:p>
        </w:tc>
        <w:tc>
          <w:tcPr>
            <w:tcW w:w="1146" w:type="dxa"/>
            <w:noWrap/>
            <w:vAlign w:val="center"/>
          </w:tcPr>
          <w:p w14:paraId="5D9F6D36" w14:textId="0A6677DC" w:rsidR="00356D1D" w:rsidRDefault="00356D1D" w:rsidP="002B1EBD">
            <w:pPr>
              <w:widowControl/>
              <w:autoSpaceDE/>
              <w:autoSpaceDN/>
              <w:spacing w:before="20" w:after="20"/>
              <w:jc w:val="center"/>
              <w:rPr>
                <w:ins w:id="2021" w:author="Vincent Boisclair" w:date="2025-12-08T14:35:00Z" w16du:dateUtc="2025-12-08T19:35:00Z"/>
                <w:color w:val="000000"/>
                <w:sz w:val="18"/>
                <w:szCs w:val="18"/>
              </w:rPr>
            </w:pPr>
            <w:ins w:id="2022" w:author="Vincent Boisclair" w:date="2025-12-08T14:35:00Z" w16du:dateUtc="2025-12-08T19:35:00Z">
              <w:r>
                <w:rPr>
                  <w:color w:val="000000"/>
                  <w:sz w:val="18"/>
                  <w:szCs w:val="18"/>
                </w:rPr>
                <w:t>√</w:t>
              </w:r>
            </w:ins>
          </w:p>
        </w:tc>
      </w:tr>
      <w:tr w:rsidR="007F265A" w:rsidRPr="001520C1" w14:paraId="24F2371D" w14:textId="77777777" w:rsidTr="0067677F">
        <w:tblPrEx>
          <w:jc w:val="left"/>
        </w:tblPrEx>
        <w:trPr>
          <w:trHeight w:val="240"/>
          <w:ins w:id="2023" w:author="Vincent Boisclair" w:date="2025-12-08T14:35:00Z"/>
        </w:trPr>
        <w:tc>
          <w:tcPr>
            <w:tcW w:w="6891" w:type="dxa"/>
            <w:vAlign w:val="center"/>
          </w:tcPr>
          <w:p w14:paraId="18366462" w14:textId="77777777" w:rsidR="00356D1D" w:rsidRDefault="00356D1D" w:rsidP="0012265C">
            <w:pPr>
              <w:widowControl/>
              <w:autoSpaceDE/>
              <w:autoSpaceDN/>
              <w:spacing w:before="20" w:after="20"/>
              <w:rPr>
                <w:ins w:id="2024" w:author="Vincent Boisclair" w:date="2025-12-08T14:35:00Z" w16du:dateUtc="2025-12-08T19:35:00Z"/>
                <w:color w:val="000000"/>
                <w:sz w:val="18"/>
                <w:szCs w:val="18"/>
              </w:rPr>
            </w:pPr>
            <w:ins w:id="2025" w:author="Vincent Boisclair" w:date="2025-12-08T14:35:00Z" w16du:dateUtc="2025-12-08T19:35:00Z">
              <w:r>
                <w:rPr>
                  <w:color w:val="000000"/>
                  <w:sz w:val="18"/>
                  <w:szCs w:val="18"/>
                </w:rPr>
                <w:t>Monitor and measure the service performance and quality of findings</w:t>
              </w:r>
            </w:ins>
          </w:p>
        </w:tc>
        <w:tc>
          <w:tcPr>
            <w:tcW w:w="1334" w:type="dxa"/>
            <w:noWrap/>
            <w:vAlign w:val="center"/>
          </w:tcPr>
          <w:p w14:paraId="79B5BF9E" w14:textId="77777777" w:rsidR="00356D1D" w:rsidRPr="001520C1" w:rsidRDefault="00356D1D" w:rsidP="0012265C">
            <w:pPr>
              <w:widowControl/>
              <w:autoSpaceDE/>
              <w:autoSpaceDN/>
              <w:spacing w:before="20" w:after="20"/>
              <w:jc w:val="center"/>
              <w:rPr>
                <w:ins w:id="2026" w:author="Vincent Boisclair" w:date="2025-12-08T14:35:00Z" w16du:dateUtc="2025-12-08T19:35:00Z"/>
                <w:rFonts w:eastAsia="Times New Roman"/>
                <w:color w:val="000000"/>
                <w:sz w:val="18"/>
                <w:szCs w:val="18"/>
                <w:lang w:eastAsia="en-CA"/>
              </w:rPr>
            </w:pPr>
          </w:p>
        </w:tc>
        <w:tc>
          <w:tcPr>
            <w:tcW w:w="1146" w:type="dxa"/>
            <w:noWrap/>
            <w:vAlign w:val="center"/>
          </w:tcPr>
          <w:p w14:paraId="4C84FD32" w14:textId="4A0A6B3A" w:rsidR="00356D1D" w:rsidRDefault="00356D1D" w:rsidP="0012265C">
            <w:pPr>
              <w:widowControl/>
              <w:autoSpaceDE/>
              <w:autoSpaceDN/>
              <w:spacing w:before="20" w:after="20"/>
              <w:jc w:val="center"/>
              <w:rPr>
                <w:ins w:id="2027" w:author="Vincent Boisclair" w:date="2025-12-08T14:35:00Z" w16du:dateUtc="2025-12-08T19:35:00Z"/>
                <w:color w:val="000000"/>
                <w:sz w:val="18"/>
                <w:szCs w:val="18"/>
              </w:rPr>
            </w:pPr>
            <w:ins w:id="2028" w:author="Vincent Boisclair" w:date="2025-12-08T14:35:00Z" w16du:dateUtc="2025-12-08T19:35:00Z">
              <w:r>
                <w:rPr>
                  <w:color w:val="000000"/>
                  <w:sz w:val="18"/>
                  <w:szCs w:val="18"/>
                </w:rPr>
                <w:t>√</w:t>
              </w:r>
            </w:ins>
          </w:p>
        </w:tc>
      </w:tr>
    </w:tbl>
    <w:p w14:paraId="3184C735" w14:textId="305751BE" w:rsidR="006A6872" w:rsidRPr="00105032" w:rsidRDefault="00324944" w:rsidP="00B234EE">
      <w:pPr>
        <w:pStyle w:val="Titre4"/>
        <w:keepNext/>
        <w:numPr>
          <w:ilvl w:val="0"/>
          <w:numId w:val="241"/>
        </w:numPr>
        <w:spacing w:before="240"/>
      </w:pPr>
      <w:r w:rsidRPr="00105032">
        <w:t>Identity Provider</w:t>
      </w:r>
    </w:p>
    <w:tbl>
      <w:tblPr>
        <w:tblStyle w:val="TableNormal1"/>
        <w:tblW w:w="0" w:type="auto"/>
        <w:tblInd w:w="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91"/>
        <w:gridCol w:w="1335"/>
        <w:gridCol w:w="1147"/>
      </w:tblGrid>
      <w:tr w:rsidR="00CD4B8E" w:rsidRPr="00A92DD6" w14:paraId="3184C738" w14:textId="77777777">
        <w:trPr>
          <w:trHeight w:val="340"/>
        </w:trPr>
        <w:tc>
          <w:tcPr>
            <w:tcW w:w="6891" w:type="dxa"/>
            <w:shd w:val="clear" w:color="auto" w:fill="D9D9D9"/>
          </w:tcPr>
          <w:p w14:paraId="3184C736" w14:textId="1071E266" w:rsidR="006A6872" w:rsidRPr="00A92DD6" w:rsidRDefault="003F14B3">
            <w:pPr>
              <w:pStyle w:val="TableParagraph"/>
              <w:spacing w:before="63"/>
              <w:ind w:left="11" w:right="3"/>
              <w:jc w:val="center"/>
              <w:rPr>
                <w:b/>
                <w:sz w:val="18"/>
              </w:rPr>
            </w:pPr>
            <w:r w:rsidRPr="00A92DD6">
              <w:rPr>
                <w:b/>
                <w:spacing w:val="-2"/>
                <w:sz w:val="18"/>
              </w:rPr>
              <w:t>Activities</w:t>
            </w:r>
          </w:p>
        </w:tc>
        <w:tc>
          <w:tcPr>
            <w:tcW w:w="2482" w:type="dxa"/>
            <w:gridSpan w:val="2"/>
            <w:shd w:val="clear" w:color="auto" w:fill="D9D9D9"/>
          </w:tcPr>
          <w:p w14:paraId="3184C737" w14:textId="77777777" w:rsidR="006A6872" w:rsidRPr="00A92DD6" w:rsidRDefault="00270EC8">
            <w:pPr>
              <w:pStyle w:val="TableParagraph"/>
              <w:spacing w:before="63"/>
              <w:ind w:left="799"/>
              <w:rPr>
                <w:b/>
                <w:sz w:val="18"/>
              </w:rPr>
            </w:pPr>
            <w:r w:rsidRPr="00A92DD6">
              <w:rPr>
                <w:b/>
                <w:spacing w:val="-2"/>
                <w:sz w:val="18"/>
              </w:rPr>
              <w:t>Responsible</w:t>
            </w:r>
          </w:p>
        </w:tc>
      </w:tr>
      <w:tr w:rsidR="00CD4B8E" w:rsidRPr="00A92DD6" w14:paraId="3184C73C" w14:textId="77777777">
        <w:trPr>
          <w:trHeight w:val="340"/>
        </w:trPr>
        <w:tc>
          <w:tcPr>
            <w:tcW w:w="6891" w:type="dxa"/>
          </w:tcPr>
          <w:p w14:paraId="3184C739" w14:textId="77777777" w:rsidR="006A6872" w:rsidRPr="00A92DD6" w:rsidRDefault="006A6872">
            <w:pPr>
              <w:pStyle w:val="TableParagraph"/>
              <w:spacing w:before="0"/>
              <w:rPr>
                <w:rFonts w:ascii="Times New Roman"/>
                <w:sz w:val="18"/>
              </w:rPr>
            </w:pPr>
          </w:p>
        </w:tc>
        <w:tc>
          <w:tcPr>
            <w:tcW w:w="1335" w:type="dxa"/>
          </w:tcPr>
          <w:p w14:paraId="3184C73A" w14:textId="77777777" w:rsidR="006A6872" w:rsidRPr="00A92DD6" w:rsidRDefault="00270EC8">
            <w:pPr>
              <w:pStyle w:val="TableParagraph"/>
              <w:spacing w:before="61"/>
              <w:ind w:left="9"/>
              <w:jc w:val="center"/>
              <w:rPr>
                <w:b/>
                <w:sz w:val="18"/>
              </w:rPr>
            </w:pPr>
            <w:r w:rsidRPr="00A92DD6">
              <w:rPr>
                <w:b/>
                <w:spacing w:val="-2"/>
                <w:sz w:val="18"/>
              </w:rPr>
              <w:t>Client</w:t>
            </w:r>
          </w:p>
        </w:tc>
        <w:tc>
          <w:tcPr>
            <w:tcW w:w="1147" w:type="dxa"/>
          </w:tcPr>
          <w:p w14:paraId="3184C73B" w14:textId="77777777" w:rsidR="006A6872" w:rsidRPr="00A92DD6" w:rsidRDefault="00270EC8">
            <w:pPr>
              <w:pStyle w:val="TableParagraph"/>
              <w:spacing w:before="61"/>
              <w:ind w:left="34" w:right="27"/>
              <w:jc w:val="center"/>
              <w:rPr>
                <w:b/>
                <w:sz w:val="18"/>
              </w:rPr>
            </w:pPr>
            <w:r w:rsidRPr="00A92DD6">
              <w:rPr>
                <w:b/>
                <w:spacing w:val="-2"/>
                <w:sz w:val="18"/>
              </w:rPr>
              <w:t>Supplier</w:t>
            </w:r>
          </w:p>
        </w:tc>
      </w:tr>
      <w:tr w:rsidR="00CD4B8E" w:rsidRPr="00A92DD6" w14:paraId="264939CE" w14:textId="77777777" w:rsidTr="0077547D">
        <w:trPr>
          <w:trHeight w:val="258"/>
        </w:trPr>
        <w:tc>
          <w:tcPr>
            <w:tcW w:w="6891" w:type="dxa"/>
          </w:tcPr>
          <w:p w14:paraId="5DA5B5D7" w14:textId="77777777" w:rsidR="00CA0057" w:rsidRPr="00A92DD6" w:rsidRDefault="00CA0057" w:rsidP="0077547D">
            <w:pPr>
              <w:pStyle w:val="TableParagraph"/>
              <w:spacing w:line="218" w:lineRule="exact"/>
              <w:ind w:left="107"/>
              <w:rPr>
                <w:sz w:val="18"/>
              </w:rPr>
            </w:pPr>
            <w:r w:rsidRPr="00A92DD6">
              <w:rPr>
                <w:sz w:val="18"/>
              </w:rPr>
              <w:t>Manage Client identities</w:t>
            </w:r>
          </w:p>
        </w:tc>
        <w:tc>
          <w:tcPr>
            <w:tcW w:w="1335" w:type="dxa"/>
          </w:tcPr>
          <w:p w14:paraId="393DCF93" w14:textId="77777777" w:rsidR="00CA0057" w:rsidRPr="00A92DD6" w:rsidRDefault="00CA0057" w:rsidP="0077547D">
            <w:pPr>
              <w:pStyle w:val="TableParagraph"/>
              <w:spacing w:before="0"/>
              <w:jc w:val="center"/>
              <w:rPr>
                <w:rFonts w:ascii="Times New Roman"/>
                <w:sz w:val="18"/>
              </w:rPr>
            </w:pPr>
            <w:r w:rsidRPr="00A92DD6">
              <w:rPr>
                <w:spacing w:val="-10"/>
                <w:sz w:val="18"/>
              </w:rPr>
              <w:t>√</w:t>
            </w:r>
          </w:p>
        </w:tc>
        <w:tc>
          <w:tcPr>
            <w:tcW w:w="1147" w:type="dxa"/>
          </w:tcPr>
          <w:p w14:paraId="13510569" w14:textId="77777777" w:rsidR="00CA0057" w:rsidRPr="00A92DD6" w:rsidRDefault="00CA0057" w:rsidP="0077547D">
            <w:pPr>
              <w:pStyle w:val="TableParagraph"/>
              <w:spacing w:line="218" w:lineRule="exact"/>
              <w:ind w:left="8" w:right="35"/>
              <w:jc w:val="center"/>
              <w:rPr>
                <w:spacing w:val="-10"/>
                <w:sz w:val="18"/>
              </w:rPr>
            </w:pPr>
          </w:p>
        </w:tc>
      </w:tr>
      <w:tr w:rsidR="00CD4B8E" w:rsidRPr="00A92DD6" w14:paraId="24E2A499" w14:textId="77777777">
        <w:trPr>
          <w:trHeight w:val="258"/>
        </w:trPr>
        <w:tc>
          <w:tcPr>
            <w:tcW w:w="6891" w:type="dxa"/>
          </w:tcPr>
          <w:p w14:paraId="43BCC748" w14:textId="61E45D44" w:rsidR="00B12051" w:rsidRPr="00A92DD6" w:rsidRDefault="00E62078">
            <w:pPr>
              <w:pStyle w:val="TableParagraph"/>
              <w:spacing w:line="218" w:lineRule="exact"/>
              <w:ind w:left="107"/>
              <w:rPr>
                <w:sz w:val="18"/>
              </w:rPr>
            </w:pPr>
            <w:r w:rsidRPr="00A92DD6">
              <w:rPr>
                <w:sz w:val="18"/>
              </w:rPr>
              <w:t>Provide list of trusted</w:t>
            </w:r>
            <w:r w:rsidR="00093561" w:rsidRPr="00A92DD6">
              <w:rPr>
                <w:sz w:val="18"/>
              </w:rPr>
              <w:t xml:space="preserve"> </w:t>
            </w:r>
            <w:r w:rsidR="00E82715" w:rsidRPr="00A92DD6">
              <w:rPr>
                <w:sz w:val="18"/>
              </w:rPr>
              <w:t>entities</w:t>
            </w:r>
          </w:p>
        </w:tc>
        <w:tc>
          <w:tcPr>
            <w:tcW w:w="1335" w:type="dxa"/>
          </w:tcPr>
          <w:p w14:paraId="3C35FAFC" w14:textId="6AC15450" w:rsidR="00B12051" w:rsidRPr="00A92DD6" w:rsidRDefault="00B12051">
            <w:pPr>
              <w:pStyle w:val="TableParagraph"/>
              <w:spacing w:before="0"/>
              <w:jc w:val="center"/>
              <w:rPr>
                <w:spacing w:val="-10"/>
                <w:sz w:val="18"/>
              </w:rPr>
            </w:pPr>
            <w:r w:rsidRPr="00A92DD6">
              <w:rPr>
                <w:spacing w:val="-10"/>
                <w:sz w:val="18"/>
              </w:rPr>
              <w:t>√</w:t>
            </w:r>
          </w:p>
        </w:tc>
        <w:tc>
          <w:tcPr>
            <w:tcW w:w="1147" w:type="dxa"/>
          </w:tcPr>
          <w:p w14:paraId="7DEA699D" w14:textId="77777777" w:rsidR="00B12051" w:rsidRPr="00A92DD6" w:rsidRDefault="00B12051">
            <w:pPr>
              <w:pStyle w:val="TableParagraph"/>
              <w:spacing w:line="218" w:lineRule="exact"/>
              <w:ind w:left="8" w:right="35"/>
              <w:jc w:val="center"/>
              <w:rPr>
                <w:spacing w:val="-10"/>
                <w:sz w:val="18"/>
              </w:rPr>
            </w:pPr>
          </w:p>
        </w:tc>
      </w:tr>
      <w:tr w:rsidR="00CD4B8E" w:rsidRPr="00A92DD6" w14:paraId="3184C740" w14:textId="77777777">
        <w:trPr>
          <w:trHeight w:val="258"/>
        </w:trPr>
        <w:tc>
          <w:tcPr>
            <w:tcW w:w="6891" w:type="dxa"/>
          </w:tcPr>
          <w:p w14:paraId="3184C73D" w14:textId="7C072B0F" w:rsidR="006A6872" w:rsidRPr="00A92DD6" w:rsidRDefault="00270EC8">
            <w:pPr>
              <w:pStyle w:val="TableParagraph"/>
              <w:spacing w:line="218" w:lineRule="exact"/>
              <w:ind w:left="107"/>
              <w:rPr>
                <w:sz w:val="18"/>
              </w:rPr>
            </w:pPr>
            <w:r w:rsidRPr="00A92DD6">
              <w:rPr>
                <w:sz w:val="18"/>
              </w:rPr>
              <w:t>Support</w:t>
            </w:r>
            <w:r w:rsidRPr="00A92DD6">
              <w:rPr>
                <w:spacing w:val="-3"/>
                <w:sz w:val="18"/>
              </w:rPr>
              <w:t xml:space="preserve"> </w:t>
            </w:r>
            <w:r w:rsidRPr="00A92DD6">
              <w:rPr>
                <w:sz w:val="18"/>
              </w:rPr>
              <w:t>and</w:t>
            </w:r>
            <w:r w:rsidRPr="00A92DD6">
              <w:rPr>
                <w:spacing w:val="-2"/>
                <w:sz w:val="18"/>
              </w:rPr>
              <w:t xml:space="preserve"> </w:t>
            </w:r>
            <w:r w:rsidRPr="00A92DD6">
              <w:rPr>
                <w:sz w:val="18"/>
              </w:rPr>
              <w:t>configure</w:t>
            </w:r>
            <w:r w:rsidRPr="00A92DD6">
              <w:rPr>
                <w:spacing w:val="-4"/>
                <w:sz w:val="18"/>
              </w:rPr>
              <w:t xml:space="preserve"> </w:t>
            </w:r>
            <w:r w:rsidR="00D64F7E" w:rsidRPr="00A92DD6">
              <w:rPr>
                <w:sz w:val="18"/>
              </w:rPr>
              <w:t>identity provider</w:t>
            </w:r>
          </w:p>
        </w:tc>
        <w:tc>
          <w:tcPr>
            <w:tcW w:w="1335" w:type="dxa"/>
          </w:tcPr>
          <w:p w14:paraId="3184C73E" w14:textId="77777777" w:rsidR="006A6872" w:rsidRPr="00A92DD6" w:rsidRDefault="006A6872" w:rsidP="00C67C9C">
            <w:pPr>
              <w:pStyle w:val="TableParagraph"/>
              <w:spacing w:before="0"/>
              <w:jc w:val="center"/>
              <w:rPr>
                <w:rFonts w:ascii="Times New Roman"/>
                <w:sz w:val="18"/>
              </w:rPr>
            </w:pPr>
          </w:p>
        </w:tc>
        <w:tc>
          <w:tcPr>
            <w:tcW w:w="1147" w:type="dxa"/>
          </w:tcPr>
          <w:p w14:paraId="3184C73F" w14:textId="77777777" w:rsidR="006A6872" w:rsidRPr="00A92DD6" w:rsidRDefault="00270EC8">
            <w:pPr>
              <w:pStyle w:val="TableParagraph"/>
              <w:spacing w:line="218" w:lineRule="exact"/>
              <w:ind w:left="8" w:right="35"/>
              <w:jc w:val="center"/>
              <w:rPr>
                <w:sz w:val="18"/>
              </w:rPr>
            </w:pPr>
            <w:r w:rsidRPr="00A92DD6">
              <w:rPr>
                <w:spacing w:val="-10"/>
                <w:sz w:val="18"/>
              </w:rPr>
              <w:t>√</w:t>
            </w:r>
          </w:p>
        </w:tc>
      </w:tr>
      <w:tr w:rsidR="00CD4B8E" w:rsidRPr="00A92DD6" w14:paraId="3184C744" w14:textId="77777777">
        <w:trPr>
          <w:trHeight w:val="261"/>
        </w:trPr>
        <w:tc>
          <w:tcPr>
            <w:tcW w:w="6891" w:type="dxa"/>
          </w:tcPr>
          <w:p w14:paraId="3184C741" w14:textId="77777777" w:rsidR="006A6872" w:rsidRPr="00A92DD6" w:rsidRDefault="00270EC8">
            <w:pPr>
              <w:pStyle w:val="TableParagraph"/>
              <w:ind w:left="107"/>
              <w:rPr>
                <w:sz w:val="18"/>
              </w:rPr>
            </w:pPr>
            <w:r w:rsidRPr="00A92DD6">
              <w:rPr>
                <w:sz w:val="18"/>
              </w:rPr>
              <w:t>Define</w:t>
            </w:r>
            <w:r w:rsidRPr="00A92DD6">
              <w:rPr>
                <w:spacing w:val="-4"/>
                <w:sz w:val="18"/>
              </w:rPr>
              <w:t xml:space="preserve"> </w:t>
            </w:r>
            <w:r w:rsidRPr="00A92DD6">
              <w:rPr>
                <w:sz w:val="18"/>
              </w:rPr>
              <w:t>requirements</w:t>
            </w:r>
            <w:r w:rsidRPr="00A92DD6">
              <w:rPr>
                <w:spacing w:val="-4"/>
                <w:sz w:val="18"/>
              </w:rPr>
              <w:t xml:space="preserve"> </w:t>
            </w:r>
            <w:r w:rsidRPr="00A92DD6">
              <w:rPr>
                <w:sz w:val="18"/>
              </w:rPr>
              <w:t>for</w:t>
            </w:r>
            <w:r w:rsidRPr="00A92DD6">
              <w:rPr>
                <w:spacing w:val="-2"/>
                <w:sz w:val="18"/>
              </w:rPr>
              <w:t xml:space="preserve"> </w:t>
            </w:r>
            <w:r w:rsidRPr="00A92DD6">
              <w:rPr>
                <w:sz w:val="18"/>
              </w:rPr>
              <w:t>federation</w:t>
            </w:r>
            <w:r w:rsidRPr="00A92DD6">
              <w:rPr>
                <w:spacing w:val="-4"/>
                <w:sz w:val="18"/>
              </w:rPr>
              <w:t xml:space="preserve"> </w:t>
            </w:r>
            <w:r w:rsidRPr="00A92DD6">
              <w:rPr>
                <w:sz w:val="18"/>
              </w:rPr>
              <w:t>to</w:t>
            </w:r>
            <w:r w:rsidRPr="00A92DD6">
              <w:rPr>
                <w:spacing w:val="-2"/>
                <w:sz w:val="18"/>
              </w:rPr>
              <w:t xml:space="preserve"> </w:t>
            </w:r>
            <w:r w:rsidRPr="00A92DD6">
              <w:rPr>
                <w:sz w:val="18"/>
              </w:rPr>
              <w:t>external</w:t>
            </w:r>
            <w:r w:rsidRPr="00A92DD6">
              <w:rPr>
                <w:spacing w:val="-2"/>
                <w:sz w:val="18"/>
              </w:rPr>
              <w:t xml:space="preserve"> service/partners</w:t>
            </w:r>
          </w:p>
        </w:tc>
        <w:tc>
          <w:tcPr>
            <w:tcW w:w="1335" w:type="dxa"/>
          </w:tcPr>
          <w:p w14:paraId="3184C742" w14:textId="77777777" w:rsidR="006A6872" w:rsidRPr="00A92DD6" w:rsidRDefault="00270EC8">
            <w:pPr>
              <w:pStyle w:val="TableParagraph"/>
              <w:ind w:left="9" w:right="1"/>
              <w:jc w:val="center"/>
              <w:rPr>
                <w:sz w:val="18"/>
              </w:rPr>
            </w:pPr>
            <w:r w:rsidRPr="00A92DD6">
              <w:rPr>
                <w:spacing w:val="-10"/>
                <w:sz w:val="18"/>
              </w:rPr>
              <w:t>√</w:t>
            </w:r>
          </w:p>
        </w:tc>
        <w:tc>
          <w:tcPr>
            <w:tcW w:w="1147" w:type="dxa"/>
          </w:tcPr>
          <w:p w14:paraId="3184C743" w14:textId="77777777" w:rsidR="006A6872" w:rsidRPr="00A92DD6" w:rsidRDefault="006A6872" w:rsidP="00C67C9C">
            <w:pPr>
              <w:pStyle w:val="TableParagraph"/>
              <w:spacing w:before="0"/>
              <w:jc w:val="center"/>
              <w:rPr>
                <w:rFonts w:ascii="Times New Roman"/>
                <w:sz w:val="18"/>
              </w:rPr>
            </w:pPr>
          </w:p>
        </w:tc>
      </w:tr>
      <w:tr w:rsidR="00CD4B8E" w:rsidRPr="00A92DD6" w14:paraId="3184C748" w14:textId="77777777">
        <w:trPr>
          <w:trHeight w:val="258"/>
        </w:trPr>
        <w:tc>
          <w:tcPr>
            <w:tcW w:w="6891" w:type="dxa"/>
          </w:tcPr>
          <w:p w14:paraId="3184C745" w14:textId="71DCFBB2" w:rsidR="006A6872" w:rsidRPr="00A92DD6" w:rsidRDefault="00270EC8">
            <w:pPr>
              <w:pStyle w:val="TableParagraph"/>
              <w:spacing w:line="218" w:lineRule="exact"/>
              <w:ind w:left="107"/>
              <w:rPr>
                <w:sz w:val="18"/>
              </w:rPr>
            </w:pPr>
            <w:r w:rsidRPr="00A92DD6">
              <w:rPr>
                <w:sz w:val="18"/>
              </w:rPr>
              <w:t>Manage</w:t>
            </w:r>
            <w:r w:rsidRPr="00A92DD6">
              <w:rPr>
                <w:spacing w:val="-6"/>
                <w:sz w:val="18"/>
              </w:rPr>
              <w:t xml:space="preserve"> </w:t>
            </w:r>
            <w:r w:rsidRPr="00A92DD6">
              <w:rPr>
                <w:spacing w:val="-2"/>
                <w:sz w:val="18"/>
              </w:rPr>
              <w:t>federations</w:t>
            </w:r>
            <w:r w:rsidR="00BA08E3" w:rsidRPr="00A92DD6">
              <w:rPr>
                <w:spacing w:val="-2"/>
                <w:sz w:val="18"/>
              </w:rPr>
              <w:t xml:space="preserve"> </w:t>
            </w:r>
            <w:r w:rsidR="00F61EC0" w:rsidRPr="00A92DD6">
              <w:rPr>
                <w:spacing w:val="-2"/>
                <w:sz w:val="18"/>
              </w:rPr>
              <w:t>for the Assets in scope</w:t>
            </w:r>
          </w:p>
        </w:tc>
        <w:tc>
          <w:tcPr>
            <w:tcW w:w="1335" w:type="dxa"/>
          </w:tcPr>
          <w:p w14:paraId="3184C746" w14:textId="77777777" w:rsidR="006A6872" w:rsidRPr="00A92DD6" w:rsidRDefault="006A6872" w:rsidP="00C67C9C">
            <w:pPr>
              <w:pStyle w:val="TableParagraph"/>
              <w:spacing w:before="0"/>
              <w:jc w:val="center"/>
              <w:rPr>
                <w:rFonts w:ascii="Times New Roman"/>
                <w:sz w:val="18"/>
              </w:rPr>
            </w:pPr>
          </w:p>
        </w:tc>
        <w:tc>
          <w:tcPr>
            <w:tcW w:w="1147" w:type="dxa"/>
          </w:tcPr>
          <w:p w14:paraId="3184C747" w14:textId="77777777" w:rsidR="006A6872" w:rsidRPr="00A92DD6" w:rsidRDefault="00270EC8">
            <w:pPr>
              <w:pStyle w:val="TableParagraph"/>
              <w:spacing w:line="218" w:lineRule="exact"/>
              <w:ind w:left="8" w:right="35"/>
              <w:jc w:val="center"/>
              <w:rPr>
                <w:sz w:val="18"/>
              </w:rPr>
            </w:pPr>
            <w:r w:rsidRPr="00A92DD6">
              <w:rPr>
                <w:spacing w:val="-10"/>
                <w:sz w:val="18"/>
              </w:rPr>
              <w:t>√</w:t>
            </w:r>
          </w:p>
        </w:tc>
      </w:tr>
      <w:tr w:rsidR="00CD4B8E" w:rsidRPr="00A92DD6" w14:paraId="7BD5EE8A" w14:textId="77777777">
        <w:trPr>
          <w:trHeight w:val="258"/>
        </w:trPr>
        <w:tc>
          <w:tcPr>
            <w:tcW w:w="6891" w:type="dxa"/>
          </w:tcPr>
          <w:p w14:paraId="4699FC53" w14:textId="435C7480" w:rsidR="00CA0057" w:rsidRPr="00A92DD6" w:rsidRDefault="00CA0057">
            <w:pPr>
              <w:pStyle w:val="TableParagraph"/>
              <w:spacing w:line="218" w:lineRule="exact"/>
              <w:ind w:left="107"/>
              <w:rPr>
                <w:sz w:val="18"/>
              </w:rPr>
            </w:pPr>
            <w:r w:rsidRPr="00A92DD6">
              <w:rPr>
                <w:sz w:val="18"/>
              </w:rPr>
              <w:t>Issue certificates</w:t>
            </w:r>
          </w:p>
        </w:tc>
        <w:tc>
          <w:tcPr>
            <w:tcW w:w="1335" w:type="dxa"/>
          </w:tcPr>
          <w:p w14:paraId="1C71E01C" w14:textId="7053E6A1" w:rsidR="00CA0057" w:rsidRPr="00A92DD6" w:rsidRDefault="00CA0057" w:rsidP="00C67C9C">
            <w:pPr>
              <w:pStyle w:val="TableParagraph"/>
              <w:spacing w:before="0"/>
              <w:jc w:val="center"/>
              <w:rPr>
                <w:rFonts w:ascii="Times New Roman"/>
                <w:sz w:val="18"/>
              </w:rPr>
            </w:pPr>
            <w:r w:rsidRPr="00A92DD6">
              <w:rPr>
                <w:spacing w:val="-10"/>
                <w:sz w:val="18"/>
              </w:rPr>
              <w:t>√</w:t>
            </w:r>
          </w:p>
        </w:tc>
        <w:tc>
          <w:tcPr>
            <w:tcW w:w="1147" w:type="dxa"/>
          </w:tcPr>
          <w:p w14:paraId="57AF517C" w14:textId="77777777" w:rsidR="00CA0057" w:rsidRPr="00A92DD6" w:rsidRDefault="00CA0057">
            <w:pPr>
              <w:pStyle w:val="TableParagraph"/>
              <w:spacing w:line="218" w:lineRule="exact"/>
              <w:ind w:left="8" w:right="35"/>
              <w:jc w:val="center"/>
              <w:rPr>
                <w:spacing w:val="-10"/>
                <w:sz w:val="18"/>
              </w:rPr>
            </w:pPr>
          </w:p>
        </w:tc>
      </w:tr>
      <w:tr w:rsidR="00CD4B8E" w:rsidRPr="00A92DD6" w14:paraId="3184C74C" w14:textId="77777777">
        <w:trPr>
          <w:trHeight w:val="258"/>
        </w:trPr>
        <w:tc>
          <w:tcPr>
            <w:tcW w:w="6891" w:type="dxa"/>
          </w:tcPr>
          <w:p w14:paraId="3184C749" w14:textId="2954EEFC" w:rsidR="006A6872" w:rsidRPr="00A92DD6" w:rsidRDefault="00CA0057" w:rsidP="00B76975">
            <w:pPr>
              <w:pStyle w:val="TableParagraph"/>
              <w:spacing w:line="218" w:lineRule="exact"/>
              <w:ind w:left="107"/>
              <w:rPr>
                <w:sz w:val="18"/>
              </w:rPr>
            </w:pPr>
            <w:r w:rsidRPr="00A92DD6">
              <w:rPr>
                <w:sz w:val="18"/>
              </w:rPr>
              <w:t>Install</w:t>
            </w:r>
            <w:r w:rsidRPr="00A92DD6">
              <w:rPr>
                <w:spacing w:val="-5"/>
                <w:sz w:val="18"/>
              </w:rPr>
              <w:t xml:space="preserve"> </w:t>
            </w:r>
            <w:r w:rsidR="00270EC8" w:rsidRPr="00A92DD6">
              <w:rPr>
                <w:spacing w:val="-2"/>
                <w:sz w:val="18"/>
              </w:rPr>
              <w:t>certificates</w:t>
            </w:r>
          </w:p>
        </w:tc>
        <w:tc>
          <w:tcPr>
            <w:tcW w:w="1335" w:type="dxa"/>
          </w:tcPr>
          <w:p w14:paraId="3184C74A" w14:textId="3A610D05" w:rsidR="006A6872" w:rsidRPr="00A92DD6" w:rsidRDefault="006A6872" w:rsidP="00787C5F">
            <w:pPr>
              <w:pStyle w:val="TableParagraph"/>
              <w:spacing w:before="0"/>
              <w:jc w:val="center"/>
              <w:rPr>
                <w:rFonts w:ascii="Times New Roman"/>
                <w:sz w:val="18"/>
              </w:rPr>
            </w:pPr>
          </w:p>
        </w:tc>
        <w:tc>
          <w:tcPr>
            <w:tcW w:w="1147" w:type="dxa"/>
          </w:tcPr>
          <w:p w14:paraId="3184C74B" w14:textId="383D39A1" w:rsidR="006A6872" w:rsidRPr="00A92DD6" w:rsidRDefault="00270EC8">
            <w:pPr>
              <w:pStyle w:val="TableParagraph"/>
              <w:spacing w:line="218" w:lineRule="exact"/>
              <w:ind w:left="8" w:right="35"/>
              <w:jc w:val="center"/>
              <w:rPr>
                <w:sz w:val="18"/>
              </w:rPr>
            </w:pPr>
            <w:r w:rsidRPr="00A92DD6">
              <w:rPr>
                <w:spacing w:val="-10"/>
                <w:sz w:val="18"/>
              </w:rPr>
              <w:t>√</w:t>
            </w:r>
          </w:p>
        </w:tc>
      </w:tr>
    </w:tbl>
    <w:p w14:paraId="6BEADFE4" w14:textId="7F1F31F5" w:rsidR="00630CD6" w:rsidRPr="00B234EE" w:rsidRDefault="00CB06D2" w:rsidP="00B234EE">
      <w:pPr>
        <w:pStyle w:val="Titre4"/>
        <w:keepNext/>
        <w:numPr>
          <w:ilvl w:val="0"/>
          <w:numId w:val="241"/>
        </w:numPr>
        <w:spacing w:before="240"/>
        <w:rPr>
          <w:ins w:id="2029" w:author="Vincent Boisclair" w:date="2025-12-08T14:42:00Z" w16du:dateUtc="2025-12-08T19:42:00Z"/>
        </w:rPr>
      </w:pPr>
      <w:ins w:id="2030" w:author="Vincent Boisclair" w:date="2025-12-08T14:42:00Z" w16du:dateUtc="2025-12-08T19:42:00Z">
        <w:r w:rsidRPr="00B234EE">
          <w:t>Identity and Access Management (IAM)</w:t>
        </w:r>
      </w:ins>
    </w:p>
    <w:tbl>
      <w:tblPr>
        <w:tblStyle w:val="Grilledutableau"/>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1"/>
        <w:gridCol w:w="1334"/>
        <w:gridCol w:w="1146"/>
      </w:tblGrid>
      <w:tr w:rsidR="00CD038C" w:rsidRPr="00957B99" w14:paraId="4848AA25" w14:textId="77777777" w:rsidTr="00CB06D2">
        <w:trPr>
          <w:trHeight w:val="240"/>
          <w:jc w:val="center"/>
          <w:ins w:id="2031" w:author="Vincent Boisclair" w:date="2025-12-08T14:42:00Z"/>
        </w:trPr>
        <w:tc>
          <w:tcPr>
            <w:tcW w:w="6891" w:type="dxa"/>
            <w:shd w:val="clear" w:color="auto" w:fill="D9D9D9" w:themeFill="background1" w:themeFillShade="D9"/>
            <w:hideMark/>
          </w:tcPr>
          <w:p w14:paraId="2C9C214B" w14:textId="30CF255A" w:rsidR="00630CD6" w:rsidRPr="00957B99" w:rsidRDefault="00A64DF7" w:rsidP="0012265C">
            <w:pPr>
              <w:spacing w:before="60" w:after="60"/>
              <w:jc w:val="center"/>
              <w:rPr>
                <w:ins w:id="2032" w:author="Vincent Boisclair" w:date="2025-12-08T14:42:00Z" w16du:dateUtc="2025-12-08T19:42:00Z"/>
                <w:rFonts w:asciiTheme="minorHAnsi" w:hAnsiTheme="minorHAnsi" w:cstheme="minorHAnsi"/>
                <w:b/>
                <w:bCs/>
                <w:spacing w:val="-2"/>
                <w:sz w:val="18"/>
                <w:szCs w:val="18"/>
              </w:rPr>
            </w:pPr>
            <w:ins w:id="2033" w:author="Vincent Boisclair" w:date="2025-12-08T14:55:00Z" w16du:dateUtc="2025-12-08T19:55:00Z">
              <w:r w:rsidRPr="00A92DD6">
                <w:rPr>
                  <w:b/>
                  <w:spacing w:val="-2"/>
                  <w:sz w:val="18"/>
                </w:rPr>
                <w:t>Activities</w:t>
              </w:r>
            </w:ins>
          </w:p>
        </w:tc>
        <w:tc>
          <w:tcPr>
            <w:tcW w:w="2480" w:type="dxa"/>
            <w:gridSpan w:val="2"/>
            <w:shd w:val="clear" w:color="auto" w:fill="D9D9D9" w:themeFill="background1" w:themeFillShade="D9"/>
            <w:noWrap/>
            <w:hideMark/>
          </w:tcPr>
          <w:p w14:paraId="7CB610A3" w14:textId="77777777" w:rsidR="00630CD6" w:rsidRPr="00957B99" w:rsidRDefault="00630CD6" w:rsidP="0012265C">
            <w:pPr>
              <w:spacing w:before="60" w:after="60"/>
              <w:jc w:val="center"/>
              <w:rPr>
                <w:ins w:id="2034" w:author="Vincent Boisclair" w:date="2025-12-08T14:42:00Z" w16du:dateUtc="2025-12-08T19:42:00Z"/>
                <w:rFonts w:asciiTheme="minorHAnsi" w:hAnsiTheme="minorHAnsi" w:cstheme="minorHAnsi"/>
                <w:b/>
                <w:bCs/>
                <w:spacing w:val="-2"/>
                <w:sz w:val="18"/>
                <w:szCs w:val="18"/>
              </w:rPr>
            </w:pPr>
            <w:ins w:id="2035" w:author="Vincent Boisclair" w:date="2025-12-08T14:42:00Z" w16du:dateUtc="2025-12-08T19:42:00Z">
              <w:r w:rsidRPr="00957B99">
                <w:rPr>
                  <w:rFonts w:asciiTheme="minorHAnsi" w:hAnsiTheme="minorHAnsi" w:cstheme="minorHAnsi"/>
                  <w:b/>
                  <w:bCs/>
                  <w:spacing w:val="-2"/>
                  <w:sz w:val="18"/>
                  <w:szCs w:val="18"/>
                </w:rPr>
                <w:t>Responsible</w:t>
              </w:r>
            </w:ins>
          </w:p>
        </w:tc>
      </w:tr>
      <w:tr w:rsidR="00CD038C" w:rsidRPr="00957B99" w14:paraId="00190DE9" w14:textId="77777777" w:rsidTr="00CB06D2">
        <w:trPr>
          <w:trHeight w:val="240"/>
          <w:jc w:val="center"/>
          <w:ins w:id="2036" w:author="Vincent Boisclair" w:date="2025-12-08T14:42:00Z"/>
        </w:trPr>
        <w:tc>
          <w:tcPr>
            <w:tcW w:w="6891" w:type="dxa"/>
            <w:hideMark/>
          </w:tcPr>
          <w:p w14:paraId="4761892D" w14:textId="77777777" w:rsidR="00630CD6" w:rsidRPr="00957B99" w:rsidRDefault="00630CD6" w:rsidP="00B234EE">
            <w:pPr>
              <w:spacing w:before="60" w:after="60"/>
              <w:rPr>
                <w:ins w:id="2037" w:author="Vincent Boisclair" w:date="2025-12-08T14:42:00Z" w16du:dateUtc="2025-12-08T19:42:00Z"/>
                <w:rFonts w:asciiTheme="minorHAnsi" w:hAnsiTheme="minorHAnsi" w:cstheme="minorHAnsi"/>
                <w:b/>
                <w:bCs/>
                <w:spacing w:val="-2"/>
                <w:sz w:val="18"/>
                <w:szCs w:val="18"/>
              </w:rPr>
            </w:pPr>
          </w:p>
        </w:tc>
        <w:tc>
          <w:tcPr>
            <w:tcW w:w="1334" w:type="dxa"/>
            <w:noWrap/>
            <w:hideMark/>
          </w:tcPr>
          <w:p w14:paraId="03D866C8" w14:textId="77777777" w:rsidR="00630CD6" w:rsidRPr="00957B99" w:rsidRDefault="00630CD6" w:rsidP="0012265C">
            <w:pPr>
              <w:spacing w:before="60" w:after="60"/>
              <w:jc w:val="center"/>
              <w:rPr>
                <w:ins w:id="2038" w:author="Vincent Boisclair" w:date="2025-12-08T14:42:00Z" w16du:dateUtc="2025-12-08T19:42:00Z"/>
                <w:rFonts w:asciiTheme="minorHAnsi" w:hAnsiTheme="minorHAnsi" w:cstheme="minorHAnsi"/>
                <w:b/>
                <w:bCs/>
                <w:spacing w:val="-2"/>
                <w:sz w:val="18"/>
                <w:szCs w:val="18"/>
              </w:rPr>
            </w:pPr>
            <w:ins w:id="2039" w:author="Vincent Boisclair" w:date="2025-12-08T14:42:00Z" w16du:dateUtc="2025-12-08T19:42:00Z">
              <w:r w:rsidRPr="00957B99">
                <w:rPr>
                  <w:rFonts w:asciiTheme="minorHAnsi" w:hAnsiTheme="minorHAnsi" w:cstheme="minorHAnsi"/>
                  <w:b/>
                  <w:bCs/>
                  <w:spacing w:val="-2"/>
                  <w:sz w:val="18"/>
                  <w:szCs w:val="18"/>
                </w:rPr>
                <w:t>Customer</w:t>
              </w:r>
            </w:ins>
          </w:p>
        </w:tc>
        <w:tc>
          <w:tcPr>
            <w:tcW w:w="1146" w:type="dxa"/>
            <w:noWrap/>
            <w:hideMark/>
          </w:tcPr>
          <w:p w14:paraId="1FEBBB8F" w14:textId="77777777" w:rsidR="00630CD6" w:rsidRPr="00957B99" w:rsidRDefault="00630CD6" w:rsidP="0012265C">
            <w:pPr>
              <w:spacing w:before="60" w:after="60"/>
              <w:jc w:val="center"/>
              <w:rPr>
                <w:ins w:id="2040" w:author="Vincent Boisclair" w:date="2025-12-08T14:42:00Z" w16du:dateUtc="2025-12-08T19:42:00Z"/>
                <w:rFonts w:asciiTheme="minorHAnsi" w:hAnsiTheme="minorHAnsi" w:cstheme="minorHAnsi"/>
                <w:b/>
                <w:bCs/>
                <w:spacing w:val="-2"/>
                <w:sz w:val="18"/>
                <w:szCs w:val="18"/>
              </w:rPr>
            </w:pPr>
            <w:ins w:id="2041" w:author="Vincent Boisclair" w:date="2025-12-08T14:42:00Z" w16du:dateUtc="2025-12-08T19:42:00Z">
              <w:r w:rsidRPr="00957B99">
                <w:rPr>
                  <w:rFonts w:asciiTheme="minorHAnsi" w:hAnsiTheme="minorHAnsi" w:cstheme="minorHAnsi"/>
                  <w:b/>
                  <w:bCs/>
                  <w:spacing w:val="-2"/>
                  <w:sz w:val="18"/>
                  <w:szCs w:val="18"/>
                </w:rPr>
                <w:t>Supplier</w:t>
              </w:r>
            </w:ins>
          </w:p>
        </w:tc>
      </w:tr>
      <w:tr w:rsidR="00CD038C" w:rsidRPr="001520C1" w14:paraId="175946C5" w14:textId="77777777" w:rsidTr="00CB06D2">
        <w:tblPrEx>
          <w:jc w:val="left"/>
        </w:tblPrEx>
        <w:trPr>
          <w:trHeight w:val="240"/>
          <w:ins w:id="2042" w:author="Vincent Boisclair" w:date="2025-12-08T14:42:00Z"/>
        </w:trPr>
        <w:tc>
          <w:tcPr>
            <w:tcW w:w="6891" w:type="dxa"/>
            <w:vAlign w:val="center"/>
          </w:tcPr>
          <w:p w14:paraId="26ECA77E" w14:textId="77777777" w:rsidR="00630CD6" w:rsidRPr="001520C1" w:rsidRDefault="00630CD6" w:rsidP="0012265C">
            <w:pPr>
              <w:widowControl/>
              <w:autoSpaceDE/>
              <w:autoSpaceDN/>
              <w:spacing w:before="20" w:after="20"/>
              <w:jc w:val="both"/>
              <w:rPr>
                <w:ins w:id="2043" w:author="Vincent Boisclair" w:date="2025-12-08T14:42:00Z" w16du:dateUtc="2025-12-08T19:42:00Z"/>
                <w:rFonts w:eastAsia="Times New Roman"/>
                <w:color w:val="000000"/>
                <w:sz w:val="18"/>
                <w:szCs w:val="18"/>
                <w:lang w:eastAsia="en-CA"/>
              </w:rPr>
            </w:pPr>
            <w:ins w:id="2044" w:author="Vincent Boisclair" w:date="2025-12-08T14:42:00Z" w16du:dateUtc="2025-12-08T19:42:00Z">
              <w:r>
                <w:rPr>
                  <w:color w:val="000000"/>
                  <w:sz w:val="18"/>
                  <w:szCs w:val="18"/>
                </w:rPr>
                <w:t xml:space="preserve">Manage the lifecycle of </w:t>
              </w:r>
              <w:commentRangeStart w:id="2045"/>
              <w:r>
                <w:rPr>
                  <w:color w:val="000000"/>
                  <w:sz w:val="18"/>
                  <w:szCs w:val="18"/>
                </w:rPr>
                <w:t>users</w:t>
              </w:r>
              <w:commentRangeEnd w:id="2045"/>
              <w:r w:rsidR="00FC4831">
                <w:rPr>
                  <w:rStyle w:val="Marquedecommentaire"/>
                  <w:color w:val="000000"/>
                  <w:sz w:val="18"/>
                  <w:szCs w:val="18"/>
                </w:rPr>
                <w:commentReference w:id="2045"/>
              </w:r>
              <w:r>
                <w:rPr>
                  <w:color w:val="000000"/>
                  <w:sz w:val="18"/>
                  <w:szCs w:val="18"/>
                </w:rPr>
                <w:t>, and their permissions for local directory services, which are used to access Cloud Managed Services</w:t>
              </w:r>
            </w:ins>
          </w:p>
        </w:tc>
        <w:tc>
          <w:tcPr>
            <w:tcW w:w="1334" w:type="dxa"/>
            <w:noWrap/>
            <w:vAlign w:val="center"/>
          </w:tcPr>
          <w:p w14:paraId="5FE2621D" w14:textId="7368A19B" w:rsidR="00630CD6" w:rsidRPr="001520C1" w:rsidRDefault="00630CD6" w:rsidP="0012265C">
            <w:pPr>
              <w:widowControl/>
              <w:autoSpaceDE/>
              <w:autoSpaceDN/>
              <w:spacing w:before="20" w:after="20"/>
              <w:jc w:val="center"/>
              <w:rPr>
                <w:ins w:id="2046" w:author="Vincent Boisclair" w:date="2025-12-08T14:42:00Z" w16du:dateUtc="2025-12-08T19:42:00Z"/>
                <w:rFonts w:eastAsia="Times New Roman"/>
                <w:color w:val="000000"/>
                <w:sz w:val="18"/>
                <w:szCs w:val="18"/>
                <w:lang w:eastAsia="en-CA"/>
              </w:rPr>
            </w:pPr>
            <w:ins w:id="2047" w:author="Vincent Boisclair" w:date="2025-12-08T14:42:00Z" w16du:dateUtc="2025-12-08T19:42:00Z">
              <w:r>
                <w:rPr>
                  <w:color w:val="000000"/>
                  <w:sz w:val="18"/>
                  <w:szCs w:val="18"/>
                </w:rPr>
                <w:t>√</w:t>
              </w:r>
            </w:ins>
          </w:p>
        </w:tc>
        <w:tc>
          <w:tcPr>
            <w:tcW w:w="1146" w:type="dxa"/>
            <w:noWrap/>
            <w:vAlign w:val="center"/>
          </w:tcPr>
          <w:p w14:paraId="0ADAEE78" w14:textId="77777777" w:rsidR="00630CD6" w:rsidRPr="001520C1" w:rsidRDefault="00630CD6" w:rsidP="0012265C">
            <w:pPr>
              <w:widowControl/>
              <w:autoSpaceDE/>
              <w:autoSpaceDN/>
              <w:spacing w:before="20" w:after="20"/>
              <w:jc w:val="center"/>
              <w:rPr>
                <w:ins w:id="2048" w:author="Vincent Boisclair" w:date="2025-12-08T14:42:00Z" w16du:dateUtc="2025-12-08T19:42:00Z"/>
                <w:rFonts w:eastAsia="Times New Roman"/>
                <w:color w:val="000000"/>
                <w:sz w:val="18"/>
                <w:szCs w:val="18"/>
                <w:lang w:eastAsia="en-CA"/>
              </w:rPr>
            </w:pPr>
          </w:p>
        </w:tc>
      </w:tr>
      <w:tr w:rsidR="00CD038C" w:rsidRPr="001520C1" w14:paraId="0A035398" w14:textId="77777777" w:rsidTr="00CB06D2">
        <w:tblPrEx>
          <w:jc w:val="left"/>
        </w:tblPrEx>
        <w:trPr>
          <w:trHeight w:val="240"/>
          <w:ins w:id="2049" w:author="Vincent Boisclair" w:date="2025-12-08T14:42:00Z"/>
        </w:trPr>
        <w:tc>
          <w:tcPr>
            <w:tcW w:w="6891" w:type="dxa"/>
            <w:vAlign w:val="center"/>
          </w:tcPr>
          <w:p w14:paraId="13E9D9E6" w14:textId="77777777" w:rsidR="00630CD6" w:rsidRPr="001520C1" w:rsidRDefault="00630CD6" w:rsidP="0012265C">
            <w:pPr>
              <w:widowControl/>
              <w:autoSpaceDE/>
              <w:autoSpaceDN/>
              <w:spacing w:before="20" w:after="20"/>
              <w:jc w:val="both"/>
              <w:rPr>
                <w:ins w:id="2050" w:author="Vincent Boisclair" w:date="2025-12-08T14:42:00Z" w16du:dateUtc="2025-12-08T19:42:00Z"/>
                <w:rFonts w:eastAsia="Times New Roman"/>
                <w:color w:val="000000"/>
                <w:sz w:val="18"/>
                <w:szCs w:val="18"/>
                <w:lang w:eastAsia="en-CA"/>
              </w:rPr>
            </w:pPr>
            <w:ins w:id="2051" w:author="Vincent Boisclair" w:date="2025-12-08T14:42:00Z" w16du:dateUtc="2025-12-08T19:42:00Z">
              <w:r>
                <w:rPr>
                  <w:color w:val="000000"/>
                  <w:sz w:val="18"/>
                  <w:szCs w:val="18"/>
                </w:rPr>
                <w:t>Define IAM resources for Managed Environment</w:t>
              </w:r>
            </w:ins>
          </w:p>
        </w:tc>
        <w:tc>
          <w:tcPr>
            <w:tcW w:w="1334" w:type="dxa"/>
            <w:noWrap/>
            <w:vAlign w:val="center"/>
          </w:tcPr>
          <w:p w14:paraId="0D5914CA" w14:textId="77777777" w:rsidR="00630CD6" w:rsidRPr="001520C1" w:rsidRDefault="00630CD6" w:rsidP="0012265C">
            <w:pPr>
              <w:widowControl/>
              <w:autoSpaceDE/>
              <w:autoSpaceDN/>
              <w:spacing w:before="20" w:after="20"/>
              <w:jc w:val="center"/>
              <w:rPr>
                <w:ins w:id="2052" w:author="Vincent Boisclair" w:date="2025-12-08T14:42:00Z" w16du:dateUtc="2025-12-08T19:42:00Z"/>
                <w:rFonts w:eastAsia="Times New Roman"/>
                <w:color w:val="000000"/>
                <w:sz w:val="18"/>
                <w:szCs w:val="18"/>
                <w:lang w:eastAsia="en-CA"/>
              </w:rPr>
            </w:pPr>
          </w:p>
        </w:tc>
        <w:tc>
          <w:tcPr>
            <w:tcW w:w="1146" w:type="dxa"/>
            <w:noWrap/>
            <w:vAlign w:val="center"/>
          </w:tcPr>
          <w:p w14:paraId="2D7F40C2" w14:textId="64A04CE1" w:rsidR="00630CD6" w:rsidRPr="001520C1" w:rsidRDefault="00630CD6" w:rsidP="0012265C">
            <w:pPr>
              <w:widowControl/>
              <w:autoSpaceDE/>
              <w:autoSpaceDN/>
              <w:spacing w:before="20" w:after="20"/>
              <w:jc w:val="center"/>
              <w:rPr>
                <w:ins w:id="2053" w:author="Vincent Boisclair" w:date="2025-12-08T14:42:00Z" w16du:dateUtc="2025-12-08T19:42:00Z"/>
                <w:rFonts w:eastAsia="Times New Roman"/>
                <w:color w:val="000000"/>
                <w:sz w:val="18"/>
                <w:szCs w:val="18"/>
                <w:lang w:eastAsia="en-CA"/>
              </w:rPr>
            </w:pPr>
            <w:ins w:id="2054" w:author="Vincent Boisclair" w:date="2025-12-08T14:42:00Z" w16du:dateUtc="2025-12-08T19:42:00Z">
              <w:r>
                <w:rPr>
                  <w:color w:val="000000"/>
                  <w:sz w:val="18"/>
                  <w:szCs w:val="18"/>
                </w:rPr>
                <w:t>√</w:t>
              </w:r>
            </w:ins>
          </w:p>
        </w:tc>
      </w:tr>
      <w:tr w:rsidR="00CD038C" w:rsidRPr="001520C1" w14:paraId="2CE917CE" w14:textId="77777777" w:rsidTr="00CB06D2">
        <w:tblPrEx>
          <w:jc w:val="left"/>
        </w:tblPrEx>
        <w:trPr>
          <w:trHeight w:val="240"/>
          <w:ins w:id="2055" w:author="Vincent Boisclair" w:date="2025-12-08T14:42:00Z"/>
        </w:trPr>
        <w:tc>
          <w:tcPr>
            <w:tcW w:w="6891" w:type="dxa"/>
            <w:vAlign w:val="center"/>
          </w:tcPr>
          <w:p w14:paraId="191B43ED" w14:textId="77777777" w:rsidR="00630CD6" w:rsidRPr="001520C1" w:rsidRDefault="00630CD6" w:rsidP="0012265C">
            <w:pPr>
              <w:widowControl/>
              <w:autoSpaceDE/>
              <w:autoSpaceDN/>
              <w:spacing w:before="20" w:after="20"/>
              <w:jc w:val="both"/>
              <w:rPr>
                <w:ins w:id="2056" w:author="Vincent Boisclair" w:date="2025-12-08T14:42:00Z" w16du:dateUtc="2025-12-08T19:42:00Z"/>
                <w:rFonts w:eastAsia="Times New Roman"/>
                <w:color w:val="000000"/>
                <w:sz w:val="18"/>
                <w:szCs w:val="18"/>
                <w:lang w:eastAsia="en-CA"/>
              </w:rPr>
            </w:pPr>
            <w:ins w:id="2057" w:author="Vincent Boisclair" w:date="2025-12-08T14:42:00Z" w16du:dateUtc="2025-12-08T19:42:00Z">
              <w:r>
                <w:rPr>
                  <w:color w:val="000000"/>
                  <w:sz w:val="18"/>
                  <w:szCs w:val="18"/>
                </w:rPr>
                <w:t>Access review of Supplier access to customer environment</w:t>
              </w:r>
            </w:ins>
          </w:p>
        </w:tc>
        <w:tc>
          <w:tcPr>
            <w:tcW w:w="1334" w:type="dxa"/>
            <w:noWrap/>
            <w:vAlign w:val="center"/>
          </w:tcPr>
          <w:p w14:paraId="46099671" w14:textId="77777777" w:rsidR="00630CD6" w:rsidRPr="001520C1" w:rsidRDefault="00630CD6" w:rsidP="0012265C">
            <w:pPr>
              <w:widowControl/>
              <w:autoSpaceDE/>
              <w:autoSpaceDN/>
              <w:spacing w:before="20" w:after="20"/>
              <w:jc w:val="center"/>
              <w:rPr>
                <w:ins w:id="2058" w:author="Vincent Boisclair" w:date="2025-12-08T14:42:00Z" w16du:dateUtc="2025-12-08T19:42:00Z"/>
                <w:rFonts w:eastAsia="Times New Roman"/>
                <w:color w:val="000000"/>
                <w:sz w:val="18"/>
                <w:szCs w:val="18"/>
                <w:lang w:eastAsia="en-CA"/>
              </w:rPr>
            </w:pPr>
          </w:p>
        </w:tc>
        <w:tc>
          <w:tcPr>
            <w:tcW w:w="1146" w:type="dxa"/>
            <w:noWrap/>
            <w:vAlign w:val="center"/>
          </w:tcPr>
          <w:p w14:paraId="78DD417E" w14:textId="3F0BD877" w:rsidR="00630CD6" w:rsidRPr="001520C1" w:rsidRDefault="00630CD6" w:rsidP="0012265C">
            <w:pPr>
              <w:widowControl/>
              <w:autoSpaceDE/>
              <w:autoSpaceDN/>
              <w:spacing w:before="20" w:after="20"/>
              <w:jc w:val="center"/>
              <w:rPr>
                <w:ins w:id="2059" w:author="Vincent Boisclair" w:date="2025-12-08T14:42:00Z" w16du:dateUtc="2025-12-08T19:42:00Z"/>
                <w:rFonts w:eastAsia="Times New Roman"/>
                <w:color w:val="000000"/>
                <w:sz w:val="18"/>
                <w:szCs w:val="18"/>
                <w:lang w:eastAsia="en-CA"/>
              </w:rPr>
            </w:pPr>
            <w:ins w:id="2060" w:author="Vincent Boisclair" w:date="2025-12-08T14:42:00Z" w16du:dateUtc="2025-12-08T19:42:00Z">
              <w:r>
                <w:rPr>
                  <w:color w:val="000000"/>
                  <w:sz w:val="18"/>
                  <w:szCs w:val="18"/>
                </w:rPr>
                <w:t>√</w:t>
              </w:r>
            </w:ins>
          </w:p>
        </w:tc>
      </w:tr>
      <w:tr w:rsidR="00CD038C" w:rsidRPr="001520C1" w14:paraId="24905EFF" w14:textId="77777777" w:rsidTr="00CB06D2">
        <w:tblPrEx>
          <w:jc w:val="left"/>
        </w:tblPrEx>
        <w:trPr>
          <w:trHeight w:val="240"/>
          <w:ins w:id="2061" w:author="Vincent Boisclair" w:date="2025-12-08T14:42:00Z"/>
        </w:trPr>
        <w:tc>
          <w:tcPr>
            <w:tcW w:w="6891" w:type="dxa"/>
            <w:vAlign w:val="center"/>
          </w:tcPr>
          <w:p w14:paraId="6D35C1E9" w14:textId="77777777" w:rsidR="00630CD6" w:rsidRDefault="00630CD6" w:rsidP="0012265C">
            <w:pPr>
              <w:widowControl/>
              <w:autoSpaceDE/>
              <w:autoSpaceDN/>
              <w:spacing w:before="20" w:after="20"/>
              <w:jc w:val="both"/>
              <w:rPr>
                <w:ins w:id="2062" w:author="Vincent Boisclair" w:date="2025-12-08T14:42:00Z" w16du:dateUtc="2025-12-08T19:42:00Z"/>
                <w:color w:val="000000"/>
                <w:sz w:val="18"/>
                <w:szCs w:val="18"/>
              </w:rPr>
            </w:pPr>
            <w:ins w:id="2063" w:author="Vincent Boisclair" w:date="2025-12-08T14:42:00Z" w16du:dateUtc="2025-12-08T19:42:00Z">
              <w:r>
                <w:rPr>
                  <w:color w:val="000000"/>
                  <w:sz w:val="18"/>
                  <w:szCs w:val="18"/>
                </w:rPr>
                <w:t>Securely manage Supplier access to customer environment</w:t>
              </w:r>
            </w:ins>
          </w:p>
        </w:tc>
        <w:tc>
          <w:tcPr>
            <w:tcW w:w="1334" w:type="dxa"/>
            <w:noWrap/>
            <w:vAlign w:val="center"/>
          </w:tcPr>
          <w:p w14:paraId="425CEF32" w14:textId="77777777" w:rsidR="00630CD6" w:rsidRPr="001520C1" w:rsidRDefault="00630CD6" w:rsidP="0012265C">
            <w:pPr>
              <w:widowControl/>
              <w:autoSpaceDE/>
              <w:autoSpaceDN/>
              <w:spacing w:before="20" w:after="20"/>
              <w:jc w:val="center"/>
              <w:rPr>
                <w:ins w:id="2064" w:author="Vincent Boisclair" w:date="2025-12-08T14:42:00Z" w16du:dateUtc="2025-12-08T19:42:00Z"/>
                <w:rFonts w:eastAsia="Times New Roman"/>
                <w:color w:val="000000"/>
                <w:sz w:val="18"/>
                <w:szCs w:val="18"/>
                <w:lang w:eastAsia="en-CA"/>
              </w:rPr>
            </w:pPr>
          </w:p>
        </w:tc>
        <w:tc>
          <w:tcPr>
            <w:tcW w:w="1146" w:type="dxa"/>
            <w:noWrap/>
            <w:vAlign w:val="center"/>
          </w:tcPr>
          <w:p w14:paraId="02512C35" w14:textId="16311202" w:rsidR="00630CD6" w:rsidRDefault="00630CD6" w:rsidP="0012265C">
            <w:pPr>
              <w:widowControl/>
              <w:autoSpaceDE/>
              <w:autoSpaceDN/>
              <w:spacing w:before="20" w:after="20"/>
              <w:jc w:val="center"/>
              <w:rPr>
                <w:ins w:id="2065" w:author="Vincent Boisclair" w:date="2025-12-08T14:42:00Z" w16du:dateUtc="2025-12-08T19:42:00Z"/>
                <w:color w:val="000000"/>
                <w:sz w:val="18"/>
                <w:szCs w:val="18"/>
              </w:rPr>
            </w:pPr>
            <w:ins w:id="2066" w:author="Vincent Boisclair" w:date="2025-12-08T14:42:00Z" w16du:dateUtc="2025-12-08T19:42:00Z">
              <w:r>
                <w:rPr>
                  <w:color w:val="000000"/>
                  <w:sz w:val="18"/>
                  <w:szCs w:val="18"/>
                </w:rPr>
                <w:t>√</w:t>
              </w:r>
            </w:ins>
          </w:p>
        </w:tc>
      </w:tr>
      <w:tr w:rsidR="002B1EBD" w:rsidRPr="001520C1" w14:paraId="3C2C1391" w14:textId="77777777" w:rsidTr="003E2C31">
        <w:tblPrEx>
          <w:jc w:val="left"/>
        </w:tblPrEx>
        <w:trPr>
          <w:trHeight w:val="240"/>
          <w:ins w:id="2067" w:author="Vincent Boisclair" w:date="2025-12-08T14:44:00Z"/>
        </w:trPr>
        <w:tc>
          <w:tcPr>
            <w:tcW w:w="6891" w:type="dxa"/>
          </w:tcPr>
          <w:p w14:paraId="6F9DEC0B" w14:textId="77777777" w:rsidR="003E2C31" w:rsidRDefault="003E2C31" w:rsidP="0012265C">
            <w:pPr>
              <w:widowControl/>
              <w:autoSpaceDE/>
              <w:autoSpaceDN/>
              <w:spacing w:before="20" w:after="20"/>
              <w:jc w:val="both"/>
              <w:rPr>
                <w:ins w:id="2068" w:author="Vincent Boisclair" w:date="2025-12-08T14:44:00Z" w16du:dateUtc="2025-12-08T19:44:00Z"/>
                <w:color w:val="000000"/>
                <w:sz w:val="18"/>
                <w:szCs w:val="18"/>
              </w:rPr>
            </w:pPr>
            <w:ins w:id="2069" w:author="Vincent Boisclair" w:date="2025-12-08T14:44:00Z" w16du:dateUtc="2025-12-08T19:44:00Z">
              <w:r>
                <w:rPr>
                  <w:sz w:val="18"/>
                  <w:highlight w:val="yellow"/>
                </w:rPr>
                <w:lastRenderedPageBreak/>
                <w:t xml:space="preserve">Implement privileged account management (PAM) </w:t>
              </w:r>
              <w:r w:rsidRPr="00CC6549">
                <w:rPr>
                  <w:strike/>
                  <w:sz w:val="18"/>
                  <w:highlight w:val="yellow"/>
                </w:rPr>
                <w:t>Securely manage privileged accounts elevation</w:t>
              </w:r>
            </w:ins>
          </w:p>
        </w:tc>
        <w:tc>
          <w:tcPr>
            <w:tcW w:w="1334" w:type="dxa"/>
            <w:noWrap/>
          </w:tcPr>
          <w:p w14:paraId="187546DA" w14:textId="77777777" w:rsidR="003E2C31" w:rsidRPr="001520C1" w:rsidRDefault="003E2C31" w:rsidP="0012265C">
            <w:pPr>
              <w:widowControl/>
              <w:autoSpaceDE/>
              <w:autoSpaceDN/>
              <w:spacing w:before="20" w:after="20"/>
              <w:jc w:val="center"/>
              <w:rPr>
                <w:ins w:id="2070" w:author="Vincent Boisclair" w:date="2025-12-08T14:44:00Z" w16du:dateUtc="2025-12-08T19:44:00Z"/>
                <w:rFonts w:eastAsia="Times New Roman"/>
                <w:color w:val="000000"/>
                <w:sz w:val="18"/>
                <w:szCs w:val="18"/>
                <w:lang w:eastAsia="en-CA"/>
              </w:rPr>
            </w:pPr>
          </w:p>
        </w:tc>
        <w:tc>
          <w:tcPr>
            <w:tcW w:w="1146" w:type="dxa"/>
            <w:noWrap/>
          </w:tcPr>
          <w:p w14:paraId="662BDF8D" w14:textId="77777777" w:rsidR="003E2C31" w:rsidRDefault="003E2C31" w:rsidP="0012265C">
            <w:pPr>
              <w:widowControl/>
              <w:autoSpaceDE/>
              <w:autoSpaceDN/>
              <w:spacing w:before="20" w:after="20"/>
              <w:jc w:val="center"/>
              <w:rPr>
                <w:ins w:id="2071" w:author="Vincent Boisclair" w:date="2025-12-08T14:44:00Z" w16du:dateUtc="2025-12-08T19:44:00Z"/>
                <w:color w:val="000000"/>
                <w:sz w:val="18"/>
                <w:szCs w:val="18"/>
              </w:rPr>
            </w:pPr>
            <w:ins w:id="2072" w:author="Vincent Boisclair" w:date="2025-12-08T14:44:00Z" w16du:dateUtc="2025-12-08T19:44:00Z">
              <w:r w:rsidRPr="00A92DD6">
                <w:rPr>
                  <w:spacing w:val="-10"/>
                  <w:sz w:val="18"/>
                </w:rPr>
                <w:t>√</w:t>
              </w:r>
            </w:ins>
          </w:p>
        </w:tc>
      </w:tr>
      <w:tr w:rsidR="002B1EBD" w:rsidRPr="001520C1" w14:paraId="2BC8B3AB" w14:textId="77777777" w:rsidTr="003E2C31">
        <w:tblPrEx>
          <w:jc w:val="left"/>
        </w:tblPrEx>
        <w:trPr>
          <w:trHeight w:val="240"/>
          <w:ins w:id="2073" w:author="Vincent Boisclair" w:date="2025-12-08T14:44:00Z"/>
        </w:trPr>
        <w:tc>
          <w:tcPr>
            <w:tcW w:w="6891" w:type="dxa"/>
          </w:tcPr>
          <w:p w14:paraId="01F7785F" w14:textId="77777777" w:rsidR="003E2C31" w:rsidRPr="001642F2" w:rsidRDefault="003E2C31" w:rsidP="0012265C">
            <w:pPr>
              <w:widowControl/>
              <w:autoSpaceDE/>
              <w:autoSpaceDN/>
              <w:spacing w:before="20" w:after="20"/>
              <w:jc w:val="both"/>
              <w:rPr>
                <w:ins w:id="2074" w:author="Vincent Boisclair" w:date="2025-12-08T14:44:00Z" w16du:dateUtc="2025-12-08T19:44:00Z"/>
                <w:sz w:val="18"/>
                <w:highlight w:val="yellow"/>
              </w:rPr>
            </w:pPr>
            <w:ins w:id="2075" w:author="Vincent Boisclair" w:date="2025-12-08T14:44:00Z" w16du:dateUtc="2025-12-08T19:44:00Z">
              <w:r w:rsidRPr="001642F2">
                <w:rPr>
                  <w:sz w:val="18"/>
                  <w:highlight w:val="yellow"/>
                </w:rPr>
                <w:t>Provide up to date reports of access to the Client environment</w:t>
              </w:r>
            </w:ins>
          </w:p>
        </w:tc>
        <w:tc>
          <w:tcPr>
            <w:tcW w:w="1334" w:type="dxa"/>
            <w:noWrap/>
          </w:tcPr>
          <w:p w14:paraId="0DD18E0F" w14:textId="77777777" w:rsidR="003E2C31" w:rsidRPr="001520C1" w:rsidRDefault="003E2C31" w:rsidP="0012265C">
            <w:pPr>
              <w:widowControl/>
              <w:autoSpaceDE/>
              <w:autoSpaceDN/>
              <w:spacing w:before="20" w:after="20"/>
              <w:jc w:val="center"/>
              <w:rPr>
                <w:ins w:id="2076" w:author="Vincent Boisclair" w:date="2025-12-08T14:44:00Z" w16du:dateUtc="2025-12-08T19:44:00Z"/>
                <w:rFonts w:eastAsia="Times New Roman"/>
                <w:color w:val="000000"/>
                <w:sz w:val="18"/>
                <w:szCs w:val="18"/>
                <w:lang w:eastAsia="en-CA"/>
              </w:rPr>
            </w:pPr>
          </w:p>
        </w:tc>
        <w:tc>
          <w:tcPr>
            <w:tcW w:w="1146" w:type="dxa"/>
            <w:noWrap/>
          </w:tcPr>
          <w:p w14:paraId="3B439C1C" w14:textId="77777777" w:rsidR="003E2C31" w:rsidRPr="00A92DD6" w:rsidRDefault="003E2C31" w:rsidP="0012265C">
            <w:pPr>
              <w:widowControl/>
              <w:autoSpaceDE/>
              <w:autoSpaceDN/>
              <w:spacing w:before="20" w:after="20"/>
              <w:jc w:val="center"/>
              <w:rPr>
                <w:ins w:id="2077" w:author="Vincent Boisclair" w:date="2025-12-08T14:44:00Z" w16du:dateUtc="2025-12-08T19:44:00Z"/>
                <w:spacing w:val="-10"/>
                <w:sz w:val="18"/>
              </w:rPr>
            </w:pPr>
            <w:ins w:id="2078" w:author="Vincent Boisclair" w:date="2025-12-08T14:44:00Z" w16du:dateUtc="2025-12-08T19:44:00Z">
              <w:r w:rsidRPr="00A92DD6">
                <w:rPr>
                  <w:spacing w:val="-10"/>
                  <w:sz w:val="18"/>
                </w:rPr>
                <w:t>√</w:t>
              </w:r>
            </w:ins>
          </w:p>
        </w:tc>
      </w:tr>
      <w:tr w:rsidR="002B1EBD" w:rsidRPr="001520C1" w14:paraId="6AAAF2BE" w14:textId="77777777" w:rsidTr="003E2C31">
        <w:tblPrEx>
          <w:jc w:val="left"/>
        </w:tblPrEx>
        <w:trPr>
          <w:trHeight w:val="240"/>
          <w:ins w:id="2079" w:author="Vincent Boisclair" w:date="2025-12-08T14:44:00Z"/>
        </w:trPr>
        <w:tc>
          <w:tcPr>
            <w:tcW w:w="6891" w:type="dxa"/>
          </w:tcPr>
          <w:p w14:paraId="4DA16443" w14:textId="77777777" w:rsidR="003E2C31" w:rsidRPr="001642F2" w:rsidRDefault="003E2C31" w:rsidP="0012265C">
            <w:pPr>
              <w:widowControl/>
              <w:autoSpaceDE/>
              <w:autoSpaceDN/>
              <w:spacing w:before="20" w:after="20"/>
              <w:jc w:val="both"/>
              <w:rPr>
                <w:ins w:id="2080" w:author="Vincent Boisclair" w:date="2025-12-08T14:44:00Z" w16du:dateUtc="2025-12-08T19:44:00Z"/>
                <w:sz w:val="18"/>
                <w:highlight w:val="yellow"/>
              </w:rPr>
            </w:pPr>
            <w:ins w:id="2081" w:author="Vincent Boisclair" w:date="2025-12-08T14:44:00Z" w16du:dateUtc="2025-12-08T19:44:00Z">
              <w:r w:rsidRPr="001642F2">
                <w:rPr>
                  <w:sz w:val="18"/>
                  <w:highlight w:val="yellow"/>
                </w:rPr>
                <w:t xml:space="preserve">Perform annual penetration testing on the </w:t>
              </w:r>
              <w:commentRangeStart w:id="2082"/>
              <w:r w:rsidRPr="001642F2">
                <w:rPr>
                  <w:sz w:val="18"/>
                  <w:highlight w:val="yellow"/>
                </w:rPr>
                <w:t>Google Platform</w:t>
              </w:r>
              <w:commentRangeEnd w:id="2082"/>
              <w:r w:rsidRPr="001642F2">
                <w:rPr>
                  <w:rStyle w:val="Marquedecommentaire"/>
                  <w:sz w:val="18"/>
                  <w:szCs w:val="22"/>
                  <w:highlight w:val="yellow"/>
                </w:rPr>
                <w:commentReference w:id="2082"/>
              </w:r>
            </w:ins>
          </w:p>
        </w:tc>
        <w:tc>
          <w:tcPr>
            <w:tcW w:w="1334" w:type="dxa"/>
            <w:noWrap/>
          </w:tcPr>
          <w:p w14:paraId="43904092" w14:textId="77777777" w:rsidR="003E2C31" w:rsidRPr="001520C1" w:rsidRDefault="003E2C31" w:rsidP="0012265C">
            <w:pPr>
              <w:widowControl/>
              <w:autoSpaceDE/>
              <w:autoSpaceDN/>
              <w:spacing w:before="20" w:after="20"/>
              <w:jc w:val="center"/>
              <w:rPr>
                <w:ins w:id="2083" w:author="Vincent Boisclair" w:date="2025-12-08T14:44:00Z" w16du:dateUtc="2025-12-08T19:44:00Z"/>
                <w:rFonts w:eastAsia="Times New Roman"/>
                <w:color w:val="000000"/>
                <w:sz w:val="18"/>
                <w:szCs w:val="18"/>
                <w:lang w:eastAsia="en-CA"/>
              </w:rPr>
            </w:pPr>
          </w:p>
        </w:tc>
        <w:tc>
          <w:tcPr>
            <w:tcW w:w="1146" w:type="dxa"/>
            <w:noWrap/>
          </w:tcPr>
          <w:p w14:paraId="1009FFE7" w14:textId="77777777" w:rsidR="003E2C31" w:rsidRPr="00A92DD6" w:rsidRDefault="003E2C31" w:rsidP="0012265C">
            <w:pPr>
              <w:widowControl/>
              <w:autoSpaceDE/>
              <w:autoSpaceDN/>
              <w:spacing w:before="20" w:after="20"/>
              <w:jc w:val="center"/>
              <w:rPr>
                <w:ins w:id="2084" w:author="Vincent Boisclair" w:date="2025-12-08T14:44:00Z" w16du:dateUtc="2025-12-08T19:44:00Z"/>
                <w:spacing w:val="-10"/>
                <w:sz w:val="18"/>
              </w:rPr>
            </w:pPr>
            <w:ins w:id="2085" w:author="Vincent Boisclair" w:date="2025-12-08T14:44:00Z" w16du:dateUtc="2025-12-08T19:44:00Z">
              <w:r w:rsidRPr="00A92DD6">
                <w:rPr>
                  <w:spacing w:val="-10"/>
                  <w:sz w:val="18"/>
                </w:rPr>
                <w:t>√</w:t>
              </w:r>
            </w:ins>
          </w:p>
        </w:tc>
      </w:tr>
      <w:tr w:rsidR="002B1EBD" w:rsidRPr="001520C1" w14:paraId="2387F60A" w14:textId="77777777" w:rsidTr="003E2C31">
        <w:tblPrEx>
          <w:jc w:val="left"/>
        </w:tblPrEx>
        <w:trPr>
          <w:trHeight w:val="240"/>
          <w:ins w:id="2086" w:author="Vincent Boisclair" w:date="2025-12-08T14:44:00Z"/>
        </w:trPr>
        <w:tc>
          <w:tcPr>
            <w:tcW w:w="6891" w:type="dxa"/>
          </w:tcPr>
          <w:p w14:paraId="3B2F5B36" w14:textId="77777777" w:rsidR="003E2C31" w:rsidRPr="001642F2" w:rsidRDefault="003E2C31" w:rsidP="0012265C">
            <w:pPr>
              <w:widowControl/>
              <w:autoSpaceDE/>
              <w:autoSpaceDN/>
              <w:spacing w:before="20" w:after="20"/>
              <w:jc w:val="both"/>
              <w:rPr>
                <w:ins w:id="2087" w:author="Vincent Boisclair" w:date="2025-12-08T14:44:00Z" w16du:dateUtc="2025-12-08T19:44:00Z"/>
                <w:sz w:val="18"/>
                <w:highlight w:val="yellow"/>
              </w:rPr>
            </w:pPr>
            <w:ins w:id="2088" w:author="Vincent Boisclair" w:date="2025-12-08T14:44:00Z" w16du:dateUtc="2025-12-08T19:44:00Z">
              <w:r w:rsidRPr="001642F2">
                <w:rPr>
                  <w:sz w:val="18"/>
                  <w:highlight w:val="yellow"/>
                </w:rPr>
                <w:t>Access review of Client and integrator(s) to the Client environment</w:t>
              </w:r>
            </w:ins>
          </w:p>
        </w:tc>
        <w:tc>
          <w:tcPr>
            <w:tcW w:w="1334" w:type="dxa"/>
            <w:noWrap/>
          </w:tcPr>
          <w:p w14:paraId="22CAE795" w14:textId="77777777" w:rsidR="003E2C31" w:rsidRPr="001520C1" w:rsidRDefault="003E2C31" w:rsidP="0012265C">
            <w:pPr>
              <w:widowControl/>
              <w:autoSpaceDE/>
              <w:autoSpaceDN/>
              <w:spacing w:before="20" w:after="20"/>
              <w:jc w:val="center"/>
              <w:rPr>
                <w:ins w:id="2089" w:author="Vincent Boisclair" w:date="2025-12-08T14:44:00Z" w16du:dateUtc="2025-12-08T19:44:00Z"/>
                <w:rFonts w:eastAsia="Times New Roman"/>
                <w:color w:val="000000"/>
                <w:sz w:val="18"/>
                <w:szCs w:val="18"/>
                <w:lang w:eastAsia="en-CA"/>
              </w:rPr>
            </w:pPr>
            <w:ins w:id="2090" w:author="Vincent Boisclair" w:date="2025-12-08T14:44:00Z" w16du:dateUtc="2025-12-08T19:44:00Z">
              <w:r w:rsidRPr="00A92DD6">
                <w:rPr>
                  <w:spacing w:val="-10"/>
                  <w:sz w:val="18"/>
                </w:rPr>
                <w:t>√</w:t>
              </w:r>
            </w:ins>
          </w:p>
        </w:tc>
        <w:tc>
          <w:tcPr>
            <w:tcW w:w="1146" w:type="dxa"/>
            <w:noWrap/>
          </w:tcPr>
          <w:p w14:paraId="5D23051C" w14:textId="77777777" w:rsidR="003E2C31" w:rsidRPr="00A92DD6" w:rsidRDefault="003E2C31" w:rsidP="0012265C">
            <w:pPr>
              <w:widowControl/>
              <w:autoSpaceDE/>
              <w:autoSpaceDN/>
              <w:spacing w:before="20" w:after="20"/>
              <w:jc w:val="center"/>
              <w:rPr>
                <w:ins w:id="2091" w:author="Vincent Boisclair" w:date="2025-12-08T14:44:00Z" w16du:dateUtc="2025-12-08T19:44:00Z"/>
                <w:spacing w:val="-10"/>
                <w:sz w:val="18"/>
              </w:rPr>
            </w:pPr>
          </w:p>
        </w:tc>
      </w:tr>
    </w:tbl>
    <w:p w14:paraId="40D46F7D" w14:textId="2FC37B60" w:rsidR="00291566" w:rsidRPr="00B234EE" w:rsidRDefault="003E2C31" w:rsidP="00B234EE">
      <w:pPr>
        <w:pStyle w:val="Titre4"/>
        <w:keepNext/>
        <w:numPr>
          <w:ilvl w:val="0"/>
          <w:numId w:val="241"/>
        </w:numPr>
        <w:spacing w:before="240"/>
        <w:rPr>
          <w:ins w:id="2092" w:author="Vincent Boisclair" w:date="2025-12-08T14:43:00Z" w16du:dateUtc="2025-12-08T19:43:00Z"/>
        </w:rPr>
      </w:pPr>
      <w:ins w:id="2093" w:author="Vincent Boisclair" w:date="2025-12-08T14:44:00Z" w16du:dateUtc="2025-12-08T19:44:00Z">
        <w:r w:rsidRPr="00B234EE">
          <w:t>Monitoring of Security Events (SIEM)</w:t>
        </w:r>
      </w:ins>
    </w:p>
    <w:tbl>
      <w:tblPr>
        <w:tblStyle w:val="Grilledutableau"/>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1"/>
        <w:gridCol w:w="1334"/>
        <w:gridCol w:w="1146"/>
      </w:tblGrid>
      <w:tr w:rsidR="007F265A" w:rsidRPr="00957B99" w14:paraId="34320571" w14:textId="77777777" w:rsidTr="003E2C31">
        <w:trPr>
          <w:trHeight w:val="240"/>
          <w:jc w:val="center"/>
          <w:ins w:id="2094" w:author="Vincent Boisclair" w:date="2025-12-08T14:43:00Z"/>
        </w:trPr>
        <w:tc>
          <w:tcPr>
            <w:tcW w:w="6891" w:type="dxa"/>
            <w:shd w:val="clear" w:color="auto" w:fill="D9D9D9" w:themeFill="background1" w:themeFillShade="D9"/>
            <w:hideMark/>
          </w:tcPr>
          <w:p w14:paraId="30C5D4D8" w14:textId="00F7AA63" w:rsidR="00291566" w:rsidRPr="00957B99" w:rsidRDefault="007F265A" w:rsidP="0012265C">
            <w:pPr>
              <w:spacing w:before="60" w:after="60"/>
              <w:jc w:val="center"/>
              <w:rPr>
                <w:ins w:id="2095" w:author="Vincent Boisclair" w:date="2025-12-08T14:43:00Z" w16du:dateUtc="2025-12-08T19:43:00Z"/>
                <w:rFonts w:asciiTheme="minorHAnsi" w:hAnsiTheme="minorHAnsi" w:cstheme="minorHAnsi"/>
                <w:b/>
                <w:bCs/>
                <w:spacing w:val="-2"/>
                <w:sz w:val="18"/>
                <w:szCs w:val="18"/>
              </w:rPr>
            </w:pPr>
            <w:ins w:id="2096" w:author="Vincent Boisclair" w:date="2025-12-08T14:55:00Z" w16du:dateUtc="2025-12-08T19:55:00Z">
              <w:r w:rsidRPr="00A92DD6">
                <w:rPr>
                  <w:b/>
                  <w:spacing w:val="-2"/>
                  <w:sz w:val="18"/>
                </w:rPr>
                <w:t>Activities</w:t>
              </w:r>
            </w:ins>
          </w:p>
        </w:tc>
        <w:tc>
          <w:tcPr>
            <w:tcW w:w="2480" w:type="dxa"/>
            <w:gridSpan w:val="2"/>
            <w:shd w:val="clear" w:color="auto" w:fill="D9D9D9" w:themeFill="background1" w:themeFillShade="D9"/>
            <w:noWrap/>
            <w:hideMark/>
          </w:tcPr>
          <w:p w14:paraId="3083326B" w14:textId="77777777" w:rsidR="00291566" w:rsidRPr="00957B99" w:rsidRDefault="00291566" w:rsidP="0012265C">
            <w:pPr>
              <w:spacing w:before="60" w:after="60"/>
              <w:jc w:val="center"/>
              <w:rPr>
                <w:ins w:id="2097" w:author="Vincent Boisclair" w:date="2025-12-08T14:43:00Z" w16du:dateUtc="2025-12-08T19:43:00Z"/>
                <w:rFonts w:asciiTheme="minorHAnsi" w:hAnsiTheme="minorHAnsi" w:cstheme="minorHAnsi"/>
                <w:b/>
                <w:bCs/>
                <w:spacing w:val="-2"/>
                <w:sz w:val="18"/>
                <w:szCs w:val="18"/>
              </w:rPr>
            </w:pPr>
            <w:ins w:id="2098" w:author="Vincent Boisclair" w:date="2025-12-08T14:43:00Z" w16du:dateUtc="2025-12-08T19:43:00Z">
              <w:r w:rsidRPr="00957B99">
                <w:rPr>
                  <w:rFonts w:asciiTheme="minorHAnsi" w:hAnsiTheme="minorHAnsi" w:cstheme="minorHAnsi"/>
                  <w:b/>
                  <w:bCs/>
                  <w:spacing w:val="-2"/>
                  <w:sz w:val="18"/>
                  <w:szCs w:val="18"/>
                </w:rPr>
                <w:t>Responsible</w:t>
              </w:r>
            </w:ins>
          </w:p>
        </w:tc>
      </w:tr>
      <w:tr w:rsidR="007F265A" w:rsidRPr="00957B99" w14:paraId="5F1C4E7D" w14:textId="77777777" w:rsidTr="003E2C31">
        <w:trPr>
          <w:trHeight w:val="240"/>
          <w:jc w:val="center"/>
          <w:ins w:id="2099" w:author="Vincent Boisclair" w:date="2025-12-08T14:43:00Z"/>
        </w:trPr>
        <w:tc>
          <w:tcPr>
            <w:tcW w:w="6891" w:type="dxa"/>
            <w:hideMark/>
          </w:tcPr>
          <w:p w14:paraId="7E07A055" w14:textId="77777777" w:rsidR="00291566" w:rsidRPr="00957B99" w:rsidRDefault="00291566" w:rsidP="00B234EE">
            <w:pPr>
              <w:spacing w:before="60" w:after="60"/>
              <w:rPr>
                <w:ins w:id="2100" w:author="Vincent Boisclair" w:date="2025-12-08T14:43:00Z" w16du:dateUtc="2025-12-08T19:43:00Z"/>
                <w:rFonts w:asciiTheme="minorHAnsi" w:hAnsiTheme="minorHAnsi" w:cstheme="minorHAnsi"/>
                <w:b/>
                <w:bCs/>
                <w:spacing w:val="-2"/>
                <w:sz w:val="18"/>
                <w:szCs w:val="18"/>
              </w:rPr>
            </w:pPr>
          </w:p>
        </w:tc>
        <w:tc>
          <w:tcPr>
            <w:tcW w:w="1334" w:type="dxa"/>
            <w:noWrap/>
            <w:hideMark/>
          </w:tcPr>
          <w:p w14:paraId="059EC662" w14:textId="77777777" w:rsidR="00291566" w:rsidRPr="00957B99" w:rsidRDefault="00291566" w:rsidP="0012265C">
            <w:pPr>
              <w:spacing w:before="60" w:after="60"/>
              <w:jc w:val="center"/>
              <w:rPr>
                <w:ins w:id="2101" w:author="Vincent Boisclair" w:date="2025-12-08T14:43:00Z" w16du:dateUtc="2025-12-08T19:43:00Z"/>
                <w:rFonts w:asciiTheme="minorHAnsi" w:hAnsiTheme="minorHAnsi" w:cstheme="minorHAnsi"/>
                <w:b/>
                <w:bCs/>
                <w:spacing w:val="-2"/>
                <w:sz w:val="18"/>
                <w:szCs w:val="18"/>
              </w:rPr>
            </w:pPr>
            <w:ins w:id="2102" w:author="Vincent Boisclair" w:date="2025-12-08T14:43:00Z" w16du:dateUtc="2025-12-08T19:43:00Z">
              <w:r w:rsidRPr="00957B99">
                <w:rPr>
                  <w:rFonts w:asciiTheme="minorHAnsi" w:hAnsiTheme="minorHAnsi" w:cstheme="minorHAnsi"/>
                  <w:b/>
                  <w:bCs/>
                  <w:spacing w:val="-2"/>
                  <w:sz w:val="18"/>
                  <w:szCs w:val="18"/>
                </w:rPr>
                <w:t>Customer</w:t>
              </w:r>
            </w:ins>
          </w:p>
        </w:tc>
        <w:tc>
          <w:tcPr>
            <w:tcW w:w="1146" w:type="dxa"/>
            <w:noWrap/>
            <w:hideMark/>
          </w:tcPr>
          <w:p w14:paraId="372D477D" w14:textId="77777777" w:rsidR="00291566" w:rsidRPr="00957B99" w:rsidRDefault="00291566" w:rsidP="0012265C">
            <w:pPr>
              <w:spacing w:before="60" w:after="60"/>
              <w:jc w:val="center"/>
              <w:rPr>
                <w:ins w:id="2103" w:author="Vincent Boisclair" w:date="2025-12-08T14:43:00Z" w16du:dateUtc="2025-12-08T19:43:00Z"/>
                <w:rFonts w:asciiTheme="minorHAnsi" w:hAnsiTheme="minorHAnsi" w:cstheme="minorHAnsi"/>
                <w:b/>
                <w:bCs/>
                <w:spacing w:val="-2"/>
                <w:sz w:val="18"/>
                <w:szCs w:val="18"/>
              </w:rPr>
            </w:pPr>
            <w:ins w:id="2104" w:author="Vincent Boisclair" w:date="2025-12-08T14:43:00Z" w16du:dateUtc="2025-12-08T19:43:00Z">
              <w:r w:rsidRPr="00957B99">
                <w:rPr>
                  <w:rFonts w:asciiTheme="minorHAnsi" w:hAnsiTheme="minorHAnsi" w:cstheme="minorHAnsi"/>
                  <w:b/>
                  <w:bCs/>
                  <w:spacing w:val="-2"/>
                  <w:sz w:val="18"/>
                  <w:szCs w:val="18"/>
                </w:rPr>
                <w:t>Supplier</w:t>
              </w:r>
            </w:ins>
          </w:p>
        </w:tc>
      </w:tr>
      <w:tr w:rsidR="007F265A" w:rsidRPr="001520C1" w14:paraId="36514092" w14:textId="77777777" w:rsidTr="003E2C31">
        <w:tblPrEx>
          <w:jc w:val="left"/>
        </w:tblPrEx>
        <w:trPr>
          <w:trHeight w:val="240"/>
          <w:ins w:id="2105" w:author="Vincent Boisclair" w:date="2025-12-08T14:43:00Z"/>
        </w:trPr>
        <w:tc>
          <w:tcPr>
            <w:tcW w:w="6891" w:type="dxa"/>
            <w:vAlign w:val="center"/>
          </w:tcPr>
          <w:p w14:paraId="5BFC0792" w14:textId="77777777" w:rsidR="00291566" w:rsidRPr="001520C1" w:rsidRDefault="00291566" w:rsidP="0012265C">
            <w:pPr>
              <w:widowControl/>
              <w:autoSpaceDE/>
              <w:autoSpaceDN/>
              <w:spacing w:before="20" w:after="20"/>
              <w:rPr>
                <w:ins w:id="2106" w:author="Vincent Boisclair" w:date="2025-12-08T14:43:00Z" w16du:dateUtc="2025-12-08T19:43:00Z"/>
                <w:rFonts w:eastAsia="Times New Roman"/>
                <w:color w:val="000000"/>
                <w:sz w:val="18"/>
                <w:szCs w:val="18"/>
                <w:lang w:eastAsia="en-CA"/>
              </w:rPr>
            </w:pPr>
            <w:ins w:id="2107" w:author="Vincent Boisclair" w:date="2025-12-08T14:43:00Z" w16du:dateUtc="2025-12-08T19:43:00Z">
              <w:r>
                <w:rPr>
                  <w:color w:val="000000"/>
                  <w:sz w:val="18"/>
                  <w:szCs w:val="18"/>
                </w:rPr>
                <w:t>Deployment and support of the Supplier provided SIEM solution </w:t>
              </w:r>
            </w:ins>
          </w:p>
        </w:tc>
        <w:tc>
          <w:tcPr>
            <w:tcW w:w="1334" w:type="dxa"/>
            <w:noWrap/>
            <w:vAlign w:val="center"/>
          </w:tcPr>
          <w:p w14:paraId="6EBB5709" w14:textId="77777777" w:rsidR="00291566" w:rsidRPr="001520C1" w:rsidRDefault="00291566" w:rsidP="0012265C">
            <w:pPr>
              <w:widowControl/>
              <w:autoSpaceDE/>
              <w:autoSpaceDN/>
              <w:spacing w:before="20" w:after="20"/>
              <w:jc w:val="center"/>
              <w:rPr>
                <w:ins w:id="2108" w:author="Vincent Boisclair" w:date="2025-12-08T14:43:00Z" w16du:dateUtc="2025-12-08T19:43:00Z"/>
                <w:rFonts w:eastAsia="Times New Roman"/>
                <w:color w:val="000000"/>
                <w:sz w:val="18"/>
                <w:szCs w:val="18"/>
                <w:lang w:eastAsia="en-CA"/>
              </w:rPr>
            </w:pPr>
          </w:p>
        </w:tc>
        <w:tc>
          <w:tcPr>
            <w:tcW w:w="1146" w:type="dxa"/>
            <w:noWrap/>
            <w:vAlign w:val="center"/>
          </w:tcPr>
          <w:p w14:paraId="2406DCCC" w14:textId="09A2D907" w:rsidR="00291566" w:rsidRPr="001520C1" w:rsidRDefault="00291566" w:rsidP="0012265C">
            <w:pPr>
              <w:widowControl/>
              <w:autoSpaceDE/>
              <w:autoSpaceDN/>
              <w:spacing w:before="20" w:after="20"/>
              <w:jc w:val="center"/>
              <w:rPr>
                <w:ins w:id="2109" w:author="Vincent Boisclair" w:date="2025-12-08T14:43:00Z" w16du:dateUtc="2025-12-08T19:43:00Z"/>
                <w:rFonts w:eastAsia="Times New Roman"/>
                <w:color w:val="000000"/>
                <w:sz w:val="18"/>
                <w:szCs w:val="18"/>
                <w:lang w:eastAsia="en-CA"/>
              </w:rPr>
            </w:pPr>
            <w:ins w:id="2110" w:author="Vincent Boisclair" w:date="2025-12-08T14:43:00Z" w16du:dateUtc="2025-12-08T19:43:00Z">
              <w:r>
                <w:rPr>
                  <w:color w:val="000000"/>
                  <w:sz w:val="18"/>
                  <w:szCs w:val="18"/>
                </w:rPr>
                <w:t>√</w:t>
              </w:r>
            </w:ins>
          </w:p>
        </w:tc>
      </w:tr>
      <w:tr w:rsidR="007F265A" w:rsidRPr="001520C1" w14:paraId="5EF965F5" w14:textId="77777777" w:rsidTr="003E2C31">
        <w:tblPrEx>
          <w:jc w:val="left"/>
        </w:tblPrEx>
        <w:trPr>
          <w:trHeight w:val="240"/>
          <w:ins w:id="2111" w:author="Vincent Boisclair" w:date="2025-12-08T14:43:00Z"/>
        </w:trPr>
        <w:tc>
          <w:tcPr>
            <w:tcW w:w="6891" w:type="dxa"/>
            <w:vAlign w:val="center"/>
          </w:tcPr>
          <w:p w14:paraId="6626FF4C" w14:textId="77777777" w:rsidR="00291566" w:rsidRPr="001520C1" w:rsidRDefault="00291566" w:rsidP="0012265C">
            <w:pPr>
              <w:widowControl/>
              <w:autoSpaceDE/>
              <w:autoSpaceDN/>
              <w:spacing w:before="20" w:after="20"/>
              <w:rPr>
                <w:ins w:id="2112" w:author="Vincent Boisclair" w:date="2025-12-08T14:43:00Z" w16du:dateUtc="2025-12-08T19:43:00Z"/>
                <w:rFonts w:eastAsia="Times New Roman"/>
                <w:color w:val="000000"/>
                <w:sz w:val="18"/>
                <w:szCs w:val="18"/>
                <w:lang w:eastAsia="en-CA"/>
              </w:rPr>
            </w:pPr>
            <w:ins w:id="2113" w:author="Vincent Boisclair" w:date="2025-12-08T14:43:00Z" w16du:dateUtc="2025-12-08T19:43:00Z">
              <w:r>
                <w:rPr>
                  <w:color w:val="000000"/>
                  <w:sz w:val="18"/>
                  <w:szCs w:val="18"/>
                </w:rPr>
                <w:t>Use case definition and implementation </w:t>
              </w:r>
            </w:ins>
          </w:p>
        </w:tc>
        <w:tc>
          <w:tcPr>
            <w:tcW w:w="1334" w:type="dxa"/>
            <w:noWrap/>
            <w:vAlign w:val="center"/>
          </w:tcPr>
          <w:p w14:paraId="011CF3C9" w14:textId="77777777" w:rsidR="00291566" w:rsidRPr="001520C1" w:rsidRDefault="00291566" w:rsidP="0012265C">
            <w:pPr>
              <w:widowControl/>
              <w:autoSpaceDE/>
              <w:autoSpaceDN/>
              <w:spacing w:before="20" w:after="20"/>
              <w:jc w:val="center"/>
              <w:rPr>
                <w:ins w:id="2114" w:author="Vincent Boisclair" w:date="2025-12-08T14:43:00Z" w16du:dateUtc="2025-12-08T19:43:00Z"/>
                <w:rFonts w:eastAsia="Times New Roman"/>
                <w:color w:val="000000"/>
                <w:sz w:val="18"/>
                <w:szCs w:val="18"/>
                <w:lang w:eastAsia="en-CA"/>
              </w:rPr>
            </w:pPr>
          </w:p>
        </w:tc>
        <w:tc>
          <w:tcPr>
            <w:tcW w:w="1146" w:type="dxa"/>
            <w:noWrap/>
            <w:vAlign w:val="center"/>
          </w:tcPr>
          <w:p w14:paraId="4EC10C15" w14:textId="0440748E" w:rsidR="00291566" w:rsidRPr="001520C1" w:rsidRDefault="00291566" w:rsidP="0012265C">
            <w:pPr>
              <w:widowControl/>
              <w:autoSpaceDE/>
              <w:autoSpaceDN/>
              <w:spacing w:before="20" w:after="20"/>
              <w:jc w:val="center"/>
              <w:rPr>
                <w:ins w:id="2115" w:author="Vincent Boisclair" w:date="2025-12-08T14:43:00Z" w16du:dateUtc="2025-12-08T19:43:00Z"/>
                <w:rFonts w:eastAsia="Times New Roman"/>
                <w:color w:val="000000"/>
                <w:sz w:val="18"/>
                <w:szCs w:val="18"/>
                <w:lang w:eastAsia="en-CA"/>
              </w:rPr>
            </w:pPr>
            <w:ins w:id="2116" w:author="Vincent Boisclair" w:date="2025-12-08T14:43:00Z" w16du:dateUtc="2025-12-08T19:43:00Z">
              <w:r>
                <w:rPr>
                  <w:color w:val="000000"/>
                  <w:sz w:val="18"/>
                  <w:szCs w:val="18"/>
                </w:rPr>
                <w:t>√</w:t>
              </w:r>
            </w:ins>
          </w:p>
        </w:tc>
      </w:tr>
      <w:tr w:rsidR="007F265A" w:rsidRPr="001520C1" w14:paraId="13A7CC03" w14:textId="77777777" w:rsidTr="003E2C31">
        <w:tblPrEx>
          <w:jc w:val="left"/>
        </w:tblPrEx>
        <w:trPr>
          <w:trHeight w:val="240"/>
          <w:ins w:id="2117" w:author="Vincent Boisclair" w:date="2025-12-08T14:43:00Z"/>
        </w:trPr>
        <w:tc>
          <w:tcPr>
            <w:tcW w:w="6891" w:type="dxa"/>
          </w:tcPr>
          <w:p w14:paraId="1AFF1176" w14:textId="77777777" w:rsidR="00291566" w:rsidRPr="001642F2" w:rsidRDefault="00291566" w:rsidP="0012265C">
            <w:pPr>
              <w:widowControl/>
              <w:autoSpaceDE/>
              <w:autoSpaceDN/>
              <w:spacing w:before="20" w:after="20"/>
              <w:jc w:val="both"/>
              <w:rPr>
                <w:ins w:id="2118" w:author="Vincent Boisclair" w:date="2025-12-08T14:43:00Z" w16du:dateUtc="2025-12-08T19:43:00Z"/>
                <w:sz w:val="18"/>
                <w:highlight w:val="yellow"/>
              </w:rPr>
            </w:pPr>
            <w:ins w:id="2119" w:author="Vincent Boisclair" w:date="2025-12-08T14:43:00Z" w16du:dateUtc="2025-12-08T19:43:00Z">
              <w:r w:rsidRPr="001642F2">
                <w:rPr>
                  <w:sz w:val="18"/>
                  <w:highlight w:val="yellow"/>
                </w:rPr>
                <w:t>Security Event Ingestion from Google Platform</w:t>
              </w:r>
            </w:ins>
          </w:p>
        </w:tc>
        <w:tc>
          <w:tcPr>
            <w:tcW w:w="1334" w:type="dxa"/>
            <w:noWrap/>
          </w:tcPr>
          <w:p w14:paraId="464D8946" w14:textId="77777777" w:rsidR="00291566" w:rsidRPr="00A92DD6" w:rsidRDefault="00291566" w:rsidP="0012265C">
            <w:pPr>
              <w:widowControl/>
              <w:autoSpaceDE/>
              <w:autoSpaceDN/>
              <w:spacing w:before="20" w:after="20"/>
              <w:jc w:val="center"/>
              <w:rPr>
                <w:ins w:id="2120" w:author="Vincent Boisclair" w:date="2025-12-08T14:43:00Z" w16du:dateUtc="2025-12-08T19:43:00Z"/>
                <w:spacing w:val="-10"/>
                <w:sz w:val="18"/>
              </w:rPr>
            </w:pPr>
          </w:p>
        </w:tc>
        <w:tc>
          <w:tcPr>
            <w:tcW w:w="1146" w:type="dxa"/>
            <w:noWrap/>
          </w:tcPr>
          <w:p w14:paraId="27982A9F" w14:textId="77777777" w:rsidR="00291566" w:rsidRPr="00A92DD6" w:rsidRDefault="00291566" w:rsidP="0012265C">
            <w:pPr>
              <w:widowControl/>
              <w:autoSpaceDE/>
              <w:autoSpaceDN/>
              <w:spacing w:before="20" w:after="20"/>
              <w:jc w:val="center"/>
              <w:rPr>
                <w:ins w:id="2121" w:author="Vincent Boisclair" w:date="2025-12-08T14:43:00Z" w16du:dateUtc="2025-12-08T19:43:00Z"/>
                <w:spacing w:val="-10"/>
                <w:sz w:val="18"/>
              </w:rPr>
            </w:pPr>
            <w:ins w:id="2122" w:author="Vincent Boisclair" w:date="2025-12-08T14:43:00Z" w16du:dateUtc="2025-12-08T19:43:00Z">
              <w:r w:rsidRPr="00A92DD6">
                <w:rPr>
                  <w:spacing w:val="-10"/>
                  <w:sz w:val="18"/>
                </w:rPr>
                <w:t>√</w:t>
              </w:r>
            </w:ins>
          </w:p>
        </w:tc>
      </w:tr>
      <w:tr w:rsidR="007F265A" w:rsidRPr="001520C1" w14:paraId="21A64527" w14:textId="77777777" w:rsidTr="003E2C31">
        <w:tblPrEx>
          <w:jc w:val="left"/>
        </w:tblPrEx>
        <w:trPr>
          <w:trHeight w:val="240"/>
          <w:ins w:id="2123" w:author="Vincent Boisclair" w:date="2025-12-08T14:43:00Z"/>
        </w:trPr>
        <w:tc>
          <w:tcPr>
            <w:tcW w:w="6891" w:type="dxa"/>
          </w:tcPr>
          <w:p w14:paraId="274A560C" w14:textId="77777777" w:rsidR="00291566" w:rsidRPr="001642F2" w:rsidRDefault="00291566" w:rsidP="0012265C">
            <w:pPr>
              <w:widowControl/>
              <w:autoSpaceDE/>
              <w:autoSpaceDN/>
              <w:spacing w:before="20" w:after="20"/>
              <w:jc w:val="both"/>
              <w:rPr>
                <w:ins w:id="2124" w:author="Vincent Boisclair" w:date="2025-12-08T14:43:00Z" w16du:dateUtc="2025-12-08T19:43:00Z"/>
                <w:sz w:val="18"/>
                <w:highlight w:val="yellow"/>
              </w:rPr>
            </w:pPr>
            <w:ins w:id="2125" w:author="Vincent Boisclair" w:date="2025-12-08T14:43:00Z" w16du:dateUtc="2025-12-08T19:43:00Z">
              <w:r w:rsidRPr="001642F2">
                <w:rPr>
                  <w:sz w:val="18"/>
                  <w:highlight w:val="yellow"/>
                </w:rPr>
                <w:t xml:space="preserve">Security Event Ingestion from Client-Managed Services hosted within </w:t>
              </w:r>
              <w:r w:rsidRPr="0030161D">
                <w:rPr>
                  <w:sz w:val="18"/>
                  <w:highlight w:val="yellow"/>
                </w:rPr>
                <w:t>Client environment</w:t>
              </w:r>
            </w:ins>
          </w:p>
        </w:tc>
        <w:tc>
          <w:tcPr>
            <w:tcW w:w="1334" w:type="dxa"/>
            <w:noWrap/>
          </w:tcPr>
          <w:p w14:paraId="69D3E4B8" w14:textId="77777777" w:rsidR="00291566" w:rsidRPr="00A92DD6" w:rsidRDefault="00291566" w:rsidP="0012265C">
            <w:pPr>
              <w:widowControl/>
              <w:autoSpaceDE/>
              <w:autoSpaceDN/>
              <w:spacing w:before="20" w:after="20"/>
              <w:jc w:val="center"/>
              <w:rPr>
                <w:ins w:id="2126" w:author="Vincent Boisclair" w:date="2025-12-08T14:43:00Z" w16du:dateUtc="2025-12-08T19:43:00Z"/>
                <w:spacing w:val="-10"/>
                <w:sz w:val="18"/>
              </w:rPr>
            </w:pPr>
            <w:commentRangeStart w:id="2127"/>
            <w:ins w:id="2128" w:author="Vincent Boisclair" w:date="2025-12-08T14:43:00Z" w16du:dateUtc="2025-12-08T19:43:00Z">
              <w:r w:rsidRPr="00A92DD6">
                <w:rPr>
                  <w:spacing w:val="-10"/>
                  <w:sz w:val="18"/>
                </w:rPr>
                <w:t>√</w:t>
              </w:r>
              <w:commentRangeEnd w:id="2127"/>
              <w:r w:rsidRPr="00A92DD6">
                <w:rPr>
                  <w:rStyle w:val="Marquedecommentaire"/>
                  <w:spacing w:val="-10"/>
                  <w:sz w:val="18"/>
                  <w:szCs w:val="22"/>
                </w:rPr>
                <w:commentReference w:id="2127"/>
              </w:r>
            </w:ins>
          </w:p>
        </w:tc>
        <w:tc>
          <w:tcPr>
            <w:tcW w:w="1146" w:type="dxa"/>
            <w:noWrap/>
          </w:tcPr>
          <w:p w14:paraId="00FA694C" w14:textId="77777777" w:rsidR="00291566" w:rsidRPr="00A92DD6" w:rsidRDefault="00291566" w:rsidP="0012265C">
            <w:pPr>
              <w:widowControl/>
              <w:autoSpaceDE/>
              <w:autoSpaceDN/>
              <w:spacing w:before="20" w:after="20"/>
              <w:jc w:val="center"/>
              <w:rPr>
                <w:ins w:id="2129" w:author="Vincent Boisclair" w:date="2025-12-08T14:43:00Z" w16du:dateUtc="2025-12-08T19:43:00Z"/>
                <w:spacing w:val="-10"/>
                <w:sz w:val="18"/>
              </w:rPr>
            </w:pPr>
          </w:p>
        </w:tc>
      </w:tr>
      <w:tr w:rsidR="007F265A" w:rsidRPr="001520C1" w14:paraId="5A36977D" w14:textId="77777777" w:rsidTr="003E2C31">
        <w:tblPrEx>
          <w:jc w:val="left"/>
        </w:tblPrEx>
        <w:trPr>
          <w:trHeight w:val="240"/>
          <w:ins w:id="2130" w:author="Vincent Boisclair" w:date="2025-12-08T14:43:00Z"/>
        </w:trPr>
        <w:tc>
          <w:tcPr>
            <w:tcW w:w="6891" w:type="dxa"/>
            <w:vAlign w:val="center"/>
          </w:tcPr>
          <w:p w14:paraId="02B7BA05" w14:textId="77777777" w:rsidR="00291566" w:rsidRPr="001520C1" w:rsidRDefault="00291566" w:rsidP="0012265C">
            <w:pPr>
              <w:widowControl/>
              <w:autoSpaceDE/>
              <w:autoSpaceDN/>
              <w:spacing w:before="20" w:after="20"/>
              <w:rPr>
                <w:ins w:id="2131" w:author="Vincent Boisclair" w:date="2025-12-08T14:43:00Z" w16du:dateUtc="2025-12-08T19:43:00Z"/>
                <w:rFonts w:eastAsia="Times New Roman"/>
                <w:color w:val="000000"/>
                <w:sz w:val="18"/>
                <w:szCs w:val="18"/>
                <w:lang w:eastAsia="en-CA"/>
              </w:rPr>
            </w:pPr>
            <w:ins w:id="2132" w:author="Vincent Boisclair" w:date="2025-12-08T14:43:00Z" w16du:dateUtc="2025-12-08T19:43:00Z">
              <w:r>
                <w:rPr>
                  <w:color w:val="000000"/>
                  <w:sz w:val="18"/>
                  <w:szCs w:val="18"/>
                </w:rPr>
                <w:t>Collect events and log incidents </w:t>
              </w:r>
            </w:ins>
          </w:p>
        </w:tc>
        <w:tc>
          <w:tcPr>
            <w:tcW w:w="1334" w:type="dxa"/>
            <w:noWrap/>
            <w:vAlign w:val="center"/>
          </w:tcPr>
          <w:p w14:paraId="5D68106B" w14:textId="77777777" w:rsidR="00291566" w:rsidRPr="001520C1" w:rsidRDefault="00291566" w:rsidP="0012265C">
            <w:pPr>
              <w:widowControl/>
              <w:autoSpaceDE/>
              <w:autoSpaceDN/>
              <w:spacing w:before="20" w:after="20"/>
              <w:jc w:val="center"/>
              <w:rPr>
                <w:ins w:id="2133" w:author="Vincent Boisclair" w:date="2025-12-08T14:43:00Z" w16du:dateUtc="2025-12-08T19:43:00Z"/>
                <w:rFonts w:eastAsia="Times New Roman"/>
                <w:color w:val="000000"/>
                <w:sz w:val="18"/>
                <w:szCs w:val="18"/>
                <w:lang w:eastAsia="en-CA"/>
              </w:rPr>
            </w:pPr>
          </w:p>
        </w:tc>
        <w:tc>
          <w:tcPr>
            <w:tcW w:w="1146" w:type="dxa"/>
            <w:noWrap/>
            <w:vAlign w:val="center"/>
          </w:tcPr>
          <w:p w14:paraId="7C4ABCB6" w14:textId="6A14C074" w:rsidR="00291566" w:rsidRPr="001520C1" w:rsidRDefault="00291566" w:rsidP="0012265C">
            <w:pPr>
              <w:widowControl/>
              <w:autoSpaceDE/>
              <w:autoSpaceDN/>
              <w:spacing w:before="20" w:after="20"/>
              <w:jc w:val="center"/>
              <w:rPr>
                <w:ins w:id="2134" w:author="Vincent Boisclair" w:date="2025-12-08T14:43:00Z" w16du:dateUtc="2025-12-08T19:43:00Z"/>
                <w:rFonts w:eastAsia="Times New Roman"/>
                <w:color w:val="000000"/>
                <w:sz w:val="18"/>
                <w:szCs w:val="18"/>
                <w:lang w:eastAsia="en-CA"/>
              </w:rPr>
            </w:pPr>
            <w:ins w:id="2135" w:author="Vincent Boisclair" w:date="2025-12-08T14:43:00Z" w16du:dateUtc="2025-12-08T19:43:00Z">
              <w:r>
                <w:rPr>
                  <w:color w:val="000000"/>
                  <w:sz w:val="18"/>
                  <w:szCs w:val="18"/>
                </w:rPr>
                <w:t>√</w:t>
              </w:r>
            </w:ins>
          </w:p>
        </w:tc>
      </w:tr>
      <w:tr w:rsidR="007F265A" w:rsidRPr="001520C1" w14:paraId="28608DEC" w14:textId="77777777" w:rsidTr="003E2C31">
        <w:tblPrEx>
          <w:jc w:val="left"/>
        </w:tblPrEx>
        <w:trPr>
          <w:trHeight w:val="240"/>
          <w:ins w:id="2136" w:author="Vincent Boisclair" w:date="2025-12-08T14:43:00Z"/>
        </w:trPr>
        <w:tc>
          <w:tcPr>
            <w:tcW w:w="6891" w:type="dxa"/>
            <w:vAlign w:val="center"/>
          </w:tcPr>
          <w:p w14:paraId="7B5E7C89" w14:textId="77777777" w:rsidR="00291566" w:rsidRPr="001520C1" w:rsidRDefault="00291566" w:rsidP="0012265C">
            <w:pPr>
              <w:widowControl/>
              <w:autoSpaceDE/>
              <w:autoSpaceDN/>
              <w:spacing w:before="20" w:after="20"/>
              <w:rPr>
                <w:ins w:id="2137" w:author="Vincent Boisclair" w:date="2025-12-08T14:43:00Z" w16du:dateUtc="2025-12-08T19:43:00Z"/>
                <w:rFonts w:eastAsia="Times New Roman"/>
                <w:color w:val="000000"/>
                <w:sz w:val="18"/>
                <w:szCs w:val="18"/>
                <w:lang w:eastAsia="en-CA"/>
              </w:rPr>
            </w:pPr>
            <w:ins w:id="2138" w:author="Vincent Boisclair" w:date="2025-12-08T14:43:00Z" w16du:dateUtc="2025-12-08T19:43:00Z">
              <w:r>
                <w:rPr>
                  <w:color w:val="000000"/>
                  <w:sz w:val="18"/>
                  <w:szCs w:val="18"/>
                </w:rPr>
                <w:t>Analyze opened incidents based on incident severity and source of incidents </w:t>
              </w:r>
            </w:ins>
          </w:p>
        </w:tc>
        <w:tc>
          <w:tcPr>
            <w:tcW w:w="1334" w:type="dxa"/>
            <w:noWrap/>
            <w:vAlign w:val="center"/>
          </w:tcPr>
          <w:p w14:paraId="72DC83B6" w14:textId="41211131" w:rsidR="00291566" w:rsidRPr="001520C1" w:rsidRDefault="00291566" w:rsidP="0012265C">
            <w:pPr>
              <w:widowControl/>
              <w:autoSpaceDE/>
              <w:autoSpaceDN/>
              <w:spacing w:before="20" w:after="20"/>
              <w:jc w:val="center"/>
              <w:rPr>
                <w:ins w:id="2139" w:author="Vincent Boisclair" w:date="2025-12-08T14:43:00Z" w16du:dateUtc="2025-12-08T19:43:00Z"/>
                <w:rFonts w:eastAsia="Times New Roman"/>
                <w:color w:val="000000"/>
                <w:sz w:val="18"/>
                <w:szCs w:val="18"/>
                <w:lang w:eastAsia="en-CA"/>
              </w:rPr>
            </w:pPr>
            <w:ins w:id="2140" w:author="Vincent Boisclair" w:date="2025-12-08T14:43:00Z" w16du:dateUtc="2025-12-08T19:43:00Z">
              <w:r>
                <w:rPr>
                  <w:color w:val="000000"/>
                  <w:sz w:val="18"/>
                  <w:szCs w:val="18"/>
                </w:rPr>
                <w:t>√</w:t>
              </w:r>
            </w:ins>
          </w:p>
        </w:tc>
        <w:tc>
          <w:tcPr>
            <w:tcW w:w="1146" w:type="dxa"/>
            <w:noWrap/>
            <w:vAlign w:val="center"/>
          </w:tcPr>
          <w:p w14:paraId="10B5C558" w14:textId="19A01188" w:rsidR="00291566" w:rsidRPr="001520C1" w:rsidRDefault="00291566" w:rsidP="0012265C">
            <w:pPr>
              <w:widowControl/>
              <w:autoSpaceDE/>
              <w:autoSpaceDN/>
              <w:spacing w:before="20" w:after="20"/>
              <w:jc w:val="center"/>
              <w:rPr>
                <w:ins w:id="2141" w:author="Vincent Boisclair" w:date="2025-12-08T14:43:00Z" w16du:dateUtc="2025-12-08T19:43:00Z"/>
                <w:rFonts w:eastAsia="Times New Roman"/>
                <w:color w:val="000000"/>
                <w:sz w:val="18"/>
                <w:szCs w:val="18"/>
                <w:lang w:eastAsia="en-CA"/>
              </w:rPr>
            </w:pPr>
            <w:ins w:id="2142" w:author="Vincent Boisclair" w:date="2025-12-08T14:43:00Z" w16du:dateUtc="2025-12-08T19:43:00Z">
              <w:r>
                <w:rPr>
                  <w:color w:val="000000"/>
                  <w:sz w:val="18"/>
                  <w:szCs w:val="18"/>
                </w:rPr>
                <w:t>√</w:t>
              </w:r>
            </w:ins>
          </w:p>
        </w:tc>
      </w:tr>
    </w:tbl>
    <w:p w14:paraId="1390335C" w14:textId="0EE9865F" w:rsidR="003E2C31" w:rsidRPr="00B234EE" w:rsidRDefault="003E2C31" w:rsidP="00B234EE">
      <w:pPr>
        <w:pStyle w:val="Titre4"/>
        <w:keepNext/>
        <w:numPr>
          <w:ilvl w:val="0"/>
          <w:numId w:val="241"/>
        </w:numPr>
        <w:spacing w:before="240"/>
        <w:rPr>
          <w:ins w:id="2143" w:author="Vincent Boisclair" w:date="2025-12-08T14:43:00Z" w16du:dateUtc="2025-12-08T19:43:00Z"/>
        </w:rPr>
      </w:pPr>
      <w:ins w:id="2144" w:author="Vincent Boisclair" w:date="2025-12-08T14:44:00Z" w16du:dateUtc="2025-12-08T19:44:00Z">
        <w:r w:rsidRPr="00B234EE">
          <w:t>Cloud Workload Protection (CWP)</w:t>
        </w:r>
      </w:ins>
    </w:p>
    <w:tbl>
      <w:tblPr>
        <w:tblStyle w:val="Grilledutableau"/>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1"/>
        <w:gridCol w:w="1334"/>
        <w:gridCol w:w="1146"/>
      </w:tblGrid>
      <w:tr w:rsidR="007F265A" w:rsidRPr="00957B99" w14:paraId="2ACB473A" w14:textId="77777777" w:rsidTr="003E2C31">
        <w:trPr>
          <w:trHeight w:val="240"/>
          <w:jc w:val="center"/>
          <w:ins w:id="2145" w:author="Vincent Boisclair" w:date="2025-12-08T14:43:00Z"/>
        </w:trPr>
        <w:tc>
          <w:tcPr>
            <w:tcW w:w="6891" w:type="dxa"/>
            <w:shd w:val="clear" w:color="auto" w:fill="D9D9D9" w:themeFill="background1" w:themeFillShade="D9"/>
            <w:hideMark/>
          </w:tcPr>
          <w:p w14:paraId="501AC735" w14:textId="25F8607B" w:rsidR="00291566" w:rsidRPr="00957B99" w:rsidRDefault="007F265A" w:rsidP="0012265C">
            <w:pPr>
              <w:spacing w:before="60" w:after="60"/>
              <w:jc w:val="center"/>
              <w:rPr>
                <w:ins w:id="2146" w:author="Vincent Boisclair" w:date="2025-12-08T14:43:00Z" w16du:dateUtc="2025-12-08T19:43:00Z"/>
                <w:rFonts w:asciiTheme="minorHAnsi" w:hAnsiTheme="minorHAnsi" w:cstheme="minorHAnsi"/>
                <w:b/>
                <w:bCs/>
                <w:spacing w:val="-2"/>
                <w:sz w:val="18"/>
                <w:szCs w:val="18"/>
              </w:rPr>
            </w:pPr>
            <w:ins w:id="2147" w:author="Vincent Boisclair" w:date="2025-12-08T14:55:00Z" w16du:dateUtc="2025-12-08T19:55:00Z">
              <w:r w:rsidRPr="00A92DD6">
                <w:rPr>
                  <w:b/>
                  <w:spacing w:val="-2"/>
                  <w:sz w:val="18"/>
                </w:rPr>
                <w:t>Activities</w:t>
              </w:r>
            </w:ins>
          </w:p>
        </w:tc>
        <w:tc>
          <w:tcPr>
            <w:tcW w:w="2480" w:type="dxa"/>
            <w:gridSpan w:val="2"/>
            <w:shd w:val="clear" w:color="auto" w:fill="D9D9D9" w:themeFill="background1" w:themeFillShade="D9"/>
            <w:noWrap/>
            <w:hideMark/>
          </w:tcPr>
          <w:p w14:paraId="2E5916C5" w14:textId="77777777" w:rsidR="00291566" w:rsidRPr="00957B99" w:rsidRDefault="00291566" w:rsidP="0012265C">
            <w:pPr>
              <w:spacing w:before="60" w:after="60"/>
              <w:jc w:val="center"/>
              <w:rPr>
                <w:ins w:id="2148" w:author="Vincent Boisclair" w:date="2025-12-08T14:43:00Z" w16du:dateUtc="2025-12-08T19:43:00Z"/>
                <w:rFonts w:asciiTheme="minorHAnsi" w:hAnsiTheme="minorHAnsi" w:cstheme="minorHAnsi"/>
                <w:b/>
                <w:bCs/>
                <w:spacing w:val="-2"/>
                <w:sz w:val="18"/>
                <w:szCs w:val="18"/>
              </w:rPr>
            </w:pPr>
            <w:ins w:id="2149" w:author="Vincent Boisclair" w:date="2025-12-08T14:43:00Z" w16du:dateUtc="2025-12-08T19:43:00Z">
              <w:r w:rsidRPr="00957B99">
                <w:rPr>
                  <w:rFonts w:asciiTheme="minorHAnsi" w:hAnsiTheme="minorHAnsi" w:cstheme="minorHAnsi"/>
                  <w:b/>
                  <w:bCs/>
                  <w:spacing w:val="-2"/>
                  <w:sz w:val="18"/>
                  <w:szCs w:val="18"/>
                </w:rPr>
                <w:t>Responsible</w:t>
              </w:r>
            </w:ins>
          </w:p>
        </w:tc>
      </w:tr>
      <w:tr w:rsidR="007F265A" w:rsidRPr="00957B99" w14:paraId="59F76361" w14:textId="77777777" w:rsidTr="003E2C31">
        <w:trPr>
          <w:trHeight w:val="240"/>
          <w:jc w:val="center"/>
          <w:ins w:id="2150" w:author="Vincent Boisclair" w:date="2025-12-08T14:43:00Z"/>
        </w:trPr>
        <w:tc>
          <w:tcPr>
            <w:tcW w:w="6891" w:type="dxa"/>
            <w:hideMark/>
          </w:tcPr>
          <w:p w14:paraId="537856BC" w14:textId="77777777" w:rsidR="00291566" w:rsidRPr="00957B99" w:rsidRDefault="00291566" w:rsidP="00B234EE">
            <w:pPr>
              <w:spacing w:before="60" w:after="60"/>
              <w:rPr>
                <w:ins w:id="2151" w:author="Vincent Boisclair" w:date="2025-12-08T14:43:00Z" w16du:dateUtc="2025-12-08T19:43:00Z"/>
                <w:rFonts w:asciiTheme="minorHAnsi" w:hAnsiTheme="minorHAnsi" w:cstheme="minorHAnsi"/>
                <w:b/>
                <w:bCs/>
                <w:spacing w:val="-2"/>
                <w:sz w:val="18"/>
                <w:szCs w:val="18"/>
              </w:rPr>
            </w:pPr>
          </w:p>
        </w:tc>
        <w:tc>
          <w:tcPr>
            <w:tcW w:w="1334" w:type="dxa"/>
            <w:noWrap/>
            <w:hideMark/>
          </w:tcPr>
          <w:p w14:paraId="4AA43BE5" w14:textId="77777777" w:rsidR="00291566" w:rsidRPr="00957B99" w:rsidRDefault="00291566" w:rsidP="0012265C">
            <w:pPr>
              <w:spacing w:before="60" w:after="60"/>
              <w:jc w:val="center"/>
              <w:rPr>
                <w:ins w:id="2152" w:author="Vincent Boisclair" w:date="2025-12-08T14:43:00Z" w16du:dateUtc="2025-12-08T19:43:00Z"/>
                <w:rFonts w:asciiTheme="minorHAnsi" w:hAnsiTheme="minorHAnsi" w:cstheme="minorHAnsi"/>
                <w:b/>
                <w:bCs/>
                <w:spacing w:val="-2"/>
                <w:sz w:val="18"/>
                <w:szCs w:val="18"/>
              </w:rPr>
            </w:pPr>
            <w:ins w:id="2153" w:author="Vincent Boisclair" w:date="2025-12-08T14:43:00Z" w16du:dateUtc="2025-12-08T19:43:00Z">
              <w:r w:rsidRPr="00957B99">
                <w:rPr>
                  <w:rFonts w:asciiTheme="minorHAnsi" w:hAnsiTheme="minorHAnsi" w:cstheme="minorHAnsi"/>
                  <w:b/>
                  <w:bCs/>
                  <w:spacing w:val="-2"/>
                  <w:sz w:val="18"/>
                  <w:szCs w:val="18"/>
                </w:rPr>
                <w:t>Customer</w:t>
              </w:r>
            </w:ins>
          </w:p>
        </w:tc>
        <w:tc>
          <w:tcPr>
            <w:tcW w:w="1146" w:type="dxa"/>
            <w:noWrap/>
            <w:hideMark/>
          </w:tcPr>
          <w:p w14:paraId="199A929D" w14:textId="77777777" w:rsidR="00291566" w:rsidRPr="00957B99" w:rsidRDefault="00291566" w:rsidP="0012265C">
            <w:pPr>
              <w:spacing w:before="60" w:after="60"/>
              <w:jc w:val="center"/>
              <w:rPr>
                <w:ins w:id="2154" w:author="Vincent Boisclair" w:date="2025-12-08T14:43:00Z" w16du:dateUtc="2025-12-08T19:43:00Z"/>
                <w:rFonts w:asciiTheme="minorHAnsi" w:hAnsiTheme="minorHAnsi" w:cstheme="minorHAnsi"/>
                <w:b/>
                <w:bCs/>
                <w:spacing w:val="-2"/>
                <w:sz w:val="18"/>
                <w:szCs w:val="18"/>
              </w:rPr>
            </w:pPr>
            <w:ins w:id="2155" w:author="Vincent Boisclair" w:date="2025-12-08T14:43:00Z" w16du:dateUtc="2025-12-08T19:43:00Z">
              <w:r w:rsidRPr="00957B99">
                <w:rPr>
                  <w:rFonts w:asciiTheme="minorHAnsi" w:hAnsiTheme="minorHAnsi" w:cstheme="minorHAnsi"/>
                  <w:b/>
                  <w:bCs/>
                  <w:spacing w:val="-2"/>
                  <w:sz w:val="18"/>
                  <w:szCs w:val="18"/>
                </w:rPr>
                <w:t>Supplier</w:t>
              </w:r>
            </w:ins>
          </w:p>
        </w:tc>
      </w:tr>
      <w:tr w:rsidR="007F265A" w:rsidRPr="001520C1" w14:paraId="547EA5AD" w14:textId="77777777" w:rsidTr="003E2C31">
        <w:tblPrEx>
          <w:jc w:val="left"/>
        </w:tblPrEx>
        <w:trPr>
          <w:trHeight w:val="240"/>
          <w:ins w:id="2156" w:author="Vincent Boisclair" w:date="2025-12-08T14:43:00Z"/>
        </w:trPr>
        <w:tc>
          <w:tcPr>
            <w:tcW w:w="6891" w:type="dxa"/>
            <w:vAlign w:val="bottom"/>
          </w:tcPr>
          <w:p w14:paraId="02AC71FC" w14:textId="77777777" w:rsidR="00291566" w:rsidRPr="001520C1" w:rsidRDefault="00291566" w:rsidP="0012265C">
            <w:pPr>
              <w:widowControl/>
              <w:autoSpaceDE/>
              <w:autoSpaceDN/>
              <w:spacing w:before="20" w:after="20"/>
              <w:jc w:val="both"/>
              <w:rPr>
                <w:ins w:id="2157" w:author="Vincent Boisclair" w:date="2025-12-08T14:43:00Z" w16du:dateUtc="2025-12-08T19:43:00Z"/>
                <w:rFonts w:eastAsia="Times New Roman"/>
                <w:color w:val="000000"/>
                <w:sz w:val="18"/>
                <w:szCs w:val="18"/>
                <w:lang w:eastAsia="en-CA"/>
              </w:rPr>
            </w:pPr>
            <w:ins w:id="2158" w:author="Vincent Boisclair" w:date="2025-12-08T14:43:00Z" w16du:dateUtc="2025-12-08T19:43:00Z">
              <w:r>
                <w:rPr>
                  <w:color w:val="000000"/>
                  <w:sz w:val="18"/>
                  <w:szCs w:val="18"/>
                </w:rPr>
                <w:t>Deploy, configure, and support Cloud Workload Protection solution </w:t>
              </w:r>
            </w:ins>
          </w:p>
        </w:tc>
        <w:tc>
          <w:tcPr>
            <w:tcW w:w="1334" w:type="dxa"/>
            <w:noWrap/>
            <w:vAlign w:val="center"/>
          </w:tcPr>
          <w:p w14:paraId="2C9D79AF" w14:textId="77777777" w:rsidR="00291566" w:rsidRPr="001520C1" w:rsidRDefault="00291566" w:rsidP="0012265C">
            <w:pPr>
              <w:widowControl/>
              <w:autoSpaceDE/>
              <w:autoSpaceDN/>
              <w:spacing w:before="20" w:after="20"/>
              <w:jc w:val="center"/>
              <w:rPr>
                <w:ins w:id="2159" w:author="Vincent Boisclair" w:date="2025-12-08T14:43:00Z" w16du:dateUtc="2025-12-08T19:43:00Z"/>
                <w:rFonts w:eastAsia="Times New Roman"/>
                <w:color w:val="000000"/>
                <w:sz w:val="18"/>
                <w:szCs w:val="18"/>
                <w:lang w:eastAsia="en-CA"/>
              </w:rPr>
            </w:pPr>
          </w:p>
        </w:tc>
        <w:tc>
          <w:tcPr>
            <w:tcW w:w="1146" w:type="dxa"/>
            <w:noWrap/>
            <w:vAlign w:val="center"/>
          </w:tcPr>
          <w:p w14:paraId="3051FDB4" w14:textId="3A2BBED0" w:rsidR="00291566" w:rsidRPr="001520C1" w:rsidRDefault="00291566" w:rsidP="0012265C">
            <w:pPr>
              <w:widowControl/>
              <w:autoSpaceDE/>
              <w:autoSpaceDN/>
              <w:spacing w:before="20" w:after="20"/>
              <w:jc w:val="center"/>
              <w:rPr>
                <w:ins w:id="2160" w:author="Vincent Boisclair" w:date="2025-12-08T14:43:00Z" w16du:dateUtc="2025-12-08T19:43:00Z"/>
                <w:rFonts w:eastAsia="Times New Roman"/>
                <w:color w:val="000000"/>
                <w:sz w:val="18"/>
                <w:szCs w:val="18"/>
                <w:lang w:eastAsia="en-CA"/>
              </w:rPr>
            </w:pPr>
            <w:ins w:id="2161" w:author="Vincent Boisclair" w:date="2025-12-08T14:43:00Z" w16du:dateUtc="2025-12-08T19:43:00Z">
              <w:r>
                <w:rPr>
                  <w:color w:val="000000"/>
                  <w:sz w:val="18"/>
                  <w:szCs w:val="18"/>
                </w:rPr>
                <w:t>√</w:t>
              </w:r>
            </w:ins>
          </w:p>
        </w:tc>
      </w:tr>
      <w:tr w:rsidR="007F265A" w:rsidRPr="001520C1" w14:paraId="7B4A7DCB" w14:textId="77777777" w:rsidTr="003E2C31">
        <w:tblPrEx>
          <w:jc w:val="left"/>
        </w:tblPrEx>
        <w:trPr>
          <w:trHeight w:val="240"/>
          <w:ins w:id="2162" w:author="Vincent Boisclair" w:date="2025-12-08T14:43:00Z"/>
        </w:trPr>
        <w:tc>
          <w:tcPr>
            <w:tcW w:w="6891" w:type="dxa"/>
            <w:vAlign w:val="bottom"/>
          </w:tcPr>
          <w:p w14:paraId="19A6BC09" w14:textId="77777777" w:rsidR="00291566" w:rsidRPr="001520C1" w:rsidRDefault="00291566" w:rsidP="0012265C">
            <w:pPr>
              <w:widowControl/>
              <w:autoSpaceDE/>
              <w:autoSpaceDN/>
              <w:spacing w:before="20" w:after="20"/>
              <w:jc w:val="both"/>
              <w:rPr>
                <w:ins w:id="2163" w:author="Vincent Boisclair" w:date="2025-12-08T14:43:00Z" w16du:dateUtc="2025-12-08T19:43:00Z"/>
                <w:rFonts w:eastAsia="Times New Roman"/>
                <w:color w:val="000000"/>
                <w:sz w:val="18"/>
                <w:szCs w:val="18"/>
                <w:lang w:eastAsia="en-CA"/>
              </w:rPr>
            </w:pPr>
            <w:ins w:id="2164" w:author="Vincent Boisclair" w:date="2025-12-08T14:43:00Z" w16du:dateUtc="2025-12-08T19:43:00Z">
              <w:r>
                <w:rPr>
                  <w:color w:val="000000"/>
                  <w:sz w:val="18"/>
                  <w:szCs w:val="18"/>
                </w:rPr>
                <w:t>Define security framework requirements </w:t>
              </w:r>
            </w:ins>
          </w:p>
        </w:tc>
        <w:tc>
          <w:tcPr>
            <w:tcW w:w="1334" w:type="dxa"/>
            <w:noWrap/>
            <w:vAlign w:val="center"/>
          </w:tcPr>
          <w:p w14:paraId="2C88651C" w14:textId="071248DF" w:rsidR="00291566" w:rsidRPr="001520C1" w:rsidRDefault="00291566" w:rsidP="0012265C">
            <w:pPr>
              <w:widowControl/>
              <w:autoSpaceDE/>
              <w:autoSpaceDN/>
              <w:spacing w:before="20" w:after="20"/>
              <w:jc w:val="center"/>
              <w:rPr>
                <w:ins w:id="2165" w:author="Vincent Boisclair" w:date="2025-12-08T14:43:00Z" w16du:dateUtc="2025-12-08T19:43:00Z"/>
                <w:rFonts w:eastAsia="Times New Roman"/>
                <w:color w:val="000000"/>
                <w:sz w:val="18"/>
                <w:szCs w:val="18"/>
                <w:lang w:eastAsia="en-CA"/>
              </w:rPr>
            </w:pPr>
            <w:ins w:id="2166" w:author="Vincent Boisclair" w:date="2025-12-08T14:43:00Z" w16du:dateUtc="2025-12-08T19:43:00Z">
              <w:r>
                <w:rPr>
                  <w:color w:val="000000"/>
                  <w:sz w:val="18"/>
                  <w:szCs w:val="18"/>
                </w:rPr>
                <w:t> √</w:t>
              </w:r>
            </w:ins>
          </w:p>
        </w:tc>
        <w:tc>
          <w:tcPr>
            <w:tcW w:w="1146" w:type="dxa"/>
            <w:noWrap/>
            <w:vAlign w:val="center"/>
          </w:tcPr>
          <w:p w14:paraId="079BB3B9" w14:textId="77777777" w:rsidR="00291566" w:rsidRPr="001520C1" w:rsidRDefault="00291566" w:rsidP="0012265C">
            <w:pPr>
              <w:widowControl/>
              <w:autoSpaceDE/>
              <w:autoSpaceDN/>
              <w:spacing w:before="20" w:after="20"/>
              <w:jc w:val="center"/>
              <w:rPr>
                <w:ins w:id="2167" w:author="Vincent Boisclair" w:date="2025-12-08T14:43:00Z" w16du:dateUtc="2025-12-08T19:43:00Z"/>
                <w:rFonts w:eastAsia="Times New Roman"/>
                <w:color w:val="000000"/>
                <w:sz w:val="18"/>
                <w:szCs w:val="18"/>
                <w:lang w:eastAsia="en-CA"/>
              </w:rPr>
            </w:pPr>
          </w:p>
        </w:tc>
      </w:tr>
      <w:tr w:rsidR="007F265A" w:rsidRPr="001520C1" w14:paraId="5F230638" w14:textId="77777777" w:rsidTr="003E2C31">
        <w:tblPrEx>
          <w:jc w:val="left"/>
        </w:tblPrEx>
        <w:trPr>
          <w:trHeight w:val="240"/>
          <w:ins w:id="2168" w:author="Vincent Boisclair" w:date="2025-12-08T14:43:00Z"/>
        </w:trPr>
        <w:tc>
          <w:tcPr>
            <w:tcW w:w="6891" w:type="dxa"/>
            <w:vAlign w:val="bottom"/>
          </w:tcPr>
          <w:p w14:paraId="73C8E0C9" w14:textId="77777777" w:rsidR="00291566" w:rsidRPr="001520C1" w:rsidRDefault="00291566" w:rsidP="0012265C">
            <w:pPr>
              <w:widowControl/>
              <w:autoSpaceDE/>
              <w:autoSpaceDN/>
              <w:spacing w:before="20" w:after="20"/>
              <w:jc w:val="both"/>
              <w:rPr>
                <w:ins w:id="2169" w:author="Vincent Boisclair" w:date="2025-12-08T14:43:00Z" w16du:dateUtc="2025-12-08T19:43:00Z"/>
                <w:rFonts w:eastAsia="Times New Roman"/>
                <w:color w:val="000000"/>
                <w:sz w:val="18"/>
                <w:szCs w:val="18"/>
                <w:lang w:eastAsia="en-CA"/>
              </w:rPr>
            </w:pPr>
            <w:ins w:id="2170" w:author="Vincent Boisclair" w:date="2025-12-08T14:43:00Z" w16du:dateUtc="2025-12-08T19:43:00Z">
              <w:r>
                <w:rPr>
                  <w:color w:val="000000"/>
                  <w:sz w:val="18"/>
                  <w:szCs w:val="18"/>
                </w:rPr>
                <w:t>Configuration of scanning, frequency, and alert notifications to stakeholders </w:t>
              </w:r>
            </w:ins>
          </w:p>
        </w:tc>
        <w:tc>
          <w:tcPr>
            <w:tcW w:w="1334" w:type="dxa"/>
            <w:noWrap/>
            <w:vAlign w:val="center"/>
          </w:tcPr>
          <w:p w14:paraId="7C646B96" w14:textId="77777777" w:rsidR="00291566" w:rsidRPr="001520C1" w:rsidRDefault="00291566" w:rsidP="0012265C">
            <w:pPr>
              <w:widowControl/>
              <w:autoSpaceDE/>
              <w:autoSpaceDN/>
              <w:spacing w:before="20" w:after="20"/>
              <w:jc w:val="center"/>
              <w:rPr>
                <w:ins w:id="2171" w:author="Vincent Boisclair" w:date="2025-12-08T14:43:00Z" w16du:dateUtc="2025-12-08T19:43:00Z"/>
                <w:rFonts w:eastAsia="Times New Roman"/>
                <w:color w:val="000000"/>
                <w:sz w:val="18"/>
                <w:szCs w:val="18"/>
                <w:lang w:eastAsia="en-CA"/>
              </w:rPr>
            </w:pPr>
          </w:p>
        </w:tc>
        <w:tc>
          <w:tcPr>
            <w:tcW w:w="1146" w:type="dxa"/>
            <w:noWrap/>
            <w:vAlign w:val="center"/>
          </w:tcPr>
          <w:p w14:paraId="33806157" w14:textId="551FB0EB" w:rsidR="00291566" w:rsidRPr="001520C1" w:rsidRDefault="00291566" w:rsidP="0012265C">
            <w:pPr>
              <w:widowControl/>
              <w:autoSpaceDE/>
              <w:autoSpaceDN/>
              <w:spacing w:before="20" w:after="20"/>
              <w:jc w:val="center"/>
              <w:rPr>
                <w:ins w:id="2172" w:author="Vincent Boisclair" w:date="2025-12-08T14:43:00Z" w16du:dateUtc="2025-12-08T19:43:00Z"/>
                <w:rFonts w:eastAsia="Times New Roman"/>
                <w:color w:val="000000"/>
                <w:sz w:val="18"/>
                <w:szCs w:val="18"/>
                <w:lang w:eastAsia="en-CA"/>
              </w:rPr>
            </w:pPr>
            <w:ins w:id="2173" w:author="Vincent Boisclair" w:date="2025-12-08T14:43:00Z" w16du:dateUtc="2025-12-08T19:43:00Z">
              <w:r>
                <w:rPr>
                  <w:color w:val="000000"/>
                  <w:sz w:val="18"/>
                  <w:szCs w:val="18"/>
                </w:rPr>
                <w:t>√</w:t>
              </w:r>
            </w:ins>
          </w:p>
        </w:tc>
      </w:tr>
      <w:tr w:rsidR="007F265A" w:rsidRPr="001520C1" w14:paraId="5569369E" w14:textId="77777777" w:rsidTr="003E2C31">
        <w:tblPrEx>
          <w:jc w:val="left"/>
        </w:tblPrEx>
        <w:trPr>
          <w:trHeight w:val="240"/>
          <w:ins w:id="2174" w:author="Vincent Boisclair" w:date="2025-12-08T14:43:00Z"/>
        </w:trPr>
        <w:tc>
          <w:tcPr>
            <w:tcW w:w="6891" w:type="dxa"/>
            <w:vAlign w:val="bottom"/>
          </w:tcPr>
          <w:p w14:paraId="5DB27459" w14:textId="77777777" w:rsidR="00291566" w:rsidRPr="001520C1" w:rsidRDefault="00291566" w:rsidP="0012265C">
            <w:pPr>
              <w:widowControl/>
              <w:autoSpaceDE/>
              <w:autoSpaceDN/>
              <w:spacing w:before="20" w:after="20"/>
              <w:jc w:val="both"/>
              <w:rPr>
                <w:ins w:id="2175" w:author="Vincent Boisclair" w:date="2025-12-08T14:43:00Z" w16du:dateUtc="2025-12-08T19:43:00Z"/>
                <w:rFonts w:eastAsia="Times New Roman"/>
                <w:color w:val="000000"/>
                <w:sz w:val="18"/>
                <w:szCs w:val="18"/>
                <w:lang w:eastAsia="en-CA"/>
              </w:rPr>
            </w:pPr>
            <w:ins w:id="2176" w:author="Vincent Boisclair" w:date="2025-12-08T14:43:00Z" w16du:dateUtc="2025-12-08T19:43:00Z">
              <w:r>
                <w:rPr>
                  <w:color w:val="000000"/>
                  <w:sz w:val="18"/>
                  <w:szCs w:val="18"/>
                </w:rPr>
                <w:t>Perform regular scans and assessments for container images and Kubernetes clusters and serverless lambda function </w:t>
              </w:r>
            </w:ins>
          </w:p>
        </w:tc>
        <w:tc>
          <w:tcPr>
            <w:tcW w:w="1334" w:type="dxa"/>
            <w:noWrap/>
            <w:vAlign w:val="center"/>
          </w:tcPr>
          <w:p w14:paraId="22266AA7" w14:textId="77777777" w:rsidR="00291566" w:rsidRPr="001520C1" w:rsidRDefault="00291566" w:rsidP="0012265C">
            <w:pPr>
              <w:widowControl/>
              <w:autoSpaceDE/>
              <w:autoSpaceDN/>
              <w:spacing w:before="20" w:after="20"/>
              <w:jc w:val="center"/>
              <w:rPr>
                <w:ins w:id="2177" w:author="Vincent Boisclair" w:date="2025-12-08T14:43:00Z" w16du:dateUtc="2025-12-08T19:43:00Z"/>
                <w:rFonts w:eastAsia="Times New Roman"/>
                <w:color w:val="000000"/>
                <w:sz w:val="18"/>
                <w:szCs w:val="18"/>
                <w:lang w:eastAsia="en-CA"/>
              </w:rPr>
            </w:pPr>
          </w:p>
        </w:tc>
        <w:tc>
          <w:tcPr>
            <w:tcW w:w="1146" w:type="dxa"/>
            <w:noWrap/>
            <w:vAlign w:val="center"/>
          </w:tcPr>
          <w:p w14:paraId="36D646DC" w14:textId="264BBF76" w:rsidR="00291566" w:rsidRPr="001520C1" w:rsidRDefault="00291566" w:rsidP="0012265C">
            <w:pPr>
              <w:widowControl/>
              <w:autoSpaceDE/>
              <w:autoSpaceDN/>
              <w:spacing w:before="20" w:after="20"/>
              <w:jc w:val="center"/>
              <w:rPr>
                <w:ins w:id="2178" w:author="Vincent Boisclair" w:date="2025-12-08T14:43:00Z" w16du:dateUtc="2025-12-08T19:43:00Z"/>
                <w:rFonts w:eastAsia="Times New Roman"/>
                <w:color w:val="000000"/>
                <w:sz w:val="18"/>
                <w:szCs w:val="18"/>
                <w:lang w:eastAsia="en-CA"/>
              </w:rPr>
            </w:pPr>
            <w:ins w:id="2179" w:author="Vincent Boisclair" w:date="2025-12-08T14:43:00Z" w16du:dateUtc="2025-12-08T19:43:00Z">
              <w:r>
                <w:rPr>
                  <w:color w:val="000000"/>
                  <w:sz w:val="18"/>
                  <w:szCs w:val="18"/>
                </w:rPr>
                <w:t>√</w:t>
              </w:r>
            </w:ins>
          </w:p>
        </w:tc>
      </w:tr>
      <w:tr w:rsidR="007F265A" w:rsidRPr="001520C1" w14:paraId="2D222F08" w14:textId="77777777" w:rsidTr="003E2C31">
        <w:tblPrEx>
          <w:jc w:val="left"/>
        </w:tblPrEx>
        <w:trPr>
          <w:trHeight w:val="240"/>
          <w:ins w:id="2180" w:author="Vincent Boisclair" w:date="2025-12-08T14:43:00Z"/>
        </w:trPr>
        <w:tc>
          <w:tcPr>
            <w:tcW w:w="6891" w:type="dxa"/>
            <w:vAlign w:val="bottom"/>
          </w:tcPr>
          <w:p w14:paraId="40613D4A" w14:textId="77777777" w:rsidR="00291566" w:rsidRPr="001520C1" w:rsidRDefault="00291566" w:rsidP="0012265C">
            <w:pPr>
              <w:widowControl/>
              <w:autoSpaceDE/>
              <w:autoSpaceDN/>
              <w:spacing w:before="20" w:after="20"/>
              <w:jc w:val="both"/>
              <w:rPr>
                <w:ins w:id="2181" w:author="Vincent Boisclair" w:date="2025-12-08T14:43:00Z" w16du:dateUtc="2025-12-08T19:43:00Z"/>
                <w:rFonts w:eastAsia="Times New Roman"/>
                <w:color w:val="000000"/>
                <w:sz w:val="18"/>
                <w:szCs w:val="18"/>
                <w:lang w:eastAsia="en-CA"/>
              </w:rPr>
            </w:pPr>
            <w:ins w:id="2182" w:author="Vincent Boisclair" w:date="2025-12-08T14:43:00Z" w16du:dateUtc="2025-12-08T19:43:00Z">
              <w:r>
                <w:rPr>
                  <w:color w:val="000000"/>
                  <w:sz w:val="18"/>
                  <w:szCs w:val="18"/>
                </w:rPr>
                <w:t>Security scanning for customer app code and pipelines </w:t>
              </w:r>
            </w:ins>
          </w:p>
        </w:tc>
        <w:tc>
          <w:tcPr>
            <w:tcW w:w="1334" w:type="dxa"/>
            <w:noWrap/>
            <w:vAlign w:val="center"/>
          </w:tcPr>
          <w:p w14:paraId="6D791D51" w14:textId="4B297C11" w:rsidR="00291566" w:rsidRPr="001520C1" w:rsidRDefault="00291566" w:rsidP="0012265C">
            <w:pPr>
              <w:widowControl/>
              <w:autoSpaceDE/>
              <w:autoSpaceDN/>
              <w:spacing w:before="20" w:after="20"/>
              <w:jc w:val="center"/>
              <w:rPr>
                <w:ins w:id="2183" w:author="Vincent Boisclair" w:date="2025-12-08T14:43:00Z" w16du:dateUtc="2025-12-08T19:43:00Z"/>
                <w:rFonts w:eastAsia="Times New Roman"/>
                <w:color w:val="000000"/>
                <w:sz w:val="18"/>
                <w:szCs w:val="18"/>
                <w:lang w:eastAsia="en-CA"/>
              </w:rPr>
            </w:pPr>
            <w:ins w:id="2184" w:author="Vincent Boisclair" w:date="2025-12-08T14:43:00Z" w16du:dateUtc="2025-12-08T19:43:00Z">
              <w:r>
                <w:rPr>
                  <w:color w:val="000000"/>
                  <w:sz w:val="18"/>
                  <w:szCs w:val="18"/>
                </w:rPr>
                <w:t>√</w:t>
              </w:r>
            </w:ins>
          </w:p>
        </w:tc>
        <w:tc>
          <w:tcPr>
            <w:tcW w:w="1146" w:type="dxa"/>
            <w:noWrap/>
            <w:vAlign w:val="center"/>
          </w:tcPr>
          <w:p w14:paraId="5A6699AC" w14:textId="77777777" w:rsidR="00291566" w:rsidRPr="001520C1" w:rsidRDefault="00291566" w:rsidP="0012265C">
            <w:pPr>
              <w:widowControl/>
              <w:autoSpaceDE/>
              <w:autoSpaceDN/>
              <w:spacing w:before="20" w:after="20"/>
              <w:jc w:val="center"/>
              <w:rPr>
                <w:ins w:id="2185" w:author="Vincent Boisclair" w:date="2025-12-08T14:43:00Z" w16du:dateUtc="2025-12-08T19:43:00Z"/>
                <w:rFonts w:eastAsia="Times New Roman"/>
                <w:color w:val="000000"/>
                <w:sz w:val="18"/>
                <w:szCs w:val="18"/>
                <w:lang w:eastAsia="en-CA"/>
              </w:rPr>
            </w:pPr>
          </w:p>
        </w:tc>
      </w:tr>
      <w:tr w:rsidR="007F265A" w:rsidRPr="001520C1" w14:paraId="2BCF9177" w14:textId="77777777" w:rsidTr="003E2C31">
        <w:tblPrEx>
          <w:jc w:val="left"/>
        </w:tblPrEx>
        <w:trPr>
          <w:trHeight w:val="240"/>
          <w:ins w:id="2186" w:author="Vincent Boisclair" w:date="2025-12-08T14:43:00Z"/>
        </w:trPr>
        <w:tc>
          <w:tcPr>
            <w:tcW w:w="6891" w:type="dxa"/>
            <w:vAlign w:val="bottom"/>
          </w:tcPr>
          <w:p w14:paraId="13730DB1" w14:textId="77777777" w:rsidR="00291566" w:rsidRDefault="00291566" w:rsidP="0012265C">
            <w:pPr>
              <w:widowControl/>
              <w:autoSpaceDE/>
              <w:autoSpaceDN/>
              <w:spacing w:before="20" w:after="20"/>
              <w:jc w:val="both"/>
              <w:rPr>
                <w:ins w:id="2187" w:author="Vincent Boisclair" w:date="2025-12-08T14:43:00Z" w16du:dateUtc="2025-12-08T19:43:00Z"/>
                <w:color w:val="000000"/>
                <w:sz w:val="18"/>
                <w:szCs w:val="18"/>
              </w:rPr>
            </w:pPr>
            <w:ins w:id="2188" w:author="Vincent Boisclair" w:date="2025-12-08T14:43:00Z" w16du:dateUtc="2025-12-08T19:43:00Z">
              <w:r>
                <w:rPr>
                  <w:color w:val="000000"/>
                  <w:sz w:val="18"/>
                  <w:szCs w:val="18"/>
                </w:rPr>
                <w:t>Report to Customer detected vulnerabilities </w:t>
              </w:r>
            </w:ins>
          </w:p>
        </w:tc>
        <w:tc>
          <w:tcPr>
            <w:tcW w:w="1334" w:type="dxa"/>
            <w:noWrap/>
            <w:vAlign w:val="center"/>
          </w:tcPr>
          <w:p w14:paraId="3FE0F33A" w14:textId="77777777" w:rsidR="00291566" w:rsidRPr="001520C1" w:rsidRDefault="00291566" w:rsidP="0012265C">
            <w:pPr>
              <w:widowControl/>
              <w:autoSpaceDE/>
              <w:autoSpaceDN/>
              <w:spacing w:before="20" w:after="20"/>
              <w:jc w:val="center"/>
              <w:rPr>
                <w:ins w:id="2189" w:author="Vincent Boisclair" w:date="2025-12-08T14:43:00Z" w16du:dateUtc="2025-12-08T19:43:00Z"/>
                <w:rFonts w:eastAsia="Times New Roman"/>
                <w:color w:val="000000"/>
                <w:sz w:val="18"/>
                <w:szCs w:val="18"/>
                <w:lang w:eastAsia="en-CA"/>
              </w:rPr>
            </w:pPr>
          </w:p>
        </w:tc>
        <w:tc>
          <w:tcPr>
            <w:tcW w:w="1146" w:type="dxa"/>
            <w:noWrap/>
            <w:vAlign w:val="center"/>
          </w:tcPr>
          <w:p w14:paraId="33DFCD31" w14:textId="31801004" w:rsidR="00291566" w:rsidRDefault="00291566" w:rsidP="0012265C">
            <w:pPr>
              <w:widowControl/>
              <w:autoSpaceDE/>
              <w:autoSpaceDN/>
              <w:spacing w:before="20" w:after="20"/>
              <w:jc w:val="center"/>
              <w:rPr>
                <w:ins w:id="2190" w:author="Vincent Boisclair" w:date="2025-12-08T14:43:00Z" w16du:dateUtc="2025-12-08T19:43:00Z"/>
                <w:color w:val="000000"/>
                <w:sz w:val="18"/>
                <w:szCs w:val="18"/>
              </w:rPr>
            </w:pPr>
            <w:ins w:id="2191" w:author="Vincent Boisclair" w:date="2025-12-08T14:43:00Z" w16du:dateUtc="2025-12-08T19:43:00Z">
              <w:r>
                <w:rPr>
                  <w:color w:val="000000"/>
                  <w:sz w:val="18"/>
                  <w:szCs w:val="18"/>
                </w:rPr>
                <w:t>√</w:t>
              </w:r>
            </w:ins>
          </w:p>
        </w:tc>
      </w:tr>
      <w:tr w:rsidR="007F265A" w:rsidRPr="001520C1" w14:paraId="45EBEE9B" w14:textId="77777777" w:rsidTr="003E2C31">
        <w:tblPrEx>
          <w:jc w:val="left"/>
        </w:tblPrEx>
        <w:trPr>
          <w:trHeight w:val="240"/>
          <w:ins w:id="2192" w:author="Vincent Boisclair" w:date="2025-12-08T14:43:00Z"/>
        </w:trPr>
        <w:tc>
          <w:tcPr>
            <w:tcW w:w="6891" w:type="dxa"/>
            <w:vAlign w:val="bottom"/>
          </w:tcPr>
          <w:p w14:paraId="550C52B4" w14:textId="77777777" w:rsidR="00291566" w:rsidRDefault="00291566" w:rsidP="0012265C">
            <w:pPr>
              <w:widowControl/>
              <w:autoSpaceDE/>
              <w:autoSpaceDN/>
              <w:spacing w:before="20" w:after="20"/>
              <w:jc w:val="both"/>
              <w:rPr>
                <w:ins w:id="2193" w:author="Vincent Boisclair" w:date="2025-12-08T14:43:00Z" w16du:dateUtc="2025-12-08T19:43:00Z"/>
                <w:color w:val="000000"/>
                <w:sz w:val="18"/>
                <w:szCs w:val="18"/>
              </w:rPr>
            </w:pPr>
            <w:ins w:id="2194" w:author="Vincent Boisclair" w:date="2025-12-08T14:43:00Z" w16du:dateUtc="2025-12-08T19:43:00Z">
              <w:r>
                <w:rPr>
                  <w:color w:val="000000"/>
                  <w:sz w:val="18"/>
                  <w:szCs w:val="18"/>
                </w:rPr>
                <w:t>Maintain prioritized backlog of remediation items and progress status </w:t>
              </w:r>
            </w:ins>
          </w:p>
        </w:tc>
        <w:tc>
          <w:tcPr>
            <w:tcW w:w="1334" w:type="dxa"/>
            <w:noWrap/>
            <w:vAlign w:val="center"/>
          </w:tcPr>
          <w:p w14:paraId="54CDA060" w14:textId="77777777" w:rsidR="00291566" w:rsidRPr="001520C1" w:rsidRDefault="00291566" w:rsidP="0012265C">
            <w:pPr>
              <w:widowControl/>
              <w:autoSpaceDE/>
              <w:autoSpaceDN/>
              <w:spacing w:before="20" w:after="20"/>
              <w:jc w:val="center"/>
              <w:rPr>
                <w:ins w:id="2195" w:author="Vincent Boisclair" w:date="2025-12-08T14:43:00Z" w16du:dateUtc="2025-12-08T19:43:00Z"/>
                <w:rFonts w:eastAsia="Times New Roman"/>
                <w:color w:val="000000"/>
                <w:sz w:val="18"/>
                <w:szCs w:val="18"/>
                <w:lang w:eastAsia="en-CA"/>
              </w:rPr>
            </w:pPr>
          </w:p>
        </w:tc>
        <w:tc>
          <w:tcPr>
            <w:tcW w:w="1146" w:type="dxa"/>
            <w:noWrap/>
            <w:vAlign w:val="center"/>
          </w:tcPr>
          <w:p w14:paraId="6F8E6CAC" w14:textId="08BC5594" w:rsidR="00291566" w:rsidRDefault="00291566" w:rsidP="0012265C">
            <w:pPr>
              <w:widowControl/>
              <w:autoSpaceDE/>
              <w:autoSpaceDN/>
              <w:spacing w:before="20" w:after="20"/>
              <w:jc w:val="center"/>
              <w:rPr>
                <w:ins w:id="2196" w:author="Vincent Boisclair" w:date="2025-12-08T14:43:00Z" w16du:dateUtc="2025-12-08T19:43:00Z"/>
                <w:color w:val="000000"/>
                <w:sz w:val="18"/>
                <w:szCs w:val="18"/>
              </w:rPr>
            </w:pPr>
            <w:ins w:id="2197" w:author="Vincent Boisclair" w:date="2025-12-08T14:43:00Z" w16du:dateUtc="2025-12-08T19:43:00Z">
              <w:r>
                <w:rPr>
                  <w:color w:val="000000"/>
                  <w:sz w:val="18"/>
                  <w:szCs w:val="18"/>
                </w:rPr>
                <w:t>√</w:t>
              </w:r>
            </w:ins>
          </w:p>
        </w:tc>
      </w:tr>
      <w:tr w:rsidR="007F265A" w:rsidRPr="001520C1" w14:paraId="6C0229C5" w14:textId="77777777" w:rsidTr="003E2C31">
        <w:tblPrEx>
          <w:jc w:val="left"/>
        </w:tblPrEx>
        <w:trPr>
          <w:trHeight w:val="240"/>
          <w:ins w:id="2198" w:author="Vincent Boisclair" w:date="2025-12-08T14:43:00Z"/>
        </w:trPr>
        <w:tc>
          <w:tcPr>
            <w:tcW w:w="6891" w:type="dxa"/>
            <w:vAlign w:val="bottom"/>
          </w:tcPr>
          <w:p w14:paraId="072D8E59" w14:textId="77777777" w:rsidR="00291566" w:rsidRDefault="00291566" w:rsidP="0012265C">
            <w:pPr>
              <w:widowControl/>
              <w:autoSpaceDE/>
              <w:autoSpaceDN/>
              <w:spacing w:before="20" w:after="20"/>
              <w:jc w:val="both"/>
              <w:rPr>
                <w:ins w:id="2199" w:author="Vincent Boisclair" w:date="2025-12-08T14:43:00Z" w16du:dateUtc="2025-12-08T19:43:00Z"/>
                <w:color w:val="000000"/>
                <w:sz w:val="18"/>
                <w:szCs w:val="18"/>
              </w:rPr>
            </w:pPr>
            <w:ins w:id="2200" w:author="Vincent Boisclair" w:date="2025-12-08T14:43:00Z" w16du:dateUtc="2025-12-08T19:43:00Z">
              <w:r>
                <w:rPr>
                  <w:color w:val="000000"/>
                  <w:sz w:val="18"/>
                  <w:szCs w:val="18"/>
                </w:rPr>
                <w:t>Provide remediation guidance and support  </w:t>
              </w:r>
            </w:ins>
          </w:p>
        </w:tc>
        <w:tc>
          <w:tcPr>
            <w:tcW w:w="1334" w:type="dxa"/>
            <w:noWrap/>
            <w:vAlign w:val="center"/>
          </w:tcPr>
          <w:p w14:paraId="79BA9E3B" w14:textId="77777777" w:rsidR="00291566" w:rsidRPr="001520C1" w:rsidRDefault="00291566" w:rsidP="0012265C">
            <w:pPr>
              <w:widowControl/>
              <w:autoSpaceDE/>
              <w:autoSpaceDN/>
              <w:spacing w:before="20" w:after="20"/>
              <w:jc w:val="center"/>
              <w:rPr>
                <w:ins w:id="2201" w:author="Vincent Boisclair" w:date="2025-12-08T14:43:00Z" w16du:dateUtc="2025-12-08T19:43:00Z"/>
                <w:rFonts w:eastAsia="Times New Roman"/>
                <w:color w:val="000000"/>
                <w:sz w:val="18"/>
                <w:szCs w:val="18"/>
                <w:lang w:eastAsia="en-CA"/>
              </w:rPr>
            </w:pPr>
          </w:p>
        </w:tc>
        <w:tc>
          <w:tcPr>
            <w:tcW w:w="1146" w:type="dxa"/>
            <w:noWrap/>
            <w:vAlign w:val="center"/>
          </w:tcPr>
          <w:p w14:paraId="07553C97" w14:textId="1A1456D1" w:rsidR="00291566" w:rsidRDefault="00291566" w:rsidP="0012265C">
            <w:pPr>
              <w:widowControl/>
              <w:autoSpaceDE/>
              <w:autoSpaceDN/>
              <w:spacing w:before="20" w:after="20"/>
              <w:jc w:val="center"/>
              <w:rPr>
                <w:ins w:id="2202" w:author="Vincent Boisclair" w:date="2025-12-08T14:43:00Z" w16du:dateUtc="2025-12-08T19:43:00Z"/>
                <w:color w:val="000000"/>
                <w:sz w:val="18"/>
                <w:szCs w:val="18"/>
              </w:rPr>
            </w:pPr>
            <w:ins w:id="2203" w:author="Vincent Boisclair" w:date="2025-12-08T14:43:00Z" w16du:dateUtc="2025-12-08T19:43:00Z">
              <w:r>
                <w:rPr>
                  <w:color w:val="000000"/>
                  <w:sz w:val="18"/>
                  <w:szCs w:val="18"/>
                </w:rPr>
                <w:t>√</w:t>
              </w:r>
            </w:ins>
          </w:p>
        </w:tc>
      </w:tr>
      <w:tr w:rsidR="007F265A" w:rsidRPr="001520C1" w14:paraId="195CE797" w14:textId="77777777" w:rsidTr="003E2C31">
        <w:tblPrEx>
          <w:jc w:val="left"/>
        </w:tblPrEx>
        <w:trPr>
          <w:trHeight w:val="240"/>
          <w:ins w:id="2204" w:author="Vincent Boisclair" w:date="2025-12-08T14:43:00Z"/>
        </w:trPr>
        <w:tc>
          <w:tcPr>
            <w:tcW w:w="6891" w:type="dxa"/>
            <w:vAlign w:val="bottom"/>
          </w:tcPr>
          <w:p w14:paraId="2A095E42" w14:textId="77777777" w:rsidR="00291566" w:rsidRDefault="00291566" w:rsidP="0012265C">
            <w:pPr>
              <w:widowControl/>
              <w:autoSpaceDE/>
              <w:autoSpaceDN/>
              <w:spacing w:before="20" w:after="20"/>
              <w:jc w:val="both"/>
              <w:rPr>
                <w:ins w:id="2205" w:author="Vincent Boisclair" w:date="2025-12-08T14:43:00Z" w16du:dateUtc="2025-12-08T19:43:00Z"/>
                <w:color w:val="000000"/>
                <w:sz w:val="18"/>
                <w:szCs w:val="18"/>
              </w:rPr>
            </w:pPr>
            <w:ins w:id="2206" w:author="Vincent Boisclair" w:date="2025-12-08T14:43:00Z" w16du:dateUtc="2025-12-08T19:43:00Z">
              <w:r>
                <w:rPr>
                  <w:color w:val="000000"/>
                  <w:sz w:val="18"/>
                  <w:szCs w:val="18"/>
                </w:rPr>
                <w:t>Execute remediation actions  </w:t>
              </w:r>
            </w:ins>
          </w:p>
        </w:tc>
        <w:tc>
          <w:tcPr>
            <w:tcW w:w="1334" w:type="dxa"/>
            <w:noWrap/>
            <w:vAlign w:val="center"/>
          </w:tcPr>
          <w:p w14:paraId="4471CED6" w14:textId="5813C8DB" w:rsidR="00291566" w:rsidRPr="001520C1" w:rsidRDefault="00291566" w:rsidP="0012265C">
            <w:pPr>
              <w:widowControl/>
              <w:autoSpaceDE/>
              <w:autoSpaceDN/>
              <w:spacing w:before="20" w:after="20"/>
              <w:jc w:val="center"/>
              <w:rPr>
                <w:ins w:id="2207" w:author="Vincent Boisclair" w:date="2025-12-08T14:43:00Z" w16du:dateUtc="2025-12-08T19:43:00Z"/>
                <w:rFonts w:eastAsia="Times New Roman"/>
                <w:color w:val="000000"/>
                <w:sz w:val="18"/>
                <w:szCs w:val="18"/>
                <w:lang w:eastAsia="en-CA"/>
              </w:rPr>
            </w:pPr>
            <w:ins w:id="2208" w:author="Vincent Boisclair" w:date="2025-12-08T14:43:00Z" w16du:dateUtc="2025-12-08T19:43:00Z">
              <w:r>
                <w:rPr>
                  <w:color w:val="000000"/>
                  <w:sz w:val="18"/>
                  <w:szCs w:val="18"/>
                </w:rPr>
                <w:t> √</w:t>
              </w:r>
            </w:ins>
          </w:p>
        </w:tc>
        <w:tc>
          <w:tcPr>
            <w:tcW w:w="1146" w:type="dxa"/>
            <w:noWrap/>
            <w:vAlign w:val="center"/>
          </w:tcPr>
          <w:p w14:paraId="5D18BECF" w14:textId="77777777" w:rsidR="00291566" w:rsidRDefault="00291566" w:rsidP="0012265C">
            <w:pPr>
              <w:widowControl/>
              <w:autoSpaceDE/>
              <w:autoSpaceDN/>
              <w:spacing w:before="20" w:after="20"/>
              <w:jc w:val="center"/>
              <w:rPr>
                <w:ins w:id="2209" w:author="Vincent Boisclair" w:date="2025-12-08T14:43:00Z" w16du:dateUtc="2025-12-08T19:43:00Z"/>
                <w:color w:val="000000"/>
                <w:sz w:val="18"/>
                <w:szCs w:val="18"/>
              </w:rPr>
            </w:pPr>
            <w:ins w:id="2210" w:author="Vincent Boisclair" w:date="2025-12-08T14:43:00Z" w16du:dateUtc="2025-12-08T19:43:00Z">
              <w:r>
                <w:rPr>
                  <w:color w:val="000000"/>
                  <w:sz w:val="18"/>
                  <w:szCs w:val="18"/>
                </w:rPr>
                <w:t>√</w:t>
              </w:r>
            </w:ins>
          </w:p>
        </w:tc>
      </w:tr>
      <w:tr w:rsidR="007F265A" w:rsidRPr="001520C1" w14:paraId="2CEEEC69" w14:textId="77777777" w:rsidTr="003E2C31">
        <w:tblPrEx>
          <w:jc w:val="left"/>
        </w:tblPrEx>
        <w:trPr>
          <w:trHeight w:val="240"/>
          <w:ins w:id="2211" w:author="Vincent Boisclair" w:date="2025-12-08T14:43:00Z"/>
        </w:trPr>
        <w:tc>
          <w:tcPr>
            <w:tcW w:w="6891" w:type="dxa"/>
            <w:vAlign w:val="bottom"/>
          </w:tcPr>
          <w:p w14:paraId="1C2D3DE9" w14:textId="77777777" w:rsidR="00291566" w:rsidRDefault="00291566" w:rsidP="0012265C">
            <w:pPr>
              <w:widowControl/>
              <w:autoSpaceDE/>
              <w:autoSpaceDN/>
              <w:spacing w:before="20" w:after="20"/>
              <w:jc w:val="both"/>
              <w:rPr>
                <w:ins w:id="2212" w:author="Vincent Boisclair" w:date="2025-12-08T14:43:00Z" w16du:dateUtc="2025-12-08T19:43:00Z"/>
                <w:color w:val="000000"/>
                <w:sz w:val="18"/>
                <w:szCs w:val="18"/>
              </w:rPr>
            </w:pPr>
            <w:ins w:id="2213" w:author="Vincent Boisclair" w:date="2025-12-08T14:43:00Z" w16du:dateUtc="2025-12-08T19:43:00Z">
              <w:r>
                <w:rPr>
                  <w:color w:val="000000"/>
                  <w:sz w:val="18"/>
                  <w:szCs w:val="18"/>
                </w:rPr>
                <w:t>Monitor and measure service performance and quality of findings </w:t>
              </w:r>
            </w:ins>
          </w:p>
        </w:tc>
        <w:tc>
          <w:tcPr>
            <w:tcW w:w="1334" w:type="dxa"/>
            <w:noWrap/>
            <w:vAlign w:val="center"/>
          </w:tcPr>
          <w:p w14:paraId="0EACD403" w14:textId="77777777" w:rsidR="00291566" w:rsidRPr="001520C1" w:rsidRDefault="00291566" w:rsidP="0012265C">
            <w:pPr>
              <w:widowControl/>
              <w:autoSpaceDE/>
              <w:autoSpaceDN/>
              <w:spacing w:before="20" w:after="20"/>
              <w:jc w:val="center"/>
              <w:rPr>
                <w:ins w:id="2214" w:author="Vincent Boisclair" w:date="2025-12-08T14:43:00Z" w16du:dateUtc="2025-12-08T19:43:00Z"/>
                <w:rFonts w:eastAsia="Times New Roman"/>
                <w:color w:val="000000"/>
                <w:sz w:val="18"/>
                <w:szCs w:val="18"/>
                <w:lang w:eastAsia="en-CA"/>
              </w:rPr>
            </w:pPr>
          </w:p>
        </w:tc>
        <w:tc>
          <w:tcPr>
            <w:tcW w:w="1146" w:type="dxa"/>
            <w:noWrap/>
            <w:vAlign w:val="center"/>
          </w:tcPr>
          <w:p w14:paraId="174E2BB1" w14:textId="791EEB12" w:rsidR="00291566" w:rsidRDefault="00291566" w:rsidP="0012265C">
            <w:pPr>
              <w:widowControl/>
              <w:autoSpaceDE/>
              <w:autoSpaceDN/>
              <w:spacing w:before="20" w:after="20"/>
              <w:jc w:val="center"/>
              <w:rPr>
                <w:ins w:id="2215" w:author="Vincent Boisclair" w:date="2025-12-08T14:43:00Z" w16du:dateUtc="2025-12-08T19:43:00Z"/>
                <w:color w:val="000000"/>
                <w:sz w:val="18"/>
                <w:szCs w:val="18"/>
              </w:rPr>
            </w:pPr>
            <w:ins w:id="2216" w:author="Vincent Boisclair" w:date="2025-12-08T14:43:00Z" w16du:dateUtc="2025-12-08T19:43:00Z">
              <w:r>
                <w:rPr>
                  <w:color w:val="000000"/>
                  <w:sz w:val="18"/>
                  <w:szCs w:val="18"/>
                </w:rPr>
                <w:t>√ </w:t>
              </w:r>
            </w:ins>
          </w:p>
        </w:tc>
      </w:tr>
    </w:tbl>
    <w:p w14:paraId="0252D103" w14:textId="27B1BD14" w:rsidR="003E2C31" w:rsidRPr="00B234EE" w:rsidRDefault="003E2C31" w:rsidP="00B234EE">
      <w:pPr>
        <w:pStyle w:val="Titre4"/>
        <w:keepNext/>
        <w:numPr>
          <w:ilvl w:val="0"/>
          <w:numId w:val="241"/>
        </w:numPr>
        <w:spacing w:before="240"/>
        <w:rPr>
          <w:ins w:id="2217" w:author="Vincent Boisclair" w:date="2025-12-08T14:43:00Z" w16du:dateUtc="2025-12-08T19:43:00Z"/>
        </w:rPr>
      </w:pPr>
      <w:ins w:id="2218" w:author="Vincent Boisclair" w:date="2025-12-08T14:44:00Z" w16du:dateUtc="2025-12-08T19:44:00Z">
        <w:r w:rsidRPr="00B234EE">
          <w:t>Code Pipeline Security</w:t>
        </w:r>
      </w:ins>
    </w:p>
    <w:tbl>
      <w:tblPr>
        <w:tblStyle w:val="Grilledutableau"/>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1"/>
        <w:gridCol w:w="1334"/>
        <w:gridCol w:w="1146"/>
      </w:tblGrid>
      <w:tr w:rsidR="007F265A" w:rsidRPr="00957B99" w14:paraId="5587C4FD" w14:textId="77777777" w:rsidTr="003E2C31">
        <w:trPr>
          <w:trHeight w:val="240"/>
          <w:jc w:val="center"/>
          <w:ins w:id="2219" w:author="Vincent Boisclair" w:date="2025-12-08T14:43:00Z"/>
        </w:trPr>
        <w:tc>
          <w:tcPr>
            <w:tcW w:w="6891" w:type="dxa"/>
            <w:shd w:val="clear" w:color="auto" w:fill="D9D9D9" w:themeFill="background1" w:themeFillShade="D9"/>
            <w:hideMark/>
          </w:tcPr>
          <w:p w14:paraId="6EF10B79" w14:textId="4920F7A5" w:rsidR="00291566" w:rsidRPr="00957B99" w:rsidRDefault="007F265A" w:rsidP="0012265C">
            <w:pPr>
              <w:spacing w:before="60" w:after="60"/>
              <w:jc w:val="center"/>
              <w:rPr>
                <w:ins w:id="2220" w:author="Vincent Boisclair" w:date="2025-12-08T14:43:00Z" w16du:dateUtc="2025-12-08T19:43:00Z"/>
                <w:rFonts w:asciiTheme="minorHAnsi" w:hAnsiTheme="minorHAnsi" w:cstheme="minorHAnsi"/>
                <w:b/>
                <w:bCs/>
                <w:spacing w:val="-2"/>
                <w:sz w:val="18"/>
                <w:szCs w:val="18"/>
              </w:rPr>
            </w:pPr>
            <w:ins w:id="2221" w:author="Vincent Boisclair" w:date="2025-12-08T14:55:00Z" w16du:dateUtc="2025-12-08T19:55:00Z">
              <w:r w:rsidRPr="00A92DD6">
                <w:rPr>
                  <w:b/>
                  <w:spacing w:val="-2"/>
                  <w:sz w:val="18"/>
                </w:rPr>
                <w:t>Activities</w:t>
              </w:r>
            </w:ins>
          </w:p>
        </w:tc>
        <w:tc>
          <w:tcPr>
            <w:tcW w:w="2480" w:type="dxa"/>
            <w:gridSpan w:val="2"/>
            <w:shd w:val="clear" w:color="auto" w:fill="D9D9D9" w:themeFill="background1" w:themeFillShade="D9"/>
            <w:noWrap/>
            <w:hideMark/>
          </w:tcPr>
          <w:p w14:paraId="3052049D" w14:textId="77777777" w:rsidR="00291566" w:rsidRPr="00957B99" w:rsidRDefault="00291566" w:rsidP="0012265C">
            <w:pPr>
              <w:spacing w:before="60" w:after="60"/>
              <w:jc w:val="center"/>
              <w:rPr>
                <w:ins w:id="2222" w:author="Vincent Boisclair" w:date="2025-12-08T14:43:00Z" w16du:dateUtc="2025-12-08T19:43:00Z"/>
                <w:rFonts w:asciiTheme="minorHAnsi" w:hAnsiTheme="minorHAnsi" w:cstheme="minorHAnsi"/>
                <w:b/>
                <w:bCs/>
                <w:spacing w:val="-2"/>
                <w:sz w:val="18"/>
                <w:szCs w:val="18"/>
              </w:rPr>
            </w:pPr>
            <w:ins w:id="2223" w:author="Vincent Boisclair" w:date="2025-12-08T14:43:00Z" w16du:dateUtc="2025-12-08T19:43:00Z">
              <w:r w:rsidRPr="00957B99">
                <w:rPr>
                  <w:rFonts w:asciiTheme="minorHAnsi" w:hAnsiTheme="minorHAnsi" w:cstheme="minorHAnsi"/>
                  <w:b/>
                  <w:bCs/>
                  <w:spacing w:val="-2"/>
                  <w:sz w:val="18"/>
                  <w:szCs w:val="18"/>
                </w:rPr>
                <w:t>Responsible</w:t>
              </w:r>
            </w:ins>
          </w:p>
        </w:tc>
      </w:tr>
      <w:tr w:rsidR="007F265A" w:rsidRPr="00957B99" w14:paraId="29ACDF59" w14:textId="77777777" w:rsidTr="003E2C31">
        <w:trPr>
          <w:trHeight w:val="240"/>
          <w:jc w:val="center"/>
          <w:ins w:id="2224" w:author="Vincent Boisclair" w:date="2025-12-08T14:43:00Z"/>
        </w:trPr>
        <w:tc>
          <w:tcPr>
            <w:tcW w:w="6891" w:type="dxa"/>
            <w:hideMark/>
          </w:tcPr>
          <w:p w14:paraId="549D0277" w14:textId="77777777" w:rsidR="00291566" w:rsidRPr="00957B99" w:rsidRDefault="00291566" w:rsidP="00B234EE">
            <w:pPr>
              <w:spacing w:before="60" w:after="60"/>
              <w:rPr>
                <w:ins w:id="2225" w:author="Vincent Boisclair" w:date="2025-12-08T14:43:00Z" w16du:dateUtc="2025-12-08T19:43:00Z"/>
                <w:rFonts w:asciiTheme="minorHAnsi" w:hAnsiTheme="minorHAnsi" w:cstheme="minorHAnsi"/>
                <w:b/>
                <w:bCs/>
                <w:spacing w:val="-2"/>
                <w:sz w:val="18"/>
                <w:szCs w:val="18"/>
              </w:rPr>
            </w:pPr>
          </w:p>
        </w:tc>
        <w:tc>
          <w:tcPr>
            <w:tcW w:w="1334" w:type="dxa"/>
            <w:noWrap/>
            <w:hideMark/>
          </w:tcPr>
          <w:p w14:paraId="26745FEE" w14:textId="77777777" w:rsidR="00291566" w:rsidRPr="00957B99" w:rsidRDefault="00291566" w:rsidP="0012265C">
            <w:pPr>
              <w:spacing w:before="60" w:after="60"/>
              <w:jc w:val="center"/>
              <w:rPr>
                <w:ins w:id="2226" w:author="Vincent Boisclair" w:date="2025-12-08T14:43:00Z" w16du:dateUtc="2025-12-08T19:43:00Z"/>
                <w:rFonts w:asciiTheme="minorHAnsi" w:hAnsiTheme="minorHAnsi" w:cstheme="minorHAnsi"/>
                <w:b/>
                <w:bCs/>
                <w:spacing w:val="-2"/>
                <w:sz w:val="18"/>
                <w:szCs w:val="18"/>
              </w:rPr>
            </w:pPr>
            <w:ins w:id="2227" w:author="Vincent Boisclair" w:date="2025-12-08T14:43:00Z" w16du:dateUtc="2025-12-08T19:43:00Z">
              <w:r w:rsidRPr="00957B99">
                <w:rPr>
                  <w:rFonts w:asciiTheme="minorHAnsi" w:hAnsiTheme="minorHAnsi" w:cstheme="minorHAnsi"/>
                  <w:b/>
                  <w:bCs/>
                  <w:spacing w:val="-2"/>
                  <w:sz w:val="18"/>
                  <w:szCs w:val="18"/>
                </w:rPr>
                <w:t>Customer</w:t>
              </w:r>
            </w:ins>
          </w:p>
        </w:tc>
        <w:tc>
          <w:tcPr>
            <w:tcW w:w="1146" w:type="dxa"/>
            <w:noWrap/>
            <w:hideMark/>
          </w:tcPr>
          <w:p w14:paraId="5990F8FD" w14:textId="77777777" w:rsidR="00291566" w:rsidRPr="00957B99" w:rsidRDefault="00291566" w:rsidP="0012265C">
            <w:pPr>
              <w:spacing w:before="60" w:after="60"/>
              <w:jc w:val="center"/>
              <w:rPr>
                <w:ins w:id="2228" w:author="Vincent Boisclair" w:date="2025-12-08T14:43:00Z" w16du:dateUtc="2025-12-08T19:43:00Z"/>
                <w:rFonts w:asciiTheme="minorHAnsi" w:hAnsiTheme="minorHAnsi" w:cstheme="minorHAnsi"/>
                <w:b/>
                <w:bCs/>
                <w:spacing w:val="-2"/>
                <w:sz w:val="18"/>
                <w:szCs w:val="18"/>
              </w:rPr>
            </w:pPr>
            <w:ins w:id="2229" w:author="Vincent Boisclair" w:date="2025-12-08T14:43:00Z" w16du:dateUtc="2025-12-08T19:43:00Z">
              <w:r w:rsidRPr="00957B99">
                <w:rPr>
                  <w:rFonts w:asciiTheme="minorHAnsi" w:hAnsiTheme="minorHAnsi" w:cstheme="minorHAnsi"/>
                  <w:b/>
                  <w:bCs/>
                  <w:spacing w:val="-2"/>
                  <w:sz w:val="18"/>
                  <w:szCs w:val="18"/>
                </w:rPr>
                <w:t>Supplier</w:t>
              </w:r>
            </w:ins>
          </w:p>
        </w:tc>
      </w:tr>
      <w:tr w:rsidR="007F265A" w:rsidRPr="001520C1" w14:paraId="49065829" w14:textId="77777777" w:rsidTr="003E2C31">
        <w:tblPrEx>
          <w:jc w:val="left"/>
        </w:tblPrEx>
        <w:trPr>
          <w:trHeight w:val="240"/>
          <w:ins w:id="2230" w:author="Vincent Boisclair" w:date="2025-12-08T14:43:00Z"/>
        </w:trPr>
        <w:tc>
          <w:tcPr>
            <w:tcW w:w="6891" w:type="dxa"/>
            <w:vAlign w:val="bottom"/>
          </w:tcPr>
          <w:p w14:paraId="68012036" w14:textId="77777777" w:rsidR="00291566" w:rsidRPr="001520C1" w:rsidRDefault="00291566" w:rsidP="0012265C">
            <w:pPr>
              <w:widowControl/>
              <w:autoSpaceDE/>
              <w:autoSpaceDN/>
              <w:spacing w:before="20" w:after="20"/>
              <w:rPr>
                <w:ins w:id="2231" w:author="Vincent Boisclair" w:date="2025-12-08T14:43:00Z" w16du:dateUtc="2025-12-08T19:43:00Z"/>
                <w:rFonts w:eastAsia="Times New Roman"/>
                <w:color w:val="000000"/>
                <w:sz w:val="18"/>
                <w:szCs w:val="18"/>
                <w:lang w:eastAsia="en-CA"/>
              </w:rPr>
            </w:pPr>
            <w:ins w:id="2232" w:author="Vincent Boisclair" w:date="2025-12-08T14:43:00Z" w16du:dateUtc="2025-12-08T19:43:00Z">
              <w:r>
                <w:rPr>
                  <w:color w:val="000000"/>
                  <w:sz w:val="18"/>
                  <w:szCs w:val="18"/>
                </w:rPr>
                <w:t>Provide to Customer and maintain functional code pipeline security tool </w:t>
              </w:r>
            </w:ins>
          </w:p>
        </w:tc>
        <w:tc>
          <w:tcPr>
            <w:tcW w:w="1334" w:type="dxa"/>
            <w:noWrap/>
            <w:vAlign w:val="center"/>
          </w:tcPr>
          <w:p w14:paraId="0E3DB161" w14:textId="77777777" w:rsidR="00291566" w:rsidRPr="001520C1" w:rsidRDefault="00291566" w:rsidP="0012265C">
            <w:pPr>
              <w:widowControl/>
              <w:autoSpaceDE/>
              <w:autoSpaceDN/>
              <w:spacing w:before="20" w:after="20"/>
              <w:jc w:val="center"/>
              <w:rPr>
                <w:ins w:id="2233" w:author="Vincent Boisclair" w:date="2025-12-08T14:43:00Z" w16du:dateUtc="2025-12-08T19:43:00Z"/>
                <w:rFonts w:eastAsia="Times New Roman"/>
                <w:color w:val="000000"/>
                <w:sz w:val="18"/>
                <w:szCs w:val="18"/>
                <w:lang w:eastAsia="en-CA"/>
              </w:rPr>
            </w:pPr>
          </w:p>
        </w:tc>
        <w:tc>
          <w:tcPr>
            <w:tcW w:w="1146" w:type="dxa"/>
            <w:noWrap/>
            <w:vAlign w:val="center"/>
          </w:tcPr>
          <w:p w14:paraId="6FCA9015" w14:textId="052951C6" w:rsidR="00291566" w:rsidRPr="001520C1" w:rsidRDefault="00291566" w:rsidP="0012265C">
            <w:pPr>
              <w:widowControl/>
              <w:autoSpaceDE/>
              <w:autoSpaceDN/>
              <w:spacing w:before="20" w:after="20"/>
              <w:jc w:val="center"/>
              <w:rPr>
                <w:ins w:id="2234" w:author="Vincent Boisclair" w:date="2025-12-08T14:43:00Z" w16du:dateUtc="2025-12-08T19:43:00Z"/>
                <w:rFonts w:eastAsia="Times New Roman"/>
                <w:color w:val="000000"/>
                <w:sz w:val="18"/>
                <w:szCs w:val="18"/>
                <w:lang w:eastAsia="en-CA"/>
              </w:rPr>
            </w:pPr>
            <w:ins w:id="2235" w:author="Vincent Boisclair" w:date="2025-12-08T14:43:00Z" w16du:dateUtc="2025-12-08T19:43:00Z">
              <w:r>
                <w:rPr>
                  <w:color w:val="000000"/>
                  <w:sz w:val="18"/>
                  <w:szCs w:val="18"/>
                </w:rPr>
                <w:t>√</w:t>
              </w:r>
            </w:ins>
          </w:p>
        </w:tc>
      </w:tr>
      <w:tr w:rsidR="007F265A" w:rsidRPr="001520C1" w14:paraId="37A25EC0" w14:textId="77777777" w:rsidTr="003E2C31">
        <w:tblPrEx>
          <w:jc w:val="left"/>
        </w:tblPrEx>
        <w:trPr>
          <w:trHeight w:val="77"/>
          <w:ins w:id="2236" w:author="Vincent Boisclair" w:date="2025-12-08T14:43:00Z"/>
        </w:trPr>
        <w:tc>
          <w:tcPr>
            <w:tcW w:w="6891" w:type="dxa"/>
            <w:vAlign w:val="bottom"/>
          </w:tcPr>
          <w:p w14:paraId="1370F157" w14:textId="77777777" w:rsidR="00291566" w:rsidRDefault="00291566" w:rsidP="0012265C">
            <w:pPr>
              <w:widowControl/>
              <w:autoSpaceDE/>
              <w:autoSpaceDN/>
              <w:spacing w:before="20" w:after="20"/>
              <w:rPr>
                <w:ins w:id="2237" w:author="Vincent Boisclair" w:date="2025-12-08T14:43:00Z" w16du:dateUtc="2025-12-08T19:43:00Z"/>
                <w:color w:val="000000"/>
                <w:sz w:val="18"/>
                <w:szCs w:val="18"/>
              </w:rPr>
            </w:pPr>
            <w:ins w:id="2238" w:author="Vincent Boisclair" w:date="2025-12-08T14:43:00Z" w16du:dateUtc="2025-12-08T19:43:00Z">
              <w:r>
                <w:rPr>
                  <w:color w:val="000000"/>
                  <w:sz w:val="18"/>
                  <w:szCs w:val="18"/>
                </w:rPr>
                <w:t>Provide code security tool support and assistance </w:t>
              </w:r>
            </w:ins>
          </w:p>
        </w:tc>
        <w:tc>
          <w:tcPr>
            <w:tcW w:w="1334" w:type="dxa"/>
            <w:noWrap/>
            <w:vAlign w:val="center"/>
          </w:tcPr>
          <w:p w14:paraId="6EE76547" w14:textId="77777777" w:rsidR="00291566" w:rsidRPr="001520C1" w:rsidRDefault="00291566" w:rsidP="0012265C">
            <w:pPr>
              <w:widowControl/>
              <w:autoSpaceDE/>
              <w:autoSpaceDN/>
              <w:spacing w:before="20" w:after="20"/>
              <w:jc w:val="center"/>
              <w:rPr>
                <w:ins w:id="2239" w:author="Vincent Boisclair" w:date="2025-12-08T14:43:00Z" w16du:dateUtc="2025-12-08T19:43:00Z"/>
                <w:rFonts w:eastAsia="Times New Roman"/>
                <w:color w:val="000000"/>
                <w:sz w:val="18"/>
                <w:szCs w:val="18"/>
                <w:lang w:eastAsia="en-CA"/>
              </w:rPr>
            </w:pPr>
          </w:p>
        </w:tc>
        <w:tc>
          <w:tcPr>
            <w:tcW w:w="1146" w:type="dxa"/>
            <w:noWrap/>
            <w:vAlign w:val="center"/>
          </w:tcPr>
          <w:p w14:paraId="3E254A5B" w14:textId="54A2C0D6" w:rsidR="00291566" w:rsidRDefault="00291566" w:rsidP="0012265C">
            <w:pPr>
              <w:widowControl/>
              <w:autoSpaceDE/>
              <w:autoSpaceDN/>
              <w:spacing w:before="20" w:after="20"/>
              <w:jc w:val="center"/>
              <w:rPr>
                <w:ins w:id="2240" w:author="Vincent Boisclair" w:date="2025-12-08T14:43:00Z" w16du:dateUtc="2025-12-08T19:43:00Z"/>
                <w:color w:val="000000"/>
                <w:sz w:val="18"/>
                <w:szCs w:val="18"/>
              </w:rPr>
            </w:pPr>
            <w:ins w:id="2241" w:author="Vincent Boisclair" w:date="2025-12-08T14:43:00Z" w16du:dateUtc="2025-12-08T19:43:00Z">
              <w:r>
                <w:rPr>
                  <w:color w:val="000000"/>
                  <w:sz w:val="18"/>
                  <w:szCs w:val="18"/>
                </w:rPr>
                <w:t>√</w:t>
              </w:r>
            </w:ins>
          </w:p>
        </w:tc>
      </w:tr>
      <w:tr w:rsidR="007F265A" w:rsidRPr="001520C1" w14:paraId="3293839B" w14:textId="77777777" w:rsidTr="003E2C31">
        <w:tblPrEx>
          <w:jc w:val="left"/>
        </w:tblPrEx>
        <w:trPr>
          <w:trHeight w:val="240"/>
          <w:ins w:id="2242" w:author="Vincent Boisclair" w:date="2025-12-08T14:43:00Z"/>
        </w:trPr>
        <w:tc>
          <w:tcPr>
            <w:tcW w:w="6891" w:type="dxa"/>
            <w:vAlign w:val="bottom"/>
          </w:tcPr>
          <w:p w14:paraId="6B19AF7C" w14:textId="77777777" w:rsidR="00291566" w:rsidRDefault="00291566" w:rsidP="0012265C">
            <w:pPr>
              <w:widowControl/>
              <w:autoSpaceDE/>
              <w:autoSpaceDN/>
              <w:spacing w:before="20" w:after="20"/>
              <w:rPr>
                <w:ins w:id="2243" w:author="Vincent Boisclair" w:date="2025-12-08T14:43:00Z" w16du:dateUtc="2025-12-08T19:43:00Z"/>
                <w:color w:val="000000"/>
                <w:sz w:val="18"/>
                <w:szCs w:val="18"/>
              </w:rPr>
            </w:pPr>
            <w:ins w:id="2244" w:author="Vincent Boisclair" w:date="2025-12-08T14:43:00Z" w16du:dateUtc="2025-12-08T19:43:00Z">
              <w:r>
                <w:rPr>
                  <w:color w:val="000000"/>
                  <w:sz w:val="18"/>
                  <w:szCs w:val="18"/>
                </w:rPr>
                <w:t>Configure pipeline security in Google Platform code repositories</w:t>
              </w:r>
            </w:ins>
          </w:p>
        </w:tc>
        <w:tc>
          <w:tcPr>
            <w:tcW w:w="1334" w:type="dxa"/>
            <w:noWrap/>
            <w:vAlign w:val="center"/>
          </w:tcPr>
          <w:p w14:paraId="536E09AD" w14:textId="77777777" w:rsidR="00291566" w:rsidRPr="00C346ED" w:rsidRDefault="00291566" w:rsidP="0012265C">
            <w:pPr>
              <w:widowControl/>
              <w:autoSpaceDE/>
              <w:autoSpaceDN/>
              <w:spacing w:before="20" w:after="20"/>
              <w:jc w:val="center"/>
              <w:rPr>
                <w:ins w:id="2245" w:author="Vincent Boisclair" w:date="2025-12-08T14:43:00Z" w16du:dateUtc="2025-12-08T19:43:00Z"/>
                <w:color w:val="000000"/>
                <w:sz w:val="18"/>
                <w:szCs w:val="18"/>
                <w:highlight w:val="cyan"/>
              </w:rPr>
            </w:pPr>
          </w:p>
        </w:tc>
        <w:tc>
          <w:tcPr>
            <w:tcW w:w="1146" w:type="dxa"/>
            <w:noWrap/>
            <w:vAlign w:val="center"/>
          </w:tcPr>
          <w:p w14:paraId="3F7625C3" w14:textId="0DAE6BBE" w:rsidR="00291566" w:rsidRPr="00C346ED" w:rsidRDefault="00291566" w:rsidP="0012265C">
            <w:pPr>
              <w:widowControl/>
              <w:autoSpaceDE/>
              <w:autoSpaceDN/>
              <w:spacing w:before="20" w:after="20"/>
              <w:jc w:val="center"/>
              <w:rPr>
                <w:ins w:id="2246" w:author="Vincent Boisclair" w:date="2025-12-08T14:43:00Z" w16du:dateUtc="2025-12-08T19:43:00Z"/>
                <w:rFonts w:eastAsia="Times New Roman"/>
                <w:color w:val="000000"/>
                <w:sz w:val="18"/>
                <w:szCs w:val="18"/>
                <w:highlight w:val="cyan"/>
                <w:lang w:eastAsia="en-CA"/>
              </w:rPr>
            </w:pPr>
            <w:ins w:id="2247" w:author="Vincent Boisclair" w:date="2025-12-08T14:43:00Z" w16du:dateUtc="2025-12-08T19:43:00Z">
              <w:r>
                <w:rPr>
                  <w:color w:val="000000"/>
                  <w:sz w:val="18"/>
                  <w:szCs w:val="18"/>
                </w:rPr>
                <w:t>√</w:t>
              </w:r>
            </w:ins>
          </w:p>
        </w:tc>
      </w:tr>
      <w:tr w:rsidR="007F265A" w:rsidRPr="001520C1" w14:paraId="5ADCFA62" w14:textId="77777777" w:rsidTr="003E2C31">
        <w:tblPrEx>
          <w:jc w:val="left"/>
        </w:tblPrEx>
        <w:trPr>
          <w:trHeight w:val="240"/>
          <w:ins w:id="2248" w:author="Vincent Boisclair" w:date="2025-12-08T14:43:00Z"/>
        </w:trPr>
        <w:tc>
          <w:tcPr>
            <w:tcW w:w="6891" w:type="dxa"/>
            <w:vAlign w:val="bottom"/>
          </w:tcPr>
          <w:p w14:paraId="602C9C03" w14:textId="77777777" w:rsidR="00291566" w:rsidRPr="001520C1" w:rsidRDefault="00291566" w:rsidP="0012265C">
            <w:pPr>
              <w:widowControl/>
              <w:autoSpaceDE/>
              <w:autoSpaceDN/>
              <w:spacing w:before="20" w:after="20"/>
              <w:rPr>
                <w:ins w:id="2249" w:author="Vincent Boisclair" w:date="2025-12-08T14:43:00Z" w16du:dateUtc="2025-12-08T19:43:00Z"/>
                <w:rFonts w:eastAsia="Times New Roman"/>
                <w:color w:val="000000"/>
                <w:sz w:val="18"/>
                <w:szCs w:val="18"/>
                <w:lang w:eastAsia="en-CA"/>
              </w:rPr>
            </w:pPr>
            <w:ins w:id="2250" w:author="Vincent Boisclair" w:date="2025-12-08T14:43:00Z" w16du:dateUtc="2025-12-08T19:43:00Z">
              <w:r>
                <w:rPr>
                  <w:color w:val="000000"/>
                  <w:sz w:val="18"/>
                  <w:szCs w:val="18"/>
                </w:rPr>
                <w:t xml:space="preserve">Configure pipeline security in </w:t>
              </w:r>
              <w:r w:rsidRPr="00206CA2">
                <w:rPr>
                  <w:color w:val="000000"/>
                  <w:sz w:val="18"/>
                  <w:szCs w:val="18"/>
                </w:rPr>
                <w:t xml:space="preserve">Client-Managed Services </w:t>
              </w:r>
              <w:r>
                <w:rPr>
                  <w:color w:val="000000"/>
                  <w:sz w:val="18"/>
                  <w:szCs w:val="18"/>
                </w:rPr>
                <w:t>code repositories </w:t>
              </w:r>
            </w:ins>
          </w:p>
        </w:tc>
        <w:tc>
          <w:tcPr>
            <w:tcW w:w="1334" w:type="dxa"/>
            <w:noWrap/>
            <w:vAlign w:val="center"/>
          </w:tcPr>
          <w:p w14:paraId="2A69FC9A" w14:textId="492D8CF4" w:rsidR="00291566" w:rsidRPr="001642F1" w:rsidRDefault="00291566" w:rsidP="0012265C">
            <w:pPr>
              <w:widowControl/>
              <w:autoSpaceDE/>
              <w:autoSpaceDN/>
              <w:spacing w:before="20" w:after="20"/>
              <w:jc w:val="center"/>
              <w:rPr>
                <w:ins w:id="2251" w:author="Vincent Boisclair" w:date="2025-12-08T14:43:00Z" w16du:dateUtc="2025-12-08T19:43:00Z"/>
                <w:rFonts w:eastAsia="Times New Roman"/>
                <w:color w:val="000000"/>
                <w:sz w:val="18"/>
                <w:szCs w:val="18"/>
                <w:lang w:eastAsia="en-CA"/>
              </w:rPr>
            </w:pPr>
            <w:ins w:id="2252" w:author="Vincent Boisclair" w:date="2025-12-08T14:43:00Z" w16du:dateUtc="2025-12-08T19:43:00Z">
              <w:r w:rsidRPr="006C447F">
                <w:rPr>
                  <w:color w:val="000000"/>
                  <w:sz w:val="18"/>
                  <w:szCs w:val="18"/>
                </w:rPr>
                <w:t>√</w:t>
              </w:r>
            </w:ins>
          </w:p>
        </w:tc>
        <w:tc>
          <w:tcPr>
            <w:tcW w:w="1146" w:type="dxa"/>
            <w:noWrap/>
            <w:vAlign w:val="center"/>
          </w:tcPr>
          <w:p w14:paraId="3F0C6DCC" w14:textId="77777777" w:rsidR="00291566" w:rsidRPr="001520C1" w:rsidRDefault="00291566" w:rsidP="0012265C">
            <w:pPr>
              <w:widowControl/>
              <w:autoSpaceDE/>
              <w:autoSpaceDN/>
              <w:spacing w:before="20" w:after="20"/>
              <w:jc w:val="center"/>
              <w:rPr>
                <w:ins w:id="2253" w:author="Vincent Boisclair" w:date="2025-12-08T14:43:00Z" w16du:dateUtc="2025-12-08T19:43:00Z"/>
                <w:rFonts w:eastAsia="Times New Roman"/>
                <w:color w:val="000000"/>
                <w:sz w:val="18"/>
                <w:szCs w:val="18"/>
                <w:lang w:eastAsia="en-CA"/>
              </w:rPr>
            </w:pPr>
          </w:p>
        </w:tc>
      </w:tr>
      <w:tr w:rsidR="007F265A" w:rsidRPr="001520C1" w14:paraId="750C7F0E" w14:textId="77777777" w:rsidTr="003E2C31">
        <w:tblPrEx>
          <w:jc w:val="left"/>
        </w:tblPrEx>
        <w:trPr>
          <w:trHeight w:val="240"/>
          <w:ins w:id="2254" w:author="Vincent Boisclair" w:date="2025-12-08T14:43:00Z"/>
        </w:trPr>
        <w:tc>
          <w:tcPr>
            <w:tcW w:w="6891" w:type="dxa"/>
            <w:vAlign w:val="bottom"/>
          </w:tcPr>
          <w:p w14:paraId="6A7E622F" w14:textId="77777777" w:rsidR="00291566" w:rsidRPr="001520C1" w:rsidRDefault="00291566" w:rsidP="0012265C">
            <w:pPr>
              <w:widowControl/>
              <w:autoSpaceDE/>
              <w:autoSpaceDN/>
              <w:spacing w:before="20" w:after="20"/>
              <w:rPr>
                <w:ins w:id="2255" w:author="Vincent Boisclair" w:date="2025-12-08T14:43:00Z" w16du:dateUtc="2025-12-08T19:43:00Z"/>
                <w:rFonts w:eastAsia="Times New Roman"/>
                <w:color w:val="000000"/>
                <w:sz w:val="18"/>
                <w:szCs w:val="18"/>
                <w:lang w:eastAsia="en-CA"/>
              </w:rPr>
            </w:pPr>
            <w:ins w:id="2256" w:author="Vincent Boisclair" w:date="2025-12-08T14:43:00Z" w16du:dateUtc="2025-12-08T19:43:00Z">
              <w:r>
                <w:rPr>
                  <w:color w:val="000000"/>
                  <w:sz w:val="18"/>
                  <w:szCs w:val="18"/>
                </w:rPr>
                <w:t>Define security framework requirements </w:t>
              </w:r>
            </w:ins>
          </w:p>
        </w:tc>
        <w:tc>
          <w:tcPr>
            <w:tcW w:w="1334" w:type="dxa"/>
            <w:noWrap/>
            <w:vAlign w:val="center"/>
          </w:tcPr>
          <w:p w14:paraId="0D898416" w14:textId="4607FA5A" w:rsidR="00291566" w:rsidRPr="00C20113" w:rsidRDefault="00291566" w:rsidP="0012265C">
            <w:pPr>
              <w:widowControl/>
              <w:autoSpaceDE/>
              <w:autoSpaceDN/>
              <w:spacing w:before="20" w:after="20"/>
              <w:jc w:val="center"/>
              <w:rPr>
                <w:ins w:id="2257" w:author="Vincent Boisclair" w:date="2025-12-08T14:43:00Z" w16du:dateUtc="2025-12-08T19:43:00Z"/>
                <w:rFonts w:eastAsia="Times New Roman"/>
                <w:color w:val="000000"/>
                <w:sz w:val="18"/>
                <w:szCs w:val="18"/>
                <w:lang w:eastAsia="en-CA"/>
              </w:rPr>
            </w:pPr>
            <w:ins w:id="2258" w:author="Vincent Boisclair" w:date="2025-12-08T14:43:00Z" w16du:dateUtc="2025-12-08T19:43:00Z">
              <w:r w:rsidRPr="00C20113">
                <w:rPr>
                  <w:color w:val="000000"/>
                  <w:sz w:val="18"/>
                  <w:szCs w:val="18"/>
                </w:rPr>
                <w:t>√</w:t>
              </w:r>
            </w:ins>
          </w:p>
        </w:tc>
        <w:tc>
          <w:tcPr>
            <w:tcW w:w="1146" w:type="dxa"/>
            <w:noWrap/>
            <w:vAlign w:val="center"/>
          </w:tcPr>
          <w:p w14:paraId="6F9CFFC1" w14:textId="77777777" w:rsidR="00291566" w:rsidRPr="001520C1" w:rsidRDefault="00291566" w:rsidP="0012265C">
            <w:pPr>
              <w:widowControl/>
              <w:autoSpaceDE/>
              <w:autoSpaceDN/>
              <w:spacing w:before="20" w:after="20"/>
              <w:jc w:val="center"/>
              <w:rPr>
                <w:ins w:id="2259" w:author="Vincent Boisclair" w:date="2025-12-08T14:43:00Z" w16du:dateUtc="2025-12-08T19:43:00Z"/>
                <w:rFonts w:eastAsia="Times New Roman"/>
                <w:color w:val="000000"/>
                <w:sz w:val="18"/>
                <w:szCs w:val="18"/>
                <w:lang w:eastAsia="en-CA"/>
              </w:rPr>
            </w:pPr>
          </w:p>
        </w:tc>
      </w:tr>
      <w:tr w:rsidR="007F265A" w:rsidRPr="001520C1" w14:paraId="3E6A41EC" w14:textId="77777777" w:rsidTr="003E2C31">
        <w:tblPrEx>
          <w:jc w:val="left"/>
        </w:tblPrEx>
        <w:trPr>
          <w:trHeight w:val="240"/>
          <w:ins w:id="2260" w:author="Vincent Boisclair" w:date="2025-12-08T14:43:00Z"/>
        </w:trPr>
        <w:tc>
          <w:tcPr>
            <w:tcW w:w="6891" w:type="dxa"/>
            <w:vAlign w:val="bottom"/>
          </w:tcPr>
          <w:p w14:paraId="7B73244F" w14:textId="77777777" w:rsidR="00291566" w:rsidRPr="001520C1" w:rsidRDefault="00291566" w:rsidP="0012265C">
            <w:pPr>
              <w:widowControl/>
              <w:autoSpaceDE/>
              <w:autoSpaceDN/>
              <w:spacing w:before="20" w:after="20"/>
              <w:rPr>
                <w:ins w:id="2261" w:author="Vincent Boisclair" w:date="2025-12-08T14:43:00Z" w16du:dateUtc="2025-12-08T19:43:00Z"/>
                <w:rFonts w:eastAsia="Times New Roman"/>
                <w:color w:val="000000"/>
                <w:sz w:val="18"/>
                <w:szCs w:val="18"/>
                <w:lang w:eastAsia="en-CA"/>
              </w:rPr>
            </w:pPr>
            <w:ins w:id="2262" w:author="Vincent Boisclair" w:date="2025-12-08T14:43:00Z" w16du:dateUtc="2025-12-08T19:43:00Z">
              <w:r>
                <w:rPr>
                  <w:color w:val="000000"/>
                  <w:sz w:val="18"/>
                  <w:szCs w:val="18"/>
                </w:rPr>
                <w:t>Maintain backlog of vulnerabilities and remediation status for Google Platform</w:t>
              </w:r>
            </w:ins>
          </w:p>
        </w:tc>
        <w:tc>
          <w:tcPr>
            <w:tcW w:w="1334" w:type="dxa"/>
            <w:noWrap/>
            <w:vAlign w:val="center"/>
          </w:tcPr>
          <w:p w14:paraId="0B44DE04" w14:textId="77777777" w:rsidR="00291566" w:rsidRPr="001642F1" w:rsidRDefault="00291566" w:rsidP="0012265C">
            <w:pPr>
              <w:widowControl/>
              <w:autoSpaceDE/>
              <w:autoSpaceDN/>
              <w:spacing w:before="20" w:after="20"/>
              <w:jc w:val="center"/>
              <w:rPr>
                <w:ins w:id="2263" w:author="Vincent Boisclair" w:date="2025-12-08T14:43:00Z" w16du:dateUtc="2025-12-08T19:43:00Z"/>
                <w:rFonts w:eastAsia="Times New Roman"/>
                <w:color w:val="000000"/>
                <w:sz w:val="18"/>
                <w:szCs w:val="18"/>
                <w:lang w:eastAsia="en-CA"/>
              </w:rPr>
            </w:pPr>
          </w:p>
        </w:tc>
        <w:tc>
          <w:tcPr>
            <w:tcW w:w="1146" w:type="dxa"/>
            <w:noWrap/>
            <w:vAlign w:val="center"/>
          </w:tcPr>
          <w:p w14:paraId="6C0607E8" w14:textId="77777777" w:rsidR="00291566" w:rsidRPr="001520C1" w:rsidRDefault="00291566" w:rsidP="0012265C">
            <w:pPr>
              <w:widowControl/>
              <w:autoSpaceDE/>
              <w:autoSpaceDN/>
              <w:spacing w:before="20" w:after="20"/>
              <w:jc w:val="center"/>
              <w:rPr>
                <w:ins w:id="2264" w:author="Vincent Boisclair" w:date="2025-12-08T14:43:00Z" w16du:dateUtc="2025-12-08T19:43:00Z"/>
                <w:rFonts w:eastAsia="Times New Roman"/>
                <w:color w:val="000000"/>
                <w:sz w:val="18"/>
                <w:szCs w:val="18"/>
                <w:lang w:eastAsia="en-CA"/>
              </w:rPr>
            </w:pPr>
            <w:ins w:id="2265" w:author="Vincent Boisclair" w:date="2025-12-08T14:43:00Z" w16du:dateUtc="2025-12-08T19:43:00Z">
              <w:r w:rsidRPr="00C20113">
                <w:rPr>
                  <w:color w:val="000000"/>
                  <w:sz w:val="18"/>
                  <w:szCs w:val="18"/>
                </w:rPr>
                <w:t>√</w:t>
              </w:r>
            </w:ins>
          </w:p>
        </w:tc>
      </w:tr>
      <w:tr w:rsidR="007F265A" w:rsidRPr="001520C1" w14:paraId="7F7A718C" w14:textId="77777777" w:rsidTr="003E2C31">
        <w:tblPrEx>
          <w:jc w:val="left"/>
        </w:tblPrEx>
        <w:trPr>
          <w:trHeight w:val="240"/>
          <w:ins w:id="2266" w:author="Vincent Boisclair" w:date="2025-12-08T14:43:00Z"/>
        </w:trPr>
        <w:tc>
          <w:tcPr>
            <w:tcW w:w="6891" w:type="dxa"/>
            <w:vAlign w:val="bottom"/>
          </w:tcPr>
          <w:p w14:paraId="0D6FD148" w14:textId="77777777" w:rsidR="00291566" w:rsidRPr="001520C1" w:rsidRDefault="00291566" w:rsidP="0012265C">
            <w:pPr>
              <w:widowControl/>
              <w:autoSpaceDE/>
              <w:autoSpaceDN/>
              <w:spacing w:before="20" w:after="20"/>
              <w:rPr>
                <w:ins w:id="2267" w:author="Vincent Boisclair" w:date="2025-12-08T14:43:00Z" w16du:dateUtc="2025-12-08T19:43:00Z"/>
                <w:rFonts w:eastAsia="Times New Roman"/>
                <w:color w:val="000000"/>
                <w:sz w:val="18"/>
                <w:szCs w:val="18"/>
                <w:lang w:eastAsia="en-CA"/>
              </w:rPr>
            </w:pPr>
            <w:ins w:id="2268" w:author="Vincent Boisclair" w:date="2025-12-08T14:43:00Z" w16du:dateUtc="2025-12-08T19:43:00Z">
              <w:r>
                <w:rPr>
                  <w:color w:val="000000"/>
                  <w:sz w:val="18"/>
                  <w:szCs w:val="18"/>
                </w:rPr>
                <w:t>Maintain backlog of vulnerabilities and remediation status for Client-Managed Services</w:t>
              </w:r>
            </w:ins>
          </w:p>
        </w:tc>
        <w:tc>
          <w:tcPr>
            <w:tcW w:w="1334" w:type="dxa"/>
            <w:noWrap/>
            <w:vAlign w:val="center"/>
          </w:tcPr>
          <w:p w14:paraId="15BC62C4" w14:textId="0152F89C" w:rsidR="00291566" w:rsidRPr="001642F1" w:rsidRDefault="00291566" w:rsidP="0012265C">
            <w:pPr>
              <w:widowControl/>
              <w:autoSpaceDE/>
              <w:autoSpaceDN/>
              <w:spacing w:before="20" w:after="20"/>
              <w:jc w:val="center"/>
              <w:rPr>
                <w:ins w:id="2269" w:author="Vincent Boisclair" w:date="2025-12-08T14:43:00Z" w16du:dateUtc="2025-12-08T19:43:00Z"/>
                <w:rFonts w:eastAsia="Times New Roman"/>
                <w:color w:val="000000"/>
                <w:sz w:val="18"/>
                <w:szCs w:val="18"/>
                <w:lang w:eastAsia="en-CA"/>
              </w:rPr>
            </w:pPr>
            <w:ins w:id="2270" w:author="Vincent Boisclair" w:date="2025-12-08T14:43:00Z" w16du:dateUtc="2025-12-08T19:43:00Z">
              <w:r w:rsidRPr="001642F1">
                <w:rPr>
                  <w:color w:val="000000"/>
                  <w:sz w:val="18"/>
                  <w:szCs w:val="18"/>
                </w:rPr>
                <w:t>√ </w:t>
              </w:r>
            </w:ins>
          </w:p>
        </w:tc>
        <w:tc>
          <w:tcPr>
            <w:tcW w:w="1146" w:type="dxa"/>
            <w:noWrap/>
            <w:vAlign w:val="center"/>
          </w:tcPr>
          <w:p w14:paraId="7725C819" w14:textId="77777777" w:rsidR="00291566" w:rsidRPr="001520C1" w:rsidRDefault="00291566" w:rsidP="0012265C">
            <w:pPr>
              <w:widowControl/>
              <w:autoSpaceDE/>
              <w:autoSpaceDN/>
              <w:spacing w:before="20" w:after="20"/>
              <w:jc w:val="center"/>
              <w:rPr>
                <w:ins w:id="2271" w:author="Vincent Boisclair" w:date="2025-12-08T14:43:00Z" w16du:dateUtc="2025-12-08T19:43:00Z"/>
                <w:rFonts w:eastAsia="Times New Roman"/>
                <w:color w:val="000000"/>
                <w:sz w:val="18"/>
                <w:szCs w:val="18"/>
                <w:lang w:eastAsia="en-CA"/>
              </w:rPr>
            </w:pPr>
          </w:p>
        </w:tc>
      </w:tr>
      <w:tr w:rsidR="007F265A" w:rsidRPr="001520C1" w14:paraId="52CAABBD" w14:textId="77777777" w:rsidTr="003E2C31">
        <w:tblPrEx>
          <w:jc w:val="left"/>
        </w:tblPrEx>
        <w:trPr>
          <w:trHeight w:val="240"/>
          <w:ins w:id="2272" w:author="Vincent Boisclair" w:date="2025-12-08T14:43:00Z"/>
        </w:trPr>
        <w:tc>
          <w:tcPr>
            <w:tcW w:w="6891" w:type="dxa"/>
            <w:vAlign w:val="bottom"/>
          </w:tcPr>
          <w:p w14:paraId="1762FB7A" w14:textId="77777777" w:rsidR="00291566" w:rsidRPr="001520C1" w:rsidRDefault="00291566" w:rsidP="0012265C">
            <w:pPr>
              <w:widowControl/>
              <w:autoSpaceDE/>
              <w:autoSpaceDN/>
              <w:spacing w:before="20" w:after="20"/>
              <w:rPr>
                <w:ins w:id="2273" w:author="Vincent Boisclair" w:date="2025-12-08T14:43:00Z" w16du:dateUtc="2025-12-08T19:43:00Z"/>
                <w:rFonts w:eastAsia="Times New Roman"/>
                <w:color w:val="000000"/>
                <w:sz w:val="18"/>
                <w:szCs w:val="18"/>
                <w:lang w:eastAsia="en-CA"/>
              </w:rPr>
            </w:pPr>
            <w:ins w:id="2274" w:author="Vincent Boisclair" w:date="2025-12-08T14:43:00Z" w16du:dateUtc="2025-12-08T19:43:00Z">
              <w:r>
                <w:rPr>
                  <w:color w:val="000000"/>
                  <w:sz w:val="18"/>
                  <w:szCs w:val="18"/>
                </w:rPr>
                <w:t>Provide remediation guidance and support  </w:t>
              </w:r>
            </w:ins>
          </w:p>
        </w:tc>
        <w:tc>
          <w:tcPr>
            <w:tcW w:w="1334" w:type="dxa"/>
            <w:noWrap/>
            <w:vAlign w:val="center"/>
          </w:tcPr>
          <w:p w14:paraId="4B563549" w14:textId="77777777" w:rsidR="00291566" w:rsidRPr="001642F1" w:rsidRDefault="00291566" w:rsidP="0012265C">
            <w:pPr>
              <w:widowControl/>
              <w:autoSpaceDE/>
              <w:autoSpaceDN/>
              <w:spacing w:before="20" w:after="20"/>
              <w:jc w:val="center"/>
              <w:rPr>
                <w:ins w:id="2275" w:author="Vincent Boisclair" w:date="2025-12-08T14:43:00Z" w16du:dateUtc="2025-12-08T19:43:00Z"/>
                <w:rFonts w:eastAsia="Times New Roman"/>
                <w:color w:val="000000"/>
                <w:sz w:val="18"/>
                <w:szCs w:val="18"/>
                <w:lang w:eastAsia="en-CA"/>
              </w:rPr>
            </w:pPr>
          </w:p>
        </w:tc>
        <w:tc>
          <w:tcPr>
            <w:tcW w:w="1146" w:type="dxa"/>
            <w:noWrap/>
            <w:vAlign w:val="center"/>
          </w:tcPr>
          <w:p w14:paraId="454713AD" w14:textId="07177CDB" w:rsidR="00291566" w:rsidRPr="001520C1" w:rsidRDefault="00291566" w:rsidP="0012265C">
            <w:pPr>
              <w:widowControl/>
              <w:autoSpaceDE/>
              <w:autoSpaceDN/>
              <w:spacing w:before="20" w:after="20"/>
              <w:jc w:val="center"/>
              <w:rPr>
                <w:ins w:id="2276" w:author="Vincent Boisclair" w:date="2025-12-08T14:43:00Z" w16du:dateUtc="2025-12-08T19:43:00Z"/>
                <w:rFonts w:eastAsia="Times New Roman"/>
                <w:color w:val="000000"/>
                <w:sz w:val="18"/>
                <w:szCs w:val="18"/>
                <w:lang w:eastAsia="en-CA"/>
              </w:rPr>
            </w:pPr>
            <w:ins w:id="2277" w:author="Vincent Boisclair" w:date="2025-12-08T14:43:00Z" w16du:dateUtc="2025-12-08T19:43:00Z">
              <w:r>
                <w:rPr>
                  <w:color w:val="000000"/>
                  <w:sz w:val="18"/>
                  <w:szCs w:val="18"/>
                </w:rPr>
                <w:t>√</w:t>
              </w:r>
            </w:ins>
          </w:p>
        </w:tc>
      </w:tr>
      <w:tr w:rsidR="007F265A" w:rsidRPr="001520C1" w14:paraId="25580BCB" w14:textId="77777777" w:rsidTr="003E2C31">
        <w:tblPrEx>
          <w:jc w:val="left"/>
        </w:tblPrEx>
        <w:trPr>
          <w:trHeight w:val="240"/>
          <w:ins w:id="2278" w:author="Vincent Boisclair" w:date="2025-12-08T14:43:00Z"/>
        </w:trPr>
        <w:tc>
          <w:tcPr>
            <w:tcW w:w="6891" w:type="dxa"/>
            <w:vAlign w:val="bottom"/>
          </w:tcPr>
          <w:p w14:paraId="442B4DF9" w14:textId="77777777" w:rsidR="00291566" w:rsidRDefault="00291566" w:rsidP="0012265C">
            <w:pPr>
              <w:widowControl/>
              <w:autoSpaceDE/>
              <w:autoSpaceDN/>
              <w:spacing w:before="20" w:after="20"/>
              <w:rPr>
                <w:ins w:id="2279" w:author="Vincent Boisclair" w:date="2025-12-08T14:43:00Z" w16du:dateUtc="2025-12-08T19:43:00Z"/>
                <w:color w:val="000000"/>
                <w:sz w:val="18"/>
                <w:szCs w:val="18"/>
              </w:rPr>
            </w:pPr>
            <w:ins w:id="2280" w:author="Vincent Boisclair" w:date="2025-12-08T14:43:00Z" w16du:dateUtc="2025-12-08T19:43:00Z">
              <w:r>
                <w:rPr>
                  <w:color w:val="000000"/>
                  <w:sz w:val="18"/>
                  <w:szCs w:val="18"/>
                </w:rPr>
                <w:t>Execute remediation actions for Google Platform</w:t>
              </w:r>
            </w:ins>
          </w:p>
        </w:tc>
        <w:tc>
          <w:tcPr>
            <w:tcW w:w="1334" w:type="dxa"/>
            <w:noWrap/>
            <w:vAlign w:val="center"/>
          </w:tcPr>
          <w:p w14:paraId="4C5B1AE7" w14:textId="77777777" w:rsidR="00291566" w:rsidRPr="001642F1" w:rsidRDefault="00291566" w:rsidP="0012265C">
            <w:pPr>
              <w:widowControl/>
              <w:autoSpaceDE/>
              <w:autoSpaceDN/>
              <w:spacing w:before="20" w:after="20"/>
              <w:jc w:val="center"/>
              <w:rPr>
                <w:ins w:id="2281" w:author="Vincent Boisclair" w:date="2025-12-08T14:43:00Z" w16du:dateUtc="2025-12-08T19:43:00Z"/>
                <w:rFonts w:eastAsia="Times New Roman"/>
                <w:color w:val="000000"/>
                <w:sz w:val="18"/>
                <w:szCs w:val="18"/>
                <w:lang w:eastAsia="en-CA"/>
              </w:rPr>
            </w:pPr>
          </w:p>
        </w:tc>
        <w:tc>
          <w:tcPr>
            <w:tcW w:w="1146" w:type="dxa"/>
            <w:noWrap/>
            <w:vAlign w:val="center"/>
          </w:tcPr>
          <w:p w14:paraId="5E23FAC4" w14:textId="77777777" w:rsidR="00291566" w:rsidRDefault="00291566" w:rsidP="0012265C">
            <w:pPr>
              <w:widowControl/>
              <w:autoSpaceDE/>
              <w:autoSpaceDN/>
              <w:spacing w:before="20" w:after="20"/>
              <w:jc w:val="center"/>
              <w:rPr>
                <w:ins w:id="2282" w:author="Vincent Boisclair" w:date="2025-12-08T14:43:00Z" w16du:dateUtc="2025-12-08T19:43:00Z"/>
                <w:color w:val="000000"/>
                <w:sz w:val="18"/>
                <w:szCs w:val="18"/>
              </w:rPr>
            </w:pPr>
            <w:ins w:id="2283" w:author="Vincent Boisclair" w:date="2025-12-08T14:43:00Z" w16du:dateUtc="2025-12-08T19:43:00Z">
              <w:r w:rsidRPr="00C20113">
                <w:rPr>
                  <w:color w:val="000000"/>
                  <w:sz w:val="18"/>
                  <w:szCs w:val="18"/>
                </w:rPr>
                <w:t>√</w:t>
              </w:r>
            </w:ins>
          </w:p>
        </w:tc>
      </w:tr>
      <w:tr w:rsidR="007F265A" w:rsidRPr="001520C1" w14:paraId="3ACF2985" w14:textId="77777777" w:rsidTr="003E2C31">
        <w:tblPrEx>
          <w:jc w:val="left"/>
        </w:tblPrEx>
        <w:trPr>
          <w:trHeight w:val="240"/>
          <w:ins w:id="2284" w:author="Vincent Boisclair" w:date="2025-12-08T14:43:00Z"/>
        </w:trPr>
        <w:tc>
          <w:tcPr>
            <w:tcW w:w="6891" w:type="dxa"/>
            <w:vAlign w:val="bottom"/>
          </w:tcPr>
          <w:p w14:paraId="3DC93560" w14:textId="77777777" w:rsidR="00291566" w:rsidRDefault="00291566" w:rsidP="0012265C">
            <w:pPr>
              <w:widowControl/>
              <w:autoSpaceDE/>
              <w:autoSpaceDN/>
              <w:spacing w:before="20" w:after="20"/>
              <w:rPr>
                <w:ins w:id="2285" w:author="Vincent Boisclair" w:date="2025-12-08T14:43:00Z" w16du:dateUtc="2025-12-08T19:43:00Z"/>
                <w:color w:val="000000"/>
                <w:sz w:val="18"/>
                <w:szCs w:val="18"/>
              </w:rPr>
            </w:pPr>
            <w:ins w:id="2286" w:author="Vincent Boisclair" w:date="2025-12-08T14:43:00Z" w16du:dateUtc="2025-12-08T19:43:00Z">
              <w:r>
                <w:rPr>
                  <w:color w:val="000000"/>
                  <w:sz w:val="18"/>
                  <w:szCs w:val="18"/>
                </w:rPr>
                <w:t>Execute remediation actions for Client-Managed Services</w:t>
              </w:r>
            </w:ins>
          </w:p>
        </w:tc>
        <w:tc>
          <w:tcPr>
            <w:tcW w:w="1334" w:type="dxa"/>
            <w:noWrap/>
            <w:vAlign w:val="center"/>
          </w:tcPr>
          <w:p w14:paraId="6B117A6A" w14:textId="241C0BCF" w:rsidR="00291566" w:rsidRPr="001642F1" w:rsidRDefault="00291566" w:rsidP="0012265C">
            <w:pPr>
              <w:widowControl/>
              <w:autoSpaceDE/>
              <w:autoSpaceDN/>
              <w:spacing w:before="20" w:after="20"/>
              <w:jc w:val="center"/>
              <w:rPr>
                <w:ins w:id="2287" w:author="Vincent Boisclair" w:date="2025-12-08T14:43:00Z" w16du:dateUtc="2025-12-08T19:43:00Z"/>
                <w:rFonts w:eastAsia="Times New Roman"/>
                <w:color w:val="000000"/>
                <w:sz w:val="18"/>
                <w:szCs w:val="18"/>
                <w:lang w:eastAsia="en-CA"/>
              </w:rPr>
            </w:pPr>
            <w:ins w:id="2288" w:author="Vincent Boisclair" w:date="2025-12-08T14:43:00Z" w16du:dateUtc="2025-12-08T19:43:00Z">
              <w:r w:rsidRPr="001642F1">
                <w:rPr>
                  <w:color w:val="000000"/>
                  <w:sz w:val="18"/>
                  <w:szCs w:val="18"/>
                </w:rPr>
                <w:t>√</w:t>
              </w:r>
            </w:ins>
          </w:p>
        </w:tc>
        <w:tc>
          <w:tcPr>
            <w:tcW w:w="1146" w:type="dxa"/>
            <w:noWrap/>
            <w:vAlign w:val="center"/>
          </w:tcPr>
          <w:p w14:paraId="18922CD8" w14:textId="77777777" w:rsidR="00291566" w:rsidRDefault="00291566" w:rsidP="0012265C">
            <w:pPr>
              <w:widowControl/>
              <w:autoSpaceDE/>
              <w:autoSpaceDN/>
              <w:spacing w:before="20" w:after="20"/>
              <w:jc w:val="center"/>
              <w:rPr>
                <w:ins w:id="2289" w:author="Vincent Boisclair" w:date="2025-12-08T14:43:00Z" w16du:dateUtc="2025-12-08T19:43:00Z"/>
                <w:color w:val="000000"/>
                <w:sz w:val="18"/>
                <w:szCs w:val="18"/>
              </w:rPr>
            </w:pPr>
          </w:p>
        </w:tc>
      </w:tr>
    </w:tbl>
    <w:p w14:paraId="439C093B" w14:textId="77777777" w:rsidR="008B381E" w:rsidRPr="002231DA" w:rsidRDefault="008B381E" w:rsidP="002231DA">
      <w:pPr>
        <w:jc w:val="both"/>
        <w:rPr>
          <w:sz w:val="20"/>
          <w:szCs w:val="20"/>
        </w:rPr>
      </w:pPr>
    </w:p>
    <w:sectPr w:rsidR="008B381E" w:rsidRPr="002231DA">
      <w:pgSz w:w="12240" w:h="15840"/>
      <w:pgMar w:top="1720" w:right="980" w:bottom="840" w:left="1100" w:header="645" w:footer="65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Vincent Boisclair" w:date="2025-10-22T08:06:00Z" w:initials="VB">
    <w:p w14:paraId="646F58FB" w14:textId="46785722" w:rsidR="006C2A01" w:rsidRDefault="009840DE" w:rsidP="006C2A01">
      <w:pPr>
        <w:pStyle w:val="Commentaire"/>
      </w:pPr>
      <w:r>
        <w:rPr>
          <w:rStyle w:val="Marquedecommentaire"/>
        </w:rPr>
        <w:annotationRef/>
      </w:r>
      <w:r w:rsidR="006C2A01">
        <w:rPr>
          <w:b/>
          <w:bCs/>
        </w:rPr>
        <w:t>Removed</w:t>
      </w:r>
      <w:r w:rsidR="006C2A01">
        <w:t xml:space="preserve"> - This term is no longer used in this whole Service Schedule.</w:t>
      </w:r>
    </w:p>
  </w:comment>
  <w:comment w:id="86" w:author="Bigras, Louis-Philippe" w:date="2025-12-17T08:42:00Z" w:initials="LB">
    <w:p w14:paraId="46918D04" w14:textId="01D9DBD5" w:rsidR="00855FA7" w:rsidRDefault="00855FA7" w:rsidP="00855FA7">
      <w:pPr>
        <w:pStyle w:val="Commentaire"/>
      </w:pPr>
      <w:r>
        <w:rPr>
          <w:rStyle w:val="Marquedecommentaire"/>
        </w:rPr>
        <w:annotationRef/>
      </w:r>
      <w:r>
        <w:t xml:space="preserve">To ake sure the deletion does not impact RACI schedule. </w:t>
      </w:r>
    </w:p>
  </w:comment>
  <w:comment w:id="94" w:author="Vincent Boisclair" w:date="2025-10-15T10:59:00Z" w:initials="VB">
    <w:p w14:paraId="47E46380" w14:textId="77777777" w:rsidR="00920BE2" w:rsidRDefault="003234D3" w:rsidP="00920BE2">
      <w:pPr>
        <w:pStyle w:val="Commentaire"/>
      </w:pPr>
      <w:r>
        <w:rPr>
          <w:rStyle w:val="Marquedecommentaire"/>
        </w:rPr>
        <w:annotationRef/>
      </w:r>
      <w:r w:rsidR="00920BE2">
        <w:rPr>
          <w:b/>
          <w:bCs/>
          <w:lang w:val="fr-CA"/>
        </w:rPr>
        <w:t>Not accepted</w:t>
      </w:r>
      <w:r w:rsidR="00920BE2">
        <w:rPr>
          <w:lang w:val="fr-CA"/>
        </w:rPr>
        <w:t xml:space="preserve"> - This should not be removed, the GCP consumption is subject to a separate agreement, it is not included in this SOW, as specified in</w:t>
      </w:r>
      <w:r w:rsidR="00920BE2">
        <w:rPr>
          <w:lang w:val="fr-CA"/>
        </w:rPr>
        <w:br/>
        <w:t xml:space="preserve">5. See </w:t>
      </w:r>
      <w:r w:rsidR="00920BE2">
        <w:rPr>
          <w:b/>
          <w:bCs/>
          <w:u w:val="single"/>
        </w:rPr>
        <w:t>OTHER TERMS AND CONDITIONS</w:t>
      </w:r>
      <w:r w:rsidR="00920BE2">
        <w:t>.</w:t>
      </w:r>
    </w:p>
  </w:comment>
  <w:comment w:id="89" w:author="Vincent Boisclair" w:date="2025-10-16T08:49:00Z" w:initials="VB">
    <w:p w14:paraId="121231D8" w14:textId="77777777" w:rsidR="00920BE2" w:rsidRDefault="0018145A" w:rsidP="00920BE2">
      <w:pPr>
        <w:pStyle w:val="Commentaire"/>
      </w:pPr>
      <w:r>
        <w:rPr>
          <w:rStyle w:val="Marquedecommentaire"/>
        </w:rPr>
        <w:annotationRef/>
      </w:r>
      <w:r w:rsidR="00920BE2">
        <w:rPr>
          <w:b/>
          <w:bCs/>
          <w:lang w:val="fr-CA"/>
        </w:rPr>
        <w:t>Not accepted</w:t>
      </w:r>
      <w:r w:rsidR="00920BE2">
        <w:rPr>
          <w:lang w:val="fr-CA"/>
        </w:rPr>
        <w:t xml:space="preserve"> - The original formulation must be kept to avoid introducing more confusion.</w:t>
      </w:r>
    </w:p>
  </w:comment>
  <w:comment w:id="96" w:author="Vincent Boisclair" w:date="2025-10-15T11:50:00Z" w:initials="VB">
    <w:p w14:paraId="17BF6793" w14:textId="77777777" w:rsidR="00D81344" w:rsidRDefault="00834564" w:rsidP="00D81344">
      <w:pPr>
        <w:pStyle w:val="Commentaire"/>
      </w:pPr>
      <w:r>
        <w:rPr>
          <w:rStyle w:val="Marquedecommentaire"/>
        </w:rPr>
        <w:annotationRef/>
      </w:r>
      <w:r w:rsidR="00D81344">
        <w:rPr>
          <w:b/>
          <w:bCs/>
          <w:lang w:val="fr-CA"/>
        </w:rPr>
        <w:t>Note</w:t>
      </w:r>
      <w:r w:rsidR="00D81344">
        <w:rPr>
          <w:lang w:val="fr-CA"/>
        </w:rPr>
        <w:t xml:space="preserve"> - Resource is not a defined term applicable to this context.</w:t>
      </w:r>
    </w:p>
  </w:comment>
  <w:comment w:id="117" w:author="Vincent Boisclair" w:date="2025-10-20T15:56:00Z" w:initials="VB">
    <w:p w14:paraId="15393151" w14:textId="158CFC30" w:rsidR="00EB54AE" w:rsidRDefault="005C666A" w:rsidP="00EB54AE">
      <w:pPr>
        <w:pStyle w:val="Commentaire"/>
      </w:pPr>
      <w:r>
        <w:rPr>
          <w:rStyle w:val="Marquedecommentaire"/>
        </w:rPr>
        <w:annotationRef/>
      </w:r>
      <w:r w:rsidR="00EB54AE">
        <w:rPr>
          <w:b/>
          <w:bCs/>
          <w:lang w:val="fr-CA"/>
        </w:rPr>
        <w:t>Not accepted</w:t>
      </w:r>
      <w:r w:rsidR="00EB54AE">
        <w:rPr>
          <w:lang w:val="fr-CA"/>
        </w:rPr>
        <w:t xml:space="preserve"> - Security requirements are only one part of the technical requirements to comply with.</w:t>
      </w:r>
    </w:p>
  </w:comment>
  <w:comment w:id="119" w:author="Vincent Boisclair" w:date="2025-10-15T06:49:00Z" w:initials="VB">
    <w:p w14:paraId="3A256EB3" w14:textId="77777777" w:rsidR="00EB54AE" w:rsidRDefault="00696030" w:rsidP="00EB54AE">
      <w:pPr>
        <w:pStyle w:val="Commentaire"/>
      </w:pPr>
      <w:r>
        <w:rPr>
          <w:rStyle w:val="Marquedecommentaire"/>
        </w:rPr>
        <w:annotationRef/>
      </w:r>
      <w:r w:rsidR="00EB54AE">
        <w:rPr>
          <w:b/>
          <w:bCs/>
          <w:lang w:val="fr-CA"/>
        </w:rPr>
        <w:t>Not accepted</w:t>
      </w:r>
      <w:r w:rsidR="00EB54AE">
        <w:rPr>
          <w:lang w:val="fr-CA"/>
        </w:rPr>
        <w:t xml:space="preserve"> </w:t>
      </w:r>
      <w:r w:rsidR="00EB54AE">
        <w:t>- Incorrect addition</w:t>
      </w:r>
    </w:p>
  </w:comment>
  <w:comment w:id="130" w:author="Archambault, Sophie" w:date="2025-12-22T11:10:00Z" w:initials="SA">
    <w:p w14:paraId="55AEFBCD" w14:textId="77777777" w:rsidR="005C09C0" w:rsidRDefault="005C09C0" w:rsidP="005C09C0">
      <w:pPr>
        <w:pStyle w:val="Commentaire"/>
      </w:pPr>
      <w:r>
        <w:rPr>
          <w:rStyle w:val="Marquedecommentaire"/>
        </w:rPr>
        <w:annotationRef/>
      </w:r>
      <w:r>
        <w:rPr>
          <w:highlight w:val="yellow"/>
        </w:rPr>
        <w:t>Pour iA</w:t>
      </w:r>
      <w:r>
        <w:t>:  à clarifier en quoi consiste exactement ces frais avec FX Innovation</w:t>
      </w:r>
    </w:p>
  </w:comment>
  <w:comment w:id="162" w:author="Vincent Boisclair" w:date="2025-10-20T16:07:00Z" w:initials="VB">
    <w:p w14:paraId="368E6117" w14:textId="77777777" w:rsidR="003908B0" w:rsidRDefault="00372270" w:rsidP="003908B0">
      <w:pPr>
        <w:pStyle w:val="Commentaire"/>
      </w:pPr>
      <w:r>
        <w:rPr>
          <w:rStyle w:val="Marquedecommentaire"/>
        </w:rPr>
        <w:annotationRef/>
      </w:r>
      <w:r w:rsidR="003908B0">
        <w:rPr>
          <w:b/>
          <w:bCs/>
          <w:lang w:val="fr-CA"/>
        </w:rPr>
        <w:t>Corrected</w:t>
      </w:r>
      <w:r w:rsidR="003908B0">
        <w:rPr>
          <w:lang w:val="fr-CA"/>
        </w:rPr>
        <w:t xml:space="preserve"> - It is the </w:t>
      </w:r>
      <w:r w:rsidR="003908B0">
        <w:rPr>
          <w:u w:val="single"/>
          <w:lang w:val="fr-CA"/>
        </w:rPr>
        <w:t xml:space="preserve">Google </w:t>
      </w:r>
      <w:r w:rsidR="003908B0">
        <w:rPr>
          <w:b/>
          <w:bCs/>
          <w:u w:val="single"/>
          <w:lang w:val="fr-CA"/>
        </w:rPr>
        <w:t>Cloud</w:t>
      </w:r>
      <w:r w:rsidR="003908B0">
        <w:rPr>
          <w:u w:val="single"/>
          <w:lang w:val="fr-CA"/>
        </w:rPr>
        <w:t xml:space="preserve"> Platform</w:t>
      </w:r>
      <w:r w:rsidR="003908B0">
        <w:rPr>
          <w:lang w:val="fr-CA"/>
        </w:rPr>
        <w:t xml:space="preserve"> that is under the responsibility of the Client (the </w:t>
      </w:r>
      <w:r w:rsidR="003908B0">
        <w:rPr>
          <w:u w:val="single"/>
          <w:lang w:val="fr-CA"/>
        </w:rPr>
        <w:t>Google Platform</w:t>
      </w:r>
      <w:r w:rsidR="003908B0">
        <w:rPr>
          <w:lang w:val="fr-CA"/>
        </w:rPr>
        <w:t xml:space="preserve"> is the responsibility of the Supplier).</w:t>
      </w:r>
    </w:p>
  </w:comment>
  <w:comment w:id="271" w:author="Vincent Boisclair [2]" w:date="2025-12-09T15:24:00Z" w:initials="VB">
    <w:p w14:paraId="47BA53E1" w14:textId="77777777" w:rsidR="006C6B2D" w:rsidRDefault="004375A3" w:rsidP="006C6B2D">
      <w:pPr>
        <w:pStyle w:val="Commentaire"/>
      </w:pPr>
      <w:r>
        <w:rPr>
          <w:rStyle w:val="Marquedecommentaire"/>
        </w:rPr>
        <w:annotationRef/>
      </w:r>
      <w:r w:rsidR="006C6B2D">
        <w:rPr>
          <w:b/>
          <w:bCs/>
        </w:rPr>
        <w:t>Removed</w:t>
      </w:r>
      <w:r w:rsidR="006C6B2D">
        <w:t xml:space="preserve"> - This tool is not used anymore.</w:t>
      </w:r>
    </w:p>
  </w:comment>
  <w:comment w:id="282" w:author="Vincent Boisclair [2]" w:date="2025-12-12T15:14:00Z" w:initials="VB">
    <w:p w14:paraId="0FC111E3" w14:textId="77777777" w:rsidR="009B37E2" w:rsidRDefault="009B37E2" w:rsidP="009B37E2">
      <w:pPr>
        <w:pStyle w:val="Commentaire"/>
      </w:pPr>
      <w:r>
        <w:rPr>
          <w:rStyle w:val="Marquedecommentaire"/>
        </w:rPr>
        <w:annotationRef/>
      </w:r>
      <w:r>
        <w:rPr>
          <w:b/>
          <w:bCs/>
        </w:rPr>
        <w:t>Note</w:t>
      </w:r>
      <w:r>
        <w:t xml:space="preserve"> - Moved to new Run Security section.</w:t>
      </w:r>
    </w:p>
  </w:comment>
  <w:comment w:id="409" w:author="Vincent Boisclair" w:date="2025-10-14T17:36:00Z" w:initials="VB">
    <w:p w14:paraId="2C7E4175" w14:textId="77777777" w:rsidR="00B7689A" w:rsidRDefault="00531FA9" w:rsidP="00B7689A">
      <w:pPr>
        <w:pStyle w:val="Commentaire"/>
      </w:pPr>
      <w:r>
        <w:rPr>
          <w:rStyle w:val="Marquedecommentaire"/>
        </w:rPr>
        <w:annotationRef/>
      </w:r>
      <w:r w:rsidR="00B7689A">
        <w:rPr>
          <w:b/>
          <w:bCs/>
        </w:rPr>
        <w:t>Confusion from past change tracking?</w:t>
      </w:r>
    </w:p>
    <w:p w14:paraId="02A1E067" w14:textId="77777777" w:rsidR="00B7689A" w:rsidRDefault="00B7689A" w:rsidP="00B7689A">
      <w:pPr>
        <w:pStyle w:val="Commentaire"/>
        <w:ind w:left="300"/>
      </w:pPr>
      <w:r>
        <w:rPr>
          <w:lang w:val="fr-CA"/>
        </w:rPr>
        <w:t>Deleted by Ateko in v6.</w:t>
      </w:r>
    </w:p>
    <w:p w14:paraId="172A7A0E" w14:textId="77777777" w:rsidR="00B7689A" w:rsidRDefault="00B7689A" w:rsidP="00B7689A">
      <w:pPr>
        <w:pStyle w:val="Commentaire"/>
        <w:ind w:left="300"/>
      </w:pPr>
      <w:r>
        <w:rPr>
          <w:lang w:val="fr-CA"/>
        </w:rPr>
        <w:t>Brought back by iA in last revision.</w:t>
      </w:r>
    </w:p>
    <w:p w14:paraId="53992C20" w14:textId="77777777" w:rsidR="00B7689A" w:rsidRDefault="00B7689A" w:rsidP="00B7689A">
      <w:pPr>
        <w:pStyle w:val="Commentaire"/>
        <w:ind w:left="300"/>
      </w:pPr>
      <w:r>
        <w:rPr>
          <w:lang w:val="fr-CA"/>
        </w:rPr>
        <w:t>Should remain deleted (not adding clarity, covered by other points)</w:t>
      </w:r>
    </w:p>
    <w:p w14:paraId="115897DD" w14:textId="77777777" w:rsidR="00B7689A" w:rsidRDefault="00B7689A" w:rsidP="00B7689A">
      <w:pPr>
        <w:pStyle w:val="Commentaire"/>
      </w:pPr>
      <w:r>
        <w:rPr>
          <w:lang w:val="fr-CA"/>
        </w:rPr>
        <w:t>Agree to delete?</w:t>
      </w:r>
    </w:p>
  </w:comment>
  <w:comment w:id="410" w:author="Bigras, Louis-Philippe" w:date="2026-02-05T13:48:00Z" w:initials="LB">
    <w:p w14:paraId="4955BE8D" w14:textId="77777777" w:rsidR="00C62BE9" w:rsidRDefault="00C62BE9" w:rsidP="00C62BE9">
      <w:pPr>
        <w:pStyle w:val="Commentaire"/>
      </w:pPr>
      <w:r>
        <w:rPr>
          <w:rStyle w:val="Marquedecommentaire"/>
        </w:rPr>
        <w:annotationRef/>
      </w:r>
      <w:r>
        <w:t xml:space="preserve">Agreed. </w:t>
      </w:r>
    </w:p>
  </w:comment>
  <w:comment w:id="438" w:author="Bigras, Louis-Philippe" w:date="2025-12-17T08:19:00Z" w:initials="LB">
    <w:p w14:paraId="24CC45AF" w14:textId="68876530" w:rsidR="00A55C4E" w:rsidRDefault="00A55C4E" w:rsidP="00A55C4E">
      <w:pPr>
        <w:pStyle w:val="Commentaire"/>
      </w:pPr>
      <w:r>
        <w:rPr>
          <w:rStyle w:val="Marquedecommentaire"/>
        </w:rPr>
        <w:annotationRef/>
      </w:r>
      <w:r>
        <w:t xml:space="preserve">Ok since included in RUN fees. </w:t>
      </w:r>
    </w:p>
  </w:comment>
  <w:comment w:id="507" w:author="Bigras, Louis-Philippe" w:date="2025-12-17T08:26:00Z" w:initials="LB">
    <w:p w14:paraId="19237A0C" w14:textId="77777777" w:rsidR="00CF29A6" w:rsidRPr="00443027" w:rsidRDefault="00CF29A6" w:rsidP="00CF29A6">
      <w:pPr>
        <w:pStyle w:val="Commentaire"/>
        <w:rPr>
          <w:lang w:val="en-US"/>
        </w:rPr>
      </w:pPr>
      <w:r>
        <w:rPr>
          <w:rStyle w:val="Marquedecommentaire"/>
        </w:rPr>
        <w:annotationRef/>
      </w:r>
      <w:r>
        <w:t xml:space="preserve">En cours de validation. </w:t>
      </w:r>
    </w:p>
  </w:comment>
  <w:comment w:id="508" w:author="Bigras, Louis-Philippe" w:date="2026-01-29T15:42:00Z" w:initials="BL">
    <w:p w14:paraId="0D5CB537" w14:textId="03CD671E" w:rsidR="00EF3397" w:rsidRDefault="007B20E6">
      <w:r>
        <w:annotationRef/>
      </w:r>
      <w:r>
        <w:fldChar w:fldCharType="begin"/>
      </w:r>
      <w:r>
        <w:instrText xml:space="preserve"> HYPERLINK "mailto:Antoine.Wojciechowski@ia.ca"</w:instrText>
      </w:r>
      <w:bookmarkStart w:id="509" w:name="_@_C80147821ED5465084F16F4C13BBB2F5Z"/>
      <w:r>
        <w:fldChar w:fldCharType="separate"/>
      </w:r>
      <w:bookmarkEnd w:id="509"/>
      <w:r w:rsidRPr="1C3A35A3">
        <w:rPr>
          <w:rStyle w:val="Mention"/>
          <w:noProof/>
        </w:rPr>
        <w:t>@Wojciechowski, Antoine</w:t>
      </w:r>
      <w:r>
        <w:fldChar w:fldCharType="end"/>
      </w:r>
      <w:r w:rsidRPr="2E2FA764">
        <w:t xml:space="preserve"> et </w:t>
      </w:r>
      <w:r>
        <w:fldChar w:fldCharType="begin"/>
      </w:r>
      <w:r>
        <w:instrText xml:space="preserve"> HYPERLINK "mailto:Hugo.Veillette@ia.ca"</w:instrText>
      </w:r>
      <w:bookmarkStart w:id="510" w:name="_@_A639E8B519F5467BB02F046ACA81125DZ"/>
      <w:r>
        <w:fldChar w:fldCharType="separate"/>
      </w:r>
      <w:bookmarkEnd w:id="510"/>
      <w:r w:rsidRPr="5F23E47B">
        <w:rPr>
          <w:rStyle w:val="Mention"/>
          <w:noProof/>
        </w:rPr>
        <w:t>@Veillette, Hugo</w:t>
      </w:r>
      <w:r>
        <w:fldChar w:fldCharType="end"/>
      </w:r>
      <w:r w:rsidRPr="4820571E">
        <w:t xml:space="preserve"> je propose de carve-out les correctifs de sécurité de cette section parce que ça semble contredire les SLAs dans notre documentation normative de sécurité. Donc on aurait les correctifs autres que SI ici. Qu'en pensez-vous?</w:t>
      </w:r>
    </w:p>
  </w:comment>
  <w:comment w:id="521" w:author="Bigras, Louis-Philippe" w:date="2026-01-22T09:11:00Z" w:initials="LB">
    <w:p w14:paraId="1159E6B7" w14:textId="77777777" w:rsidR="003E4244" w:rsidRDefault="00147686" w:rsidP="003E4244">
      <w:pPr>
        <w:pStyle w:val="Commentaire"/>
      </w:pPr>
      <w:r>
        <w:rPr>
          <w:rStyle w:val="Marquedecommentaire"/>
        </w:rPr>
        <w:annotationRef/>
      </w:r>
      <w:r w:rsidR="003E4244">
        <w:rPr>
          <w:b/>
          <w:bCs/>
        </w:rPr>
        <w:t>To Ateko:</w:t>
      </w:r>
      <w:r w:rsidR="003E4244">
        <w:t xml:space="preserve">  Section 1(b) used to function merely as a «service catalog» rather than a set of contractual obligations and created ambiguity. It also did not address NIST CSF2.0 domains beyond Protection (i.e. governance and detection). </w:t>
      </w:r>
    </w:p>
    <w:p w14:paraId="40F4C70F" w14:textId="77777777" w:rsidR="003E4244" w:rsidRDefault="003E4244" w:rsidP="003E4244">
      <w:pPr>
        <w:pStyle w:val="Commentaire"/>
      </w:pPr>
    </w:p>
    <w:p w14:paraId="4D22426C" w14:textId="77777777" w:rsidR="003E4244" w:rsidRDefault="003E4244" w:rsidP="003E4244">
      <w:pPr>
        <w:pStyle w:val="Commentaire"/>
      </w:pPr>
      <w:r>
        <w:t xml:space="preserve">We have restructured and detailed the Run Security Services accordingly. Note that we have not adjusted the security RACI yet. We suggest to crystalize this section first and adjust the RACI accordingly. </w:t>
      </w:r>
    </w:p>
  </w:comment>
  <w:comment w:id="522" w:author="Bigras, Louis-Philippe" w:date="2026-01-23T11:05:00Z" w:initials="LB">
    <w:p w14:paraId="7AF889A7" w14:textId="5B4E949C" w:rsidR="00EA7821" w:rsidRDefault="00EA7821" w:rsidP="00EA7821">
      <w:pPr>
        <w:pStyle w:val="Commentaire"/>
      </w:pPr>
      <w:r>
        <w:rPr>
          <w:rStyle w:val="Marquedecommentaire"/>
        </w:rPr>
        <w:annotationRef/>
      </w:r>
      <w:r>
        <w:fldChar w:fldCharType="begin"/>
      </w:r>
      <w:r>
        <w:instrText>HYPERLINK "mailto:Antoine.Wojciechowski@ia.ca"</w:instrText>
      </w:r>
      <w:bookmarkStart w:id="525" w:name="_@_79B950A7266F4EFEBBEACE269B622E8FZ"/>
      <w:r>
        <w:fldChar w:fldCharType="separate"/>
      </w:r>
      <w:bookmarkEnd w:id="525"/>
      <w:r w:rsidRPr="00EA7821">
        <w:rPr>
          <w:rStyle w:val="Mention"/>
          <w:noProof/>
        </w:rPr>
        <w:t>@Wojciechowski, Antoine</w:t>
      </w:r>
      <w:r>
        <w:fldChar w:fldCharType="end"/>
      </w:r>
      <w:r>
        <w:t xml:space="preserve"> </w:t>
      </w:r>
      <w:r>
        <w:br/>
      </w:r>
      <w:r>
        <w:br/>
        <w:t xml:space="preserve">J’ai fait un premier draft d’exigences alignées sur NIST CSF 2.0. Pourrais-tu stp jeter un œil à la section Run Security ? J’ai surligné en jaune les éléments pour lesquels soit a) j’aurai besoin d’un input, b) je ne suis pas certain si c’est applicable ou c) je devrai contrevérifier avec le cadre normatif. </w:t>
      </w:r>
    </w:p>
    <w:p w14:paraId="2BC5B6F8" w14:textId="77777777" w:rsidR="00EA7821" w:rsidRDefault="00EA7821" w:rsidP="00EA7821">
      <w:pPr>
        <w:pStyle w:val="Commentaire"/>
      </w:pPr>
    </w:p>
    <w:p w14:paraId="5B08FFC4" w14:textId="77777777" w:rsidR="00EA7821" w:rsidRDefault="00EA7821" w:rsidP="00EA7821">
      <w:pPr>
        <w:pStyle w:val="Commentaire"/>
      </w:pPr>
      <w:r>
        <w:t xml:space="preserve">J’ai mis plus d’exigences / de détails que requis donc on peut épurer au besoin. </w:t>
      </w:r>
    </w:p>
    <w:p w14:paraId="0348DA79" w14:textId="77777777" w:rsidR="00EA7821" w:rsidRDefault="00EA7821" w:rsidP="00EA7821">
      <w:pPr>
        <w:pStyle w:val="Commentaire"/>
      </w:pPr>
    </w:p>
    <w:p w14:paraId="053CFACD" w14:textId="77777777" w:rsidR="00EA7821" w:rsidRDefault="00EA7821" w:rsidP="00EA7821">
      <w:pPr>
        <w:pStyle w:val="Commentaire"/>
      </w:pPr>
      <w:r>
        <w:t xml:space="preserve">Merci beaucoup pour ton aide précieuse! </w:t>
      </w:r>
    </w:p>
  </w:comment>
  <w:comment w:id="523" w:author="Wojciechowski, Antoine" w:date="2026-01-23T16:20:00Z" w:initials="WA">
    <w:p w14:paraId="6610CA9C" w14:textId="34267126" w:rsidR="00EF3397" w:rsidRDefault="007B20E6">
      <w:r>
        <w:annotationRef/>
      </w:r>
      <w:r>
        <w:fldChar w:fldCharType="begin"/>
      </w:r>
      <w:r>
        <w:instrText xml:space="preserve"> HYPERLINK "mailto:louis-philippe.bigras@ia.ca"</w:instrText>
      </w:r>
      <w:bookmarkStart w:id="526" w:name="_@_87114375DF81439EBD460297985091C5Z"/>
      <w:r>
        <w:fldChar w:fldCharType="separate"/>
      </w:r>
      <w:bookmarkEnd w:id="526"/>
      <w:r w:rsidRPr="5C20D148">
        <w:rPr>
          <w:rStyle w:val="Mention"/>
          <w:noProof/>
        </w:rPr>
        <w:t>@Bigras, Louis-Philippe</w:t>
      </w:r>
      <w:r>
        <w:fldChar w:fldCharType="end"/>
      </w:r>
      <w:r w:rsidRPr="1A309591">
        <w:t xml:space="preserve"> , cela va assez loin dans les requis (au niveau technique) mais je pense que cela prend ça considérant la criticité de l'entente. Je m'attends  à une réaction concernant le fournisseur. l'usage des noms de technos google peut évoluer rapidement, on pourrait peut-être filtrer ou les mettre en paranthès. J'ai fait mes commentaires directement dans les sections.</w:t>
      </w:r>
    </w:p>
  </w:comment>
  <w:comment w:id="524" w:author="Bigras, Louis-Philippe" w:date="2026-02-27T05:56:00Z" w:initials="LB">
    <w:p w14:paraId="4E953A53" w14:textId="77777777" w:rsidR="001566F9" w:rsidRDefault="001566F9" w:rsidP="001566F9">
      <w:pPr>
        <w:pStyle w:val="Commentaire"/>
      </w:pPr>
      <w:r>
        <w:rPr>
          <w:rStyle w:val="Marquedecommentaire"/>
        </w:rPr>
        <w:annotationRef/>
      </w:r>
      <w:r>
        <w:rPr>
          <w:b/>
          <w:bCs/>
        </w:rPr>
        <w:t>Demande de Hugo</w:t>
      </w:r>
    </w:p>
    <w:p w14:paraId="4DEB5386" w14:textId="77777777" w:rsidR="001566F9" w:rsidRDefault="001566F9" w:rsidP="001566F9">
      <w:pPr>
        <w:pStyle w:val="Commentaire"/>
      </w:pPr>
      <w:r>
        <w:t>J'aimerais ajouter un élément dans le contrat, qui dicte que Ateko travaille dans notre ITSM.</w:t>
      </w:r>
    </w:p>
    <w:p w14:paraId="57F02B06" w14:textId="77777777" w:rsidR="001566F9" w:rsidRDefault="001566F9" w:rsidP="001566F9">
      <w:pPr>
        <w:pStyle w:val="Commentaire"/>
      </w:pPr>
      <w:r>
        <w:t>Pour le volet sécurité, ça devient un must-have (incidents..)</w:t>
      </w:r>
    </w:p>
    <w:p w14:paraId="33AF5BDF" w14:textId="77777777" w:rsidR="001566F9" w:rsidRDefault="001566F9" w:rsidP="001566F9">
      <w:pPr>
        <w:pStyle w:val="Commentaire"/>
      </w:pPr>
      <w:r>
        <w:t>On a déjà fait un bon bout de chemin, Ateko sont déjà onboardé dans notre service now (proche du modèle TCS).</w:t>
      </w:r>
    </w:p>
    <w:p w14:paraId="696459EB" w14:textId="77777777" w:rsidR="001566F9" w:rsidRDefault="001566F9" w:rsidP="001566F9">
      <w:pPr>
        <w:pStyle w:val="Commentaire"/>
      </w:pPr>
      <w:r>
        <w:t> </w:t>
      </w:r>
    </w:p>
    <w:p w14:paraId="49DA7964" w14:textId="77777777" w:rsidR="001566F9" w:rsidRDefault="001566F9" w:rsidP="001566F9">
      <w:pPr>
        <w:pStyle w:val="Commentaire"/>
      </w:pPr>
      <w:r>
        <w:t>Il manque juste la signature du contrat pour se débarrasser de leur service now à eux (comme on passe en unit cost VS banque de temps).</w:t>
      </w:r>
    </w:p>
    <w:p w14:paraId="35431874" w14:textId="77777777" w:rsidR="001566F9" w:rsidRDefault="001566F9" w:rsidP="001566F9">
      <w:pPr>
        <w:pStyle w:val="Commentaire"/>
      </w:pPr>
      <w:r>
        <w:t>On a déjà arrimé le dossier avec Ateko (c'est le point ITSM dans le gap) et ma direction.</w:t>
      </w:r>
    </w:p>
  </w:comment>
  <w:comment w:id="528" w:author="Bigras, Louis-Philippe" w:date="2026-01-15T14:54:00Z" w:initials="LB">
    <w:p w14:paraId="6DD3AA7D" w14:textId="0BEBC0D0" w:rsidR="00315F49" w:rsidRDefault="00935B21" w:rsidP="00315F49">
      <w:pPr>
        <w:pStyle w:val="Commentaire"/>
      </w:pPr>
      <w:r>
        <w:rPr>
          <w:rStyle w:val="Marquedecommentaire"/>
        </w:rPr>
        <w:annotationRef/>
      </w:r>
      <w:r w:rsidR="00315F49">
        <w:rPr>
          <w:b/>
          <w:bCs/>
        </w:rPr>
        <w:t xml:space="preserve">Internal note for revision: </w:t>
      </w:r>
    </w:p>
    <w:p w14:paraId="6C40767E" w14:textId="77777777" w:rsidR="00315F49" w:rsidRDefault="00315F49" w:rsidP="00315F49">
      <w:pPr>
        <w:pStyle w:val="Commentaire"/>
      </w:pPr>
      <w:r>
        <w:t>from the capacity prioritization (Hugo) :</w:t>
      </w:r>
      <w:r>
        <w:rPr>
          <w:b/>
          <w:bCs/>
        </w:rPr>
        <w:t xml:space="preserve"> </w:t>
      </w:r>
    </w:p>
    <w:p w14:paraId="000EADFF" w14:textId="77777777" w:rsidR="00315F49" w:rsidRDefault="00315F49" w:rsidP="00315F49">
      <w:pPr>
        <w:pStyle w:val="Commentaire"/>
      </w:pPr>
      <w:r>
        <w:t>Security Perimeter (no regret)</w:t>
      </w:r>
    </w:p>
    <w:p w14:paraId="4E35CA9B" w14:textId="77777777" w:rsidR="00315F49" w:rsidRDefault="00315F49" w:rsidP="00315F49">
      <w:pPr>
        <w:pStyle w:val="Commentaire"/>
      </w:pPr>
      <w:r>
        <w:t>Premium VPC_SC (Security Perimeter as per ateko)? (no regret)</w:t>
      </w:r>
    </w:p>
    <w:p w14:paraId="00AA7448" w14:textId="77777777" w:rsidR="00315F49" w:rsidRDefault="00315F49" w:rsidP="00315F49">
      <w:pPr>
        <w:pStyle w:val="Commentaire"/>
      </w:pPr>
      <w:r>
        <w:t>Access management RBAC + PAM (no regret)</w:t>
      </w:r>
    </w:p>
    <w:p w14:paraId="263B9259" w14:textId="77777777" w:rsidR="00315F49" w:rsidRDefault="00315F49" w:rsidP="00315F49">
      <w:pPr>
        <w:pStyle w:val="Commentaire"/>
      </w:pPr>
      <w:r>
        <w:t>Identity management</w:t>
      </w:r>
    </w:p>
    <w:p w14:paraId="566A2FE8" w14:textId="77777777" w:rsidR="00315F49" w:rsidRDefault="00315F49" w:rsidP="00315F49">
      <w:pPr>
        <w:pStyle w:val="Commentaire"/>
      </w:pPr>
      <w:r>
        <w:t>WAAP</w:t>
      </w:r>
      <w:r>
        <w:br/>
        <w:t>Endpoint Protection</w:t>
      </w:r>
    </w:p>
    <w:p w14:paraId="42BCB8E0" w14:textId="77777777" w:rsidR="00315F49" w:rsidRDefault="00315F49" w:rsidP="00315F49">
      <w:pPr>
        <w:pStyle w:val="Commentaire"/>
      </w:pPr>
      <w:r>
        <w:t>Patching</w:t>
      </w:r>
    </w:p>
    <w:p w14:paraId="5D0D4696" w14:textId="77777777" w:rsidR="00315F49" w:rsidRDefault="00315F49" w:rsidP="00315F49">
      <w:pPr>
        <w:pStyle w:val="Commentaire"/>
      </w:pPr>
      <w:r>
        <w:t>Core Security Solution</w:t>
      </w:r>
    </w:p>
    <w:p w14:paraId="6D222769" w14:textId="77777777" w:rsidR="00315F49" w:rsidRDefault="00315F49" w:rsidP="00315F49">
      <w:pPr>
        <w:pStyle w:val="Commentaire"/>
      </w:pPr>
      <w:r>
        <w:t>Resiliency</w:t>
      </w:r>
    </w:p>
  </w:comment>
  <w:comment w:id="569" w:author="Bigras, Louis-Philippe" w:date="2026-02-26T07:54:00Z" w:initials="LB">
    <w:p w14:paraId="10239A06" w14:textId="04B0B3F2" w:rsidR="00731678" w:rsidRDefault="00731678" w:rsidP="00731678">
      <w:pPr>
        <w:pStyle w:val="Commentaire"/>
      </w:pPr>
      <w:r>
        <w:rPr>
          <w:rStyle w:val="Marquedecommentaire"/>
        </w:rPr>
        <w:annotationRef/>
      </w:r>
      <w:r>
        <w:fldChar w:fldCharType="begin"/>
      </w:r>
      <w:r>
        <w:instrText>HYPERLINK "mailto:Patrick.De-Barros-Albuquerque@ia.ca"</w:instrText>
      </w:r>
      <w:bookmarkStart w:id="581" w:name="_@_2B79198792B14445A96A836B30EE9FCEZ"/>
      <w:r>
        <w:fldChar w:fldCharType="separate"/>
      </w:r>
      <w:bookmarkEnd w:id="581"/>
      <w:r w:rsidRPr="00731678">
        <w:rPr>
          <w:rStyle w:val="Mention"/>
          <w:noProof/>
        </w:rPr>
        <w:t>@De Barros Albuquerque, Patrick</w:t>
      </w:r>
      <w:r>
        <w:fldChar w:fldCharType="end"/>
      </w:r>
      <w:r>
        <w:t xml:space="preserve"> pour ton information, les Client-Managed Services sont définis comme étant des services, des composantes ou des applications déployés et entretenus par iA. Donc ca couvre autant des services de sécurité qu’on pourrait éventuellement vouloir déployer dans GCP que les applications maintenues par les lignes d’affaires d’iA présentement déployées dans GCP. </w:t>
      </w:r>
    </w:p>
    <w:p w14:paraId="40D88357" w14:textId="77777777" w:rsidR="00731678" w:rsidRDefault="00731678" w:rsidP="00731678">
      <w:pPr>
        <w:pStyle w:val="Commentaire"/>
      </w:pPr>
    </w:p>
    <w:p w14:paraId="25A854D5" w14:textId="77777777" w:rsidR="00731678" w:rsidRDefault="00731678" w:rsidP="00731678">
      <w:pPr>
        <w:pStyle w:val="Commentaire"/>
      </w:pPr>
      <w:r>
        <w:t>Donc à chaque fois qu’on exclut les Client-Managed Services dans les capacités de sécurité ci-dessous, ça veut dire que c’est la PASI qui est responsable de déployer le service de sécurité.</w:t>
      </w:r>
    </w:p>
  </w:comment>
  <w:comment w:id="570" w:author="De Barros Albuquerque, Patrick" w:date="2026-02-26T11:50:00Z" w:initials="">
    <w:p w14:paraId="57795BC7" w14:textId="7E940ADA" w:rsidR="0033064D" w:rsidRDefault="0033064D">
      <w:pPr>
        <w:pStyle w:val="Commentaire"/>
      </w:pPr>
      <w:r>
        <w:rPr>
          <w:rStyle w:val="Marquedecommentaire"/>
        </w:rPr>
        <w:annotationRef/>
      </w:r>
      <w:r>
        <w:t>Est-ce que nous avons l'inventaire des actifs qui sont dans ce cas de figure ?</w:t>
      </w:r>
    </w:p>
  </w:comment>
  <w:comment w:id="622" w:author="Bigras, Louis-Philippe" w:date="2026-02-26T14:58:00Z" w:initials="LB">
    <w:p w14:paraId="2A434551" w14:textId="70B1E8D5" w:rsidR="00B60DEF" w:rsidRDefault="00B60DEF" w:rsidP="00B60DEF">
      <w:pPr>
        <w:pStyle w:val="Commentaire"/>
      </w:pPr>
      <w:r>
        <w:rPr>
          <w:rStyle w:val="Marquedecommentaire"/>
        </w:rPr>
        <w:annotationRef/>
      </w:r>
      <w:r>
        <w:fldChar w:fldCharType="begin"/>
      </w:r>
      <w:r>
        <w:instrText>HYPERLINK "mailto:Timothe.Sicard-Payant@ia.ca"</w:instrText>
      </w:r>
      <w:bookmarkStart w:id="629" w:name="_@_B7D9162781974DFBA8498A22C9572F49Z"/>
      <w:r>
        <w:fldChar w:fldCharType="separate"/>
      </w:r>
      <w:bookmarkEnd w:id="629"/>
      <w:r w:rsidRPr="00B60DEF">
        <w:rPr>
          <w:rStyle w:val="Mention"/>
          <w:noProof/>
        </w:rPr>
        <w:t>@Sicard-Payant, Timothé</w:t>
      </w:r>
      <w:r>
        <w:fldChar w:fldCharType="end"/>
      </w:r>
      <w:r>
        <w:t xml:space="preserve">  et </w:t>
      </w:r>
      <w:r>
        <w:fldChar w:fldCharType="begin"/>
      </w:r>
      <w:r>
        <w:instrText>HYPERLINK "mailto:Patrick.De-Barros-Albuquerque@ia.ca"</w:instrText>
      </w:r>
      <w:bookmarkStart w:id="630" w:name="_@_6506BD202A0E42579962145C3D88947DZ"/>
      <w:r>
        <w:fldChar w:fldCharType="separate"/>
      </w:r>
      <w:bookmarkEnd w:id="630"/>
      <w:r w:rsidRPr="00B60DEF">
        <w:rPr>
          <w:rStyle w:val="Mention"/>
          <w:noProof/>
        </w:rPr>
        <w:t>@De Barros Albuquerque, Patrick</w:t>
      </w:r>
      <w:r>
        <w:fldChar w:fldCharType="end"/>
      </w:r>
      <w:r>
        <w:t xml:space="preserve"> Security event n’est pas défini. Qu’est-ce qu’on considère comme security event?</w:t>
      </w:r>
    </w:p>
  </w:comment>
  <w:comment w:id="634" w:author="Sicard-Payant, Timothé" w:date="2026-02-19T09:00:00Z" w:initials="TS">
    <w:p w14:paraId="5E19FC29" w14:textId="3E0B6708" w:rsidR="007C2ECD" w:rsidRDefault="007C2ECD" w:rsidP="007C2ECD">
      <w:pPr>
        <w:pStyle w:val="Commentaire"/>
      </w:pPr>
      <w:r>
        <w:rPr>
          <w:rStyle w:val="Marquedecommentaire"/>
        </w:rPr>
        <w:annotationRef/>
      </w:r>
      <w:r>
        <w:t xml:space="preserve">Remplacer par : </w:t>
      </w:r>
    </w:p>
    <w:p w14:paraId="25EB9F7E" w14:textId="77777777" w:rsidR="007C2ECD" w:rsidRDefault="007C2ECD" w:rsidP="007C2ECD">
      <w:pPr>
        <w:pStyle w:val="Commentaire"/>
      </w:pPr>
      <w:r>
        <w:t xml:space="preserve">«Provider will monitor, detect and respond to any alert, or threat within the environement.  </w:t>
      </w:r>
    </w:p>
    <w:p w14:paraId="5B525C25" w14:textId="77777777" w:rsidR="007C2ECD" w:rsidRDefault="007C2ECD" w:rsidP="007C2ECD">
      <w:pPr>
        <w:pStyle w:val="Commentaire"/>
      </w:pPr>
    </w:p>
    <w:p w14:paraId="01A5DA33" w14:textId="77777777" w:rsidR="007C2ECD" w:rsidRDefault="007C2ECD" w:rsidP="007C2ECD">
      <w:pPr>
        <w:pStyle w:val="Commentaire"/>
      </w:pPr>
      <w:r>
        <w:t>Monthly reporting must be set up to review the period’s activities, alert/log ingestion stats, metrics/KPIs and incidents. A monthly cadence must be setup and maintained by the provider to review the report.</w:t>
      </w:r>
    </w:p>
    <w:p w14:paraId="52B09970" w14:textId="77777777" w:rsidR="007C2ECD" w:rsidRDefault="007C2ECD" w:rsidP="007C2ECD">
      <w:pPr>
        <w:pStyle w:val="Commentaire"/>
      </w:pPr>
    </w:p>
    <w:p w14:paraId="5BFB3F65" w14:textId="77777777" w:rsidR="007C2ECD" w:rsidRDefault="007C2ECD" w:rsidP="007C2ECD">
      <w:pPr>
        <w:pStyle w:val="Commentaire"/>
      </w:pPr>
      <w:r>
        <w:t>Metrics must include MTTRespond and MTTResolve.</w:t>
      </w:r>
    </w:p>
    <w:p w14:paraId="50BBE599" w14:textId="77777777" w:rsidR="007C2ECD" w:rsidRDefault="007C2ECD" w:rsidP="007C2ECD">
      <w:pPr>
        <w:pStyle w:val="Commentaire"/>
      </w:pPr>
    </w:p>
    <w:p w14:paraId="53640B9A" w14:textId="77777777" w:rsidR="007C2ECD" w:rsidRDefault="007C2ECD" w:rsidP="007C2ECD">
      <w:pPr>
        <w:pStyle w:val="Commentaire"/>
      </w:pPr>
      <w:r>
        <w:t xml:space="preserve">Expected metrics : </w:t>
      </w:r>
    </w:p>
    <w:p w14:paraId="401DF7CD" w14:textId="77777777" w:rsidR="007C2ECD" w:rsidRDefault="007C2ECD" w:rsidP="007C2ECD">
      <w:pPr>
        <w:pStyle w:val="Commentaire"/>
      </w:pPr>
    </w:p>
    <w:p w14:paraId="58B839AE" w14:textId="77777777" w:rsidR="007C2ECD" w:rsidRDefault="007C2ECD" w:rsidP="007C2ECD">
      <w:pPr>
        <w:pStyle w:val="Commentaire"/>
      </w:pPr>
      <w:r>
        <w:t>MTTRespond</w:t>
      </w:r>
    </w:p>
    <w:p w14:paraId="2E89A99E" w14:textId="77777777" w:rsidR="007C2ECD" w:rsidRDefault="007C2ECD" w:rsidP="007C2ECD">
      <w:pPr>
        <w:pStyle w:val="Commentaire"/>
      </w:pPr>
      <w:r>
        <w:t>Critical : 15 min</w:t>
      </w:r>
    </w:p>
    <w:p w14:paraId="723CF154" w14:textId="77777777" w:rsidR="007C2ECD" w:rsidRDefault="007C2ECD" w:rsidP="007C2ECD">
      <w:pPr>
        <w:pStyle w:val="Commentaire"/>
      </w:pPr>
      <w:r>
        <w:t>High : 60 min</w:t>
      </w:r>
    </w:p>
    <w:p w14:paraId="2703290A" w14:textId="77777777" w:rsidR="007C2ECD" w:rsidRDefault="007C2ECD" w:rsidP="007C2ECD">
      <w:pPr>
        <w:pStyle w:val="Commentaire"/>
      </w:pPr>
      <w:r>
        <w:t>Medium : 180 min</w:t>
      </w:r>
    </w:p>
    <w:p w14:paraId="3F4A327C" w14:textId="77777777" w:rsidR="007C2ECD" w:rsidRDefault="007C2ECD" w:rsidP="007C2ECD">
      <w:pPr>
        <w:pStyle w:val="Commentaire"/>
      </w:pPr>
      <w:r>
        <w:t>Low : 180 min</w:t>
      </w:r>
    </w:p>
    <w:p w14:paraId="1C7F8E53" w14:textId="77777777" w:rsidR="007C2ECD" w:rsidRDefault="007C2ECD" w:rsidP="007C2ECD">
      <w:pPr>
        <w:pStyle w:val="Commentaire"/>
      </w:pPr>
    </w:p>
    <w:p w14:paraId="6483C05F" w14:textId="77777777" w:rsidR="007C2ECD" w:rsidRDefault="007C2ECD" w:rsidP="007C2ECD">
      <w:pPr>
        <w:pStyle w:val="Commentaire"/>
      </w:pPr>
      <w:r>
        <w:t>MTTResolve</w:t>
      </w:r>
    </w:p>
    <w:p w14:paraId="2D77DB86" w14:textId="77777777" w:rsidR="007C2ECD" w:rsidRDefault="007C2ECD" w:rsidP="007C2ECD">
      <w:pPr>
        <w:pStyle w:val="Commentaire"/>
      </w:pPr>
      <w:r>
        <w:t>Critical : 4 hours</w:t>
      </w:r>
    </w:p>
    <w:p w14:paraId="6A2D6371" w14:textId="77777777" w:rsidR="007C2ECD" w:rsidRDefault="007C2ECD" w:rsidP="007C2ECD">
      <w:pPr>
        <w:pStyle w:val="Commentaire"/>
      </w:pPr>
      <w:r>
        <w:t>High : 8 hours</w:t>
      </w:r>
    </w:p>
    <w:p w14:paraId="6A4CD5FE" w14:textId="77777777" w:rsidR="007C2ECD" w:rsidRDefault="007C2ECD" w:rsidP="007C2ECD">
      <w:pPr>
        <w:pStyle w:val="Commentaire"/>
      </w:pPr>
      <w:r>
        <w:t>Medium : 21 hours</w:t>
      </w:r>
    </w:p>
    <w:p w14:paraId="20BA595A" w14:textId="77777777" w:rsidR="007C2ECD" w:rsidRDefault="007C2ECD" w:rsidP="007C2ECD">
      <w:pPr>
        <w:pStyle w:val="Commentaire"/>
      </w:pPr>
      <w:r>
        <w:t>Low : 70 hours</w:t>
      </w:r>
    </w:p>
    <w:p w14:paraId="280290A3" w14:textId="77777777" w:rsidR="007C2ECD" w:rsidRDefault="007C2ECD" w:rsidP="007C2ECD">
      <w:pPr>
        <w:pStyle w:val="Commentaire"/>
      </w:pPr>
    </w:p>
    <w:p w14:paraId="057386E0" w14:textId="77777777" w:rsidR="007C2ECD" w:rsidRDefault="007C2ECD" w:rsidP="007C2ECD">
      <w:pPr>
        <w:pStyle w:val="Commentaire"/>
      </w:pPr>
    </w:p>
    <w:p w14:paraId="3C09E1B1" w14:textId="77777777" w:rsidR="007C2ECD" w:rsidRDefault="007C2ECD" w:rsidP="007C2ECD">
      <w:pPr>
        <w:pStyle w:val="Commentaire"/>
      </w:pPr>
      <w:r>
        <w:t>Security Incidents will be declared and documented based on criteria provided by iA’s DFIR team.  For every Incident, a report must be filed based on the template provided by iA’s DFIR team.</w:t>
      </w:r>
    </w:p>
    <w:p w14:paraId="6224247B" w14:textId="77777777" w:rsidR="007C2ECD" w:rsidRDefault="007C2ECD" w:rsidP="007C2ECD">
      <w:pPr>
        <w:pStyle w:val="Commentaire"/>
      </w:pPr>
    </w:p>
    <w:p w14:paraId="1F987314" w14:textId="77777777" w:rsidR="007C2ECD" w:rsidRDefault="007C2ECD" w:rsidP="007C2ECD">
      <w:pPr>
        <w:pStyle w:val="Commentaire"/>
      </w:pPr>
      <w:r>
        <w:t>For every incident, iA’s DFIR team must be contacted once contained to participate and support in the intervention.</w:t>
      </w:r>
    </w:p>
    <w:p w14:paraId="36838B6D" w14:textId="77777777" w:rsidR="007C2ECD" w:rsidRDefault="007C2ECD" w:rsidP="007C2ECD">
      <w:pPr>
        <w:pStyle w:val="Commentaire"/>
      </w:pPr>
    </w:p>
    <w:p w14:paraId="6F88A12C" w14:textId="77777777" w:rsidR="007C2ECD" w:rsidRDefault="007C2ECD" w:rsidP="007C2ECD">
      <w:pPr>
        <w:pStyle w:val="Commentaire"/>
      </w:pPr>
    </w:p>
    <w:p w14:paraId="679C073F" w14:textId="77777777" w:rsidR="007C2ECD" w:rsidRDefault="007C2ECD" w:rsidP="007C2ECD">
      <w:pPr>
        <w:pStyle w:val="Commentaire"/>
      </w:pPr>
      <w:r>
        <w:t>Required Data Sources: Provider must ensure the following log sources are enabled and treated :</w:t>
      </w:r>
    </w:p>
    <w:p w14:paraId="67CEFC3D" w14:textId="77777777" w:rsidR="007C2ECD" w:rsidRDefault="007C2ECD" w:rsidP="007C2ECD">
      <w:pPr>
        <w:pStyle w:val="Commentaire"/>
      </w:pPr>
      <w:r>
        <w:t>o GCP Admin Activity &amp; Data Access Logs.</w:t>
      </w:r>
    </w:p>
    <w:p w14:paraId="0AAF8FC6" w14:textId="77777777" w:rsidR="007C2ECD" w:rsidRDefault="007C2ECD" w:rsidP="007C2ECD">
      <w:pPr>
        <w:pStyle w:val="Commentaire"/>
      </w:pPr>
      <w:r>
        <w:t>o VPC Flow Logs (for all production subnets).</w:t>
      </w:r>
    </w:p>
    <w:p w14:paraId="0C2B49B8" w14:textId="77777777" w:rsidR="007C2ECD" w:rsidRDefault="007C2ECD" w:rsidP="007C2ECD">
      <w:pPr>
        <w:pStyle w:val="Commentaire"/>
      </w:pPr>
      <w:r>
        <w:t>o Cloud DNS Queries.</w:t>
      </w:r>
    </w:p>
    <w:p w14:paraId="73B7C074" w14:textId="77777777" w:rsidR="007C2ECD" w:rsidRDefault="007C2ECD" w:rsidP="007C2ECD">
      <w:pPr>
        <w:pStyle w:val="Commentaire"/>
      </w:pPr>
      <w:r>
        <w:t>o Cloud Load Balancing Logs.</w:t>
      </w:r>
    </w:p>
    <w:p w14:paraId="6B5F0D36" w14:textId="77777777" w:rsidR="007C2ECD" w:rsidRDefault="007C2ECD" w:rsidP="007C2ECD">
      <w:pPr>
        <w:pStyle w:val="Commentaire"/>
      </w:pPr>
      <w:r>
        <w:t>o Security Command Center Findings.</w:t>
      </w:r>
    </w:p>
    <w:p w14:paraId="73F0D5AC" w14:textId="77777777" w:rsidR="007C2ECD" w:rsidRDefault="007C2ECD" w:rsidP="007C2ECD">
      <w:pPr>
        <w:pStyle w:val="Commentaire"/>
      </w:pPr>
      <w:r>
        <w:t>o EPP/EDR telemetry (alerts, detections, and device health status)</w:t>
      </w:r>
    </w:p>
  </w:comment>
  <w:comment w:id="635" w:author="Sicard-Payant, Timothé" w:date="2026-02-19T09:00:00Z" w:initials="TS">
    <w:p w14:paraId="33095259" w14:textId="7C258499" w:rsidR="00AA66BD" w:rsidRDefault="00AA66BD" w:rsidP="00AA66BD">
      <w:pPr>
        <w:pStyle w:val="Commentaire"/>
      </w:pPr>
      <w:r>
        <w:rPr>
          <w:rStyle w:val="Marquedecommentaire"/>
        </w:rPr>
        <w:annotationRef/>
      </w:r>
      <w:r>
        <w:fldChar w:fldCharType="begin"/>
      </w:r>
      <w:r>
        <w:instrText>HYPERLINK "mailto:louis-philippe.bigras@ia.ca"</w:instrText>
      </w:r>
      <w:bookmarkStart w:id="638" w:name="_@_094E23BC1E0D48399D46158C7879CA1CZ"/>
      <w:r>
        <w:fldChar w:fldCharType="separate"/>
      </w:r>
      <w:bookmarkEnd w:id="638"/>
      <w:r w:rsidRPr="00AA66BD">
        <w:rPr>
          <w:rStyle w:val="Mention"/>
          <w:noProof/>
        </w:rPr>
        <w:t>@Bigras, Louis-Philippe</w:t>
      </w:r>
      <w:r>
        <w:fldChar w:fldCharType="end"/>
      </w:r>
      <w:r>
        <w:t xml:space="preserve"> </w:t>
      </w:r>
    </w:p>
  </w:comment>
  <w:comment w:id="636" w:author="Bigras, Louis-Philippe" w:date="2026-02-26T09:27:00Z" w:initials="LB">
    <w:p w14:paraId="78DF91A0" w14:textId="321646F3" w:rsidR="00313DB0" w:rsidRDefault="00AD3382" w:rsidP="00313DB0">
      <w:pPr>
        <w:pStyle w:val="Commentaire"/>
      </w:pPr>
      <w:r>
        <w:rPr>
          <w:rStyle w:val="Marquedecommentaire"/>
        </w:rPr>
        <w:annotationRef/>
      </w:r>
      <w:r w:rsidR="00313DB0">
        <w:fldChar w:fldCharType="begin"/>
      </w:r>
      <w:r w:rsidR="00313DB0">
        <w:instrText>HYPERLINK "mailto:Timothe.Sicard-Payant@ia.ca"</w:instrText>
      </w:r>
      <w:bookmarkStart w:id="639" w:name="_@_2549299F1E7C48B0A276FE54887C6069Z"/>
      <w:r w:rsidR="00313DB0">
        <w:fldChar w:fldCharType="separate"/>
      </w:r>
      <w:bookmarkEnd w:id="639"/>
      <w:r w:rsidR="00313DB0" w:rsidRPr="00313DB0">
        <w:rPr>
          <w:rStyle w:val="Mention"/>
          <w:noProof/>
        </w:rPr>
        <w:t>@Sicard-Payant, Timothé</w:t>
      </w:r>
      <w:r w:rsidR="00313DB0">
        <w:fldChar w:fldCharType="end"/>
      </w:r>
      <w:r w:rsidR="00313DB0">
        <w:t xml:space="preserve"> j’ai fait l’ajustement. J’ai inclus le wording sur les incidents dans la section dédiée à la page 30. </w:t>
      </w:r>
    </w:p>
    <w:p w14:paraId="33E2A5D4" w14:textId="77777777" w:rsidR="00313DB0" w:rsidRDefault="00313DB0" w:rsidP="00313DB0">
      <w:pPr>
        <w:pStyle w:val="Commentaire"/>
      </w:pPr>
    </w:p>
    <w:p w14:paraId="190095DA" w14:textId="72636FC0" w:rsidR="00313DB0" w:rsidRDefault="00313DB0" w:rsidP="00313DB0">
      <w:pPr>
        <w:pStyle w:val="Commentaire"/>
      </w:pPr>
      <w:r>
        <w:t xml:space="preserve">Toutefois est-ce que tu pourrais t’arrimer avec </w:t>
      </w:r>
      <w:r>
        <w:fldChar w:fldCharType="begin"/>
      </w:r>
      <w:r>
        <w:instrText>HYPERLINK "mailto:Patrick.De-Barros-Albuquerque@ia.ca"</w:instrText>
      </w:r>
      <w:bookmarkStart w:id="640" w:name="_@_3E9F63056AA34A68ACD819BB6B5B08A9Z"/>
      <w:r>
        <w:fldChar w:fldCharType="separate"/>
      </w:r>
      <w:bookmarkEnd w:id="640"/>
      <w:r w:rsidRPr="00313DB0">
        <w:rPr>
          <w:rStyle w:val="Mention"/>
          <w:noProof/>
        </w:rPr>
        <w:t>@De Barros Albuquerque, Patrick</w:t>
      </w:r>
      <w:r>
        <w:fldChar w:fldCharType="end"/>
      </w:r>
      <w:r>
        <w:t xml:space="preserve"> pour les points suivants : </w:t>
      </w:r>
    </w:p>
    <w:p w14:paraId="46818BE2" w14:textId="77777777" w:rsidR="00313DB0" w:rsidRDefault="00313DB0" w:rsidP="00313DB0">
      <w:pPr>
        <w:pStyle w:val="Commentaire"/>
      </w:pPr>
    </w:p>
    <w:p w14:paraId="72E04613" w14:textId="77777777" w:rsidR="00313DB0" w:rsidRDefault="00313DB0" w:rsidP="00313DB0">
      <w:pPr>
        <w:pStyle w:val="Commentaire"/>
        <w:ind w:left="300"/>
      </w:pPr>
      <w:r>
        <w:t xml:space="preserve">Dans sa forme actuelle, l’exigence d’Ateko est de nous fournir un rapport mensuel. Mais le seul élément exigé comme métrique dans ce rapport est MTTRespond/Resolve. On ne veut pas de visibilité sur d’autres éléments? </w:t>
      </w:r>
    </w:p>
    <w:p w14:paraId="394274F4" w14:textId="77777777" w:rsidR="00313DB0" w:rsidRDefault="00313DB0" w:rsidP="00313DB0">
      <w:pPr>
        <w:pStyle w:val="Commentaire"/>
        <w:ind w:left="300"/>
      </w:pPr>
      <w:r>
        <w:t xml:space="preserve">Je n’ai pas inclus ici les SLAs pour MTTR, puisque la page 12 et 13 prévoit déja des SLAs pour les incidents de sécurité et des SLAs pour le patching. Pouvez-vous vérifier si ça correspond aux attentes? </w:t>
      </w:r>
    </w:p>
  </w:comment>
  <w:comment w:id="643" w:author="Bigras, Louis-Philippe" w:date="2026-02-12T09:41:00Z" w:initials="LB">
    <w:p w14:paraId="5C94FF7B" w14:textId="46CE2B03" w:rsidR="00111D83" w:rsidRDefault="00111D83" w:rsidP="00111D83">
      <w:pPr>
        <w:pStyle w:val="Commentaire"/>
      </w:pPr>
      <w:r>
        <w:rPr>
          <w:rStyle w:val="Marquedecommentaire"/>
        </w:rPr>
        <w:annotationRef/>
      </w:r>
      <w:r>
        <w:fldChar w:fldCharType="begin"/>
      </w:r>
      <w:r>
        <w:instrText>HYPERLINK "mailto:olivier.oudart@ia.ca"</w:instrText>
      </w:r>
      <w:bookmarkStart w:id="655" w:name="_@_FA62C3D1AC7646B2B0B3B14286FA8AA2Z"/>
      <w:r>
        <w:fldChar w:fldCharType="separate"/>
      </w:r>
      <w:bookmarkEnd w:id="655"/>
      <w:r w:rsidRPr="00111D83">
        <w:rPr>
          <w:rStyle w:val="Mention"/>
          <w:noProof/>
        </w:rPr>
        <w:t>@Oudart, Olivier</w:t>
      </w:r>
      <w:r>
        <w:fldChar w:fldCharType="end"/>
      </w:r>
      <w:r>
        <w:t xml:space="preserve"> j’ai ajusté cette exigence mais il faudra revoir les autres exigences CSPM ci-dessous pour déterminer ce qui est toujours pertinent et ce qui sera pris en charge par iA. </w:t>
      </w:r>
    </w:p>
  </w:comment>
  <w:comment w:id="697" w:author="Wojciechowski, Antoine" w:date="2026-01-23T16:03:00Z" w:initials="WA">
    <w:p w14:paraId="797CD48D" w14:textId="1E9AA7B8" w:rsidR="00EF3397" w:rsidRDefault="007B20E6">
      <w:r>
        <w:annotationRef/>
      </w:r>
      <w:r w:rsidRPr="563B4A94">
        <w:t>bon point : Trust but verify</w:t>
      </w:r>
    </w:p>
  </w:comment>
  <w:comment w:id="698" w:author="Bigras, Louis-Philippe" w:date="2026-01-29T15:32:00Z" w:initials="BL">
    <w:p w14:paraId="61A25EC9" w14:textId="572251FC" w:rsidR="00EF3397" w:rsidRDefault="007B20E6">
      <w:r>
        <w:annotationRef/>
      </w:r>
      <w:r w:rsidRPr="0280433F">
        <w:t xml:space="preserve">Qui pourrait me renseigner sur le rule set que notre équipe de cloud sec utilise? </w:t>
      </w:r>
    </w:p>
  </w:comment>
  <w:comment w:id="708" w:author="Wojciechowski, Antoine" w:date="2026-01-23T16:05:00Z" w:initials="WA">
    <w:p w14:paraId="625708A0" w14:textId="24A44779" w:rsidR="00EF3397" w:rsidRDefault="007B20E6">
      <w:r>
        <w:annotationRef/>
      </w:r>
      <w:r w:rsidRPr="2187421C">
        <w:t>iA internal benchmark &amp; GCP best practices benchmark</w:t>
      </w:r>
    </w:p>
  </w:comment>
  <w:comment w:id="735" w:author="Bigras, Louis-Philippe" w:date="2026-01-29T15:49:00Z" w:initials="BL">
    <w:p w14:paraId="4C4CBAF6" w14:textId="77777777" w:rsidR="00E35CF6" w:rsidRDefault="00E35CF6" w:rsidP="00E35CF6">
      <w:r>
        <w:annotationRef/>
      </w:r>
      <w:r>
        <w:fldChar w:fldCharType="begin"/>
      </w:r>
      <w:r>
        <w:instrText xml:space="preserve"> HYPERLINK "mailto:Antoine.Wojciechowski@ia.ca"</w:instrText>
      </w:r>
      <w:bookmarkStart w:id="738" w:name="_@_9BE500CB3B9B48D3A0B4665630CA0315Z"/>
      <w:r>
        <w:fldChar w:fldCharType="separate"/>
      </w:r>
      <w:bookmarkEnd w:id="738"/>
      <w:r w:rsidRPr="5227A1D3">
        <w:rPr>
          <w:rStyle w:val="Mention"/>
          <w:noProof/>
        </w:rPr>
        <w:t>@Wojciechowski, Antoine</w:t>
      </w:r>
      <w:r>
        <w:fldChar w:fldCharType="end"/>
      </w:r>
      <w:r w:rsidRPr="10BD43C7">
        <w:t xml:space="preserve"> pour le EDR est-ce qu'on les laisse utiliser leur outil également?</w:t>
      </w:r>
    </w:p>
  </w:comment>
  <w:comment w:id="736" w:author="Bigras, Louis-Philippe" w:date="2026-02-12T11:02:00Z" w:initials="LB">
    <w:p w14:paraId="36AD447D" w14:textId="77777777" w:rsidR="00E35CF6" w:rsidRDefault="00E35CF6" w:rsidP="00E35CF6">
      <w:pPr>
        <w:pStyle w:val="Commentaire"/>
      </w:pPr>
      <w:r>
        <w:rPr>
          <w:rStyle w:val="Marquedecommentaire"/>
        </w:rPr>
        <w:annotationRef/>
      </w:r>
      <w:r>
        <w:t xml:space="preserve">Sinon, donner plus de specs, sur ce qui est attendu. </w:t>
      </w:r>
    </w:p>
  </w:comment>
  <w:comment w:id="726" w:author="Bigras, Louis-Philippe" w:date="2026-01-23T06:52:00Z" w:initials="LB">
    <w:p w14:paraId="0C50BBFD" w14:textId="42E0A805" w:rsidR="007A30CB" w:rsidRDefault="00CC6327" w:rsidP="007A30CB">
      <w:pPr>
        <w:pStyle w:val="Commentaire"/>
      </w:pPr>
      <w:r>
        <w:rPr>
          <w:rStyle w:val="Marquedecommentaire"/>
        </w:rPr>
        <w:annotationRef/>
      </w:r>
      <w:r w:rsidR="007A30CB">
        <w:rPr>
          <w:b/>
          <w:bCs/>
        </w:rPr>
        <w:t xml:space="preserve">Internal note for review: </w:t>
      </w:r>
      <w:r w:rsidR="007A30CB">
        <w:br/>
        <w:t>Redondance avec l’agent deployment de la section Endpoint Protection?</w:t>
      </w:r>
    </w:p>
  </w:comment>
  <w:comment w:id="727" w:author="Wojciechowski, Antoine" w:date="2026-01-23T16:07:00Z" w:initials="WA">
    <w:p w14:paraId="11AC9C0F" w14:textId="47212FD6" w:rsidR="00EF3397" w:rsidRPr="009234F6" w:rsidRDefault="007B20E6">
      <w:pPr>
        <w:rPr>
          <w:lang w:val="en-US"/>
        </w:rPr>
      </w:pPr>
      <w:r>
        <w:annotationRef/>
      </w:r>
      <w:r w:rsidRPr="4C7B5C94">
        <w:t>Pour celui-là, si on garde l'hypothèse c'est la solution Ateko qui va faire cela. Deplus on est plus sur du serverless et Paas qui est déployé dans GCP</w:t>
      </w:r>
    </w:p>
  </w:comment>
  <w:comment w:id="728" w:author="Bigras, Louis-Philippe" w:date="2026-01-29T15:36:00Z" w:initials="BL">
    <w:p w14:paraId="70209FC5" w14:textId="1D5176F4" w:rsidR="00EF3397" w:rsidRDefault="007B20E6">
      <w:r>
        <w:annotationRef/>
      </w:r>
      <w:r>
        <w:fldChar w:fldCharType="begin"/>
      </w:r>
      <w:r>
        <w:instrText xml:space="preserve"> HYPERLINK "mailto:Hugo.Veillette@ia.ca"</w:instrText>
      </w:r>
      <w:bookmarkStart w:id="739" w:name="_@_FD0D0FE451804C90AE3FB5E9A88C0CADZ"/>
      <w:r>
        <w:fldChar w:fldCharType="separate"/>
      </w:r>
      <w:bookmarkEnd w:id="739"/>
      <w:r w:rsidRPr="16B38F28">
        <w:rPr>
          <w:rStyle w:val="Mention"/>
          <w:noProof/>
        </w:rPr>
        <w:t>@Veillette, Hugo</w:t>
      </w:r>
      <w:r>
        <w:fldChar w:fldCharType="end"/>
      </w:r>
      <w:r w:rsidRPr="3A6F2721">
        <w:t xml:space="preserve"> est-ce que le scope est cohérent avec la responsabilité des lignes d'affaires de gérer les vulnérabilités au niveau des applications?</w:t>
      </w:r>
    </w:p>
    <w:p w14:paraId="40DFC251" w14:textId="0F4CC183" w:rsidR="00EF3397" w:rsidRDefault="00EF3397"/>
    <w:p w14:paraId="12A6625C" w14:textId="6B044DA0" w:rsidR="00EF3397" w:rsidRDefault="007B20E6">
      <w:r>
        <w:fldChar w:fldCharType="begin"/>
      </w:r>
      <w:r>
        <w:instrText xml:space="preserve"> HYPERLINK "mailto:marc-andre.tousignant@ia.ca"</w:instrText>
      </w:r>
      <w:bookmarkStart w:id="740" w:name="_@_07720318642E4E11B731FCE8E40EEE55Z"/>
      <w:r>
        <w:fldChar w:fldCharType="separate"/>
      </w:r>
      <w:bookmarkEnd w:id="740"/>
      <w:r w:rsidRPr="22F13588">
        <w:rPr>
          <w:rStyle w:val="Mention"/>
          <w:noProof/>
        </w:rPr>
        <w:t>@Tousignant, Marc-André</w:t>
      </w:r>
      <w:r>
        <w:fldChar w:fldCharType="end"/>
      </w:r>
      <w:r w:rsidRPr="0334EEF1">
        <w:t xml:space="preserve"> es-tu à l'aise avec cette obligation? </w:t>
      </w:r>
    </w:p>
  </w:comment>
  <w:comment w:id="729" w:author="Tousignant, Marc-André" w:date="2026-02-02T09:53:00Z" w:initials="TM">
    <w:p w14:paraId="30FE2C44" w14:textId="5CB5659A" w:rsidR="00EF3397" w:rsidRDefault="007B20E6">
      <w:r>
        <w:annotationRef/>
      </w:r>
      <w:r>
        <w:fldChar w:fldCharType="begin"/>
      </w:r>
      <w:r>
        <w:instrText xml:space="preserve"> HYPERLINK "mailto:louis-philippe.bigras@ia.ca"</w:instrText>
      </w:r>
      <w:bookmarkStart w:id="741" w:name="_@_0892CF86530B48C2A2064B479B69B11FZ"/>
      <w:r>
        <w:fldChar w:fldCharType="separate"/>
      </w:r>
      <w:bookmarkEnd w:id="741"/>
      <w:r w:rsidRPr="43588D1F">
        <w:rPr>
          <w:rStyle w:val="Mention"/>
          <w:noProof/>
        </w:rPr>
        <w:t>@Bigras, Louis-Philippe</w:t>
      </w:r>
      <w:r>
        <w:fldChar w:fldCharType="end"/>
      </w:r>
      <w:r w:rsidRPr="68B35D3E">
        <w:t xml:space="preserve">  Pour la portion infra, oui on s'attend à ce qu'un agent pour les vulnérabilités soit déployé et géré. Ceci dit, l'exigence est que l'on s'attend que le fournisseur le déploie et non pas le fournisse. Si l'idée est qu'à terme on utilise notre Stack alors ça laisse de la marge de manoeuvre.   </w:t>
      </w:r>
    </w:p>
    <w:p w14:paraId="331A8116" w14:textId="496DB616" w:rsidR="00EF3397" w:rsidRDefault="00EF3397"/>
    <w:p w14:paraId="54B32C07" w14:textId="070BB01D" w:rsidR="00EF3397" w:rsidRDefault="007B20E6">
      <w:r w:rsidRPr="7EDDBAB4">
        <w:t xml:space="preserve">Pour ce qui est du PaaS et ServerLess, je m'attend que le focus soit mis sur la détection faiblesse de configuration puisque l'infra est géré par le fournisseur. Ceci rentre dans VM.   </w:t>
      </w:r>
    </w:p>
    <w:p w14:paraId="068EFE92" w14:textId="519571AB" w:rsidR="00EF3397" w:rsidRDefault="00EF3397"/>
    <w:p w14:paraId="77FA6A67" w14:textId="58CFFA55" w:rsidR="00EF3397" w:rsidRDefault="007B20E6">
      <w:r w:rsidRPr="677CD43A">
        <w:t xml:space="preserve">Pour la couche cliente, le développement est notre responsabilité, donc la gestion de vulnérabilité pour la couche applicative reste notre responsabilité selon ma compréhension. </w:t>
      </w:r>
    </w:p>
  </w:comment>
  <w:comment w:id="730" w:author="Bigras, Louis-Philippe" w:date="2026-02-12T09:55:00Z" w:initials="LB">
    <w:p w14:paraId="755B175B" w14:textId="7615D3D1" w:rsidR="009234F6" w:rsidRDefault="009234F6" w:rsidP="009234F6">
      <w:pPr>
        <w:pStyle w:val="Commentaire"/>
      </w:pPr>
      <w:r>
        <w:rPr>
          <w:rStyle w:val="Marquedecommentaire"/>
        </w:rPr>
        <w:annotationRef/>
      </w:r>
      <w:r>
        <w:fldChar w:fldCharType="begin"/>
      </w:r>
      <w:r>
        <w:instrText>HYPERLINK "mailto:olivier.oudart@ia.ca"</w:instrText>
      </w:r>
      <w:bookmarkStart w:id="742" w:name="_@_4754546DD34C4D74B7631D63FAA331E2Z"/>
      <w:r>
        <w:fldChar w:fldCharType="separate"/>
      </w:r>
      <w:bookmarkEnd w:id="742"/>
      <w:r w:rsidRPr="009234F6">
        <w:rPr>
          <w:rStyle w:val="Mention"/>
          <w:noProof/>
        </w:rPr>
        <w:t>@Oudart, Olivier</w:t>
      </w:r>
      <w:r>
        <w:fldChar w:fldCharType="end"/>
      </w:r>
      <w:r>
        <w:t xml:space="preserve"> pour discussion. </w:t>
      </w:r>
    </w:p>
  </w:comment>
  <w:comment w:id="731" w:author="Sicard-Payant, Timothé" w:date="2026-02-23T10:54:00Z" w:initials="TS">
    <w:p w14:paraId="211947EE" w14:textId="77777777" w:rsidR="001306C3" w:rsidRDefault="001306C3" w:rsidP="001306C3">
      <w:pPr>
        <w:pStyle w:val="Commentaire"/>
      </w:pPr>
      <w:r>
        <w:rPr>
          <w:rStyle w:val="Marquedecommentaire"/>
        </w:rPr>
        <w:annotationRef/>
      </w:r>
      <w:r>
        <w:t>Remplacer par : Provider must deploy vulnerability scanning capabilities across all spheres of workloads (IaaS, PaaS, SaaS), with 100% coverage.  This must also include external attack surface management.</w:t>
      </w:r>
    </w:p>
    <w:p w14:paraId="61E9378C" w14:textId="77777777" w:rsidR="001306C3" w:rsidRDefault="001306C3" w:rsidP="001306C3">
      <w:pPr>
        <w:pStyle w:val="Commentaire"/>
      </w:pPr>
    </w:p>
    <w:p w14:paraId="59BB96AB" w14:textId="62794EBE" w:rsidR="001306C3" w:rsidRDefault="001306C3" w:rsidP="001306C3">
      <w:pPr>
        <w:pStyle w:val="Commentaire"/>
      </w:pPr>
      <w:r>
        <w:fldChar w:fldCharType="begin"/>
      </w:r>
      <w:r>
        <w:instrText>HYPERLINK "mailto:louis-philippe.bigras@ia.ca"</w:instrText>
      </w:r>
      <w:bookmarkStart w:id="743" w:name="_@_FDAEA521281C4DE1BECA30AA661AB977Z"/>
      <w:r>
        <w:fldChar w:fldCharType="separate"/>
      </w:r>
      <w:bookmarkEnd w:id="743"/>
      <w:r w:rsidRPr="001306C3">
        <w:rPr>
          <w:rStyle w:val="Mention"/>
          <w:noProof/>
        </w:rPr>
        <w:t>@Bigras, Louis-Philippe</w:t>
      </w:r>
      <w:r>
        <w:fldChar w:fldCharType="end"/>
      </w:r>
      <w:r>
        <w:t xml:space="preserve"> </w:t>
      </w:r>
    </w:p>
  </w:comment>
  <w:comment w:id="745" w:author="Bigras, Louis-Philippe" w:date="2026-01-29T16:22:00Z" w:initials="BL">
    <w:p w14:paraId="20D48A90" w14:textId="383A7EEF" w:rsidR="00EF3397" w:rsidRDefault="007B20E6">
      <w:r>
        <w:annotationRef/>
      </w:r>
      <w:r w:rsidRPr="4E6573B8">
        <w:t xml:space="preserve">Rajouter divulgation de vulnérabilités critiques non corrigées. </w:t>
      </w:r>
    </w:p>
  </w:comment>
  <w:comment w:id="752" w:author="Sicard-Payant, Timothé" w:date="2026-02-23T11:08:00Z" w:initials="TS">
    <w:p w14:paraId="25420FF2" w14:textId="77777777" w:rsidR="00883BF3" w:rsidRDefault="00883BF3" w:rsidP="00883BF3">
      <w:pPr>
        <w:pStyle w:val="Commentaire"/>
      </w:pPr>
      <w:r>
        <w:rPr>
          <w:rStyle w:val="Marquedecommentaire"/>
        </w:rPr>
        <w:annotationRef/>
      </w:r>
      <w:r>
        <w:t>Remplacer par : Provider is responsible for the patching across all spheres of workloads (IaaS, PaaS,SaaS, runtime images, container based images).  This also includes misconfigurations. (Except for client-managed services)</w:t>
      </w:r>
    </w:p>
  </w:comment>
  <w:comment w:id="753" w:author="Sicard-Payant, Timothé" w:date="2026-02-23T11:09:00Z" w:initials="TS">
    <w:p w14:paraId="14099976" w14:textId="2C79E30E" w:rsidR="00D806AE" w:rsidRDefault="00D806AE" w:rsidP="00D806AE">
      <w:pPr>
        <w:pStyle w:val="Commentaire"/>
      </w:pPr>
      <w:r>
        <w:rPr>
          <w:rStyle w:val="Marquedecommentaire"/>
        </w:rPr>
        <w:annotationRef/>
      </w:r>
      <w:r>
        <w:fldChar w:fldCharType="begin"/>
      </w:r>
      <w:r>
        <w:instrText>HYPERLINK "mailto:louis-philippe.bigras@ia.ca"</w:instrText>
      </w:r>
      <w:bookmarkStart w:id="767" w:name="_@_601DE82E6399496C933A7557E15CA8BAZ"/>
      <w:r>
        <w:fldChar w:fldCharType="separate"/>
      </w:r>
      <w:bookmarkEnd w:id="767"/>
      <w:r w:rsidRPr="00D806AE">
        <w:rPr>
          <w:rStyle w:val="Mention"/>
          <w:noProof/>
        </w:rPr>
        <w:t>@Bigras, Louis-Philippe</w:t>
      </w:r>
      <w:r>
        <w:fldChar w:fldCharType="end"/>
      </w:r>
      <w:r>
        <w:t xml:space="preserve"> </w:t>
      </w:r>
    </w:p>
  </w:comment>
  <w:comment w:id="754" w:author="Bigras, Louis-Philippe" w:date="2026-02-26T13:55:00Z" w:initials="LB">
    <w:p w14:paraId="4223D589" w14:textId="77777777" w:rsidR="00A13E55" w:rsidRDefault="00A13E55" w:rsidP="00A13E55">
      <w:pPr>
        <w:pStyle w:val="Commentaire"/>
      </w:pPr>
      <w:r>
        <w:rPr>
          <w:rStyle w:val="Marquedecommentaire"/>
        </w:rPr>
        <w:annotationRef/>
      </w:r>
      <w:r>
        <w:t>Ajusté. Misconfigurations est déjà capturé par le CSPM je crois?</w:t>
      </w:r>
    </w:p>
  </w:comment>
  <w:comment w:id="771" w:author="Wojciechowski, Antoine" w:date="2026-01-23T16:10:00Z" w:initials="WA">
    <w:p w14:paraId="04BF398A" w14:textId="1B72250C" w:rsidR="00EF3397" w:rsidRDefault="007B20E6">
      <w:r>
        <w:annotationRef/>
      </w:r>
      <w:r w:rsidRPr="3CF92CAF">
        <w:t>ref à la norme sur la gestion des vulnérabilités</w:t>
      </w:r>
    </w:p>
    <w:p w14:paraId="58655165" w14:textId="16E9AE61" w:rsidR="00EF3397" w:rsidRDefault="007B20E6">
      <w:r w:rsidRPr="0B815136">
        <w:t>Critique 10 jours </w:t>
      </w:r>
    </w:p>
    <w:p w14:paraId="145853B9" w14:textId="6122AEB4" w:rsidR="00EF3397" w:rsidRDefault="007B20E6">
      <w:r w:rsidRPr="2B6E2463">
        <w:t>Haute 30 jours </w:t>
      </w:r>
    </w:p>
    <w:p w14:paraId="625805FF" w14:textId="001B2105" w:rsidR="00EF3397" w:rsidRDefault="007B20E6">
      <w:r w:rsidRPr="6238E158">
        <w:t>Modérée 120 jours </w:t>
      </w:r>
    </w:p>
    <w:p w14:paraId="49D92E9B" w14:textId="29EA6B68" w:rsidR="00EF3397" w:rsidRDefault="007B20E6">
      <w:r w:rsidRPr="47F53D2A">
        <w:t>Faible 240 jours </w:t>
      </w:r>
    </w:p>
  </w:comment>
  <w:comment w:id="772" w:author="Bigras, Louis-Philippe" w:date="2026-02-26T15:03:00Z" w:initials="LB">
    <w:p w14:paraId="46D3C9A3" w14:textId="2C2AF117" w:rsidR="009A4F36" w:rsidRDefault="009A4F36" w:rsidP="009A4F36">
      <w:pPr>
        <w:pStyle w:val="Commentaire"/>
      </w:pPr>
      <w:r>
        <w:rPr>
          <w:rStyle w:val="Marquedecommentaire"/>
        </w:rPr>
        <w:annotationRef/>
      </w:r>
      <w:r>
        <w:fldChar w:fldCharType="begin"/>
      </w:r>
      <w:r>
        <w:instrText>HYPERLINK "mailto:Timothe.Sicard-Payant@ia.ca"</w:instrText>
      </w:r>
      <w:bookmarkStart w:id="781" w:name="_@_A00508227FA340D6B9D6038047205296Z"/>
      <w:r>
        <w:fldChar w:fldCharType="separate"/>
      </w:r>
      <w:bookmarkEnd w:id="781"/>
      <w:r w:rsidRPr="009A4F36">
        <w:rPr>
          <w:rStyle w:val="Mention"/>
          <w:noProof/>
        </w:rPr>
        <w:t>@Sicard-Payant, Timothé</w:t>
      </w:r>
      <w:r>
        <w:fldChar w:fldCharType="end"/>
      </w:r>
      <w:r>
        <w:t xml:space="preserve"> et </w:t>
      </w:r>
      <w:r>
        <w:fldChar w:fldCharType="begin"/>
      </w:r>
      <w:r>
        <w:instrText>HYPERLINK "mailto:Patrick.De-Barros-Albuquerque@ia.ca"</w:instrText>
      </w:r>
      <w:bookmarkStart w:id="782" w:name="_@_2A78CB56A78741929B6C73E36EAE4A02Z"/>
      <w:r>
        <w:fldChar w:fldCharType="separate"/>
      </w:r>
      <w:bookmarkEnd w:id="782"/>
      <w:r w:rsidRPr="009A4F36">
        <w:rPr>
          <w:rStyle w:val="Mention"/>
          <w:noProof/>
        </w:rPr>
        <w:t>@De Barros Albuquerque, Patrick</w:t>
      </w:r>
      <w:r>
        <w:fldChar w:fldCharType="end"/>
      </w:r>
      <w:r>
        <w:t xml:space="preserve"> est-ce que c’est cohérent avec MTTR?</w:t>
      </w:r>
    </w:p>
  </w:comment>
  <w:comment w:id="803" w:author="Sicard-Payant, Timothé" w:date="2026-02-23T11:09:00Z" w:initials="TS">
    <w:p w14:paraId="66577253" w14:textId="5E0A71C2" w:rsidR="00D806AE" w:rsidRDefault="00D806AE" w:rsidP="00D806AE">
      <w:pPr>
        <w:pStyle w:val="Commentaire"/>
      </w:pPr>
      <w:r>
        <w:rPr>
          <w:rStyle w:val="Marquedecommentaire"/>
        </w:rPr>
        <w:annotationRef/>
      </w:r>
      <w:r>
        <w:t xml:space="preserve">Event.  (Ce n’est pas un incident si rien n’est brisé.) </w:t>
      </w:r>
      <w:r>
        <w:fldChar w:fldCharType="begin"/>
      </w:r>
      <w:r>
        <w:instrText>HYPERLINK "mailto:louis-philippe.bigras@ia.ca"</w:instrText>
      </w:r>
      <w:bookmarkStart w:id="806" w:name="_@_C7FB2D58F93E4F04B6677DC6A7D2F165Z"/>
      <w:r>
        <w:fldChar w:fldCharType="separate"/>
      </w:r>
      <w:bookmarkEnd w:id="806"/>
      <w:r w:rsidRPr="00D806AE">
        <w:rPr>
          <w:rStyle w:val="Mention"/>
          <w:noProof/>
        </w:rPr>
        <w:t>@Bigras, Louis-Philippe</w:t>
      </w:r>
      <w:r>
        <w:fldChar w:fldCharType="end"/>
      </w:r>
      <w:r>
        <w:t xml:space="preserve"> </w:t>
      </w:r>
    </w:p>
  </w:comment>
  <w:comment w:id="804" w:author="Bigras, Louis-Philippe" w:date="2026-02-26T15:04:00Z" w:initials="LB">
    <w:p w14:paraId="5833B89F" w14:textId="77777777" w:rsidR="00BD09BF" w:rsidRDefault="00BD09BF" w:rsidP="00BD09BF">
      <w:pPr>
        <w:pStyle w:val="Commentaire"/>
      </w:pPr>
      <w:r>
        <w:rPr>
          <w:rStyle w:val="Marquedecommentaire"/>
        </w:rPr>
        <w:annotationRef/>
      </w:r>
      <w:r>
        <w:t xml:space="preserve">Ici aussi il faudra s’assurer que security event est défini. </w:t>
      </w:r>
    </w:p>
  </w:comment>
  <w:comment w:id="809" w:author="Bigras, Louis-Philippe" w:date="2026-02-12T09:53:00Z" w:initials="LB">
    <w:p w14:paraId="7A8CC685" w14:textId="42B93833" w:rsidR="006C12F7" w:rsidRDefault="00201FEB" w:rsidP="006C12F7">
      <w:pPr>
        <w:pStyle w:val="Commentaire"/>
      </w:pPr>
      <w:r>
        <w:rPr>
          <w:rStyle w:val="Marquedecommentaire"/>
        </w:rPr>
        <w:annotationRef/>
      </w:r>
      <w:r w:rsidR="006C12F7">
        <w:t xml:space="preserve">Délai mensuel trop long. Open incident (ticket) au plus tard après le SLA. </w:t>
      </w:r>
      <w:r w:rsidR="006C12F7">
        <w:br/>
      </w:r>
      <w:r w:rsidR="006C12F7">
        <w:br/>
        <w:t>+ il faudrait un snapshot de toutes les vulnérabilités en cours (l’état de la plateforme)</w:t>
      </w:r>
    </w:p>
  </w:comment>
  <w:comment w:id="813" w:author="Sicard-Payant, Timothé" w:date="2026-02-23T11:10:00Z" w:initials="TS">
    <w:p w14:paraId="7410FBBD" w14:textId="77777777" w:rsidR="00BD6B17" w:rsidRDefault="00BD6B17" w:rsidP="00BD6B17">
      <w:pPr>
        <w:pStyle w:val="Commentaire"/>
      </w:pPr>
      <w:r>
        <w:rPr>
          <w:rStyle w:val="Marquedecommentaire"/>
        </w:rPr>
        <w:annotationRef/>
      </w:r>
      <w:r>
        <w:t>Provide read access to all VM consoles and report back specifically when critical vulnerabilities are not mitigated with in the prescribed timeframe.</w:t>
      </w:r>
    </w:p>
    <w:p w14:paraId="283C4AD7" w14:textId="025B3893" w:rsidR="00BD6B17" w:rsidRDefault="00BD6B17" w:rsidP="00BD6B17">
      <w:pPr>
        <w:pStyle w:val="Commentaire"/>
      </w:pPr>
      <w:r>
        <w:fldChar w:fldCharType="begin"/>
      </w:r>
      <w:r>
        <w:instrText>HYPERLINK "mailto:louis-philippe.bigras@ia.ca"</w:instrText>
      </w:r>
      <w:bookmarkStart w:id="826" w:name="_@_0BD8825E21BB4AE487E7B07CBD002415Z"/>
      <w:r>
        <w:fldChar w:fldCharType="separate"/>
      </w:r>
      <w:bookmarkEnd w:id="826"/>
      <w:r w:rsidRPr="00BD6B17">
        <w:rPr>
          <w:rStyle w:val="Mention"/>
          <w:noProof/>
        </w:rPr>
        <w:t>@Bigras, Louis-Philippe</w:t>
      </w:r>
      <w:r>
        <w:fldChar w:fldCharType="end"/>
      </w:r>
      <w:r>
        <w:t xml:space="preserve"> </w:t>
      </w:r>
    </w:p>
  </w:comment>
  <w:comment w:id="814" w:author="Bigras, Louis-Philippe" w:date="2026-02-26T15:09:00Z" w:initials="LB">
    <w:p w14:paraId="252BFD30" w14:textId="54E87FF5" w:rsidR="00804D88" w:rsidRDefault="00804D88" w:rsidP="00804D88">
      <w:pPr>
        <w:pStyle w:val="Commentaire"/>
      </w:pPr>
      <w:r>
        <w:rPr>
          <w:rStyle w:val="Marquedecommentaire"/>
        </w:rPr>
        <w:annotationRef/>
      </w:r>
      <w:r>
        <w:fldChar w:fldCharType="begin"/>
      </w:r>
      <w:r>
        <w:instrText>HYPERLINK "mailto:Patrick.De-Barros-Albuquerque@ia.ca"</w:instrText>
      </w:r>
      <w:bookmarkStart w:id="827" w:name="_@_E194C7F4263F4ADD89B9BE600EDCB851Z"/>
      <w:r>
        <w:fldChar w:fldCharType="separate"/>
      </w:r>
      <w:bookmarkEnd w:id="827"/>
      <w:r w:rsidRPr="00804D88">
        <w:rPr>
          <w:rStyle w:val="Mention"/>
          <w:noProof/>
        </w:rPr>
        <w:t>@De Barros Albuquerque, Patrick</w:t>
      </w:r>
      <w:r>
        <w:fldChar w:fldCharType="end"/>
      </w:r>
      <w:r>
        <w:t xml:space="preserve"> et </w:t>
      </w:r>
      <w:r>
        <w:fldChar w:fldCharType="begin"/>
      </w:r>
      <w:r>
        <w:instrText>HYPERLINK "mailto:Timothe.Sicard-Payant@ia.ca"</w:instrText>
      </w:r>
      <w:bookmarkStart w:id="828" w:name="_@_77FEE51654DC456D9BCEFB397C1D574BZ"/>
      <w:r>
        <w:fldChar w:fldCharType="separate"/>
      </w:r>
      <w:bookmarkEnd w:id="828"/>
      <w:r w:rsidRPr="00804D88">
        <w:rPr>
          <w:rStyle w:val="Mention"/>
          <w:noProof/>
        </w:rPr>
        <w:t>@Sicard-Payant, Timothé</w:t>
      </w:r>
      <w:r>
        <w:fldChar w:fldCharType="end"/>
      </w:r>
      <w:r>
        <w:t xml:space="preserve"> </w:t>
      </w:r>
    </w:p>
    <w:p w14:paraId="239CDB41" w14:textId="77777777" w:rsidR="00804D88" w:rsidRDefault="00804D88" w:rsidP="00804D88">
      <w:pPr>
        <w:pStyle w:val="Commentaire"/>
      </w:pPr>
      <w:r>
        <w:t>Est-ce qu’on est cohérents dans nos exigences?</w:t>
      </w:r>
    </w:p>
    <w:p w14:paraId="539404A9" w14:textId="77777777" w:rsidR="00804D88" w:rsidRDefault="00804D88" w:rsidP="00804D88">
      <w:pPr>
        <w:pStyle w:val="Commentaire"/>
      </w:pPr>
    </w:p>
    <w:p w14:paraId="70839C23" w14:textId="77777777" w:rsidR="00804D88" w:rsidRDefault="00804D88" w:rsidP="00804D88">
      <w:pPr>
        <w:pStyle w:val="Commentaire"/>
      </w:pPr>
      <w:r>
        <w:t xml:space="preserve">On a déjà dit que les vuln ciritques non corrigées sont des événements de sécurité de niveau 1. Est-ce qu’on veut qu’ils nous déclarent tous ces security events de niveau 1? Si oui pas besoin de le préciser ici. </w:t>
      </w:r>
    </w:p>
    <w:p w14:paraId="0409D544" w14:textId="77777777" w:rsidR="00804D88" w:rsidRDefault="00804D88" w:rsidP="00804D88">
      <w:pPr>
        <w:pStyle w:val="Commentaire"/>
      </w:pPr>
    </w:p>
    <w:p w14:paraId="72C5F5E2" w14:textId="77777777" w:rsidR="00804D88" w:rsidRDefault="00804D88" w:rsidP="00804D88">
      <w:pPr>
        <w:pStyle w:val="Commentaire"/>
      </w:pPr>
      <w:r>
        <w:t xml:space="preserve">Est-ce qu’on veut un rapport mensuel ou on veut accès aux consoles? Je me vois mal demander les deux? </w:t>
      </w:r>
    </w:p>
  </w:comment>
  <w:comment w:id="875" w:author="Bigras, Louis-Philippe" w:date="2026-01-22T16:34:00Z" w:initials="LB">
    <w:p w14:paraId="1F774056" w14:textId="32EAB3BA" w:rsidR="0024226D" w:rsidRDefault="000B5CF9" w:rsidP="0024226D">
      <w:pPr>
        <w:pStyle w:val="Commentaire"/>
      </w:pPr>
      <w:r>
        <w:rPr>
          <w:rStyle w:val="Marquedecommentaire"/>
        </w:rPr>
        <w:annotationRef/>
      </w:r>
      <w:r w:rsidR="0024226D">
        <w:rPr>
          <w:b/>
          <w:bCs/>
        </w:rPr>
        <w:t xml:space="preserve">Internal note for revision: </w:t>
      </w:r>
      <w:r w:rsidR="0024226D">
        <w:t xml:space="preserve">Endpoint protection  not included in no regret. </w:t>
      </w:r>
    </w:p>
    <w:p w14:paraId="09E8893E" w14:textId="77777777" w:rsidR="0024226D" w:rsidRDefault="0024226D" w:rsidP="0024226D">
      <w:pPr>
        <w:pStyle w:val="Commentaire"/>
      </w:pPr>
      <w:r>
        <w:t>Workload protection included in no regret. Feature of CSPM (Def forCloud and Sec. Command Center)</w:t>
      </w:r>
    </w:p>
  </w:comment>
  <w:comment w:id="876" w:author="Bigras, Louis-Philippe" w:date="2026-02-13T06:04:00Z" w:initials="LB">
    <w:p w14:paraId="2E488609" w14:textId="77777777" w:rsidR="007723D0" w:rsidRDefault="007723D0" w:rsidP="007723D0">
      <w:pPr>
        <w:pStyle w:val="Commentaire"/>
      </w:pPr>
      <w:r>
        <w:rPr>
          <w:rStyle w:val="Marquedecommentaire"/>
        </w:rPr>
        <w:annotationRef/>
      </w:r>
      <w:r>
        <w:t>Est-ce que cette section couvre tous les points ci-dessous?</w:t>
      </w:r>
    </w:p>
    <w:p w14:paraId="2F4AD8DE" w14:textId="3AA53BEF" w:rsidR="007723D0" w:rsidRDefault="007723D0" w:rsidP="007723D0">
      <w:pPr>
        <w:pStyle w:val="Commentaire"/>
      </w:pPr>
      <w:r>
        <w:rPr>
          <w:noProof/>
        </w:rPr>
        <w:drawing>
          <wp:inline distT="0" distB="0" distL="0" distR="0" wp14:anchorId="6FF90641" wp14:editId="77D22DCE">
            <wp:extent cx="6451600" cy="3636645"/>
            <wp:effectExtent l="0" t="0" r="6350" b="1905"/>
            <wp:docPr id="30276920" name="Imag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6920" name="Image 30276920" descr="Image"/>
                    <pic:cNvPicPr/>
                  </pic:nvPicPr>
                  <pic:blipFill>
                    <a:blip r:embed="rId1">
                      <a:extLst>
                        <a:ext uri="{28A0092B-C50C-407E-A947-70E740481C1C}">
                          <a14:useLocalDpi xmlns:a14="http://schemas.microsoft.com/office/drawing/2010/main" val="0"/>
                        </a:ext>
                      </a:extLst>
                    </a:blip>
                    <a:stretch>
                      <a:fillRect/>
                    </a:stretch>
                  </pic:blipFill>
                  <pic:spPr>
                    <a:xfrm>
                      <a:off x="0" y="0"/>
                      <a:ext cx="6451600" cy="3636645"/>
                    </a:xfrm>
                    <a:prstGeom prst="rect">
                      <a:avLst/>
                    </a:prstGeom>
                  </pic:spPr>
                </pic:pic>
              </a:graphicData>
            </a:graphic>
          </wp:inline>
        </w:drawing>
      </w:r>
      <w:r>
        <w:br/>
        <w:t>- Protection agains viruses, malware and ransomware</w:t>
      </w:r>
    </w:p>
    <w:p w14:paraId="656E8F11" w14:textId="77777777" w:rsidR="007723D0" w:rsidRDefault="007723D0" w:rsidP="007723D0">
      <w:pPr>
        <w:pStyle w:val="Commentaire"/>
        <w:ind w:left="300"/>
      </w:pPr>
      <w:r>
        <w:t>Application whitelisting</w:t>
      </w:r>
    </w:p>
    <w:p w14:paraId="5D7377E2" w14:textId="77777777" w:rsidR="007723D0" w:rsidRDefault="007723D0" w:rsidP="007723D0">
      <w:pPr>
        <w:pStyle w:val="Commentaire"/>
        <w:ind w:left="300"/>
      </w:pPr>
      <w:r>
        <w:t>Endpoint Level Data Loss Prevention</w:t>
      </w:r>
    </w:p>
    <w:p w14:paraId="31CB0AD8" w14:textId="77777777" w:rsidR="007723D0" w:rsidRDefault="007723D0" w:rsidP="007723D0">
      <w:pPr>
        <w:pStyle w:val="Commentaire"/>
        <w:ind w:left="300"/>
      </w:pPr>
      <w:r>
        <w:t>Host based firewall policy enforcement</w:t>
      </w:r>
    </w:p>
    <w:p w14:paraId="556BCFF7" w14:textId="77777777" w:rsidR="007723D0" w:rsidRDefault="007723D0" w:rsidP="007723D0">
      <w:pPr>
        <w:pStyle w:val="Commentaire"/>
        <w:ind w:left="300"/>
      </w:pPr>
      <w:r>
        <w:t>Host-based intrusion detection and prevention</w:t>
      </w:r>
    </w:p>
    <w:p w14:paraId="24162C38" w14:textId="77777777" w:rsidR="007723D0" w:rsidRDefault="007723D0" w:rsidP="007723D0">
      <w:pPr>
        <w:pStyle w:val="Commentaire"/>
        <w:ind w:left="300"/>
      </w:pPr>
      <w:r>
        <w:t>Port control</w:t>
      </w:r>
    </w:p>
    <w:p w14:paraId="01AB32FE" w14:textId="77777777" w:rsidR="007723D0" w:rsidRDefault="007723D0" w:rsidP="007723D0">
      <w:pPr>
        <w:pStyle w:val="Commentaire"/>
        <w:ind w:left="300"/>
      </w:pPr>
      <w:r>
        <w:t>Configuration compliance</w:t>
      </w:r>
    </w:p>
    <w:p w14:paraId="1FCFFB2A" w14:textId="77777777" w:rsidR="007723D0" w:rsidRDefault="007723D0" w:rsidP="007723D0">
      <w:pPr>
        <w:pStyle w:val="Commentaire"/>
        <w:ind w:left="300"/>
      </w:pPr>
      <w:r>
        <w:t>Endpoint encryption</w:t>
      </w:r>
    </w:p>
    <w:p w14:paraId="2D7CAA04" w14:textId="77777777" w:rsidR="007723D0" w:rsidRDefault="007723D0" w:rsidP="007723D0">
      <w:pPr>
        <w:pStyle w:val="Commentaire"/>
        <w:ind w:left="300"/>
      </w:pPr>
      <w:r>
        <w:t>Advanced threat protection</w:t>
      </w:r>
    </w:p>
  </w:comment>
  <w:comment w:id="877" w:author="Bigras, Louis-Philippe" w:date="2026-02-13T12:17:00Z" w:initials="LB">
    <w:p w14:paraId="7001B2D5" w14:textId="77777777" w:rsidR="00F6104D" w:rsidRDefault="00F6104D" w:rsidP="00F6104D">
      <w:pPr>
        <w:pStyle w:val="Commentaire"/>
      </w:pPr>
      <w:r>
        <w:rPr>
          <w:rStyle w:val="Marquedecommentaire"/>
        </w:rPr>
        <w:annotationRef/>
      </w:r>
      <w:r>
        <w:t>Vérifier avec Timothé.</w:t>
      </w:r>
    </w:p>
  </w:comment>
  <w:comment w:id="886" w:author="Bigras, Louis-Philippe" w:date="2026-01-29T15:49:00Z" w:initials="BL">
    <w:p w14:paraId="4111F013" w14:textId="2AE7D734" w:rsidR="00EF3397" w:rsidRDefault="007B20E6">
      <w:r>
        <w:annotationRef/>
      </w:r>
      <w:r>
        <w:fldChar w:fldCharType="begin"/>
      </w:r>
      <w:r>
        <w:instrText xml:space="preserve"> HYPERLINK "mailto:Antoine.Wojciechowski@ia.ca"</w:instrText>
      </w:r>
      <w:bookmarkStart w:id="896" w:name="_@_BEF1898973274008B6F66EEE5E3BF7D3Z"/>
      <w:r>
        <w:fldChar w:fldCharType="separate"/>
      </w:r>
      <w:bookmarkEnd w:id="896"/>
      <w:r w:rsidRPr="5227A1D3">
        <w:rPr>
          <w:rStyle w:val="Mention"/>
          <w:noProof/>
        </w:rPr>
        <w:t>@Wojciechowski, Antoine</w:t>
      </w:r>
      <w:r>
        <w:fldChar w:fldCharType="end"/>
      </w:r>
      <w:r w:rsidRPr="10BD43C7">
        <w:t xml:space="preserve"> pour le EDR est-ce qu'on les laisse utiliser leur outil également?</w:t>
      </w:r>
    </w:p>
  </w:comment>
  <w:comment w:id="887" w:author="Bigras, Louis-Philippe" w:date="2026-02-12T11:02:00Z" w:initials="LB">
    <w:p w14:paraId="32D5D98B" w14:textId="77777777" w:rsidR="000D3D48" w:rsidRDefault="000D3D48" w:rsidP="000D3D48">
      <w:pPr>
        <w:pStyle w:val="Commentaire"/>
      </w:pPr>
      <w:r>
        <w:rPr>
          <w:rStyle w:val="Marquedecommentaire"/>
        </w:rPr>
        <w:annotationRef/>
      </w:r>
      <w:r>
        <w:t xml:space="preserve">Sinon, donner plus de specs, sur ce qui est attendu. </w:t>
      </w:r>
    </w:p>
  </w:comment>
  <w:comment w:id="888" w:author="Sicard-Payant, Timothé" w:date="2026-02-19T11:21:00Z" w:initials="TS">
    <w:p w14:paraId="0BC3FEE7" w14:textId="77777777" w:rsidR="00C85349" w:rsidRDefault="00C85349" w:rsidP="00C85349">
      <w:pPr>
        <w:pStyle w:val="Commentaire"/>
      </w:pPr>
      <w:r>
        <w:rPr>
          <w:rStyle w:val="Marquedecommentaire"/>
        </w:rPr>
        <w:annotationRef/>
      </w:r>
      <w:r>
        <w:t>Comme c’est écrit là, ça me va.</w:t>
      </w:r>
    </w:p>
  </w:comment>
  <w:comment w:id="910" w:author="Bigras, Louis-Philippe" w:date="2026-01-29T16:24:00Z" w:initials="BL">
    <w:p w14:paraId="73FED5D2" w14:textId="5892684C" w:rsidR="00EF3397" w:rsidRDefault="007B20E6">
      <w:r>
        <w:annotationRef/>
      </w:r>
      <w:r w:rsidRPr="41E4DE3B">
        <w:t xml:space="preserve">remplacer par any malware détecté. </w:t>
      </w:r>
    </w:p>
  </w:comment>
  <w:comment w:id="914" w:author="Wojciechowski, Antoine" w:date="2026-01-23T16:14:00Z" w:initials="WA">
    <w:p w14:paraId="7224821D" w14:textId="56BCE521" w:rsidR="00EF3397" w:rsidRDefault="007B20E6">
      <w:r>
        <w:annotationRef/>
      </w:r>
      <w:r w:rsidRPr="128B4D8B">
        <w:t>+ Provider shall implement and manage cloud workload protection mechanism (google cloud security command center , AI protection etc...)</w:t>
      </w:r>
    </w:p>
  </w:comment>
  <w:comment w:id="918" w:author="Wojciechowski, Antoine" w:date="2026-01-23T16:15:00Z" w:initials="WA">
    <w:p w14:paraId="69A35124" w14:textId="2324E547" w:rsidR="00EF3397" w:rsidRDefault="007B20E6">
      <w:r>
        <w:annotationRef/>
      </w:r>
      <w:r w:rsidRPr="6340164A">
        <w:t>je recommanderais de retirer car on ne devrait pas avoir du GKE. Je pense qu'en y repensant on devrait ajouter une exigence sur les types de ressources que l'on autorise (whitelist). Ou blacklist si on veut que ce soit plus simple. GKE devrait être dans cette blacklist.</w:t>
      </w:r>
    </w:p>
  </w:comment>
  <w:comment w:id="931" w:author="Bigras, Louis-Philippe" w:date="2026-02-26T15:12:00Z" w:initials="LB">
    <w:p w14:paraId="4AF1FCEA" w14:textId="2EF6A9FE" w:rsidR="00203A62" w:rsidRDefault="00203A62" w:rsidP="00203A62">
      <w:pPr>
        <w:pStyle w:val="Commentaire"/>
      </w:pPr>
      <w:r>
        <w:rPr>
          <w:rStyle w:val="Marquedecommentaire"/>
        </w:rPr>
        <w:annotationRef/>
      </w:r>
      <w:r>
        <w:fldChar w:fldCharType="begin"/>
      </w:r>
      <w:r>
        <w:instrText>HYPERLINK "mailto:Patrick.De-Barros-Albuquerque@ia.ca"</w:instrText>
      </w:r>
      <w:bookmarkStart w:id="941" w:name="_@_9723B6D8DAB1410D819490DE9ACF1D09Z"/>
      <w:r>
        <w:fldChar w:fldCharType="separate"/>
      </w:r>
      <w:bookmarkEnd w:id="941"/>
      <w:r w:rsidRPr="00203A62">
        <w:rPr>
          <w:rStyle w:val="Mention"/>
          <w:noProof/>
        </w:rPr>
        <w:t>@De Barros Albuquerque, Patrick</w:t>
      </w:r>
      <w:r>
        <w:fldChar w:fldCharType="end"/>
      </w:r>
      <w:r>
        <w:t xml:space="preserve"> je crois que ça fait du sens qu’on précise la liste dans le cadre opérationnel et pas dans le contrat. </w:t>
      </w:r>
    </w:p>
  </w:comment>
  <w:comment w:id="943" w:author="Bigras, Louis-Philippe" w:date="2026-01-23T06:49:00Z" w:initials="LB">
    <w:p w14:paraId="06F2E5E7" w14:textId="506406F7" w:rsidR="00713C07" w:rsidRDefault="00713C07" w:rsidP="00713C07">
      <w:pPr>
        <w:pStyle w:val="Commentaire"/>
      </w:pPr>
      <w:r>
        <w:rPr>
          <w:rStyle w:val="Marquedecommentaire"/>
        </w:rPr>
        <w:annotationRef/>
      </w:r>
      <w:r>
        <w:fldChar w:fldCharType="begin"/>
      </w:r>
      <w:r>
        <w:instrText>HYPERLINK "mailto:Stephane.Rouleau@ia.ca"</w:instrText>
      </w:r>
      <w:bookmarkStart w:id="948" w:name="_@_A9F12335FB3B4F1B978BA406BEFD7D59Z"/>
      <w:r>
        <w:fldChar w:fldCharType="separate"/>
      </w:r>
      <w:bookmarkEnd w:id="948"/>
      <w:r w:rsidRPr="00713C07">
        <w:rPr>
          <w:rStyle w:val="Mention"/>
          <w:noProof/>
        </w:rPr>
        <w:t>@Rouleau, Stéphane</w:t>
      </w:r>
      <w:r>
        <w:fldChar w:fldCharType="end"/>
      </w:r>
      <w:r>
        <w:t xml:space="preserve"> est-ce que tu pourrais regarder cette section et m’indiquer si tu vois des enjeux par rapport à ce qui est exigé du fournisseur (notamment en termes de capacités de nos équipes/processus)? </w:t>
      </w:r>
    </w:p>
    <w:p w14:paraId="2F6A7AE7" w14:textId="77777777" w:rsidR="00713C07" w:rsidRDefault="00713C07" w:rsidP="00713C07">
      <w:pPr>
        <w:pStyle w:val="Commentaire"/>
      </w:pPr>
    </w:p>
    <w:p w14:paraId="23CABE97" w14:textId="77777777" w:rsidR="00713C07" w:rsidRDefault="00713C07" w:rsidP="00713C07">
      <w:pPr>
        <w:pStyle w:val="Commentaire"/>
      </w:pPr>
      <w:r>
        <w:t xml:space="preserve">J’ai mis plus de détails que pas assez, je suis conscient que les obligations sont plus détaillées que ce qu’on retrouve dans notre norme GIA du cadre normatif. Au besoin je pourrai généraliser les exigences contractuelles. </w:t>
      </w:r>
    </w:p>
  </w:comment>
  <w:comment w:id="944" w:author="Bigras, Louis-Philippe" w:date="2026-01-29T15:50:00Z" w:initials="BL">
    <w:p w14:paraId="2DCD2DA1" w14:textId="2DE6FE82" w:rsidR="00EF3397" w:rsidRDefault="007B20E6">
      <w:r>
        <w:annotationRef/>
      </w:r>
      <w:r>
        <w:fldChar w:fldCharType="begin"/>
      </w:r>
      <w:r>
        <w:instrText xml:space="preserve"> HYPERLINK "mailto:Stephane.Rouleau@ia.ca"</w:instrText>
      </w:r>
      <w:bookmarkStart w:id="949" w:name="_@_02AF65C960CD4B5EA2DF966344764C1FZ"/>
      <w:r>
        <w:fldChar w:fldCharType="separate"/>
      </w:r>
      <w:bookmarkEnd w:id="949"/>
      <w:r w:rsidRPr="2545BA54">
        <w:rPr>
          <w:rStyle w:val="Mention"/>
          <w:noProof/>
        </w:rPr>
        <w:t>@Rouleau, Stéphane</w:t>
      </w:r>
      <w:r>
        <w:fldChar w:fldCharType="end"/>
      </w:r>
      <w:r w:rsidRPr="2A2AC308">
        <w:t xml:space="preserve"> petit rappel stp :)</w:t>
      </w:r>
    </w:p>
  </w:comment>
  <w:comment w:id="945" w:author="Bigras, Louis-Philippe" w:date="2026-02-26T15:22:00Z" w:initials="LB">
    <w:p w14:paraId="2175D3CD" w14:textId="6CF5210D" w:rsidR="00B04FFC" w:rsidRDefault="00B04FFC" w:rsidP="00B04FFC">
      <w:pPr>
        <w:pStyle w:val="Commentaire"/>
      </w:pPr>
      <w:r>
        <w:rPr>
          <w:rStyle w:val="Marquedecommentaire"/>
        </w:rPr>
        <w:annotationRef/>
      </w:r>
      <w:r>
        <w:fldChar w:fldCharType="begin"/>
      </w:r>
      <w:r>
        <w:instrText>HYPERLINK "mailto:Patrick.De-Barros-Albuquerque@ia.ca"</w:instrText>
      </w:r>
      <w:bookmarkStart w:id="951" w:name="_@_D831634F39DC4AD6A4015BECF9C99B31Z"/>
      <w:r>
        <w:fldChar w:fldCharType="separate"/>
      </w:r>
      <w:bookmarkEnd w:id="951"/>
      <w:r w:rsidRPr="00B04FFC">
        <w:rPr>
          <w:rStyle w:val="Mention"/>
          <w:noProof/>
        </w:rPr>
        <w:t>@De Barros Albuquerque, Patrick</w:t>
      </w:r>
      <w:r>
        <w:fldChar w:fldCharType="end"/>
      </w:r>
      <w:r>
        <w:t xml:space="preserve"> cette section doit être approuvée par la direction de la PASI. Stéphane a déjà fait un premier passage. </w:t>
      </w:r>
    </w:p>
  </w:comment>
  <w:comment w:id="959" w:author="Bigras, Louis-Philippe" w:date="2026-02-12T11:16:00Z" w:initials="LB">
    <w:p w14:paraId="49B3692F" w14:textId="448B8ECA" w:rsidR="00C34072" w:rsidRDefault="00C34072" w:rsidP="00C34072">
      <w:pPr>
        <w:pStyle w:val="Commentaire"/>
      </w:pPr>
      <w:r>
        <w:rPr>
          <w:rStyle w:val="Marquedecommentaire"/>
        </w:rPr>
        <w:annotationRef/>
      </w:r>
      <w:r>
        <w:t>Est-ce que c’est MFA ready pour les identités au niveau des client managed services?</w:t>
      </w:r>
    </w:p>
  </w:comment>
  <w:comment w:id="963" w:author="Bigras, Louis-Philippe" w:date="2026-01-23T06:01:00Z" w:initials="LB">
    <w:p w14:paraId="4E0765D8" w14:textId="2900F55E" w:rsidR="008124C1" w:rsidRDefault="008124C1" w:rsidP="008124C1">
      <w:pPr>
        <w:pStyle w:val="Commentaire"/>
      </w:pPr>
      <w:r>
        <w:rPr>
          <w:rStyle w:val="Marquedecommentaire"/>
        </w:rPr>
        <w:annotationRef/>
      </w:r>
      <w:r>
        <w:t>To adjust in RACI: Client is Responsible for maintaining the "Trusted List"; Provider is Responsible for enforcing it via Org Policy.</w:t>
      </w:r>
    </w:p>
  </w:comment>
  <w:comment w:id="968" w:author="Bigras, Louis-Philippe" w:date="2026-01-23T06:18:00Z" w:initials="LB">
    <w:p w14:paraId="23534090" w14:textId="7EFCCF17" w:rsidR="003A319F" w:rsidRDefault="00E16D74" w:rsidP="003A319F">
      <w:pPr>
        <w:pStyle w:val="Commentaire"/>
      </w:pPr>
      <w:r>
        <w:rPr>
          <w:rStyle w:val="Marquedecommentaire"/>
        </w:rPr>
        <w:annotationRef/>
      </w:r>
      <w:r w:rsidR="003A319F">
        <w:rPr>
          <w:b/>
          <w:bCs/>
        </w:rPr>
        <w:fldChar w:fldCharType="begin"/>
      </w:r>
      <w:r w:rsidR="003A319F">
        <w:rPr>
          <w:b/>
          <w:bCs/>
        </w:rPr>
        <w:instrText>HYPERLINK "mailto:Patrick.De-Barros-Albuquerque@ia.ca"</w:instrText>
      </w:r>
      <w:r w:rsidR="003A319F">
        <w:rPr>
          <w:b/>
          <w:bCs/>
        </w:rPr>
      </w:r>
      <w:bookmarkStart w:id="973" w:name="_@_0C965BAA3C2A4F7C98212EF02B26307EZ"/>
      <w:r w:rsidR="003A319F">
        <w:rPr>
          <w:b/>
          <w:bCs/>
        </w:rPr>
        <w:fldChar w:fldCharType="separate"/>
      </w:r>
      <w:bookmarkEnd w:id="973"/>
      <w:r w:rsidR="003A319F" w:rsidRPr="003A319F">
        <w:rPr>
          <w:rStyle w:val="Mention"/>
          <w:b/>
          <w:bCs/>
          <w:noProof/>
        </w:rPr>
        <w:t>@De Barros Albuquerque, Patrick</w:t>
      </w:r>
      <w:r w:rsidR="003A319F">
        <w:rPr>
          <w:b/>
          <w:bCs/>
        </w:rPr>
        <w:fldChar w:fldCharType="end"/>
      </w:r>
      <w:r w:rsidR="003A319F">
        <w:rPr>
          <w:b/>
          <w:bCs/>
        </w:rPr>
        <w:t xml:space="preserve"> </w:t>
      </w:r>
    </w:p>
    <w:p w14:paraId="4BE090A1" w14:textId="77777777" w:rsidR="003A319F" w:rsidRDefault="003A319F" w:rsidP="003A319F">
      <w:pPr>
        <w:pStyle w:val="Commentaire"/>
      </w:pPr>
    </w:p>
    <w:p w14:paraId="5C578506" w14:textId="77777777" w:rsidR="003A319F" w:rsidRDefault="003A319F" w:rsidP="003A319F">
      <w:pPr>
        <w:pStyle w:val="Commentaire"/>
      </w:pPr>
      <w:r>
        <w:rPr>
          <w:b/>
          <w:bCs/>
        </w:rPr>
        <w:t>Ateko Note</w:t>
      </w:r>
      <w:r>
        <w:t xml:space="preserve"> - As of Dec.2025 Ateko is managing some bindings referring to external users not onboarded in iA IdP. This is not included in the MS and this gap is expected to be remediated.</w:t>
      </w:r>
    </w:p>
  </w:comment>
  <w:comment w:id="969" w:author="Rouleau, Stéphane" w:date="2026-02-06T15:14:00Z" w:initials="SR">
    <w:p w14:paraId="0174D4D8" w14:textId="438A1B93" w:rsidR="00A24ED3" w:rsidRDefault="00A24ED3" w:rsidP="00A24ED3">
      <w:pPr>
        <w:pStyle w:val="Commentaire"/>
      </w:pPr>
      <w:r>
        <w:rPr>
          <w:rStyle w:val="Marquedecommentaire"/>
        </w:rPr>
        <w:annotationRef/>
      </w:r>
      <w:r>
        <w:rPr>
          <w:lang w:val="fr-CA"/>
        </w:rPr>
        <w:t>J’imagine que là-dessus, c’est nous (iA) qui allons établir la gouvernance (c’est pas eux qui vont décider quelles sources sont réputées de confiance), right ?</w:t>
      </w:r>
    </w:p>
  </w:comment>
  <w:comment w:id="970" w:author="Bigras, Louis-Philippe" w:date="2026-02-11T14:10:00Z" w:initials="LB">
    <w:p w14:paraId="27116A2F" w14:textId="77777777" w:rsidR="00286AA1" w:rsidRDefault="00286AA1" w:rsidP="00286AA1">
      <w:pPr>
        <w:pStyle w:val="Commentaire"/>
      </w:pPr>
      <w:r>
        <w:rPr>
          <w:rStyle w:val="Marquedecommentaire"/>
        </w:rPr>
        <w:annotationRef/>
      </w:r>
      <w:r>
        <w:t xml:space="preserve">Exact. Dans le RACI ça va être une responsabilité d’iA. </w:t>
      </w:r>
    </w:p>
  </w:comment>
  <w:comment w:id="985" w:author="Rouleau, Stéphane" w:date="2026-02-05T15:57:00Z" w:initials="SR">
    <w:p w14:paraId="4CC19BF8" w14:textId="5D39BE84" w:rsidR="008865D8" w:rsidRDefault="009F485C" w:rsidP="008865D8">
      <w:pPr>
        <w:pStyle w:val="Commentaire"/>
      </w:pPr>
      <w:r>
        <w:rPr>
          <w:rStyle w:val="Marquedecommentaire"/>
        </w:rPr>
        <w:annotationRef/>
      </w:r>
      <w:r w:rsidR="008865D8">
        <w:rPr>
          <w:lang w:val="fr-CA"/>
        </w:rPr>
        <w:t>Le gestionnaire de certificats qu’ils utilisent, selon moi ça leur appartient, nous en avons un qu’ils peuvent utiliser au besoin, mais je ne le leur imposerais pas.</w:t>
      </w:r>
    </w:p>
    <w:p w14:paraId="3A894E37" w14:textId="77777777" w:rsidR="008865D8" w:rsidRDefault="008865D8" w:rsidP="008865D8">
      <w:pPr>
        <w:pStyle w:val="Commentaire"/>
      </w:pPr>
    </w:p>
    <w:p w14:paraId="72EEFB0F" w14:textId="77777777" w:rsidR="008865D8" w:rsidRDefault="008865D8" w:rsidP="008865D8">
      <w:pPr>
        <w:pStyle w:val="Commentaire"/>
      </w:pPr>
      <w:r>
        <w:rPr>
          <w:lang w:val="fr-CA"/>
        </w:rPr>
        <w:t>Par contre, il est important que les certificats qu’ils utilisent soient signés par nos autorités officielles (interne ou externe).</w:t>
      </w:r>
    </w:p>
  </w:comment>
  <w:comment w:id="986" w:author="Bigras, Louis-Philippe" w:date="2026-02-11T14:11:00Z" w:initials="LB">
    <w:p w14:paraId="79581CE8" w14:textId="77777777" w:rsidR="00603247" w:rsidRDefault="00603247" w:rsidP="00603247">
      <w:pPr>
        <w:pStyle w:val="Commentaire"/>
      </w:pPr>
      <w:r>
        <w:rPr>
          <w:rStyle w:val="Marquedecommentaire"/>
        </w:rPr>
        <w:annotationRef/>
      </w:r>
      <w:r>
        <w:t xml:space="preserve">Ok. Noté. </w:t>
      </w:r>
    </w:p>
  </w:comment>
  <w:comment w:id="987" w:author="Bigras, Louis-Philippe" w:date="2026-02-12T11:13:00Z" w:initials="LB">
    <w:p w14:paraId="49C1B34C" w14:textId="562C4A09" w:rsidR="00A601B9" w:rsidRDefault="007464A0" w:rsidP="00A601B9">
      <w:pPr>
        <w:pStyle w:val="Commentaire"/>
      </w:pPr>
      <w:r>
        <w:rPr>
          <w:rStyle w:val="Marquedecommentaire"/>
        </w:rPr>
        <w:annotationRef/>
      </w:r>
      <w:r w:rsidR="00A601B9">
        <w:fldChar w:fldCharType="begin"/>
      </w:r>
      <w:r w:rsidR="00A601B9">
        <w:instrText>HYPERLINK "mailto:Patrick.De-Barros-Albuquerque@ia.ca"</w:instrText>
      </w:r>
      <w:bookmarkStart w:id="990" w:name="_@_8765BD9658814920A748F9F2148DEB36Z"/>
      <w:r w:rsidR="00A601B9">
        <w:fldChar w:fldCharType="separate"/>
      </w:r>
      <w:bookmarkEnd w:id="990"/>
      <w:r w:rsidR="00A601B9" w:rsidRPr="00A601B9">
        <w:rPr>
          <w:rStyle w:val="Mention"/>
          <w:noProof/>
        </w:rPr>
        <w:t>@De Barros Albuquerque, Patrick</w:t>
      </w:r>
      <w:r w:rsidR="00A601B9">
        <w:fldChar w:fldCharType="end"/>
      </w:r>
      <w:r w:rsidR="00A601B9">
        <w:t xml:space="preserve"> Positionnement : est-ce que nous sommes assez robustes au niveau de nos clés pour les certifications? Assez pour partager a Ateko?</w:t>
      </w:r>
    </w:p>
  </w:comment>
  <w:comment w:id="995" w:author="Rouleau, Stéphane" w:date="2026-02-05T16:01:00Z" w:initials="SR">
    <w:p w14:paraId="4445867D" w14:textId="76A22386" w:rsidR="00FB40E8" w:rsidRDefault="00FB40E8" w:rsidP="00FB40E8">
      <w:pPr>
        <w:pStyle w:val="Commentaire"/>
      </w:pPr>
      <w:r>
        <w:rPr>
          <w:rStyle w:val="Marquedecommentaire"/>
        </w:rPr>
        <w:annotationRef/>
      </w:r>
      <w:r>
        <w:rPr>
          <w:lang w:val="fr-CA"/>
        </w:rPr>
        <w:t>C’est un contrat de combien de temps ?</w:t>
      </w:r>
    </w:p>
    <w:p w14:paraId="3A453A09" w14:textId="77777777" w:rsidR="00FB40E8" w:rsidRDefault="00FB40E8" w:rsidP="00FB40E8">
      <w:pPr>
        <w:pStyle w:val="Commentaire"/>
      </w:pPr>
    </w:p>
    <w:p w14:paraId="01C153A8" w14:textId="77777777" w:rsidR="00FB40E8" w:rsidRDefault="00FB40E8" w:rsidP="00FB40E8">
      <w:pPr>
        <w:pStyle w:val="Commentaire"/>
      </w:pPr>
      <w:r>
        <w:rPr>
          <w:lang w:val="fr-CA"/>
        </w:rPr>
        <w:t>Je pose la question car en 2029, la durée de vie des certificats externes passera à 47 jours maximum, alors on souhaitera qu’il renouvelle 30 jours avant a ce moment là, il va devoir renouveller toutes les 2 semaines... est-ce qu’on veut lui imposer ça ou simplement l’obliger à automatiser le déploiement de ses certificats (c’est ce qu’on va faire à l’interne) ?</w:t>
      </w:r>
    </w:p>
  </w:comment>
  <w:comment w:id="996" w:author="Bigras, Louis-Philippe" w:date="2026-02-11T14:11:00Z" w:initials="LB">
    <w:p w14:paraId="31EC0326" w14:textId="77777777" w:rsidR="00C9001B" w:rsidRDefault="00C9001B" w:rsidP="00C9001B">
      <w:pPr>
        <w:pStyle w:val="Commentaire"/>
      </w:pPr>
      <w:r>
        <w:rPr>
          <w:rStyle w:val="Marquedecommentaire"/>
        </w:rPr>
        <w:annotationRef/>
      </w:r>
      <w:r>
        <w:t xml:space="preserve">Bon point. Je vais ajuster en conséquence. </w:t>
      </w:r>
    </w:p>
  </w:comment>
  <w:comment w:id="1010" w:author="Rouleau, Stéphane" w:date="2026-02-06T14:04:00Z" w:initials="SR">
    <w:p w14:paraId="3D362398" w14:textId="3A047DCA" w:rsidR="005F74B7" w:rsidRDefault="005F74B7" w:rsidP="005F74B7">
      <w:pPr>
        <w:pStyle w:val="Commentaire"/>
      </w:pPr>
      <w:r>
        <w:rPr>
          <w:rStyle w:val="Marquedecommentaire"/>
        </w:rPr>
        <w:annotationRef/>
      </w:r>
      <w:r>
        <w:rPr>
          <w:lang w:val="fr-CA"/>
        </w:rPr>
        <w:t>Même commentaire que pour Secret Manager, pourquoi leur imposer une solution qui n’est même pas positionnée chez nous ?</w:t>
      </w:r>
    </w:p>
  </w:comment>
  <w:comment w:id="1039" w:author="Bigras, Louis-Philippe" w:date="2026-01-23T06:10:00Z" w:initials="LB">
    <w:p w14:paraId="0B3DECFD" w14:textId="77777777" w:rsidR="00BD4ECC" w:rsidRDefault="0014407A" w:rsidP="00BD4ECC">
      <w:pPr>
        <w:pStyle w:val="Commentaire"/>
      </w:pPr>
      <w:r>
        <w:rPr>
          <w:rStyle w:val="Marquedecommentaire"/>
        </w:rPr>
        <w:annotationRef/>
      </w:r>
      <w:r w:rsidR="00BD4ECC">
        <w:rPr>
          <w:b/>
          <w:bCs/>
        </w:rPr>
        <w:t xml:space="preserve">Internal note for revision: </w:t>
      </w:r>
    </w:p>
    <w:p w14:paraId="61B96C32" w14:textId="77777777" w:rsidR="00BD4ECC" w:rsidRDefault="00BD4ECC" w:rsidP="00BD4ECC">
      <w:pPr>
        <w:pStyle w:val="Commentaire"/>
      </w:pPr>
      <w:r>
        <w:t>Hugo: Savient not available in GCP</w:t>
      </w:r>
    </w:p>
    <w:p w14:paraId="2178932C" w14:textId="77777777" w:rsidR="00BD4ECC" w:rsidRDefault="00BD4ECC" w:rsidP="00BD4ECC">
      <w:pPr>
        <w:pStyle w:val="Commentaire"/>
      </w:pPr>
      <w:r>
        <w:t xml:space="preserve">Acces privilies + dev (on ne pourra pas passer par DaaS). </w:t>
      </w:r>
    </w:p>
    <w:p w14:paraId="29B2C173" w14:textId="77777777" w:rsidR="00BD4ECC" w:rsidRDefault="00BD4ECC" w:rsidP="00BD4ECC">
      <w:pPr>
        <w:pStyle w:val="Commentaire"/>
      </w:pPr>
    </w:p>
    <w:p w14:paraId="49B410AC" w14:textId="77777777" w:rsidR="00BD4ECC" w:rsidRDefault="00BD4ECC" w:rsidP="00BD4ECC">
      <w:pPr>
        <w:pStyle w:val="Commentaire"/>
      </w:pPr>
      <w:r>
        <w:t xml:space="preserve">Antoine et Stéphane : votre avis? Du côté ISTPRM et Service-Conseil, la position officielle que nous appliquons envers les fournisseurs et consultants externes est : tous les accès privilégiés / développeurs / accès a l’infra doivent passer par le DaaS. </w:t>
      </w:r>
    </w:p>
    <w:p w14:paraId="1BF083A8" w14:textId="77777777" w:rsidR="00BD4ECC" w:rsidRDefault="00BD4ECC" w:rsidP="00BD4ECC">
      <w:pPr>
        <w:pStyle w:val="Commentaire"/>
      </w:pPr>
    </w:p>
    <w:p w14:paraId="0018A2B7" w14:textId="40A0482A" w:rsidR="00BD4ECC" w:rsidRDefault="00BD4ECC" w:rsidP="00BD4ECC">
      <w:pPr>
        <w:pStyle w:val="Commentaire"/>
      </w:pPr>
      <w:r>
        <w:fldChar w:fldCharType="begin"/>
      </w:r>
      <w:r>
        <w:instrText>HYPERLINK "mailto:Patrick.De-Barros-Albuquerque@ia.ca"</w:instrText>
      </w:r>
      <w:bookmarkStart w:id="1051" w:name="_@_66E200363AFB40BB8E82C676F4C783F8Z"/>
      <w:r>
        <w:fldChar w:fldCharType="separate"/>
      </w:r>
      <w:bookmarkEnd w:id="1051"/>
      <w:r w:rsidRPr="00BD4ECC">
        <w:rPr>
          <w:rStyle w:val="Mention"/>
          <w:noProof/>
        </w:rPr>
        <w:t>@De Barros Albuquerque, Patrick</w:t>
      </w:r>
      <w:r>
        <w:fldChar w:fldCharType="end"/>
      </w:r>
      <w:r>
        <w:t xml:space="preserve"> </w:t>
      </w:r>
      <w:r>
        <w:rPr>
          <w:lang w:val="en-US"/>
        </w:rPr>
        <w:t xml:space="preserve"> pour positionnement. </w:t>
      </w:r>
    </w:p>
  </w:comment>
  <w:comment w:id="1066" w:author="Bigras, Louis-Philippe" w:date="2026-02-12T11:19:00Z" w:initials="LB">
    <w:p w14:paraId="4CBB7BE4" w14:textId="77777777" w:rsidR="00A22B1E" w:rsidRDefault="00A22B1E" w:rsidP="00A22B1E">
      <w:pPr>
        <w:pStyle w:val="Commentaire"/>
      </w:pPr>
      <w:r>
        <w:rPr>
          <w:rStyle w:val="Marquedecommentaire"/>
        </w:rPr>
        <w:annotationRef/>
      </w:r>
      <w:r>
        <w:t xml:space="preserve">Faire lien avec l’inventaire des assets et de leurs owners. </w:t>
      </w:r>
    </w:p>
  </w:comment>
  <w:comment w:id="1067" w:author="Bigras, Louis-Philippe" w:date="2026-01-23T06:30:00Z" w:initials="LB">
    <w:p w14:paraId="2BC8D342" w14:textId="62ADEB38" w:rsidR="006165B5" w:rsidRDefault="009C5B3C" w:rsidP="006165B5">
      <w:pPr>
        <w:pStyle w:val="Commentaire"/>
      </w:pPr>
      <w:r>
        <w:rPr>
          <w:rStyle w:val="Marquedecommentaire"/>
        </w:rPr>
        <w:annotationRef/>
      </w:r>
      <w:r w:rsidR="006165B5">
        <w:rPr>
          <w:b/>
          <w:bCs/>
        </w:rPr>
        <w:t xml:space="preserve">Internal Note for Revision: </w:t>
      </w:r>
    </w:p>
    <w:p w14:paraId="525D57DA" w14:textId="77777777" w:rsidR="006165B5" w:rsidRDefault="006165B5" w:rsidP="006165B5">
      <w:pPr>
        <w:pStyle w:val="Commentaire"/>
      </w:pPr>
      <w:r>
        <w:t xml:space="preserve">To include in RACI: </w:t>
      </w:r>
    </w:p>
    <w:p w14:paraId="7A96C2AD" w14:textId="77777777" w:rsidR="006165B5" w:rsidRDefault="006165B5" w:rsidP="006165B5">
      <w:pPr>
        <w:pStyle w:val="Commentaire"/>
      </w:pPr>
      <w:r>
        <w:t>Client shall review the Identity Inventory Report to validate the "Business Need" and "Role Appropriateness" for all listed identities. Client shall return the report to Provider, marking each line item as either "Retain" or "Revoke."</w:t>
      </w:r>
    </w:p>
  </w:comment>
  <w:comment w:id="1086" w:author="Bigras, Louis-Philippe" w:date="2026-02-12T11:24:00Z" w:initials="LB">
    <w:p w14:paraId="50640EFB" w14:textId="77777777" w:rsidR="00D768B7" w:rsidRDefault="00D768B7" w:rsidP="00D768B7">
      <w:pPr>
        <w:pStyle w:val="Commentaire"/>
      </w:pPr>
      <w:r>
        <w:rPr>
          <w:rStyle w:val="Marquedecommentaire"/>
        </w:rPr>
        <w:annotationRef/>
      </w:r>
      <w:r>
        <w:t xml:space="preserve">Chiffrement au repos et en transit? Est-ce qu’il y a un élément à exiger au niveau des services Google? </w:t>
      </w:r>
    </w:p>
  </w:comment>
  <w:comment w:id="1104" w:author="Bigras, Louis-Philippe" w:date="2026-02-26T15:21:00Z" w:initials="LB">
    <w:p w14:paraId="08123FB1" w14:textId="1672011F" w:rsidR="00150977" w:rsidRDefault="00150977" w:rsidP="00150977">
      <w:pPr>
        <w:pStyle w:val="Commentaire"/>
      </w:pPr>
      <w:r>
        <w:rPr>
          <w:rStyle w:val="Marquedecommentaire"/>
        </w:rPr>
        <w:annotationRef/>
      </w:r>
      <w:r>
        <w:fldChar w:fldCharType="begin"/>
      </w:r>
      <w:r>
        <w:instrText>HYPERLINK "mailto:Patrick.De-Barros-Albuquerque@ia.ca"</w:instrText>
      </w:r>
      <w:bookmarkStart w:id="1107" w:name="_@_634C1AC4B1824A9989D5D0EB2F6D0F5AZ"/>
      <w:r>
        <w:fldChar w:fldCharType="separate"/>
      </w:r>
      <w:bookmarkEnd w:id="1107"/>
      <w:r w:rsidRPr="00150977">
        <w:rPr>
          <w:rStyle w:val="Mention"/>
          <w:noProof/>
        </w:rPr>
        <w:t>@De Barros Albuquerque, Patrick</w:t>
      </w:r>
      <w:r>
        <w:fldChar w:fldCharType="end"/>
      </w:r>
      <w:r>
        <w:t xml:space="preserve"> cette section n’a pas été révisée par la PASI.</w:t>
      </w:r>
    </w:p>
  </w:comment>
  <w:comment w:id="1113" w:author="De Barros Albuquerque, Patrick [2]" w:date="2026-02-26T15:29:00Z" w:initials="PD">
    <w:p w14:paraId="5C893B0E" w14:textId="2FFCF570" w:rsidR="005221B7" w:rsidRDefault="005221B7" w:rsidP="005221B7">
      <w:pPr>
        <w:pStyle w:val="Commentaire"/>
      </w:pPr>
      <w:r>
        <w:rPr>
          <w:rStyle w:val="Marquedecommentaire"/>
        </w:rPr>
        <w:annotationRef/>
      </w:r>
      <w:r>
        <w:fldChar w:fldCharType="begin"/>
      </w:r>
      <w:r>
        <w:instrText>HYPERLINK "mailto:louis-philippe.bigras@ia.ca"</w:instrText>
      </w:r>
      <w:bookmarkStart w:id="1115" w:name="_@_0C1506496B2B4B38B9AAC449A24D60C6Z"/>
      <w:r>
        <w:fldChar w:fldCharType="separate"/>
      </w:r>
      <w:bookmarkEnd w:id="1115"/>
      <w:r w:rsidRPr="005221B7">
        <w:rPr>
          <w:rStyle w:val="Mention"/>
          <w:noProof/>
        </w:rPr>
        <w:t>@Bigras, Louis-Philippe</w:t>
      </w:r>
      <w:r>
        <w:fldChar w:fldCharType="end"/>
      </w:r>
      <w:r>
        <w:t xml:space="preserve"> j’ajouterais le chiffrement en transit aussi</w:t>
      </w:r>
    </w:p>
  </w:comment>
  <w:comment w:id="1141" w:author="Vincent Boisclair" w:date="2025-10-15T16:04:00Z" w:initials="VB">
    <w:p w14:paraId="22D4C132" w14:textId="6D58A033" w:rsidR="00C955C1" w:rsidRDefault="00C35CF1" w:rsidP="00C955C1">
      <w:pPr>
        <w:pStyle w:val="Commentaire"/>
      </w:pPr>
      <w:r>
        <w:rPr>
          <w:rStyle w:val="Marquedecommentaire"/>
        </w:rPr>
        <w:annotationRef/>
      </w:r>
      <w:r w:rsidR="00C955C1">
        <w:rPr>
          <w:b/>
          <w:bCs/>
          <w:lang w:val="fr-CA"/>
        </w:rPr>
        <w:t>Accepted with reservation</w:t>
      </w:r>
      <w:r w:rsidR="00C955C1">
        <w:rPr>
          <w:lang w:val="fr-CA"/>
        </w:rPr>
        <w:t xml:space="preserve"> - Conditional to reviewing the data required by iA. More information is required from iA to clarify this point.</w:t>
      </w:r>
    </w:p>
  </w:comment>
  <w:comment w:id="1142" w:author="Bigras, Louis-Philippe" w:date="2026-01-23T06:13:00Z" w:initials="LB">
    <w:p w14:paraId="592F5D02" w14:textId="77777777" w:rsidR="00E80E01" w:rsidRDefault="00E80E01" w:rsidP="00E80E01">
      <w:pPr>
        <w:pStyle w:val="Commentaire"/>
      </w:pPr>
      <w:r>
        <w:rPr>
          <w:rStyle w:val="Marquedecommentaire"/>
        </w:rPr>
        <w:annotationRef/>
      </w:r>
      <w:r>
        <w:rPr>
          <w:lang w:val="en-US"/>
        </w:rPr>
        <w:t xml:space="preserve">This paragraph has been integrated directly within the security services / capabilities requirements. </w:t>
      </w:r>
    </w:p>
  </w:comment>
  <w:comment w:id="1144" w:author="Vincent Boisclair [2]" w:date="2025-12-04T16:24:00Z" w:initials="VB">
    <w:p w14:paraId="301623BA" w14:textId="4252471E" w:rsidR="00D23FAB" w:rsidRDefault="00C35CF1" w:rsidP="00D23FAB">
      <w:pPr>
        <w:pStyle w:val="Commentaire"/>
      </w:pPr>
      <w:r>
        <w:rPr>
          <w:rStyle w:val="Marquedecommentaire"/>
        </w:rPr>
        <w:annotationRef/>
      </w:r>
      <w:r w:rsidR="00D23FAB">
        <w:rPr>
          <w:i/>
          <w:iCs/>
        </w:rPr>
        <w:t>(“Network security”)</w:t>
      </w:r>
    </w:p>
    <w:p w14:paraId="57046BF0" w14:textId="77777777" w:rsidR="00D23FAB" w:rsidRDefault="00D23FAB" w:rsidP="00D23FAB">
      <w:pPr>
        <w:pStyle w:val="Commentaire"/>
      </w:pPr>
      <w:r>
        <w:rPr>
          <w:b/>
          <w:bCs/>
        </w:rPr>
        <w:t>More information required</w:t>
      </w:r>
      <w:r>
        <w:t xml:space="preserve"> - Ateko needs more information on services requested by iA. TODO: Meeting between iA and Ateko Security?</w:t>
      </w:r>
    </w:p>
  </w:comment>
  <w:comment w:id="1148" w:author="Vincent Boisclair [2]" w:date="2025-12-04T16:27:00Z" w:initials="VB">
    <w:p w14:paraId="3C260FBC" w14:textId="77777777" w:rsidR="00D23FAB" w:rsidRDefault="00C35CF1" w:rsidP="00D23FAB">
      <w:pPr>
        <w:pStyle w:val="Commentaire"/>
      </w:pPr>
      <w:r>
        <w:rPr>
          <w:rStyle w:val="Marquedecommentaire"/>
        </w:rPr>
        <w:annotationRef/>
      </w:r>
      <w:r w:rsidR="00D23FAB">
        <w:rPr>
          <w:i/>
          <w:iCs/>
        </w:rPr>
        <w:t>(“Resiliency”)</w:t>
      </w:r>
    </w:p>
    <w:p w14:paraId="5FADA8AF" w14:textId="77777777" w:rsidR="00D23FAB" w:rsidRDefault="00D23FAB" w:rsidP="00D23FAB">
      <w:pPr>
        <w:pStyle w:val="Commentaire"/>
      </w:pPr>
      <w:r>
        <w:rPr>
          <w:b/>
          <w:bCs/>
        </w:rPr>
        <w:t>More information required</w:t>
      </w:r>
      <w:r>
        <w:t xml:space="preserve"> - Ateko needs more information on services requested by iA. TODO: Meeting between iA and Ateko Security?</w:t>
      </w:r>
    </w:p>
  </w:comment>
  <w:comment w:id="1152" w:author="Vincent Boisclair [2]" w:date="2025-12-04T16:28:00Z" w:initials="VB">
    <w:p w14:paraId="29CBFB49" w14:textId="77777777" w:rsidR="00D23FAB" w:rsidRDefault="00C35CF1" w:rsidP="00D23FAB">
      <w:pPr>
        <w:pStyle w:val="Commentaire"/>
      </w:pPr>
      <w:r>
        <w:rPr>
          <w:rStyle w:val="Marquedecommentaire"/>
        </w:rPr>
        <w:annotationRef/>
      </w:r>
      <w:r w:rsidR="00D23FAB">
        <w:rPr>
          <w:i/>
          <w:iCs/>
        </w:rPr>
        <w:t>(“Threat prevention”)</w:t>
      </w:r>
    </w:p>
    <w:p w14:paraId="242D1AE4" w14:textId="77777777" w:rsidR="00D23FAB" w:rsidRDefault="00D23FAB" w:rsidP="00D23FAB">
      <w:pPr>
        <w:pStyle w:val="Commentaire"/>
      </w:pPr>
      <w:r>
        <w:rPr>
          <w:b/>
          <w:bCs/>
        </w:rPr>
        <w:t>More information required</w:t>
      </w:r>
      <w:r>
        <w:t xml:space="preserve"> - Ateko needs more information on services requested by iA. TODO: Meeting between iA and Ateko Security?</w:t>
      </w:r>
    </w:p>
  </w:comment>
  <w:comment w:id="1164" w:author="Vincent Boisclair" w:date="2025-10-15T07:50:00Z" w:initials="VB">
    <w:p w14:paraId="79D45D0B" w14:textId="77777777" w:rsidR="00D201C6" w:rsidRDefault="00083953" w:rsidP="00D201C6">
      <w:pPr>
        <w:pStyle w:val="Commentaire"/>
      </w:pPr>
      <w:r>
        <w:rPr>
          <w:rStyle w:val="Marquedecommentaire"/>
        </w:rPr>
        <w:annotationRef/>
      </w:r>
      <w:r w:rsidR="00D201C6">
        <w:rPr>
          <w:b/>
          <w:bCs/>
          <w:lang w:val="fr-CA"/>
        </w:rPr>
        <w:t>Not accepted</w:t>
      </w:r>
      <w:r w:rsidR="00D201C6">
        <w:rPr>
          <w:lang w:val="fr-CA"/>
        </w:rPr>
        <w:t xml:space="preserve"> - The services referred to here are those in this specific section, not the «Services» defined term.</w:t>
      </w:r>
      <w:r w:rsidR="00D201C6">
        <w:rPr>
          <w:lang w:val="fr-CA"/>
        </w:rPr>
        <w:br/>
        <w:t>See corrected title.</w:t>
      </w:r>
    </w:p>
  </w:comment>
  <w:comment w:id="1173" w:author="Vincent Boisclair" w:date="2025-10-29T16:17:00Z" w:initials="VB">
    <w:p w14:paraId="18CB7BA7" w14:textId="77777777" w:rsidR="00891C94" w:rsidRDefault="0085755B" w:rsidP="00891C94">
      <w:pPr>
        <w:pStyle w:val="Commentaire"/>
      </w:pPr>
      <w:r>
        <w:rPr>
          <w:rStyle w:val="Marquedecommentaire"/>
        </w:rPr>
        <w:annotationRef/>
      </w:r>
      <w:r w:rsidR="00891C94">
        <w:rPr>
          <w:b/>
          <w:bCs/>
        </w:rPr>
        <w:t>Moved/Renamed</w:t>
      </w:r>
      <w:r w:rsidR="00891C94">
        <w:t xml:space="preserve"> - This is related to security operations.  Moved to Run Security: 1.(b).</w:t>
      </w:r>
    </w:p>
  </w:comment>
  <w:comment w:id="1174" w:author="Bigras, Louis-Philippe" w:date="2025-12-17T08:29:00Z" w:initials="LB">
    <w:p w14:paraId="1317B48A" w14:textId="77777777" w:rsidR="000044CB" w:rsidRDefault="00374596" w:rsidP="000044CB">
      <w:pPr>
        <w:pStyle w:val="Commentaire"/>
      </w:pPr>
      <w:r>
        <w:rPr>
          <w:rStyle w:val="Marquedecommentaire"/>
        </w:rPr>
        <w:annotationRef/>
      </w:r>
      <w:r w:rsidR="000044CB">
        <w:t xml:space="preserve">Agreed. For clarity, security capabilities and services performed by Ateko will require oversight. Some of these capabilities may be fully integrated down the road. </w:t>
      </w:r>
    </w:p>
    <w:p w14:paraId="0F75C6A9" w14:textId="77777777" w:rsidR="000044CB" w:rsidRDefault="000044CB" w:rsidP="000044CB">
      <w:pPr>
        <w:pStyle w:val="Commentaire"/>
      </w:pPr>
    </w:p>
    <w:p w14:paraId="28FC7206" w14:textId="77777777" w:rsidR="000044CB" w:rsidRDefault="000044CB" w:rsidP="000044CB">
      <w:pPr>
        <w:pStyle w:val="Commentaire"/>
      </w:pPr>
      <w:r>
        <w:t xml:space="preserve">Agreed to delete the section. However not all items are covered by the list of 1b RUN security. We have merged and restructured the list accordingly. </w:t>
      </w:r>
    </w:p>
  </w:comment>
  <w:comment w:id="1199" w:author="Vincent Boisclair" w:date="2025-10-15T16:04:00Z" w:initials="VB">
    <w:p w14:paraId="588E3360" w14:textId="6F6EAAD3" w:rsidR="00787FEC" w:rsidRDefault="0038697B" w:rsidP="00787FEC">
      <w:pPr>
        <w:pStyle w:val="Commentaire"/>
      </w:pPr>
      <w:r>
        <w:rPr>
          <w:rStyle w:val="Marquedecommentaire"/>
        </w:rPr>
        <w:annotationRef/>
      </w:r>
      <w:r w:rsidR="00787FEC">
        <w:rPr>
          <w:i/>
          <w:iCs/>
          <w:lang w:val="fr-CA"/>
        </w:rPr>
        <w:t>(same comment as above)</w:t>
      </w:r>
    </w:p>
    <w:p w14:paraId="53ACFC54" w14:textId="77777777" w:rsidR="00787FEC" w:rsidRDefault="00787FEC" w:rsidP="00787FEC">
      <w:pPr>
        <w:pStyle w:val="Commentaire"/>
      </w:pPr>
      <w:r>
        <w:rPr>
          <w:b/>
          <w:bCs/>
          <w:lang w:val="fr-CA"/>
        </w:rPr>
        <w:t>Not accepted</w:t>
      </w:r>
      <w:r>
        <w:rPr>
          <w:lang w:val="fr-CA"/>
        </w:rPr>
        <w:t xml:space="preserve"> - This would be required only if Ateko was sending emails on behalf of iA, which is not the case.</w:t>
      </w:r>
      <w:r>
        <w:rPr>
          <w:lang w:val="fr-CA"/>
        </w:rPr>
        <w:br/>
      </w:r>
      <w:r>
        <w:rPr>
          <w:lang w:val="fr-CA"/>
        </w:rPr>
        <w:br/>
        <w:t>(note: if it was required, this would be a custom offer to iA)</w:t>
      </w:r>
    </w:p>
  </w:comment>
  <w:comment w:id="1200" w:author="Bigras, Louis-Philippe" w:date="2025-12-17T08:29:00Z" w:initials="LB">
    <w:p w14:paraId="4C0CC21F" w14:textId="77777777" w:rsidR="00374596" w:rsidRDefault="00374596" w:rsidP="00374596">
      <w:pPr>
        <w:pStyle w:val="Commentaire"/>
      </w:pPr>
      <w:r>
        <w:rPr>
          <w:rStyle w:val="Marquedecommentaire"/>
        </w:rPr>
        <w:annotationRef/>
      </w:r>
      <w:r>
        <w:t xml:space="preserve">Agreed. </w:t>
      </w:r>
    </w:p>
  </w:comment>
  <w:comment w:id="1221" w:author="Vincent Boisclair" w:date="2025-10-15T16:24:00Z" w:initials="VB">
    <w:p w14:paraId="1C8B5C76" w14:textId="6ECDA2F0" w:rsidR="008D5545" w:rsidRDefault="00A475CA" w:rsidP="008D5545">
      <w:pPr>
        <w:pStyle w:val="Commentaire"/>
      </w:pPr>
      <w:r>
        <w:rPr>
          <w:rStyle w:val="Marquedecommentaire"/>
        </w:rPr>
        <w:annotationRef/>
      </w:r>
      <w:r w:rsidR="008D5545">
        <w:rPr>
          <w:b/>
          <w:bCs/>
          <w:lang w:val="fr-CA"/>
        </w:rPr>
        <w:t>Not accepted</w:t>
      </w:r>
      <w:r w:rsidR="008D5545">
        <w:rPr>
          <w:lang w:val="fr-CA"/>
        </w:rPr>
        <w:t xml:space="preserve"> - This list will be removed, it adds confusion while the paragraph above is already clear.</w:t>
      </w:r>
    </w:p>
  </w:comment>
  <w:comment w:id="1222" w:author="Bigras, Louis-Philippe" w:date="2025-12-17T08:29:00Z" w:initials="LB">
    <w:p w14:paraId="40F8C2FE" w14:textId="77777777" w:rsidR="000044CB" w:rsidRDefault="00374596" w:rsidP="000044CB">
      <w:pPr>
        <w:pStyle w:val="Commentaire"/>
      </w:pPr>
      <w:r>
        <w:rPr>
          <w:rStyle w:val="Marquedecommentaire"/>
        </w:rPr>
        <w:annotationRef/>
      </w:r>
      <w:r w:rsidR="000044CB">
        <w:t xml:space="preserve">Agreed, see comment above. </w:t>
      </w:r>
    </w:p>
  </w:comment>
  <w:comment w:id="1307" w:author="Vincent Boisclair" w:date="2025-10-15T07:54:00Z" w:initials="VB">
    <w:p w14:paraId="3CED6CBD" w14:textId="0E83AD82" w:rsidR="00300EF1" w:rsidRDefault="002B0A3B" w:rsidP="00300EF1">
      <w:pPr>
        <w:pStyle w:val="Commentaire"/>
      </w:pPr>
      <w:r>
        <w:rPr>
          <w:rStyle w:val="Marquedecommentaire"/>
        </w:rPr>
        <w:annotationRef/>
      </w:r>
      <w:r w:rsidR="00300EF1">
        <w:rPr>
          <w:b/>
          <w:bCs/>
          <w:lang w:val="fr-CA"/>
        </w:rPr>
        <w:t>Corrected</w:t>
      </w:r>
      <w:r w:rsidR="00300EF1">
        <w:rPr>
          <w:lang w:val="fr-CA"/>
        </w:rPr>
        <w:t xml:space="preserve"> - Some words were missing in this sentence (uncaught by both parties) so Ateko corrected it by replacing the partial sentence with the right term.</w:t>
      </w:r>
    </w:p>
  </w:comment>
  <w:comment w:id="1313" w:author="Vincent Boisclair [2]" w:date="2025-12-12T19:52:00Z" w:initials="VB">
    <w:p w14:paraId="5E80210E" w14:textId="77777777" w:rsidR="00556CCF" w:rsidRDefault="00DE0D6A" w:rsidP="00556CCF">
      <w:pPr>
        <w:pStyle w:val="Commentaire"/>
      </w:pPr>
      <w:r>
        <w:rPr>
          <w:rStyle w:val="Marquedecommentaire"/>
        </w:rPr>
        <w:annotationRef/>
      </w:r>
      <w:r w:rsidR="00556CCF">
        <w:rPr>
          <w:b/>
          <w:bCs/>
        </w:rPr>
        <w:t>Replaced</w:t>
      </w:r>
      <w:r w:rsidR="00556CCF">
        <w:t xml:space="preserve"> - The contents of this section has been replaced.  This section has been left intact to facilitate understanding the changes, but this whole section, enclosed between the </w:t>
      </w:r>
      <w:r w:rsidR="00556CCF">
        <w:rPr>
          <w:highlight w:val="cyan"/>
        </w:rPr>
        <w:t>blue highlighted delimiters</w:t>
      </w:r>
      <w:r w:rsidR="00556CCF">
        <w:t>, including the content between them, will be removed and replaced with what follows immediately after the closing delimiter.</w:t>
      </w:r>
    </w:p>
  </w:comment>
  <w:comment w:id="1323" w:author="Vincent Boisclair" w:date="2025-10-15T07:57:00Z" w:initials="VB">
    <w:p w14:paraId="633C75F4" w14:textId="6247171E" w:rsidR="00B675DD" w:rsidRDefault="00C97A6F" w:rsidP="00B675DD">
      <w:pPr>
        <w:pStyle w:val="Commentaire"/>
      </w:pPr>
      <w:r>
        <w:rPr>
          <w:rStyle w:val="Marquedecommentaire"/>
        </w:rPr>
        <w:annotationRef/>
      </w:r>
      <w:r w:rsidR="00B675DD">
        <w:rPr>
          <w:b/>
          <w:bCs/>
          <w:lang w:val="fr-CA"/>
        </w:rPr>
        <w:t>Not accepted</w:t>
      </w:r>
      <w:r w:rsidR="00B675DD">
        <w:rPr>
          <w:lang w:val="fr-CA"/>
        </w:rPr>
        <w:t xml:space="preserve"> - The «Cloud delivery platform» is one of the Google Platform’s capabilities so we should not use a capital P on Platform here since it would refer to the Google Platform and would create an inconsistency in the application of the defined term «Platform».</w:t>
      </w:r>
    </w:p>
  </w:comment>
  <w:comment w:id="1337" w:author="Vincent Boisclair" w:date="2025-10-21T15:59:00Z" w:initials="VB">
    <w:p w14:paraId="6E0FAE59" w14:textId="77777777" w:rsidR="00864042" w:rsidRDefault="00D413CA" w:rsidP="00864042">
      <w:pPr>
        <w:pStyle w:val="Commentaire"/>
      </w:pPr>
      <w:r>
        <w:rPr>
          <w:rStyle w:val="Marquedecommentaire"/>
        </w:rPr>
        <w:annotationRef/>
      </w:r>
      <w:r w:rsidR="00864042">
        <w:rPr>
          <w:b/>
          <w:bCs/>
          <w:lang w:val="fr-CA"/>
        </w:rPr>
        <w:t>Not accepted</w:t>
      </w:r>
      <w:r w:rsidR="00864042">
        <w:rPr>
          <w:lang w:val="fr-CA"/>
        </w:rPr>
        <w:t xml:space="preserve"> - This would be required only if Ateko was sending emails on behalf of iA, which is not the case.</w:t>
      </w:r>
      <w:r w:rsidR="00864042">
        <w:rPr>
          <w:lang w:val="fr-CA"/>
        </w:rPr>
        <w:br/>
      </w:r>
      <w:r w:rsidR="00864042">
        <w:rPr>
          <w:lang w:val="fr-CA"/>
        </w:rPr>
        <w:br/>
        <w:t>(note: if it was required, this would be a custom offer to iA)</w:t>
      </w:r>
    </w:p>
  </w:comment>
  <w:comment w:id="1352" w:author="Vincent Boisclair" w:date="2025-10-21T16:00:00Z" w:initials="VB">
    <w:p w14:paraId="0913F832" w14:textId="77777777" w:rsidR="004B6AFF" w:rsidRPr="00D979E4" w:rsidRDefault="00E12C3F" w:rsidP="004B6AFF">
      <w:pPr>
        <w:pStyle w:val="Commentaire"/>
        <w:rPr>
          <w:lang w:val="en-US"/>
        </w:rPr>
      </w:pPr>
      <w:r>
        <w:rPr>
          <w:rStyle w:val="Marquedecommentaire"/>
        </w:rPr>
        <w:annotationRef/>
      </w:r>
      <w:r w:rsidR="004B6AFF">
        <w:rPr>
          <w:b/>
          <w:bCs/>
        </w:rPr>
        <w:t>Not accepted</w:t>
      </w:r>
      <w:r w:rsidR="004B6AFF">
        <w:t xml:space="preserve"> - These 6 lines related to security don’t correspond to capability names in the Google Platform even if many of these services are included herein. The services included are documented in the Run Security section and detailed in a new RACI section in Exhibit D.</w:t>
      </w:r>
    </w:p>
  </w:comment>
  <w:comment w:id="1363" w:author="Vincent Boisclair" w:date="2025-11-06T17:57:00Z" w:initials="VB">
    <w:p w14:paraId="622E4DC0" w14:textId="77777777" w:rsidR="0050020B" w:rsidRPr="00D67FE9" w:rsidRDefault="00A021DF" w:rsidP="0050020B">
      <w:pPr>
        <w:pStyle w:val="Commentaire"/>
        <w:rPr>
          <w:lang w:val="fr-CA"/>
        </w:rPr>
      </w:pPr>
      <w:r>
        <w:rPr>
          <w:rStyle w:val="Marquedecommentaire"/>
        </w:rPr>
        <w:annotationRef/>
      </w:r>
      <w:r w:rsidR="0050020B">
        <w:rPr>
          <w:b/>
          <w:bCs/>
        </w:rPr>
        <w:t>Note</w:t>
      </w:r>
      <w:r w:rsidR="0050020B">
        <w:t xml:space="preserve"> - VPC_SC is now referred to as “Security Perimeter”</w:t>
      </w:r>
    </w:p>
  </w:comment>
  <w:comment w:id="1399" w:author="Vincent Boisclair [2]" w:date="2025-12-04T16:17:00Z" w:initials="VB">
    <w:p w14:paraId="325CE0CE" w14:textId="43FE2D00" w:rsidR="00AF1241" w:rsidRDefault="007B412B" w:rsidP="00AF1241">
      <w:pPr>
        <w:pStyle w:val="Commentaire"/>
      </w:pPr>
      <w:r>
        <w:rPr>
          <w:rStyle w:val="Marquedecommentaire"/>
        </w:rPr>
        <w:annotationRef/>
      </w:r>
      <w:r w:rsidR="00AF1241">
        <w:rPr>
          <w:b/>
          <w:bCs/>
        </w:rPr>
        <w:t>Information from iA</w:t>
      </w:r>
      <w:r w:rsidR="00AF1241">
        <w:t xml:space="preserve"> - This is a new capability of security feature requested by iA: IDS/IPS.</w:t>
      </w:r>
    </w:p>
    <w:p w14:paraId="30291E12" w14:textId="77777777" w:rsidR="00AF1241" w:rsidRDefault="00AF1241" w:rsidP="00AF1241">
      <w:pPr>
        <w:pStyle w:val="Commentaire"/>
      </w:pPr>
    </w:p>
    <w:p w14:paraId="34736D36" w14:textId="77777777" w:rsidR="00AF1241" w:rsidRDefault="00AF1241" w:rsidP="00AF1241">
      <w:pPr>
        <w:pStyle w:val="Commentaire"/>
      </w:pPr>
      <w:r>
        <w:rPr>
          <w:b/>
          <w:bCs/>
        </w:rPr>
        <w:t>Ateko response</w:t>
      </w:r>
      <w:r>
        <w:t xml:space="preserve"> - IDS/IPS can be supported by introducing Google Cloud IDS and/or Cloud NGFW, subject to a separate project.</w:t>
      </w:r>
      <w:r>
        <w:br/>
        <w:t>Ref.:</w:t>
      </w:r>
    </w:p>
    <w:p w14:paraId="4B316DD5" w14:textId="77777777" w:rsidR="00AF1241" w:rsidRDefault="00AF1241" w:rsidP="00AF1241">
      <w:pPr>
        <w:pStyle w:val="Commentaire"/>
        <w:ind w:left="300"/>
      </w:pPr>
      <w:hyperlink r:id="rId2" w:history="1">
        <w:r w:rsidRPr="00F411B2">
          <w:rPr>
            <w:rStyle w:val="Lienhypertexte"/>
          </w:rPr>
          <w:t>https://docs.cloud.google.com/intrusion-detection-system/docs/overview</w:t>
        </w:r>
      </w:hyperlink>
    </w:p>
    <w:p w14:paraId="13622A8B" w14:textId="77777777" w:rsidR="00AF1241" w:rsidRPr="00FB5BBB" w:rsidRDefault="00AF1241" w:rsidP="00AF1241">
      <w:pPr>
        <w:pStyle w:val="Commentaire"/>
        <w:ind w:left="300"/>
        <w:rPr>
          <w:lang w:val="fr-CA"/>
        </w:rPr>
      </w:pPr>
      <w:hyperlink r:id="rId3" w:anchor="firewall-plus" w:history="1">
        <w:r w:rsidRPr="00F411B2">
          <w:rPr>
            <w:rStyle w:val="Lienhypertexte"/>
          </w:rPr>
          <w:t>https://docs.cloud.google.com/firewall/docs/about-firewalls#firewall-plus</w:t>
        </w:r>
      </w:hyperlink>
    </w:p>
  </w:comment>
  <w:comment w:id="1400" w:author="Bigras, Louis-Philippe" w:date="2025-12-17T08:51:00Z" w:initials="LB">
    <w:p w14:paraId="7BD97ADB" w14:textId="2D30F5CA" w:rsidR="00FB5BBB" w:rsidRDefault="00B26AFA" w:rsidP="00FB5BBB">
      <w:pPr>
        <w:pStyle w:val="Commentaire"/>
      </w:pPr>
      <w:r>
        <w:rPr>
          <w:rStyle w:val="Marquedecommentaire"/>
        </w:rPr>
        <w:annotationRef/>
      </w:r>
      <w:r w:rsidR="00FB5BBB">
        <w:fldChar w:fldCharType="begin"/>
      </w:r>
      <w:r w:rsidR="00FB5BBB">
        <w:instrText>HYPERLINK "mailto:Hugo.Veillette@ia.ca"</w:instrText>
      </w:r>
      <w:bookmarkStart w:id="1403" w:name="_@_FABAF06B8D9744FFBE9B66C59E675532Z"/>
      <w:r w:rsidR="00FB5BBB">
        <w:fldChar w:fldCharType="separate"/>
      </w:r>
      <w:bookmarkEnd w:id="1403"/>
      <w:r w:rsidR="00FB5BBB" w:rsidRPr="00FB5BBB">
        <w:rPr>
          <w:rStyle w:val="Mention"/>
          <w:noProof/>
        </w:rPr>
        <w:t>@Veillette, Hugo</w:t>
      </w:r>
      <w:r w:rsidR="00FB5BBB">
        <w:fldChar w:fldCharType="end"/>
      </w:r>
      <w:r w:rsidR="00FB5BBB">
        <w:t xml:space="preserve"> </w:t>
      </w:r>
      <w:r w:rsidR="00FB5BBB">
        <w:rPr>
          <w:lang w:val="en-US"/>
        </w:rPr>
        <w:t>does this mean that to this day, GCP is run without any IDS/IPS capabilities? I’m not talking about integration with Palo Alto here, I’m talking about running the native GCP feature.</w:t>
      </w:r>
    </w:p>
  </w:comment>
  <w:comment w:id="1401" w:author="Veillette, Hugo" w:date="2025-12-17T11:05:00Z" w:initials="VH">
    <w:p w14:paraId="74C58532" w14:textId="2194ED95" w:rsidR="00C75C88" w:rsidRDefault="00C75C88">
      <w:pPr>
        <w:pStyle w:val="Commentaire"/>
      </w:pPr>
      <w:r>
        <w:rPr>
          <w:rStyle w:val="Marquedecommentaire"/>
        </w:rPr>
        <w:annotationRef/>
      </w:r>
      <w:r w:rsidRPr="2466040F">
        <w:t xml:space="preserve">Google Cloud IDS is not used today no. </w:t>
      </w:r>
    </w:p>
  </w:comment>
  <w:comment w:id="1592" w:author="Bigras, Louis-Philippe" w:date="2025-12-17T08:49:00Z" w:initials="LB">
    <w:p w14:paraId="0C2DF403" w14:textId="77777777" w:rsidR="006A29A7" w:rsidRDefault="00776DEC" w:rsidP="006A29A7">
      <w:pPr>
        <w:pStyle w:val="Commentaire"/>
      </w:pPr>
      <w:r>
        <w:rPr>
          <w:rStyle w:val="Marquedecommentaire"/>
        </w:rPr>
        <w:annotationRef/>
      </w:r>
      <w:r w:rsidR="006A29A7">
        <w:t xml:space="preserve">To be discussed. Do we require Ateko to use a VM to get access to the GCP console? </w:t>
      </w:r>
    </w:p>
  </w:comment>
  <w:comment w:id="1604" w:author="Bigras, Louis-Philippe" w:date="2026-01-22T16:53:00Z" w:initials="LB">
    <w:p w14:paraId="005A9073" w14:textId="544B1905" w:rsidR="003E6114" w:rsidRDefault="003E6114" w:rsidP="003E6114">
      <w:pPr>
        <w:pStyle w:val="Commentaire"/>
      </w:pPr>
      <w:r>
        <w:rPr>
          <w:rStyle w:val="Marquedecommentaire"/>
        </w:rPr>
        <w:annotationRef/>
      </w:r>
      <w:r>
        <w:fldChar w:fldCharType="begin"/>
      </w:r>
      <w:r>
        <w:instrText>HYPERLINK "mailto:Timothe.Sicard-Payant@ia.ca"</w:instrText>
      </w:r>
      <w:bookmarkStart w:id="1607" w:name="_@_466F70A029E342978E8293B91246D21CZ"/>
      <w:r>
        <w:fldChar w:fldCharType="separate"/>
      </w:r>
      <w:bookmarkEnd w:id="1607"/>
      <w:r w:rsidRPr="003E6114">
        <w:rPr>
          <w:rStyle w:val="Mention"/>
          <w:noProof/>
        </w:rPr>
        <w:t>@Sicard-Payant, Timothé</w:t>
      </w:r>
      <w:r>
        <w:fldChar w:fldCharType="end"/>
      </w:r>
      <w:r>
        <w:t xml:space="preserve"> pourrais-tu stp valider / compléter cette section. </w:t>
      </w:r>
    </w:p>
  </w:comment>
  <w:comment w:id="1605" w:author="Sicard-Payant, Timothé" w:date="2026-01-23T09:40:00Z" w:initials="TS">
    <w:p w14:paraId="00BDAA29" w14:textId="77777777" w:rsidR="00512465" w:rsidRDefault="00512465" w:rsidP="00512465">
      <w:pPr>
        <w:pStyle w:val="Commentaire"/>
      </w:pPr>
      <w:r>
        <w:rPr>
          <w:rStyle w:val="Marquedecommentaire"/>
        </w:rPr>
        <w:annotationRef/>
      </w:r>
      <w:r>
        <w:t>Done</w:t>
      </w:r>
    </w:p>
  </w:comment>
  <w:comment w:id="1606" w:author="Sicard-Payant, Timothé" w:date="2026-01-23T09:40:00Z" w:initials="TS">
    <w:p w14:paraId="387F993C" w14:textId="6AA6556E" w:rsidR="00F71CAC" w:rsidRDefault="00F71CAC" w:rsidP="00F71CAC">
      <w:pPr>
        <w:pStyle w:val="Commentaire"/>
      </w:pPr>
      <w:r>
        <w:rPr>
          <w:rStyle w:val="Marquedecommentaire"/>
        </w:rPr>
        <w:annotationRef/>
      </w:r>
      <w:r>
        <w:fldChar w:fldCharType="begin"/>
      </w:r>
      <w:r>
        <w:instrText>HYPERLINK "mailto:louis-philippe.bigras@ia.ca"</w:instrText>
      </w:r>
      <w:bookmarkStart w:id="1608" w:name="_@_59BAE488DEC6480298FC250F1ACB13F2Z"/>
      <w:r>
        <w:fldChar w:fldCharType="separate"/>
      </w:r>
      <w:bookmarkEnd w:id="1608"/>
      <w:r w:rsidRPr="00F71CAC">
        <w:rPr>
          <w:rStyle w:val="Mention"/>
          <w:noProof/>
        </w:rPr>
        <w:t>@Bigras, Louis-Philippe</w:t>
      </w:r>
      <w:r>
        <w:fldChar w:fldCharType="end"/>
      </w:r>
      <w:r>
        <w:t xml:space="preserve"> </w:t>
      </w:r>
    </w:p>
  </w:comment>
  <w:comment w:id="1609" w:author="Vincent Boisclair" w:date="2025-10-15T17:26:00Z" w:initials="VB">
    <w:p w14:paraId="16D2F5F4" w14:textId="3FCEFA27" w:rsidR="00A7047D" w:rsidRDefault="00287DD7" w:rsidP="00A7047D">
      <w:pPr>
        <w:pStyle w:val="Commentaire"/>
      </w:pPr>
      <w:r>
        <w:rPr>
          <w:rStyle w:val="Marquedecommentaire"/>
        </w:rPr>
        <w:annotationRef/>
      </w:r>
      <w:r w:rsidR="00A7047D">
        <w:rPr>
          <w:b/>
          <w:bCs/>
          <w:lang w:val="fr-CA"/>
        </w:rPr>
        <w:t>Modification</w:t>
      </w:r>
      <w:r w:rsidR="00A7047D">
        <w:rPr>
          <w:lang w:val="fr-CA"/>
        </w:rPr>
        <w:t xml:space="preserve"> - To avoid confusion and maintain a single source of truth, especially since this information would be used in urgent situations, it will be specified only in the Operational Framework so it can be maintained up to date at all times.  It will be removed from the contract to avoid leaving potentially outdated information in a source that cannot be easily maintained up to date.</w:t>
      </w:r>
    </w:p>
    <w:p w14:paraId="363246D7" w14:textId="77777777" w:rsidR="00A7047D" w:rsidRDefault="00A7047D" w:rsidP="00A7047D">
      <w:pPr>
        <w:pStyle w:val="Commentaire"/>
      </w:pPr>
    </w:p>
    <w:p w14:paraId="4B512CB7" w14:textId="77777777" w:rsidR="00A7047D" w:rsidRDefault="00A7047D" w:rsidP="00A7047D">
      <w:pPr>
        <w:pStyle w:val="Commentaire"/>
      </w:pPr>
      <w:r>
        <w:rPr>
          <w:b/>
          <w:bCs/>
          <w:lang w:val="fr-CA"/>
        </w:rPr>
        <w:t xml:space="preserve">Guidance from </w:t>
      </w:r>
      <w:r>
        <w:rPr>
          <w:b/>
          <w:bCs/>
        </w:rPr>
        <w:t>Ateko Legal</w:t>
      </w:r>
      <w:r>
        <w:t>: This information should be inserted only in 1 place to avoid confusion (e.g., the Operational Framework).</w:t>
      </w:r>
    </w:p>
  </w:comment>
  <w:comment w:id="1610" w:author="Bigras, Louis-Philippe" w:date="2026-02-05T13:53:00Z" w:initials="LB">
    <w:p w14:paraId="2E9E562D" w14:textId="77777777" w:rsidR="001B3276" w:rsidRDefault="001B3276" w:rsidP="001B3276">
      <w:pPr>
        <w:pStyle w:val="Commentaire"/>
      </w:pPr>
      <w:r>
        <w:rPr>
          <w:rStyle w:val="Marquedecommentaire"/>
        </w:rPr>
        <w:annotationRef/>
      </w:r>
      <w:r>
        <w:t xml:space="preserve">Agreed. </w:t>
      </w:r>
    </w:p>
  </w:comment>
  <w:comment w:id="1619" w:author="Vincent Boisclair" w:date="2025-10-16T09:59:00Z" w:initials="VB">
    <w:p w14:paraId="0D92CCD0" w14:textId="2EDE62ED" w:rsidR="002E0C35" w:rsidRDefault="006D0743" w:rsidP="002E0C35">
      <w:pPr>
        <w:pStyle w:val="Commentaire"/>
      </w:pPr>
      <w:r>
        <w:rPr>
          <w:rStyle w:val="Marquedecommentaire"/>
        </w:rPr>
        <w:annotationRef/>
      </w:r>
      <w:r w:rsidR="002E0C35">
        <w:rPr>
          <w:b/>
          <w:bCs/>
          <w:lang w:val="fr-CA"/>
        </w:rPr>
        <w:t>Note</w:t>
      </w:r>
      <w:r w:rsidR="002E0C35">
        <w:rPr>
          <w:lang w:val="fr-CA"/>
        </w:rPr>
        <w:t xml:space="preserve"> - This was moved from another section outside of Word Tracked Changes, but this is a rewording of the original iA definition of the «</w:t>
      </w:r>
      <w:r w:rsidR="002E0C35">
        <w:rPr>
          <w:i/>
          <w:iCs/>
          <w:lang w:val="fr-CA"/>
        </w:rPr>
        <w:t>Google Cloud Platform Cybersecurity Point of Contact</w:t>
      </w:r>
      <w:r w:rsidR="002E0C35">
        <w:rPr>
          <w:lang w:val="fr-CA"/>
        </w:rPr>
        <w:t>».</w:t>
      </w:r>
    </w:p>
  </w:comment>
  <w:comment w:id="1620" w:author="Bigras, Louis-Philippe" w:date="2026-02-05T13:54:00Z" w:initials="LB">
    <w:p w14:paraId="7DCC69EF" w14:textId="77777777" w:rsidR="001B3276" w:rsidRDefault="001B3276" w:rsidP="001B3276">
      <w:pPr>
        <w:pStyle w:val="Commentaire"/>
      </w:pPr>
      <w:r>
        <w:rPr>
          <w:rStyle w:val="Marquedecommentaire"/>
        </w:rPr>
        <w:annotationRef/>
      </w:r>
      <w:r>
        <w:t xml:space="preserve">Ok. </w:t>
      </w:r>
    </w:p>
  </w:comment>
  <w:comment w:id="1626" w:author="Sicard-Payant, Timothé" w:date="2026-01-23T09:39:00Z" w:initials="TS">
    <w:p w14:paraId="54BDF8C7" w14:textId="02F62E3E" w:rsidR="0082662F" w:rsidRDefault="0082662F" w:rsidP="0082662F">
      <w:pPr>
        <w:pStyle w:val="Commentaire"/>
      </w:pPr>
      <w:r>
        <w:rPr>
          <w:rStyle w:val="Marquedecommentaire"/>
        </w:rPr>
        <w:annotationRef/>
      </w:r>
      <w:r>
        <w:t>Added</w:t>
      </w:r>
    </w:p>
  </w:comment>
  <w:comment w:id="1747" w:author="Vincent Boisclair" w:date="2025-10-15T08:05:00Z" w:initials="VB">
    <w:p w14:paraId="0BBD2AE6" w14:textId="77777777" w:rsidR="00FB56BA" w:rsidRDefault="00F46719" w:rsidP="00FB56BA">
      <w:pPr>
        <w:pStyle w:val="Commentaire"/>
      </w:pPr>
      <w:r>
        <w:rPr>
          <w:rStyle w:val="Marquedecommentaire"/>
        </w:rPr>
        <w:annotationRef/>
      </w:r>
      <w:r w:rsidR="00FB56BA">
        <w:rPr>
          <w:b/>
          <w:bCs/>
          <w:lang w:val="fr-CA"/>
        </w:rPr>
        <w:t>Modified</w:t>
      </w:r>
      <w:r w:rsidR="00FB56BA">
        <w:rPr>
          <w:lang w:val="fr-CA"/>
        </w:rPr>
        <w:t xml:space="preserve"> - Each party should be responsible for notifying the other for the services they each manage.  Keep this combined, or split in 2 lines (for «Google Platform» and «Client-Managed Services»)?</w:t>
      </w:r>
    </w:p>
  </w:comment>
  <w:comment w:id="1748" w:author="Bigras, Louis-Philippe" w:date="2026-02-05T14:05:00Z" w:initials="LB">
    <w:p w14:paraId="48DF0300" w14:textId="77777777" w:rsidR="00F95F03" w:rsidRDefault="00F95F03" w:rsidP="00F95F03">
      <w:pPr>
        <w:pStyle w:val="Commentaire"/>
      </w:pPr>
      <w:r>
        <w:rPr>
          <w:rStyle w:val="Marquedecommentaire"/>
        </w:rPr>
        <w:annotationRef/>
      </w:r>
      <w:r>
        <w:t xml:space="preserve">Agreed. </w:t>
      </w:r>
    </w:p>
  </w:comment>
  <w:comment w:id="1756" w:author="Vincent Boisclair [2]" w:date="2025-12-05T08:27:00Z" w:initials="VB">
    <w:p w14:paraId="2FEC283E" w14:textId="2FBCABF6" w:rsidR="0066542C" w:rsidRDefault="00900873" w:rsidP="0066542C">
      <w:pPr>
        <w:pStyle w:val="Commentaire"/>
      </w:pPr>
      <w:r>
        <w:rPr>
          <w:rStyle w:val="Marquedecommentaire"/>
        </w:rPr>
        <w:annotationRef/>
      </w:r>
      <w:r w:rsidR="0066542C">
        <w:rPr>
          <w:b/>
          <w:bCs/>
        </w:rPr>
        <w:t>Note</w:t>
      </w:r>
      <w:r w:rsidR="0066542C">
        <w:t xml:space="preserve"> - Ateko understanding is that if iA starts the bridge, it is on iA side.  Do we have something to add here or is it already clear for iA too?</w:t>
      </w:r>
    </w:p>
  </w:comment>
  <w:comment w:id="1757" w:author="Bigras, Louis-Philippe" w:date="2026-02-05T14:04:00Z" w:initials="LB">
    <w:p w14:paraId="3A65401D" w14:textId="77777777" w:rsidR="00DC12C6" w:rsidRDefault="00DC12C6" w:rsidP="00DC12C6">
      <w:pPr>
        <w:pStyle w:val="Commentaire"/>
      </w:pPr>
      <w:r>
        <w:rPr>
          <w:rStyle w:val="Marquedecommentaire"/>
        </w:rPr>
        <w:annotationRef/>
      </w:r>
      <w:r>
        <w:t xml:space="preserve">Agreed. </w:t>
      </w:r>
    </w:p>
  </w:comment>
  <w:comment w:id="1816" w:author="Bigras, Louis-Philippe" w:date="2026-01-23T05:55:00Z" w:initials="LB">
    <w:p w14:paraId="2C99E3F1" w14:textId="77777777" w:rsidR="006572B6" w:rsidRDefault="00315F49" w:rsidP="006572B6">
      <w:pPr>
        <w:pStyle w:val="Commentaire"/>
      </w:pPr>
      <w:r>
        <w:rPr>
          <w:rStyle w:val="Marquedecommentaire"/>
        </w:rPr>
        <w:annotationRef/>
      </w:r>
      <w:r w:rsidR="006572B6">
        <w:t xml:space="preserve">This section has not been reviewed yet. It will be adjusted once the added items of Section 1b of EXHIBIT C is settled. </w:t>
      </w:r>
    </w:p>
  </w:comment>
  <w:comment w:id="1819" w:author="Vincent Boisclair [2]" w:date="2025-12-12T19:52:00Z" w:initials="VB">
    <w:p w14:paraId="230073A1" w14:textId="74C3615A" w:rsidR="00556CCF" w:rsidRDefault="00DE0D6A" w:rsidP="00556CCF">
      <w:pPr>
        <w:pStyle w:val="Commentaire"/>
      </w:pPr>
      <w:r>
        <w:rPr>
          <w:rStyle w:val="Marquedecommentaire"/>
        </w:rPr>
        <w:annotationRef/>
      </w:r>
      <w:r w:rsidR="00556CCF">
        <w:rPr>
          <w:b/>
          <w:bCs/>
        </w:rPr>
        <w:t>Replaced</w:t>
      </w:r>
      <w:r w:rsidR="00556CCF">
        <w:t xml:space="preserve"> - The contents of this section has been replaced.  This section has been left intact to facilitate understanding the changes, but this whole section, enclosed between the </w:t>
      </w:r>
      <w:r w:rsidR="00556CCF">
        <w:rPr>
          <w:highlight w:val="cyan"/>
        </w:rPr>
        <w:t>blue highlighted delimiters</w:t>
      </w:r>
      <w:r w:rsidR="00556CCF">
        <w:t>, including the content between them, will be removed and replaced with what follows immediately after the closing delimiter.</w:t>
      </w:r>
    </w:p>
  </w:comment>
  <w:comment w:id="2045" w:author="Vincent Boisclair [2]" w:date="2025-12-08T13:16:00Z" w:initials="VB">
    <w:p w14:paraId="1374ABEA" w14:textId="7A9D9F33" w:rsidR="00D361DF" w:rsidRDefault="00630CD6" w:rsidP="00D361DF">
      <w:pPr>
        <w:pStyle w:val="Commentaire"/>
      </w:pPr>
      <w:r>
        <w:rPr>
          <w:rStyle w:val="Marquedecommentaire"/>
        </w:rPr>
        <w:annotationRef/>
      </w:r>
      <w:r w:rsidR="00D361DF">
        <w:rPr>
          <w:b/>
          <w:bCs/>
        </w:rPr>
        <w:t>Note</w:t>
      </w:r>
      <w:r w:rsidR="00D361DF">
        <w:t xml:space="preserve"> - As of Dec.2025 Ateko is managing some bindings referring to external users not onboarded in iA IdP. This is not included in the MS and this gap is expected to be remediated.</w:t>
      </w:r>
    </w:p>
  </w:comment>
  <w:comment w:id="2082" w:author="Vincent Boisclair" w:date="2025-10-27T11:58:00Z" w:initials="VB">
    <w:p w14:paraId="4BA4B90B" w14:textId="77777777" w:rsidR="00D361DF" w:rsidRDefault="003E2C31" w:rsidP="00D361DF">
      <w:pPr>
        <w:pStyle w:val="Commentaire"/>
      </w:pPr>
      <w:r>
        <w:rPr>
          <w:rStyle w:val="Marquedecommentaire"/>
        </w:rPr>
        <w:annotationRef/>
      </w:r>
      <w:r w:rsidR="00D361DF">
        <w:rPr>
          <w:b/>
          <w:bCs/>
        </w:rPr>
        <w:t>Note</w:t>
      </w:r>
      <w:r w:rsidR="00D361DF">
        <w:t xml:space="preserve"> - 1 annual app pentest used to be included but “testing on the Google Platform” implies an infra pentest.  This has been corrected in the Other Run Fees section, including an impact on pricing.</w:t>
      </w:r>
    </w:p>
    <w:p w14:paraId="095BC506" w14:textId="77777777" w:rsidR="00D361DF" w:rsidRDefault="00D361DF" w:rsidP="00D361DF">
      <w:pPr>
        <w:pStyle w:val="Commentaire"/>
      </w:pPr>
    </w:p>
    <w:p w14:paraId="47888862" w14:textId="77777777" w:rsidR="00D361DF" w:rsidRDefault="00D361DF" w:rsidP="00D361DF">
      <w:pPr>
        <w:pStyle w:val="Commentaire"/>
      </w:pPr>
      <w:r>
        <w:t xml:space="preserve">The </w:t>
      </w:r>
      <w:r>
        <w:rPr>
          <w:u w:val="single"/>
        </w:rPr>
        <w:t>infra</w:t>
      </w:r>
      <w:r>
        <w:t xml:space="preserve"> pentest replaces the </w:t>
      </w:r>
      <w:r>
        <w:rPr>
          <w:u w:val="single"/>
        </w:rPr>
        <w:t>app</w:t>
      </w:r>
      <w:r>
        <w:t xml:space="preserve"> pentest, which will become on-demand only (i.e., none included so no fees by default, but contractually available/facilitated in case needed).</w:t>
      </w:r>
    </w:p>
  </w:comment>
  <w:comment w:id="2127" w:author="Vincent Boisclair [2]" w:date="2025-12-05T16:20:00Z" w:initials="VB">
    <w:p w14:paraId="5346DBF2" w14:textId="77777777" w:rsidR="005B45E0" w:rsidRDefault="00291566" w:rsidP="005B45E0">
      <w:pPr>
        <w:pStyle w:val="Commentaire"/>
      </w:pPr>
      <w:r>
        <w:rPr>
          <w:rStyle w:val="Marquedecommentaire"/>
        </w:rPr>
        <w:annotationRef/>
      </w:r>
      <w:r w:rsidR="005B45E0">
        <w:rPr>
          <w:b/>
          <w:bCs/>
        </w:rPr>
        <w:t>Added</w:t>
      </w:r>
      <w:r w:rsidR="005B45E0">
        <w:t xml:space="preserve"> - Client-Managed Services are not supported in Google Platform’s SIEM.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6F58FB" w15:done="0"/>
  <w15:commentEx w15:paraId="46918D04" w15:done="1"/>
  <w15:commentEx w15:paraId="47E46380" w15:done="0"/>
  <w15:commentEx w15:paraId="121231D8" w15:done="0"/>
  <w15:commentEx w15:paraId="17BF6793" w15:done="0"/>
  <w15:commentEx w15:paraId="15393151" w15:done="0"/>
  <w15:commentEx w15:paraId="3A256EB3" w15:done="0"/>
  <w15:commentEx w15:paraId="55AEFBCD" w15:done="0"/>
  <w15:commentEx w15:paraId="368E6117" w15:done="0"/>
  <w15:commentEx w15:paraId="47BA53E1" w15:done="0"/>
  <w15:commentEx w15:paraId="0FC111E3" w15:done="0"/>
  <w15:commentEx w15:paraId="115897DD" w15:done="1"/>
  <w15:commentEx w15:paraId="4955BE8D" w15:paraIdParent="115897DD" w15:done="1"/>
  <w15:commentEx w15:paraId="24CC45AF" w15:done="0"/>
  <w15:commentEx w15:paraId="19237A0C" w15:done="0"/>
  <w15:commentEx w15:paraId="0D5CB537" w15:paraIdParent="19237A0C" w15:done="0"/>
  <w15:commentEx w15:paraId="4D22426C" w15:done="0"/>
  <w15:commentEx w15:paraId="053CFACD" w15:done="1"/>
  <w15:commentEx w15:paraId="6610CA9C" w15:paraIdParent="053CFACD" w15:done="1"/>
  <w15:commentEx w15:paraId="35431874" w15:done="0"/>
  <w15:commentEx w15:paraId="6D222769" w15:done="1"/>
  <w15:commentEx w15:paraId="25A854D5" w15:done="0"/>
  <w15:commentEx w15:paraId="57795BC7" w15:paraIdParent="25A854D5" w15:done="0"/>
  <w15:commentEx w15:paraId="2A434551" w15:done="0"/>
  <w15:commentEx w15:paraId="73F0D5AC" w15:done="0"/>
  <w15:commentEx w15:paraId="33095259" w15:paraIdParent="73F0D5AC" w15:done="0"/>
  <w15:commentEx w15:paraId="394274F4" w15:paraIdParent="73F0D5AC" w15:done="0"/>
  <w15:commentEx w15:paraId="5C94FF7B" w15:done="1"/>
  <w15:commentEx w15:paraId="797CD48D" w15:done="1"/>
  <w15:commentEx w15:paraId="61A25EC9" w15:paraIdParent="797CD48D" w15:done="1"/>
  <w15:commentEx w15:paraId="625708A0" w15:done="1"/>
  <w15:commentEx w15:paraId="4C4CBAF6" w15:done="1"/>
  <w15:commentEx w15:paraId="36AD447D" w15:paraIdParent="4C4CBAF6" w15:done="1"/>
  <w15:commentEx w15:paraId="0C50BBFD" w15:done="1"/>
  <w15:commentEx w15:paraId="11AC9C0F" w15:done="1"/>
  <w15:commentEx w15:paraId="12A6625C" w15:paraIdParent="11AC9C0F" w15:done="1"/>
  <w15:commentEx w15:paraId="77FA6A67" w15:paraIdParent="11AC9C0F" w15:done="1"/>
  <w15:commentEx w15:paraId="755B175B" w15:paraIdParent="11AC9C0F" w15:done="1"/>
  <w15:commentEx w15:paraId="59BB96AB" w15:done="1"/>
  <w15:commentEx w15:paraId="20D48A90" w15:done="1"/>
  <w15:commentEx w15:paraId="25420FF2" w15:done="0"/>
  <w15:commentEx w15:paraId="14099976" w15:paraIdParent="25420FF2" w15:done="0"/>
  <w15:commentEx w15:paraId="4223D589" w15:paraIdParent="25420FF2" w15:done="0"/>
  <w15:commentEx w15:paraId="49D92E9B" w15:done="1"/>
  <w15:commentEx w15:paraId="46D3C9A3" w15:done="0"/>
  <w15:commentEx w15:paraId="66577253" w15:done="0"/>
  <w15:commentEx w15:paraId="5833B89F" w15:paraIdParent="66577253" w15:done="0"/>
  <w15:commentEx w15:paraId="7A8CC685" w15:done="1"/>
  <w15:commentEx w15:paraId="283C4AD7" w15:done="0"/>
  <w15:commentEx w15:paraId="72C5F5E2" w15:paraIdParent="283C4AD7" w15:done="0"/>
  <w15:commentEx w15:paraId="09E8893E" w15:done="1"/>
  <w15:commentEx w15:paraId="2D7CAA04" w15:done="1"/>
  <w15:commentEx w15:paraId="7001B2D5" w15:paraIdParent="2D7CAA04" w15:done="1"/>
  <w15:commentEx w15:paraId="4111F013" w15:done="1"/>
  <w15:commentEx w15:paraId="32D5D98B" w15:paraIdParent="4111F013" w15:done="1"/>
  <w15:commentEx w15:paraId="0BC3FEE7" w15:paraIdParent="4111F013" w15:done="1"/>
  <w15:commentEx w15:paraId="73FED5D2" w15:done="0"/>
  <w15:commentEx w15:paraId="7224821D" w15:done="0"/>
  <w15:commentEx w15:paraId="69A35124" w15:done="1"/>
  <w15:commentEx w15:paraId="4AF1FCEA" w15:done="0"/>
  <w15:commentEx w15:paraId="23CABE97" w15:done="1"/>
  <w15:commentEx w15:paraId="2DCD2DA1" w15:paraIdParent="23CABE97" w15:done="1"/>
  <w15:commentEx w15:paraId="2175D3CD" w15:done="0"/>
  <w15:commentEx w15:paraId="49B3692F" w15:done="0"/>
  <w15:commentEx w15:paraId="4E0765D8" w15:done="0"/>
  <w15:commentEx w15:paraId="5C578506" w15:done="0"/>
  <w15:commentEx w15:paraId="0174D4D8" w15:done="0"/>
  <w15:commentEx w15:paraId="27116A2F" w15:paraIdParent="0174D4D8" w15:done="0"/>
  <w15:commentEx w15:paraId="72EEFB0F" w15:done="0"/>
  <w15:commentEx w15:paraId="79581CE8" w15:paraIdParent="72EEFB0F" w15:done="0"/>
  <w15:commentEx w15:paraId="49C1B34C" w15:paraIdParent="72EEFB0F" w15:done="0"/>
  <w15:commentEx w15:paraId="01C153A8" w15:done="1"/>
  <w15:commentEx w15:paraId="31EC0326" w15:paraIdParent="01C153A8" w15:done="1"/>
  <w15:commentEx w15:paraId="3D362398" w15:done="1"/>
  <w15:commentEx w15:paraId="0018A2B7" w15:done="0"/>
  <w15:commentEx w15:paraId="4CBB7BE4" w15:done="0"/>
  <w15:commentEx w15:paraId="7A96C2AD" w15:done="0"/>
  <w15:commentEx w15:paraId="50640EFB" w15:done="0"/>
  <w15:commentEx w15:paraId="08123FB1" w15:done="0"/>
  <w15:commentEx w15:paraId="5C893B0E" w15:done="0"/>
  <w15:commentEx w15:paraId="22D4C132" w15:done="0"/>
  <w15:commentEx w15:paraId="592F5D02" w15:paraIdParent="22D4C132" w15:done="0"/>
  <w15:commentEx w15:paraId="57046BF0" w15:done="0"/>
  <w15:commentEx w15:paraId="5FADA8AF" w15:done="0"/>
  <w15:commentEx w15:paraId="242D1AE4" w15:done="0"/>
  <w15:commentEx w15:paraId="79D45D0B" w15:done="0"/>
  <w15:commentEx w15:paraId="18CB7BA7" w15:done="0"/>
  <w15:commentEx w15:paraId="28FC7206" w15:paraIdParent="18CB7BA7" w15:done="0"/>
  <w15:commentEx w15:paraId="53ACFC54" w15:done="0"/>
  <w15:commentEx w15:paraId="4C0CC21F" w15:paraIdParent="53ACFC54" w15:done="0"/>
  <w15:commentEx w15:paraId="1C8B5C76" w15:done="0"/>
  <w15:commentEx w15:paraId="40F8C2FE" w15:paraIdParent="1C8B5C76" w15:done="0"/>
  <w15:commentEx w15:paraId="3CED6CBD" w15:done="0"/>
  <w15:commentEx w15:paraId="5E80210E" w15:done="0"/>
  <w15:commentEx w15:paraId="633C75F4" w15:done="0"/>
  <w15:commentEx w15:paraId="6E0FAE59" w15:done="0"/>
  <w15:commentEx w15:paraId="0913F832" w15:done="0"/>
  <w15:commentEx w15:paraId="622E4DC0" w15:done="0"/>
  <w15:commentEx w15:paraId="13622A8B" w15:done="0"/>
  <w15:commentEx w15:paraId="7BD97ADB" w15:paraIdParent="13622A8B" w15:done="0"/>
  <w15:commentEx w15:paraId="74C58532" w15:paraIdParent="13622A8B" w15:done="0"/>
  <w15:commentEx w15:paraId="0C2DF403" w15:done="0"/>
  <w15:commentEx w15:paraId="005A9073" w15:done="1"/>
  <w15:commentEx w15:paraId="00BDAA29" w15:paraIdParent="005A9073" w15:done="1"/>
  <w15:commentEx w15:paraId="387F993C" w15:paraIdParent="005A9073" w15:done="1"/>
  <w15:commentEx w15:paraId="4B512CB7" w15:done="1"/>
  <w15:commentEx w15:paraId="2E9E562D" w15:paraIdParent="4B512CB7" w15:done="1"/>
  <w15:commentEx w15:paraId="0D92CCD0" w15:done="1"/>
  <w15:commentEx w15:paraId="7DCC69EF" w15:paraIdParent="0D92CCD0" w15:done="1"/>
  <w15:commentEx w15:paraId="54BDF8C7" w15:done="1"/>
  <w15:commentEx w15:paraId="0BBD2AE6" w15:done="1"/>
  <w15:commentEx w15:paraId="48DF0300" w15:paraIdParent="0BBD2AE6" w15:done="1"/>
  <w15:commentEx w15:paraId="2FEC283E" w15:done="1"/>
  <w15:commentEx w15:paraId="3A65401D" w15:paraIdParent="2FEC283E" w15:done="1"/>
  <w15:commentEx w15:paraId="2C99E3F1" w15:done="0"/>
  <w15:commentEx w15:paraId="230073A1" w15:done="0"/>
  <w15:commentEx w15:paraId="1374ABEA" w15:done="0"/>
  <w15:commentEx w15:paraId="47888862" w15:done="0"/>
  <w15:commentEx w15:paraId="5346DB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9145CC" w16cex:dateUtc="2025-10-22T12:06:00Z"/>
  <w16cex:commentExtensible w16cex:durableId="443BDBFB" w16cex:dateUtc="2025-12-17T13:42:00Z"/>
  <w16cex:commentExtensible w16cex:durableId="2F938091" w16cex:dateUtc="2025-10-15T14:59:00Z"/>
  <w16cex:commentExtensible w16cex:durableId="180BFEED" w16cex:dateUtc="2025-10-16T12:49:00Z"/>
  <w16cex:commentExtensible w16cex:durableId="2AA61A13" w16cex:dateUtc="2025-10-15T15:50:00Z"/>
  <w16cex:commentExtensible w16cex:durableId="69CF6737" w16cex:dateUtc="2025-10-20T19:56:00Z"/>
  <w16cex:commentExtensible w16cex:durableId="4A78AEBE" w16cex:dateUtc="2025-10-15T10:49:00Z"/>
  <w16cex:commentExtensible w16cex:durableId="024D8927" w16cex:dateUtc="2025-12-22T16:10:00Z"/>
  <w16cex:commentExtensible w16cex:durableId="1EAB0FBB" w16cex:dateUtc="2025-10-20T20:07:00Z"/>
  <w16cex:commentExtensible w16cex:durableId="4AC13512" w16cex:dateUtc="2025-12-09T20:24:00Z"/>
  <w16cex:commentExtensible w16cex:durableId="3B1B9AF2" w16cex:dateUtc="2025-12-12T20:14:00Z">
    <w16cex:extLst>
      <w16:ext w16:uri="{CE6994B0-6A32-4C9F-8C6B-6E91EDA988CE}">
        <cr:reactions xmlns:cr="http://schemas.microsoft.com/office/comments/2020/reactions">
          <cr:reaction reactionType="1">
            <cr:reactionInfo dateUtc="2025-12-17T13:18:00Z">
              <cr:user userId="S::louis-philippe.bigras@ia.ca::f1491c7b-d4c4-462a-b562-db611e9ec1ba" userProvider="AD" userName="Bigras, Louis-Philippe"/>
            </cr:reactionInfo>
          </cr:reaction>
        </cr:reactions>
      </w16:ext>
    </w16cex:extLst>
  </w16cex:commentExtensible>
  <w16cex:commentExtensible w16cex:durableId="6BDB2A18" w16cex:dateUtc="2025-10-14T21:36:00Z"/>
  <w16cex:commentExtensible w16cex:durableId="39B26AC9" w16cex:dateUtc="2026-02-05T18:48:00Z"/>
  <w16cex:commentExtensible w16cex:durableId="438C353D" w16cex:dateUtc="2025-12-17T13:19:00Z"/>
  <w16cex:commentExtensible w16cex:durableId="0FCCB0F7" w16cex:dateUtc="2025-12-17T13:26:00Z"/>
  <w16cex:commentExtensible w16cex:durableId="67FB2570" w16cex:dateUtc="2026-01-29T20:42:00Z"/>
  <w16cex:commentExtensible w16cex:durableId="43FD71C1" w16cex:dateUtc="2026-01-22T14:11:00Z"/>
  <w16cex:commentExtensible w16cex:durableId="36BB30F4" w16cex:dateUtc="2026-01-23T16:05:00Z">
    <w16cex:extLst>
      <w16:ext w16:uri="{CE6994B0-6A32-4C9F-8C6B-6E91EDA988CE}">
        <cr:reactions xmlns:cr="http://schemas.microsoft.com/office/comments/2020/reactions">
          <cr:reaction reactionType="1">
            <cr:reactionInfo dateUtc="2026-01-23T21:18:02Z">
              <cr:user userId="S::antoine.wojciechowski@ia.ca::8ec7f092-4ac7-403c-a905-fb41b74984d6" userProvider="AD" userName="Wojciechowski, Antoine"/>
            </cr:reactionInfo>
          </cr:reaction>
        </cr:reactions>
      </w16:ext>
    </w16cex:extLst>
  </w16cex:commentExtensible>
  <w16cex:commentExtensible w16cex:durableId="47D2FDB4" w16cex:dateUtc="2026-01-23T21:20:00Z"/>
  <w16cex:commentExtensible w16cex:durableId="42937657" w16cex:dateUtc="2026-02-27T10:56:00Z"/>
  <w16cex:commentExtensible w16cex:durableId="2FDBFFD1" w16cex:dateUtc="2026-01-15T19:54:00Z"/>
  <w16cex:commentExtensible w16cex:durableId="5704CB49" w16cex:dateUtc="2026-02-26T12:54:00Z"/>
  <w16cex:commentExtensible w16cex:durableId="5BB969D7" w16cex:dateUtc="2026-02-26T19:50:00Z"/>
  <w16cex:commentExtensible w16cex:durableId="2E7C2ADC" w16cex:dateUtc="2026-02-26T19:58:00Z"/>
  <w16cex:commentExtensible w16cex:durableId="55B20858" w16cex:dateUtc="2026-02-19T14:00:00Z"/>
  <w16cex:commentExtensible w16cex:durableId="30572AAE" w16cex:dateUtc="2026-02-19T14:00:00Z"/>
  <w16cex:commentExtensible w16cex:durableId="26B7ABA3" w16cex:dateUtc="2026-02-26T14:27:00Z"/>
  <w16cex:commentExtensible w16cex:durableId="7F485C9E" w16cex:dateUtc="2026-02-12T14:41:00Z"/>
  <w16cex:commentExtensible w16cex:durableId="4D264B00" w16cex:dateUtc="2026-01-23T21:03:00Z"/>
  <w16cex:commentExtensible w16cex:durableId="46DC79E4" w16cex:dateUtc="2026-01-29T20:32:00Z"/>
  <w16cex:commentExtensible w16cex:durableId="7093CA38" w16cex:dateUtc="2026-01-23T21:05:00Z"/>
  <w16cex:commentExtensible w16cex:durableId="259C4FB5" w16cex:dateUtc="2026-01-29T20:49:00Z"/>
  <w16cex:commentExtensible w16cex:durableId="0F9304C0" w16cex:dateUtc="2026-02-12T16:02:00Z"/>
  <w16cex:commentExtensible w16cex:durableId="17AC71CB" w16cex:dateUtc="2026-01-23T11:52:00Z"/>
  <w16cex:commentExtensible w16cex:durableId="7F371D53" w16cex:dateUtc="2026-01-23T21:07:00Z">
    <w16cex:extLst>
      <w16:ext w16:uri="{CE6994B0-6A32-4C9F-8C6B-6E91EDA988CE}">
        <cr:reactions xmlns:cr="http://schemas.microsoft.com/office/comments/2020/reactions">
          <cr:reaction reactionType="1">
            <cr:reactionInfo dateUtc="2026-01-29T20:33:39Z">
              <cr:user userId="S::louis-philippe.bigras@ia.ca::f1491c7b-d4c4-462a-b562-db611e9ec1ba" userProvider="AD" userName="Bigras, Louis-Philippe"/>
            </cr:reactionInfo>
          </cr:reaction>
        </cr:reactions>
      </w16:ext>
    </w16cex:extLst>
  </w16cex:commentExtensible>
  <w16cex:commentExtensible w16cex:durableId="27D80427" w16cex:dateUtc="2026-01-29T20:36:00Z"/>
  <w16cex:commentExtensible w16cex:durableId="3B43E006" w16cex:dateUtc="2026-02-02T14:53:00Z"/>
  <w16cex:commentExtensible w16cex:durableId="3AB6EF15" w16cex:dateUtc="2026-02-12T14:55:00Z"/>
  <w16cex:commentExtensible w16cex:durableId="5CE4C68A" w16cex:dateUtc="2026-02-23T15:54:00Z"/>
  <w16cex:commentExtensible w16cex:durableId="769A8400" w16cex:dateUtc="2026-01-29T21:22:00Z"/>
  <w16cex:commentExtensible w16cex:durableId="2E7EAEE3" w16cex:dateUtc="2026-02-23T16:08:00Z"/>
  <w16cex:commentExtensible w16cex:durableId="5063E7E7" w16cex:dateUtc="2026-02-23T16:09:00Z"/>
  <w16cex:commentExtensible w16cex:durableId="7F8DCEE5" w16cex:dateUtc="2026-02-26T18:55:00Z"/>
  <w16cex:commentExtensible w16cex:durableId="259D3CFC" w16cex:dateUtc="2026-01-23T21:10:00Z">
    <w16cex:extLst>
      <w16:ext w16:uri="{CE6994B0-6A32-4C9F-8C6B-6E91EDA988CE}">
        <cr:reactions xmlns:cr="http://schemas.microsoft.com/office/comments/2020/reactions">
          <cr:reaction reactionType="1">
            <cr:reactionInfo dateUtc="2026-01-29T20:37:34Z">
              <cr:user userId="S::louis-philippe.bigras@ia.ca::f1491c7b-d4c4-462a-b562-db611e9ec1ba" userProvider="AD" userName="Bigras, Louis-Philippe"/>
            </cr:reactionInfo>
          </cr:reaction>
        </cr:reactions>
      </w16:ext>
    </w16cex:extLst>
  </w16cex:commentExtensible>
  <w16cex:commentExtensible w16cex:durableId="7793AF26" w16cex:dateUtc="2026-02-26T20:03:00Z"/>
  <w16cex:commentExtensible w16cex:durableId="2759F0AD" w16cex:dateUtc="2026-02-23T16:09:00Z"/>
  <w16cex:commentExtensible w16cex:durableId="7A2F96B1" w16cex:dateUtc="2026-02-26T20:04:00Z"/>
  <w16cex:commentExtensible w16cex:durableId="27D7EAF2" w16cex:dateUtc="2026-02-12T14:53:00Z"/>
  <w16cex:commentExtensible w16cex:durableId="4AF5E910" w16cex:dateUtc="2026-02-23T16:10:00Z"/>
  <w16cex:commentExtensible w16cex:durableId="7C36A554" w16cex:dateUtc="2026-02-26T20:09:00Z"/>
  <w16cex:commentExtensible w16cex:durableId="0A7F54E7" w16cex:dateUtc="2026-01-22T21:34:00Z"/>
  <w16cex:commentExtensible w16cex:durableId="548795B9" w16cex:dateUtc="2026-02-13T11:04:00Z"/>
  <w16cex:commentExtensible w16cex:durableId="4933AA59" w16cex:dateUtc="2026-02-13T17:17:00Z"/>
  <w16cex:commentExtensible w16cex:durableId="52AFCF8B" w16cex:dateUtc="2026-01-29T20:49:00Z"/>
  <w16cex:commentExtensible w16cex:durableId="1CD994C0" w16cex:dateUtc="2026-02-12T16:02:00Z"/>
  <w16cex:commentExtensible w16cex:durableId="500C31E5" w16cex:dateUtc="2026-02-19T16:21:00Z"/>
  <w16cex:commentExtensible w16cex:durableId="1497E78D" w16cex:dateUtc="2026-01-29T21:24:00Z">
    <w16cex:extLst>
      <w16:ext w16:uri="{CE6994B0-6A32-4C9F-8C6B-6E91EDA988CE}">
        <cr:reactions xmlns:cr="http://schemas.microsoft.com/office/comments/2020/reactions">
          <cr:reaction reactionType="1">
            <cr:reactionInfo dateUtc="2026-02-19T16:22:57Z">
              <cr:user userId="S::Timothe.Sicard-Payant@ia.ca::ccb402c5-e031-4160-b0c1-6df7eab002e6" userProvider="AD" userName="Sicard-Payant, Timothé"/>
            </cr:reactionInfo>
          </cr:reaction>
        </cr:reactions>
      </w16:ext>
    </w16cex:extLst>
  </w16cex:commentExtensible>
  <w16cex:commentExtensible w16cex:durableId="0628BC39" w16cex:dateUtc="2026-01-23T21:14:00Z">
    <w16cex:extLst>
      <w16:ext w16:uri="{CE6994B0-6A32-4C9F-8C6B-6E91EDA988CE}">
        <cr:reactions xmlns:cr="http://schemas.microsoft.com/office/comments/2020/reactions">
          <cr:reaction reactionType="1">
            <cr:reactionInfo dateUtc="2026-02-19T16:22:19Z">
              <cr:user userId="S::Timothe.Sicard-Payant@ia.ca::ccb402c5-e031-4160-b0c1-6df7eab002e6" userProvider="AD" userName="Sicard-Payant, Timothé"/>
            </cr:reactionInfo>
          </cr:reaction>
        </cr:reactions>
      </w16:ext>
    </w16cex:extLst>
  </w16cex:commentExtensible>
  <w16cex:commentExtensible w16cex:durableId="1D46BEE7" w16cex:dateUtc="2026-01-23T21:15:00Z">
    <w16cex:extLst>
      <w16:ext w16:uri="{CE6994B0-6A32-4C9F-8C6B-6E91EDA988CE}">
        <cr:reactions xmlns:cr="http://schemas.microsoft.com/office/comments/2020/reactions">
          <cr:reaction reactionType="1">
            <cr:reactionInfo dateUtc="2026-02-19T16:22:30Z">
              <cr:user userId="S::Timothe.Sicard-Payant@ia.ca::ccb402c5-e031-4160-b0c1-6df7eab002e6" userProvider="AD" userName="Sicard-Payant, Timothé"/>
            </cr:reactionInfo>
          </cr:reaction>
        </cr:reactions>
      </w16:ext>
    </w16cex:extLst>
  </w16cex:commentExtensible>
  <w16cex:commentExtensible w16cex:durableId="3D5D62CB" w16cex:dateUtc="2026-02-26T20:12:00Z"/>
  <w16cex:commentExtensible w16cex:durableId="3CCBA745" w16cex:dateUtc="2026-01-23T11:49:00Z"/>
  <w16cex:commentExtensible w16cex:durableId="7DC803DB" w16cex:dateUtc="2026-01-29T20:50:00Z"/>
  <w16cex:commentExtensible w16cex:durableId="7F38D419" w16cex:dateUtc="2026-02-26T20:22:00Z"/>
  <w16cex:commentExtensible w16cex:durableId="519C0C04" w16cex:dateUtc="2026-02-12T16:16:00Z"/>
  <w16cex:commentExtensible w16cex:durableId="41BF6216" w16cex:dateUtc="2026-01-23T11:01:00Z"/>
  <w16cex:commentExtensible w16cex:durableId="1C6D2CFD" w16cex:dateUtc="2026-01-23T11:18:00Z"/>
  <w16cex:commentExtensible w16cex:durableId="3AA3930B" w16cex:dateUtc="2026-02-06T20:14:00Z"/>
  <w16cex:commentExtensible w16cex:durableId="07967BB2" w16cex:dateUtc="2026-02-11T19:10:00Z"/>
  <w16cex:commentExtensible w16cex:durableId="5448DF9F" w16cex:dateUtc="2026-02-05T20:57:00Z"/>
  <w16cex:commentExtensible w16cex:durableId="3CC52C18" w16cex:dateUtc="2026-02-11T19:11:00Z"/>
  <w16cex:commentExtensible w16cex:durableId="476DA025" w16cex:dateUtc="2026-02-12T16:13:00Z"/>
  <w16cex:commentExtensible w16cex:durableId="210A9DB4" w16cex:dateUtc="2026-02-05T21:01:00Z"/>
  <w16cex:commentExtensible w16cex:durableId="42F79C67" w16cex:dateUtc="2026-02-11T19:11:00Z"/>
  <w16cex:commentExtensible w16cex:durableId="663B9B22" w16cex:dateUtc="2026-02-06T19:04:00Z"/>
  <w16cex:commentExtensible w16cex:durableId="5A61F0D1" w16cex:dateUtc="2026-01-23T11:10:00Z"/>
  <w16cex:commentExtensible w16cex:durableId="78F6534B" w16cex:dateUtc="2026-02-12T16:19:00Z"/>
  <w16cex:commentExtensible w16cex:durableId="66468219" w16cex:dateUtc="2026-01-23T11:30:00Z"/>
  <w16cex:commentExtensible w16cex:durableId="3764645D" w16cex:dateUtc="2026-02-12T16:24:00Z"/>
  <w16cex:commentExtensible w16cex:durableId="520418AB" w16cex:dateUtc="2026-02-26T20:21:00Z"/>
  <w16cex:commentExtensible w16cex:durableId="73F3469D" w16cex:dateUtc="2026-02-26T20:29:00Z"/>
  <w16cex:commentExtensible w16cex:durableId="26605C9E" w16cex:dateUtc="2025-10-15T20:04:00Z"/>
  <w16cex:commentExtensible w16cex:durableId="234BD100" w16cex:dateUtc="2026-01-23T11:13:00Z"/>
  <w16cex:commentExtensible w16cex:durableId="3FEB9332" w16cex:dateUtc="2025-12-04T21:24:00Z"/>
  <w16cex:commentExtensible w16cex:durableId="5CA96D80" w16cex:dateUtc="2025-12-04T21:27:00Z"/>
  <w16cex:commentExtensible w16cex:durableId="67EE3271" w16cex:dateUtc="2025-12-04T21:28:00Z"/>
  <w16cex:commentExtensible w16cex:durableId="53BA0085" w16cex:dateUtc="2025-10-15T11:50:00Z"/>
  <w16cex:commentExtensible w16cex:durableId="397FCEDD" w16cex:dateUtc="2025-10-29T20:17:00Z"/>
  <w16cex:commentExtensible w16cex:durableId="2B1C0010" w16cex:dateUtc="2025-12-17T13:29:00Z"/>
  <w16cex:commentExtensible w16cex:durableId="421B1FFE" w16cex:dateUtc="2025-10-15T20:04:00Z"/>
  <w16cex:commentExtensible w16cex:durableId="542A8800" w16cex:dateUtc="2025-12-17T13:29:00Z"/>
  <w16cex:commentExtensible w16cex:durableId="2B5FBA2C" w16cex:dateUtc="2025-10-15T20:24:00Z"/>
  <w16cex:commentExtensible w16cex:durableId="299EEBA6" w16cex:dateUtc="2025-12-17T13:29:00Z"/>
  <w16cex:commentExtensible w16cex:durableId="197454E4" w16cex:dateUtc="2025-10-15T11:54:00Z"/>
  <w16cex:commentExtensible w16cex:durableId="4A23223D" w16cex:dateUtc="2025-12-13T00:52:00Z"/>
  <w16cex:commentExtensible w16cex:durableId="3F49B03A" w16cex:dateUtc="2025-10-15T11:57:00Z"/>
  <w16cex:commentExtensible w16cex:durableId="074AB65C" w16cex:dateUtc="2025-10-21T19:59:00Z"/>
  <w16cex:commentExtensible w16cex:durableId="41F82C01" w16cex:dateUtc="2025-10-21T20:00:00Z"/>
  <w16cex:commentExtensible w16cex:durableId="261EF4EB" w16cex:dateUtc="2025-11-06T22:57:00Z"/>
  <w16cex:commentExtensible w16cex:durableId="08192CEF" w16cex:dateUtc="2025-12-04T21:17:00Z"/>
  <w16cex:commentExtensible w16cex:durableId="7B878A79" w16cex:dateUtc="2025-12-17T13:51:00Z"/>
  <w16cex:commentExtensible w16cex:durableId="57F95AAA" w16cex:dateUtc="2025-12-17T19:05:00Z"/>
  <w16cex:commentExtensible w16cex:durableId="6E32DB55" w16cex:dateUtc="2025-12-17T13:49:00Z"/>
  <w16cex:commentExtensible w16cex:durableId="3B9A3065" w16cex:dateUtc="2026-01-22T21:53:00Z"/>
  <w16cex:commentExtensible w16cex:durableId="185A5B65" w16cex:dateUtc="2026-01-23T14:40:00Z"/>
  <w16cex:commentExtensible w16cex:durableId="6C39D66D" w16cex:dateUtc="2026-01-23T14:40:00Z"/>
  <w16cex:commentExtensible w16cex:durableId="7DD6B787" w16cex:dateUtc="2025-10-15T21:26:00Z"/>
  <w16cex:commentExtensible w16cex:durableId="3FC667CE" w16cex:dateUtc="2026-02-05T18:53:00Z"/>
  <w16cex:commentExtensible w16cex:durableId="1A0B6192" w16cex:dateUtc="2025-10-16T13:59:00Z"/>
  <w16cex:commentExtensible w16cex:durableId="67255908" w16cex:dateUtc="2026-02-05T18:54:00Z"/>
  <w16cex:commentExtensible w16cex:durableId="76D44C67" w16cex:dateUtc="2026-01-23T14:39:00Z"/>
  <w16cex:commentExtensible w16cex:durableId="2ED27DD3" w16cex:dateUtc="2025-10-15T12:05:00Z"/>
  <w16cex:commentExtensible w16cex:durableId="712EE399" w16cex:dateUtc="2026-02-05T19:05:00Z"/>
  <w16cex:commentExtensible w16cex:durableId="05673816" w16cex:dateUtc="2025-12-05T13:27:00Z"/>
  <w16cex:commentExtensible w16cex:durableId="132F61A4" w16cex:dateUtc="2026-02-05T19:04:00Z"/>
  <w16cex:commentExtensible w16cex:durableId="05DE3E84" w16cex:dateUtc="2026-01-23T10:55:00Z"/>
  <w16cex:commentExtensible w16cex:durableId="18A7F39E" w16cex:dateUtc="2025-12-13T00:52:00Z"/>
  <w16cex:commentExtensible w16cex:durableId="3A95F80E" w16cex:dateUtc="2025-12-08T18:16:00Z"/>
  <w16cex:commentExtensible w16cex:durableId="4F9F731C" w16cex:dateUtc="2025-10-27T15:58:00Z"/>
  <w16cex:commentExtensible w16cex:durableId="2C07B613" w16cex:dateUtc="2025-12-05T2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6F58FB" w16cid:durableId="689145CC"/>
  <w16cid:commentId w16cid:paraId="46918D04" w16cid:durableId="443BDBFB"/>
  <w16cid:commentId w16cid:paraId="47E46380" w16cid:durableId="2F938091"/>
  <w16cid:commentId w16cid:paraId="121231D8" w16cid:durableId="180BFEED"/>
  <w16cid:commentId w16cid:paraId="17BF6793" w16cid:durableId="2AA61A13"/>
  <w16cid:commentId w16cid:paraId="15393151" w16cid:durableId="69CF6737"/>
  <w16cid:commentId w16cid:paraId="3A256EB3" w16cid:durableId="4A78AEBE"/>
  <w16cid:commentId w16cid:paraId="55AEFBCD" w16cid:durableId="024D8927"/>
  <w16cid:commentId w16cid:paraId="368E6117" w16cid:durableId="1EAB0FBB"/>
  <w16cid:commentId w16cid:paraId="47BA53E1" w16cid:durableId="4AC13512"/>
  <w16cid:commentId w16cid:paraId="0FC111E3" w16cid:durableId="3B1B9AF2"/>
  <w16cid:commentId w16cid:paraId="115897DD" w16cid:durableId="6BDB2A18"/>
  <w16cid:commentId w16cid:paraId="4955BE8D" w16cid:durableId="39B26AC9"/>
  <w16cid:commentId w16cid:paraId="24CC45AF" w16cid:durableId="438C353D"/>
  <w16cid:commentId w16cid:paraId="19237A0C" w16cid:durableId="0FCCB0F7"/>
  <w16cid:commentId w16cid:paraId="0D5CB537" w16cid:durableId="67FB2570"/>
  <w16cid:commentId w16cid:paraId="4D22426C" w16cid:durableId="43FD71C1"/>
  <w16cid:commentId w16cid:paraId="053CFACD" w16cid:durableId="36BB30F4"/>
  <w16cid:commentId w16cid:paraId="6610CA9C" w16cid:durableId="47D2FDB4"/>
  <w16cid:commentId w16cid:paraId="35431874" w16cid:durableId="42937657"/>
  <w16cid:commentId w16cid:paraId="6D222769" w16cid:durableId="2FDBFFD1"/>
  <w16cid:commentId w16cid:paraId="25A854D5" w16cid:durableId="5704CB49"/>
  <w16cid:commentId w16cid:paraId="57795BC7" w16cid:durableId="5BB969D7"/>
  <w16cid:commentId w16cid:paraId="2A434551" w16cid:durableId="2E7C2ADC"/>
  <w16cid:commentId w16cid:paraId="73F0D5AC" w16cid:durableId="55B20858"/>
  <w16cid:commentId w16cid:paraId="33095259" w16cid:durableId="30572AAE"/>
  <w16cid:commentId w16cid:paraId="394274F4" w16cid:durableId="26B7ABA3"/>
  <w16cid:commentId w16cid:paraId="5C94FF7B" w16cid:durableId="7F485C9E"/>
  <w16cid:commentId w16cid:paraId="797CD48D" w16cid:durableId="4D264B00"/>
  <w16cid:commentId w16cid:paraId="61A25EC9" w16cid:durableId="46DC79E4"/>
  <w16cid:commentId w16cid:paraId="625708A0" w16cid:durableId="7093CA38"/>
  <w16cid:commentId w16cid:paraId="4C4CBAF6" w16cid:durableId="259C4FB5"/>
  <w16cid:commentId w16cid:paraId="36AD447D" w16cid:durableId="0F9304C0"/>
  <w16cid:commentId w16cid:paraId="0C50BBFD" w16cid:durableId="17AC71CB"/>
  <w16cid:commentId w16cid:paraId="11AC9C0F" w16cid:durableId="7F371D53"/>
  <w16cid:commentId w16cid:paraId="12A6625C" w16cid:durableId="27D80427"/>
  <w16cid:commentId w16cid:paraId="77FA6A67" w16cid:durableId="3B43E006"/>
  <w16cid:commentId w16cid:paraId="755B175B" w16cid:durableId="3AB6EF15"/>
  <w16cid:commentId w16cid:paraId="59BB96AB" w16cid:durableId="5CE4C68A"/>
  <w16cid:commentId w16cid:paraId="20D48A90" w16cid:durableId="769A8400"/>
  <w16cid:commentId w16cid:paraId="25420FF2" w16cid:durableId="2E7EAEE3"/>
  <w16cid:commentId w16cid:paraId="14099976" w16cid:durableId="5063E7E7"/>
  <w16cid:commentId w16cid:paraId="4223D589" w16cid:durableId="7F8DCEE5"/>
  <w16cid:commentId w16cid:paraId="49D92E9B" w16cid:durableId="259D3CFC"/>
  <w16cid:commentId w16cid:paraId="46D3C9A3" w16cid:durableId="7793AF26"/>
  <w16cid:commentId w16cid:paraId="66577253" w16cid:durableId="2759F0AD"/>
  <w16cid:commentId w16cid:paraId="5833B89F" w16cid:durableId="7A2F96B1"/>
  <w16cid:commentId w16cid:paraId="7A8CC685" w16cid:durableId="27D7EAF2"/>
  <w16cid:commentId w16cid:paraId="283C4AD7" w16cid:durableId="4AF5E910"/>
  <w16cid:commentId w16cid:paraId="72C5F5E2" w16cid:durableId="7C36A554"/>
  <w16cid:commentId w16cid:paraId="09E8893E" w16cid:durableId="0A7F54E7"/>
  <w16cid:commentId w16cid:paraId="2D7CAA04" w16cid:durableId="548795B9"/>
  <w16cid:commentId w16cid:paraId="7001B2D5" w16cid:durableId="4933AA59"/>
  <w16cid:commentId w16cid:paraId="4111F013" w16cid:durableId="52AFCF8B"/>
  <w16cid:commentId w16cid:paraId="32D5D98B" w16cid:durableId="1CD994C0"/>
  <w16cid:commentId w16cid:paraId="0BC3FEE7" w16cid:durableId="500C31E5"/>
  <w16cid:commentId w16cid:paraId="73FED5D2" w16cid:durableId="1497E78D"/>
  <w16cid:commentId w16cid:paraId="7224821D" w16cid:durableId="0628BC39"/>
  <w16cid:commentId w16cid:paraId="69A35124" w16cid:durableId="1D46BEE7"/>
  <w16cid:commentId w16cid:paraId="4AF1FCEA" w16cid:durableId="3D5D62CB"/>
  <w16cid:commentId w16cid:paraId="23CABE97" w16cid:durableId="3CCBA745"/>
  <w16cid:commentId w16cid:paraId="2DCD2DA1" w16cid:durableId="7DC803DB"/>
  <w16cid:commentId w16cid:paraId="2175D3CD" w16cid:durableId="7F38D419"/>
  <w16cid:commentId w16cid:paraId="49B3692F" w16cid:durableId="519C0C04"/>
  <w16cid:commentId w16cid:paraId="4E0765D8" w16cid:durableId="41BF6216"/>
  <w16cid:commentId w16cid:paraId="5C578506" w16cid:durableId="1C6D2CFD"/>
  <w16cid:commentId w16cid:paraId="0174D4D8" w16cid:durableId="3AA3930B"/>
  <w16cid:commentId w16cid:paraId="27116A2F" w16cid:durableId="07967BB2"/>
  <w16cid:commentId w16cid:paraId="72EEFB0F" w16cid:durableId="5448DF9F"/>
  <w16cid:commentId w16cid:paraId="79581CE8" w16cid:durableId="3CC52C18"/>
  <w16cid:commentId w16cid:paraId="49C1B34C" w16cid:durableId="476DA025"/>
  <w16cid:commentId w16cid:paraId="01C153A8" w16cid:durableId="210A9DB4"/>
  <w16cid:commentId w16cid:paraId="31EC0326" w16cid:durableId="42F79C67"/>
  <w16cid:commentId w16cid:paraId="3D362398" w16cid:durableId="663B9B22"/>
  <w16cid:commentId w16cid:paraId="0018A2B7" w16cid:durableId="5A61F0D1"/>
  <w16cid:commentId w16cid:paraId="4CBB7BE4" w16cid:durableId="78F6534B"/>
  <w16cid:commentId w16cid:paraId="7A96C2AD" w16cid:durableId="66468219"/>
  <w16cid:commentId w16cid:paraId="50640EFB" w16cid:durableId="3764645D"/>
  <w16cid:commentId w16cid:paraId="08123FB1" w16cid:durableId="520418AB"/>
  <w16cid:commentId w16cid:paraId="5C893B0E" w16cid:durableId="73F3469D"/>
  <w16cid:commentId w16cid:paraId="22D4C132" w16cid:durableId="26605C9E"/>
  <w16cid:commentId w16cid:paraId="592F5D02" w16cid:durableId="234BD100"/>
  <w16cid:commentId w16cid:paraId="57046BF0" w16cid:durableId="3FEB9332"/>
  <w16cid:commentId w16cid:paraId="5FADA8AF" w16cid:durableId="5CA96D80"/>
  <w16cid:commentId w16cid:paraId="242D1AE4" w16cid:durableId="67EE3271"/>
  <w16cid:commentId w16cid:paraId="79D45D0B" w16cid:durableId="53BA0085"/>
  <w16cid:commentId w16cid:paraId="18CB7BA7" w16cid:durableId="397FCEDD"/>
  <w16cid:commentId w16cid:paraId="28FC7206" w16cid:durableId="2B1C0010"/>
  <w16cid:commentId w16cid:paraId="53ACFC54" w16cid:durableId="421B1FFE"/>
  <w16cid:commentId w16cid:paraId="4C0CC21F" w16cid:durableId="542A8800"/>
  <w16cid:commentId w16cid:paraId="1C8B5C76" w16cid:durableId="2B5FBA2C"/>
  <w16cid:commentId w16cid:paraId="40F8C2FE" w16cid:durableId="299EEBA6"/>
  <w16cid:commentId w16cid:paraId="3CED6CBD" w16cid:durableId="197454E4"/>
  <w16cid:commentId w16cid:paraId="5E80210E" w16cid:durableId="4A23223D"/>
  <w16cid:commentId w16cid:paraId="633C75F4" w16cid:durableId="3F49B03A"/>
  <w16cid:commentId w16cid:paraId="6E0FAE59" w16cid:durableId="074AB65C"/>
  <w16cid:commentId w16cid:paraId="0913F832" w16cid:durableId="41F82C01"/>
  <w16cid:commentId w16cid:paraId="622E4DC0" w16cid:durableId="261EF4EB"/>
  <w16cid:commentId w16cid:paraId="13622A8B" w16cid:durableId="08192CEF"/>
  <w16cid:commentId w16cid:paraId="7BD97ADB" w16cid:durableId="7B878A79"/>
  <w16cid:commentId w16cid:paraId="74C58532" w16cid:durableId="57F95AAA"/>
  <w16cid:commentId w16cid:paraId="0C2DF403" w16cid:durableId="6E32DB55"/>
  <w16cid:commentId w16cid:paraId="005A9073" w16cid:durableId="3B9A3065"/>
  <w16cid:commentId w16cid:paraId="00BDAA29" w16cid:durableId="185A5B65"/>
  <w16cid:commentId w16cid:paraId="387F993C" w16cid:durableId="6C39D66D"/>
  <w16cid:commentId w16cid:paraId="4B512CB7" w16cid:durableId="7DD6B787"/>
  <w16cid:commentId w16cid:paraId="2E9E562D" w16cid:durableId="3FC667CE"/>
  <w16cid:commentId w16cid:paraId="0D92CCD0" w16cid:durableId="1A0B6192"/>
  <w16cid:commentId w16cid:paraId="7DCC69EF" w16cid:durableId="67255908"/>
  <w16cid:commentId w16cid:paraId="54BDF8C7" w16cid:durableId="76D44C67"/>
  <w16cid:commentId w16cid:paraId="0BBD2AE6" w16cid:durableId="2ED27DD3"/>
  <w16cid:commentId w16cid:paraId="48DF0300" w16cid:durableId="712EE399"/>
  <w16cid:commentId w16cid:paraId="2FEC283E" w16cid:durableId="05673816"/>
  <w16cid:commentId w16cid:paraId="3A65401D" w16cid:durableId="132F61A4"/>
  <w16cid:commentId w16cid:paraId="2C99E3F1" w16cid:durableId="05DE3E84"/>
  <w16cid:commentId w16cid:paraId="230073A1" w16cid:durableId="18A7F39E"/>
  <w16cid:commentId w16cid:paraId="1374ABEA" w16cid:durableId="3A95F80E"/>
  <w16cid:commentId w16cid:paraId="47888862" w16cid:durableId="4F9F731C"/>
  <w16cid:commentId w16cid:paraId="5346DBF2" w16cid:durableId="2C07B6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09814" w14:textId="77777777" w:rsidR="003B7B10" w:rsidRPr="00A92DD6" w:rsidRDefault="003B7B10">
      <w:r w:rsidRPr="00A92DD6">
        <w:separator/>
      </w:r>
    </w:p>
  </w:endnote>
  <w:endnote w:type="continuationSeparator" w:id="0">
    <w:p w14:paraId="1A06F285" w14:textId="77777777" w:rsidR="003B7B10" w:rsidRPr="00A92DD6" w:rsidRDefault="003B7B10">
      <w:r w:rsidRPr="00A92DD6">
        <w:continuationSeparator/>
      </w:r>
    </w:p>
  </w:endnote>
  <w:endnote w:type="continuationNotice" w:id="1">
    <w:p w14:paraId="6B04282F" w14:textId="77777777" w:rsidR="003B7B10" w:rsidRPr="00A92DD6" w:rsidRDefault="003B7B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279A6" w14:textId="77777777" w:rsidR="001F0B8B" w:rsidRPr="00A92DD6" w:rsidRDefault="001F0B8B">
    <w:pPr>
      <w:pStyle w:val="Pieddepage"/>
    </w:pPr>
  </w:p>
  <w:p w14:paraId="68EAF95F" w14:textId="77777777" w:rsidR="009351F7" w:rsidRPr="00A92DD6" w:rsidRDefault="009351F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C782" w14:textId="5A14D6CE" w:rsidR="006A6872" w:rsidRPr="00A92DD6" w:rsidRDefault="00DA19E2">
    <w:pPr>
      <w:pStyle w:val="Corpsdetexte"/>
      <w:spacing w:line="14" w:lineRule="auto"/>
    </w:pPr>
    <w:r w:rsidRPr="00A92DD6">
      <w:rPr>
        <w:noProof/>
      </w:rPr>
      <mc:AlternateContent>
        <mc:Choice Requires="wps">
          <w:drawing>
            <wp:anchor distT="0" distB="0" distL="0" distR="0" simplePos="0" relativeHeight="251658243" behindDoc="1" locked="0" layoutInCell="1" allowOverlap="1" wp14:anchorId="3184C78B" wp14:editId="6E4C6C7E">
              <wp:simplePos x="0" y="0"/>
              <wp:positionH relativeFrom="page">
                <wp:posOffset>899327</wp:posOffset>
              </wp:positionH>
              <wp:positionV relativeFrom="page">
                <wp:posOffset>9510765</wp:posOffset>
              </wp:positionV>
              <wp:extent cx="2185517" cy="139700"/>
              <wp:effectExtent l="0" t="0" r="0" b="0"/>
              <wp:wrapNone/>
              <wp:docPr id="136551027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5517" cy="139700"/>
                      </a:xfrm>
                      <a:prstGeom prst="rect">
                        <a:avLst/>
                      </a:prstGeom>
                    </wps:spPr>
                    <wps:txbx>
                      <w:txbxContent>
                        <w:p w14:paraId="306914B4" w14:textId="77777777" w:rsidR="006A6872" w:rsidRPr="00A92DD6" w:rsidRDefault="006A6872">
                          <w:pPr>
                            <w:spacing w:line="203" w:lineRule="exact"/>
                            <w:ind w:left="20"/>
                            <w:rPr>
                              <w:sz w:val="18"/>
                            </w:rPr>
                          </w:pPr>
                        </w:p>
                      </w:txbxContent>
                    </wps:txbx>
                    <wps:bodyPr wrap="square" lIns="0" tIns="0" rIns="0" bIns="0" rtlCol="0">
                      <a:noAutofit/>
                    </wps:bodyPr>
                  </wps:wsp>
                </a:graphicData>
              </a:graphic>
              <wp14:sizeRelH relativeFrom="margin">
                <wp14:pctWidth>0</wp14:pctWidth>
              </wp14:sizeRelH>
            </wp:anchor>
          </w:drawing>
        </mc:Choice>
        <mc:Fallback>
          <w:pict>
            <v:shapetype w14:anchorId="3184C78B" id="_x0000_t202" coordsize="21600,21600" o:spt="202" path="m,l,21600r21600,l21600,xe">
              <v:stroke joinstyle="miter"/>
              <v:path gradientshapeok="t" o:connecttype="rect"/>
            </v:shapetype>
            <v:shape id="Textbox 5" o:spid="_x0000_s1030" type="#_x0000_t202" style="position:absolute;margin-left:70.8pt;margin-top:748.9pt;width:172.1pt;height:11pt;z-index:-251658237;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" filled="f" stroked="f">
              <v:textbox inset="0,0,0,0">
                <w:txbxContent>
                  <w:p w14:paraId="306914B4" w14:textId="77777777" w:rsidR="006A6872" w:rsidRPr="00A92DD6" w:rsidRDefault="006A6872">
                    <w:pPr>
                      <w:spacing w:line="203" w:lineRule="exact"/>
                      <w:ind w:left="20"/>
                      <w:rPr>
                        <w:sz w:val="18"/>
                      </w:rPr>
                    </w:pPr>
                  </w:p>
                </w:txbxContent>
              </v:textbox>
              <w10:wrap anchorx="page" anchory="page"/>
            </v:shape>
          </w:pict>
        </mc:Fallback>
      </mc:AlternateContent>
    </w:r>
    <w:r w:rsidR="00270EC8" w:rsidRPr="00A92DD6">
      <w:rPr>
        <w:noProof/>
      </w:rPr>
      <mc:AlternateContent>
        <mc:Choice Requires="wps">
          <w:drawing>
            <wp:anchor distT="0" distB="0" distL="0" distR="0" simplePos="0" relativeHeight="251658241" behindDoc="1" locked="0" layoutInCell="1" allowOverlap="1" wp14:anchorId="3184C787" wp14:editId="3184C788">
              <wp:simplePos x="0" y="0"/>
              <wp:positionH relativeFrom="page">
                <wp:posOffset>3564763</wp:posOffset>
              </wp:positionH>
              <wp:positionV relativeFrom="page">
                <wp:posOffset>9504298</wp:posOffset>
              </wp:positionV>
              <wp:extent cx="655320" cy="1397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320" cy="139700"/>
                      </a:xfrm>
                      <a:prstGeom prst="rect">
                        <a:avLst/>
                      </a:prstGeom>
                    </wps:spPr>
                    <wps:txbx>
                      <w:txbxContent>
                        <w:p w14:paraId="6063EF4C" w14:textId="77777777" w:rsidR="006A6872" w:rsidRPr="00A92DD6" w:rsidRDefault="006A6872">
                          <w:pPr>
                            <w:spacing w:line="203" w:lineRule="exact"/>
                            <w:ind w:left="20"/>
                            <w:rPr>
                              <w:sz w:val="18"/>
                            </w:rPr>
                          </w:pPr>
                        </w:p>
                      </w:txbxContent>
                    </wps:txbx>
                    <wps:bodyPr wrap="square" lIns="0" tIns="0" rIns="0" bIns="0" rtlCol="0">
                      <a:noAutofit/>
                    </wps:bodyPr>
                  </wps:wsp>
                </a:graphicData>
              </a:graphic>
            </wp:anchor>
          </w:drawing>
        </mc:Choice>
        <mc:Fallback>
          <w:pict>
            <v:shape w14:anchorId="3184C787" id="Textbox 3" o:spid="_x0000_s1031" type="#_x0000_t202" style="position:absolute;margin-left:280.7pt;margin-top:748.35pt;width:51.6pt;height:11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" filled="f" stroked="f">
              <v:textbox inset="0,0,0,0">
                <w:txbxContent>
                  <w:p w14:paraId="6063EF4C" w14:textId="77777777" w:rsidR="006A6872" w:rsidRPr="00A92DD6" w:rsidRDefault="006A6872">
                    <w:pPr>
                      <w:spacing w:line="203" w:lineRule="exact"/>
                      <w:ind w:left="20"/>
                      <w:rPr>
                        <w:sz w:val="18"/>
                      </w:rPr>
                    </w:pPr>
                  </w:p>
                </w:txbxContent>
              </v:textbox>
              <w10:wrap anchorx="page" anchory="page"/>
            </v:shape>
          </w:pict>
        </mc:Fallback>
      </mc:AlternateContent>
    </w:r>
    <w:r w:rsidR="00270EC8" w:rsidRPr="00A92DD6">
      <w:rPr>
        <w:noProof/>
      </w:rPr>
      <mc:AlternateContent>
        <mc:Choice Requires="wps">
          <w:drawing>
            <wp:anchor distT="0" distB="0" distL="0" distR="0" simplePos="0" relativeHeight="251658242" behindDoc="1" locked="0" layoutInCell="1" allowOverlap="1" wp14:anchorId="3184C789" wp14:editId="3184C78A">
              <wp:simplePos x="0" y="0"/>
              <wp:positionH relativeFrom="page">
                <wp:posOffset>6127241</wp:posOffset>
              </wp:positionH>
              <wp:positionV relativeFrom="page">
                <wp:posOffset>9504298</wp:posOffset>
              </wp:positionV>
              <wp:extent cx="760095"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0095" cy="139700"/>
                      </a:xfrm>
                      <a:prstGeom prst="rect">
                        <a:avLst/>
                      </a:prstGeom>
                    </wps:spPr>
                    <wps:txbx>
                      <w:txbxContent>
                        <w:p w14:paraId="57E02407" w14:textId="77777777" w:rsidR="006A6872" w:rsidRPr="00A92DD6" w:rsidRDefault="006A6872">
                          <w:pPr>
                            <w:spacing w:line="203" w:lineRule="exact"/>
                            <w:ind w:left="20"/>
                            <w:rPr>
                              <w:sz w:val="18"/>
                            </w:rPr>
                          </w:pPr>
                        </w:p>
                      </w:txbxContent>
                    </wps:txbx>
                    <wps:bodyPr wrap="square" lIns="0" tIns="0" rIns="0" bIns="0" rtlCol="0">
                      <a:noAutofit/>
                    </wps:bodyPr>
                  </wps:wsp>
                </a:graphicData>
              </a:graphic>
            </wp:anchor>
          </w:drawing>
        </mc:Choice>
        <mc:Fallback>
          <w:pict>
            <v:shape w14:anchorId="3184C789" id="Textbox 4" o:spid="_x0000_s1032" type="#_x0000_t202" style="position:absolute;margin-left:482.45pt;margin-top:748.35pt;width:59.85pt;height:11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" filled="f" stroked="f">
              <v:textbox inset="0,0,0,0">
                <w:txbxContent>
                  <w:p w14:paraId="57E02407" w14:textId="77777777" w:rsidR="006A6872" w:rsidRPr="00A92DD6" w:rsidRDefault="006A6872">
                    <w:pPr>
                      <w:spacing w:line="203" w:lineRule="exact"/>
                      <w:ind w:left="20"/>
                      <w:rPr>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096E3" w14:textId="77777777" w:rsidR="003B7B10" w:rsidRPr="00A92DD6" w:rsidRDefault="003B7B10">
      <w:r w:rsidRPr="00A92DD6">
        <w:separator/>
      </w:r>
    </w:p>
  </w:footnote>
  <w:footnote w:type="continuationSeparator" w:id="0">
    <w:p w14:paraId="0245AECA" w14:textId="77777777" w:rsidR="003B7B10" w:rsidRPr="00A92DD6" w:rsidRDefault="003B7B10">
      <w:r w:rsidRPr="00A92DD6">
        <w:continuationSeparator/>
      </w:r>
    </w:p>
  </w:footnote>
  <w:footnote w:type="continuationNotice" w:id="1">
    <w:p w14:paraId="64A917E8" w14:textId="77777777" w:rsidR="003B7B10" w:rsidRPr="00A92DD6" w:rsidRDefault="003B7B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3319" w14:textId="5C8FA272" w:rsidR="001F0B8B" w:rsidRPr="00A92DD6" w:rsidRDefault="005C23E5">
    <w:pPr>
      <w:pStyle w:val="En-tte"/>
    </w:pPr>
    <w:r>
      <w:rPr>
        <w:noProof/>
      </w:rPr>
      <mc:AlternateContent>
        <mc:Choice Requires="wps">
          <w:drawing>
            <wp:anchor distT="0" distB="0" distL="114300" distR="114300" simplePos="0" relativeHeight="251658245" behindDoc="1" locked="0" layoutInCell="0" allowOverlap="1" wp14:anchorId="3A15B0FE" wp14:editId="6534B31D">
              <wp:simplePos x="0" y="0"/>
              <wp:positionH relativeFrom="margin">
                <wp:align>center</wp:align>
              </wp:positionH>
              <wp:positionV relativeFrom="margin">
                <wp:align>center</wp:align>
              </wp:positionV>
              <wp:extent cx="6615430" cy="2480310"/>
              <wp:effectExtent l="0" t="0" r="0" b="0"/>
              <wp:wrapNone/>
              <wp:docPr id="1872442351" name="PowerPlusWaterMarkObject359378829"/>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615430" cy="248031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CADA36B" w14:textId="77777777" w:rsidR="005C23E5" w:rsidRDefault="005C23E5" w:rsidP="005C23E5">
                          <w:pPr>
                            <w:jc w:val="center"/>
                            <w:rPr>
                              <w:color w:val="C0C0C0"/>
                              <w:sz w:val="72"/>
                              <w:szCs w:val="72"/>
                              <w:lang w:val="en-US"/>
                              <w14:textFill>
                                <w14:solidFill>
                                  <w14:srgbClr w14:val="C0C0C0">
                                    <w14:alpha w14:val="50000"/>
                                  </w14:srgbClr>
                                </w14:solidFill>
                              </w14:textFill>
                            </w:rPr>
                          </w:pPr>
                          <w:r>
                            <w:rPr>
                              <w:color w:val="C0C0C0"/>
                              <w:sz w:val="72"/>
                              <w:szCs w:val="72"/>
                              <w:lang w:val="en-US"/>
                              <w14:textFill>
                                <w14:solidFill>
                                  <w14:srgbClr w14:val="C0C0C0">
                                    <w14:alpha w14:val="50000"/>
                                  </w14:srgbClr>
                                </w14:solidFill>
                              </w14:textFill>
                            </w:rPr>
                            <w:t>For Review</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A15B0FE" id="_x0000_t202" coordsize="21600,21600" o:spt="202" path="m,l,21600r21600,l21600,xe">
              <v:stroke joinstyle="miter"/>
              <v:path gradientshapeok="t" o:connecttype="rect"/>
            </v:shapetype>
            <v:shape id="PowerPlusWaterMarkObject359378829" o:spid="_x0000_s1027" type="#_x0000_t202" style="position:absolute;margin-left:0;margin-top:0;width:520.9pt;height:195.3pt;rotation:-45;z-index:-251658235;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" o:allowincell="f" filled="f" stroked="f">
              <v:stroke joinstyle="round"/>
              <o:lock v:ext="edit" rotation="t" aspectratio="t" verticies="t" adjusthandles="t" grouping="t" shapetype="t"/>
              <v:textbox>
                <w:txbxContent>
                  <w:p w14:paraId="6CADA36B" w14:textId="77777777" w:rsidR="005C23E5" w:rsidRDefault="005C23E5" w:rsidP="005C23E5">
                    <w:pPr>
                      <w:jc w:val="center"/>
                      <w:rPr>
                        <w:color w:val="C0C0C0"/>
                        <w:sz w:val="72"/>
                        <w:szCs w:val="72"/>
                        <w:lang w:val="en-US"/>
                        <w14:textFill>
                          <w14:solidFill>
                            <w14:srgbClr w14:val="C0C0C0">
                              <w14:alpha w14:val="50000"/>
                            </w14:srgbClr>
                          </w14:solidFill>
                        </w14:textFill>
                      </w:rPr>
                    </w:pPr>
                    <w:r>
                      <w:rPr>
                        <w:color w:val="C0C0C0"/>
                        <w:sz w:val="72"/>
                        <w:szCs w:val="72"/>
                        <w:lang w:val="en-US"/>
                        <w14:textFill>
                          <w14:solidFill>
                            <w14:srgbClr w14:val="C0C0C0">
                              <w14:alpha w14:val="50000"/>
                            </w14:srgbClr>
                          </w14:solidFill>
                        </w14:textFill>
                      </w:rPr>
                      <w:t>For Review</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C781" w14:textId="369237AB" w:rsidR="006A6872" w:rsidRPr="00A92DD6" w:rsidRDefault="00050575" w:rsidP="00FA7615">
    <w:pPr>
      <w:pStyle w:val="Corpsdetexte"/>
      <w:spacing w:line="14" w:lineRule="auto"/>
      <w:ind w:left="-142"/>
    </w:pPr>
    <w:r w:rsidRPr="00A92DD6">
      <w:rPr>
        <w:noProof/>
      </w:rPr>
      <mc:AlternateContent>
        <mc:Choice Requires="wps">
          <w:drawing>
            <wp:anchor distT="0" distB="0" distL="0" distR="0" simplePos="0" relativeHeight="251658240" behindDoc="1" locked="0" layoutInCell="1" allowOverlap="1" wp14:anchorId="3184C785" wp14:editId="3E569B9D">
              <wp:simplePos x="0" y="0"/>
              <wp:positionH relativeFrom="page">
                <wp:posOffset>4881494</wp:posOffset>
              </wp:positionH>
              <wp:positionV relativeFrom="page">
                <wp:posOffset>396875</wp:posOffset>
              </wp:positionV>
              <wp:extent cx="2148840" cy="289560"/>
              <wp:effectExtent l="0" t="0" r="0" b="0"/>
              <wp:wrapNone/>
              <wp:docPr id="1838225833"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8840" cy="289560"/>
                      </a:xfrm>
                      <a:prstGeom prst="rect">
                        <a:avLst/>
                      </a:prstGeom>
                    </wps:spPr>
                    <wps:txbx>
                      <w:txbxContent>
                        <w:p w14:paraId="3184C78D" w14:textId="77777777" w:rsidR="006A6872" w:rsidRPr="00A92DD6" w:rsidRDefault="00270EC8">
                          <w:pPr>
                            <w:spacing w:line="203" w:lineRule="exact"/>
                            <w:ind w:right="18"/>
                            <w:jc w:val="right"/>
                            <w:rPr>
                              <w:sz w:val="18"/>
                            </w:rPr>
                          </w:pPr>
                          <w:r w:rsidRPr="00A92DD6">
                            <w:rPr>
                              <w:sz w:val="18"/>
                            </w:rPr>
                            <w:t>Master</w:t>
                          </w:r>
                          <w:r w:rsidRPr="00A92DD6">
                            <w:rPr>
                              <w:spacing w:val="-11"/>
                              <w:sz w:val="18"/>
                            </w:rPr>
                            <w:t xml:space="preserve"> </w:t>
                          </w:r>
                          <w:r w:rsidRPr="00A92DD6">
                            <w:rPr>
                              <w:sz w:val="18"/>
                            </w:rPr>
                            <w:t>Services</w:t>
                          </w:r>
                          <w:r w:rsidRPr="00A92DD6">
                            <w:rPr>
                              <w:spacing w:val="-11"/>
                              <w:sz w:val="18"/>
                            </w:rPr>
                            <w:t xml:space="preserve"> </w:t>
                          </w:r>
                          <w:r w:rsidRPr="00A92DD6">
                            <w:rPr>
                              <w:sz w:val="18"/>
                            </w:rPr>
                            <w:t>Agreement</w:t>
                          </w:r>
                          <w:r w:rsidRPr="00A92DD6">
                            <w:rPr>
                              <w:spacing w:val="-6"/>
                              <w:sz w:val="18"/>
                            </w:rPr>
                            <w:t xml:space="preserve"> </w:t>
                          </w:r>
                          <w:r w:rsidRPr="00A92DD6">
                            <w:rPr>
                              <w:sz w:val="18"/>
                            </w:rPr>
                            <w:t>dated</w:t>
                          </w:r>
                          <w:r w:rsidRPr="00A92DD6">
                            <w:rPr>
                              <w:spacing w:val="-4"/>
                              <w:sz w:val="18"/>
                            </w:rPr>
                            <w:t xml:space="preserve"> </w:t>
                          </w:r>
                          <w:r w:rsidRPr="00A92DD6">
                            <w:rPr>
                              <w:sz w:val="18"/>
                            </w:rPr>
                            <w:t>2023-10-</w:t>
                          </w:r>
                          <w:r w:rsidRPr="00A92DD6">
                            <w:rPr>
                              <w:spacing w:val="-5"/>
                              <w:sz w:val="18"/>
                            </w:rPr>
                            <w:t>02</w:t>
                          </w:r>
                        </w:p>
                        <w:p w14:paraId="3184C78E" w14:textId="77777777" w:rsidR="006A6872" w:rsidRPr="00A92DD6" w:rsidRDefault="00270EC8">
                          <w:pPr>
                            <w:spacing w:before="15"/>
                            <w:ind w:right="18"/>
                            <w:jc w:val="right"/>
                            <w:rPr>
                              <w:sz w:val="18"/>
                            </w:rPr>
                          </w:pPr>
                          <w:r w:rsidRPr="00A92DD6">
                            <w:rPr>
                              <w:spacing w:val="-2"/>
                              <w:sz w:val="18"/>
                            </w:rPr>
                            <w:t>Service</w:t>
                          </w:r>
                          <w:r w:rsidRPr="00A92DD6">
                            <w:rPr>
                              <w:spacing w:val="4"/>
                              <w:sz w:val="18"/>
                            </w:rPr>
                            <w:t xml:space="preserve"> </w:t>
                          </w:r>
                          <w:r w:rsidRPr="00A92DD6">
                            <w:rPr>
                              <w:spacing w:val="-2"/>
                              <w:sz w:val="18"/>
                            </w:rPr>
                            <w:t>Schedule</w:t>
                          </w:r>
                          <w:r w:rsidRPr="00A92DD6">
                            <w:rPr>
                              <w:spacing w:val="5"/>
                              <w:sz w:val="18"/>
                            </w:rPr>
                            <w:t xml:space="preserve"> </w:t>
                          </w:r>
                          <w:r w:rsidRPr="00A92DD6">
                            <w:rPr>
                              <w:spacing w:val="-2"/>
                              <w:sz w:val="18"/>
                            </w:rPr>
                            <w:t>Number:</w:t>
                          </w:r>
                          <w:r w:rsidRPr="00A92DD6">
                            <w:rPr>
                              <w:spacing w:val="20"/>
                              <w:sz w:val="18"/>
                            </w:rPr>
                            <w:t xml:space="preserve"> </w:t>
                          </w:r>
                          <w:r w:rsidRPr="00A92DD6">
                            <w:rPr>
                              <w:spacing w:val="-2"/>
                              <w:sz w:val="18"/>
                            </w:rPr>
                            <w:t>OPP-2024-02171</w:t>
                          </w:r>
                        </w:p>
                      </w:txbxContent>
                    </wps:txbx>
                    <wps:bodyPr wrap="square" lIns="0" tIns="0" rIns="0" bIns="0" rtlCol="0">
                      <a:noAutofit/>
                    </wps:bodyPr>
                  </wps:wsp>
                </a:graphicData>
              </a:graphic>
            </wp:anchor>
          </w:drawing>
        </mc:Choice>
        <mc:Fallback>
          <w:pict>
            <v:shapetype w14:anchorId="3184C785" id="_x0000_t202" coordsize="21600,21600" o:spt="202" path="m,l,21600r21600,l21600,xe">
              <v:stroke joinstyle="miter"/>
              <v:path gradientshapeok="t" o:connecttype="rect"/>
            </v:shapetype>
            <v:shape id="Textbox 2" o:spid="_x0000_s1028" type="#_x0000_t202" style="position:absolute;left:0;text-align:left;margin-left:384.35pt;margin-top:31.25pt;width:169.2pt;height:22.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" filled="f" stroked="f">
              <v:textbox inset="0,0,0,0">
                <w:txbxContent>
                  <w:p w14:paraId="3184C78D" w14:textId="77777777" w:rsidR="006A6872" w:rsidRPr="00A92DD6" w:rsidRDefault="00270EC8">
                    <w:pPr>
                      <w:spacing w:line="203" w:lineRule="exact"/>
                      <w:ind w:right="18"/>
                      <w:jc w:val="right"/>
                      <w:rPr>
                        <w:sz w:val="18"/>
                      </w:rPr>
                    </w:pPr>
                    <w:r w:rsidRPr="00A92DD6">
                      <w:rPr>
                        <w:sz w:val="18"/>
                      </w:rPr>
                      <w:t>Master</w:t>
                    </w:r>
                    <w:r w:rsidRPr="00A92DD6">
                      <w:rPr>
                        <w:spacing w:val="-11"/>
                        <w:sz w:val="18"/>
                      </w:rPr>
                      <w:t xml:space="preserve"> </w:t>
                    </w:r>
                    <w:r w:rsidRPr="00A92DD6">
                      <w:rPr>
                        <w:sz w:val="18"/>
                      </w:rPr>
                      <w:t>Services</w:t>
                    </w:r>
                    <w:r w:rsidRPr="00A92DD6">
                      <w:rPr>
                        <w:spacing w:val="-11"/>
                        <w:sz w:val="18"/>
                      </w:rPr>
                      <w:t xml:space="preserve"> </w:t>
                    </w:r>
                    <w:r w:rsidRPr="00A92DD6">
                      <w:rPr>
                        <w:sz w:val="18"/>
                      </w:rPr>
                      <w:t>Agreement</w:t>
                    </w:r>
                    <w:r w:rsidRPr="00A92DD6">
                      <w:rPr>
                        <w:spacing w:val="-6"/>
                        <w:sz w:val="18"/>
                      </w:rPr>
                      <w:t xml:space="preserve"> </w:t>
                    </w:r>
                    <w:r w:rsidRPr="00A92DD6">
                      <w:rPr>
                        <w:sz w:val="18"/>
                      </w:rPr>
                      <w:t>dated</w:t>
                    </w:r>
                    <w:r w:rsidRPr="00A92DD6">
                      <w:rPr>
                        <w:spacing w:val="-4"/>
                        <w:sz w:val="18"/>
                      </w:rPr>
                      <w:t xml:space="preserve"> </w:t>
                    </w:r>
                    <w:r w:rsidRPr="00A92DD6">
                      <w:rPr>
                        <w:sz w:val="18"/>
                      </w:rPr>
                      <w:t>2023-10-</w:t>
                    </w:r>
                    <w:r w:rsidRPr="00A92DD6">
                      <w:rPr>
                        <w:spacing w:val="-5"/>
                        <w:sz w:val="18"/>
                      </w:rPr>
                      <w:t>02</w:t>
                    </w:r>
                  </w:p>
                  <w:p w14:paraId="3184C78E" w14:textId="77777777" w:rsidR="006A6872" w:rsidRPr="00A92DD6" w:rsidRDefault="00270EC8">
                    <w:pPr>
                      <w:spacing w:before="15"/>
                      <w:ind w:right="18"/>
                      <w:jc w:val="right"/>
                      <w:rPr>
                        <w:sz w:val="18"/>
                      </w:rPr>
                    </w:pPr>
                    <w:r w:rsidRPr="00A92DD6">
                      <w:rPr>
                        <w:spacing w:val="-2"/>
                        <w:sz w:val="18"/>
                      </w:rPr>
                      <w:t>Service</w:t>
                    </w:r>
                    <w:r w:rsidRPr="00A92DD6">
                      <w:rPr>
                        <w:spacing w:val="4"/>
                        <w:sz w:val="18"/>
                      </w:rPr>
                      <w:t xml:space="preserve"> </w:t>
                    </w:r>
                    <w:r w:rsidRPr="00A92DD6">
                      <w:rPr>
                        <w:spacing w:val="-2"/>
                        <w:sz w:val="18"/>
                      </w:rPr>
                      <w:t>Schedule</w:t>
                    </w:r>
                    <w:r w:rsidRPr="00A92DD6">
                      <w:rPr>
                        <w:spacing w:val="5"/>
                        <w:sz w:val="18"/>
                      </w:rPr>
                      <w:t xml:space="preserve"> </w:t>
                    </w:r>
                    <w:r w:rsidRPr="00A92DD6">
                      <w:rPr>
                        <w:spacing w:val="-2"/>
                        <w:sz w:val="18"/>
                      </w:rPr>
                      <w:t>Number:</w:t>
                    </w:r>
                    <w:r w:rsidRPr="00A92DD6">
                      <w:rPr>
                        <w:spacing w:val="20"/>
                        <w:sz w:val="18"/>
                      </w:rPr>
                      <w:t xml:space="preserve"> </w:t>
                    </w:r>
                    <w:r w:rsidRPr="00A92DD6">
                      <w:rPr>
                        <w:spacing w:val="-2"/>
                        <w:sz w:val="18"/>
                      </w:rPr>
                      <w:t>OPP-2024-02171</w:t>
                    </w:r>
                  </w:p>
                </w:txbxContent>
              </v:textbox>
              <w10:wrap anchorx="page" anchory="page"/>
            </v:shape>
          </w:pict>
        </mc:Fallback>
      </mc:AlternateContent>
    </w:r>
    <w:r>
      <w:rPr>
        <w:noProof/>
      </w:rPr>
      <w:drawing>
        <wp:anchor distT="0" distB="0" distL="114300" distR="114300" simplePos="0" relativeHeight="251658247" behindDoc="0" locked="0" layoutInCell="1" allowOverlap="1" wp14:anchorId="1695FEDF" wp14:editId="40176021">
          <wp:simplePos x="0" y="0"/>
          <wp:positionH relativeFrom="rightMargin">
            <wp:posOffset>-6547016</wp:posOffset>
          </wp:positionH>
          <wp:positionV relativeFrom="paragraph">
            <wp:posOffset>-8587</wp:posOffset>
          </wp:positionV>
          <wp:extent cx="972185" cy="406315"/>
          <wp:effectExtent l="0" t="0" r="0" b="0"/>
          <wp:wrapNone/>
          <wp:docPr id="532712884" name="Image 1" descr="Une image contenant noir, obscuri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66014" name="Image 1" descr="Une image contenant noir, obscurité&#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972185" cy="406315"/>
                  </a:xfrm>
                  <a:prstGeom prst="rect">
                    <a:avLst/>
                  </a:prstGeom>
                </pic:spPr>
              </pic:pic>
            </a:graphicData>
          </a:graphic>
          <wp14:sizeRelH relativeFrom="margin">
            <wp14:pctWidth>0</wp14:pctWidth>
          </wp14:sizeRelH>
          <wp14:sizeRelV relativeFrom="margin">
            <wp14:pctHeight>0</wp14:pctHeight>
          </wp14:sizeRelV>
        </wp:anchor>
      </w:drawing>
    </w:r>
    <w:r w:rsidR="005C23E5">
      <w:rPr>
        <w:noProof/>
      </w:rPr>
      <mc:AlternateContent>
        <mc:Choice Requires="wps">
          <w:drawing>
            <wp:anchor distT="0" distB="0" distL="114300" distR="114300" simplePos="0" relativeHeight="251658246" behindDoc="1" locked="0" layoutInCell="0" allowOverlap="1" wp14:anchorId="540DCE65" wp14:editId="32A73D93">
              <wp:simplePos x="0" y="0"/>
              <wp:positionH relativeFrom="margin">
                <wp:align>center</wp:align>
              </wp:positionH>
              <wp:positionV relativeFrom="margin">
                <wp:align>center</wp:align>
              </wp:positionV>
              <wp:extent cx="6615430" cy="3088640"/>
              <wp:effectExtent l="0" t="0" r="0" b="0"/>
              <wp:wrapNone/>
              <wp:docPr id="1026466792" name="PowerPlusWaterMarkObject359378830"/>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615430" cy="308864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C45ADC9" w14:textId="77777777" w:rsidR="005C23E5" w:rsidRDefault="005C23E5" w:rsidP="005C23E5">
                          <w:pPr>
                            <w:jc w:val="center"/>
                            <w:rPr>
                              <w:color w:val="C0C0C0"/>
                              <w:sz w:val="72"/>
                              <w:szCs w:val="72"/>
                              <w:lang w:val="en-US"/>
                              <w14:textFill>
                                <w14:solidFill>
                                  <w14:srgbClr w14:val="C0C0C0">
                                    <w14:alpha w14:val="50000"/>
                                  </w14:srgbClr>
                                </w14:solidFill>
                              </w14:textFill>
                            </w:rPr>
                          </w:pPr>
                          <w:r>
                            <w:rPr>
                              <w:color w:val="C0C0C0"/>
                              <w:sz w:val="72"/>
                              <w:szCs w:val="72"/>
                              <w:lang w:val="en-US"/>
                              <w14:textFill>
                                <w14:solidFill>
                                  <w14:srgbClr w14:val="C0C0C0">
                                    <w14:alpha w14:val="50000"/>
                                  </w14:srgbClr>
                                </w14:solidFill>
                              </w14:textFill>
                            </w:rPr>
                            <w:t>For Review</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540DCE65" id="PowerPlusWaterMarkObject359378830" o:spid="_x0000_s1029" type="#_x0000_t202" style="position:absolute;left:0;text-align:left;margin-left:0;margin-top:0;width:520.9pt;height:243.2pt;rotation:-45;z-index:-25165823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" o:allowincell="f" filled="f" stroked="f">
              <v:stroke joinstyle="round"/>
              <o:lock v:ext="edit" rotation="t" aspectratio="t" verticies="t" adjusthandles="t" grouping="t" shapetype="t"/>
              <v:textbox>
                <w:txbxContent>
                  <w:p w14:paraId="0C45ADC9" w14:textId="77777777" w:rsidR="005C23E5" w:rsidRDefault="005C23E5" w:rsidP="005C23E5">
                    <w:pPr>
                      <w:jc w:val="center"/>
                      <w:rPr>
                        <w:color w:val="C0C0C0"/>
                        <w:sz w:val="72"/>
                        <w:szCs w:val="72"/>
                        <w:lang w:val="en-US"/>
                        <w14:textFill>
                          <w14:solidFill>
                            <w14:srgbClr w14:val="C0C0C0">
                              <w14:alpha w14:val="50000"/>
                            </w14:srgbClr>
                          </w14:solidFill>
                        </w14:textFill>
                      </w:rPr>
                    </w:pPr>
                    <w:r>
                      <w:rPr>
                        <w:color w:val="C0C0C0"/>
                        <w:sz w:val="72"/>
                        <w:szCs w:val="72"/>
                        <w:lang w:val="en-US"/>
                        <w14:textFill>
                          <w14:solidFill>
                            <w14:srgbClr w14:val="C0C0C0">
                              <w14:alpha w14:val="50000"/>
                            </w14:srgbClr>
                          </w14:solidFill>
                        </w14:textFill>
                      </w:rPr>
                      <w:t>For Review</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BB51" w14:textId="02E7FA30" w:rsidR="001F0B8B" w:rsidRPr="00A92DD6" w:rsidRDefault="00050575" w:rsidP="00050575">
    <w:pPr>
      <w:pStyle w:val="En-tte"/>
      <w:tabs>
        <w:tab w:val="clear" w:pos="4680"/>
        <w:tab w:val="clear" w:pos="9360"/>
        <w:tab w:val="left" w:pos="7425"/>
      </w:tabs>
      <w:ind w:left="-142"/>
    </w:pPr>
    <w:r w:rsidRPr="00A92DD6">
      <w:rPr>
        <w:noProof/>
      </w:rPr>
      <mc:AlternateContent>
        <mc:Choice Requires="wps">
          <w:drawing>
            <wp:anchor distT="0" distB="0" distL="0" distR="0" simplePos="0" relativeHeight="251658248" behindDoc="1" locked="0" layoutInCell="1" allowOverlap="1" wp14:anchorId="34C5F237" wp14:editId="41669BDA">
              <wp:simplePos x="0" y="0"/>
              <wp:positionH relativeFrom="page">
                <wp:posOffset>4994493</wp:posOffset>
              </wp:positionH>
              <wp:positionV relativeFrom="page">
                <wp:posOffset>408940</wp:posOffset>
              </wp:positionV>
              <wp:extent cx="2148840" cy="289560"/>
              <wp:effectExtent l="0" t="0" r="0" b="0"/>
              <wp:wrapNone/>
              <wp:docPr id="39621142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8840" cy="289560"/>
                      </a:xfrm>
                      <a:prstGeom prst="rect">
                        <a:avLst/>
                      </a:prstGeom>
                    </wps:spPr>
                    <wps:txbx>
                      <w:txbxContent>
                        <w:p w14:paraId="56913F9D" w14:textId="77777777" w:rsidR="00050575" w:rsidRPr="00A92DD6" w:rsidRDefault="00050575" w:rsidP="00050575">
                          <w:pPr>
                            <w:spacing w:before="15"/>
                            <w:ind w:right="18"/>
                            <w:jc w:val="right"/>
                            <w:rPr>
                              <w:sz w:val="18"/>
                            </w:rPr>
                          </w:pPr>
                        </w:p>
                      </w:txbxContent>
                    </wps:txbx>
                    <wps:bodyPr wrap="square" lIns="0" tIns="0" rIns="0" bIns="0" rtlCol="0">
                      <a:noAutofit/>
                    </wps:bodyPr>
                  </wps:wsp>
                </a:graphicData>
              </a:graphic>
            </wp:anchor>
          </w:drawing>
        </mc:Choice>
        <mc:Fallback>
          <w:pict>
            <v:shapetype w14:anchorId="34C5F237" id="_x0000_t202" coordsize="21600,21600" o:spt="202" path="m,l,21600r21600,l21600,xe">
              <v:stroke joinstyle="miter"/>
              <v:path gradientshapeok="t" o:connecttype="rect"/>
            </v:shapetype>
            <v:shape id="_x0000_s1033" type="#_x0000_t202" style="position:absolute;left:0;text-align:left;margin-left:393.25pt;margin-top:32.2pt;width:169.2pt;height:22.8pt;z-index:-251658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" filled="f" stroked="f">
              <v:textbox inset="0,0,0,0">
                <w:txbxContent>
                  <w:p w14:paraId="56913F9D" w14:textId="77777777" w:rsidR="00050575" w:rsidRPr="00A92DD6" w:rsidRDefault="00050575" w:rsidP="00050575">
                    <w:pPr>
                      <w:spacing w:before="15"/>
                      <w:ind w:right="18"/>
                      <w:jc w:val="right"/>
                      <w:rPr>
                        <w:sz w:val="18"/>
                      </w:rPr>
                    </w:pPr>
                  </w:p>
                </w:txbxContent>
              </v:textbox>
              <w10:wrap anchorx="page" anchory="page"/>
            </v:shape>
          </w:pict>
        </mc:Fallback>
      </mc:AlternateContent>
    </w:r>
    <w:r w:rsidR="00AC7DAF">
      <w:rPr>
        <w:noProof/>
      </w:rPr>
      <w:drawing>
        <wp:inline distT="0" distB="0" distL="0" distR="0" wp14:anchorId="06932A87" wp14:editId="56D34439">
          <wp:extent cx="1381125" cy="577561"/>
          <wp:effectExtent l="0" t="0" r="0" b="0"/>
          <wp:docPr id="2046921564" name="Image 1" descr="Une image contenant noir, obscuri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e image contenant noir, obscurité&#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8308" cy="580565"/>
                  </a:xfrm>
                  <a:prstGeom prst="rect">
                    <a:avLst/>
                  </a:prstGeom>
                  <a:noFill/>
                  <a:ln>
                    <a:noFill/>
                  </a:ln>
                </pic:spPr>
              </pic:pic>
            </a:graphicData>
          </a:graphic>
        </wp:inline>
      </w:drawing>
    </w:r>
    <w:r w:rsidR="005C23E5">
      <w:rPr>
        <w:noProof/>
      </w:rPr>
      <mc:AlternateContent>
        <mc:Choice Requires="wps">
          <w:drawing>
            <wp:anchor distT="0" distB="0" distL="114300" distR="114300" simplePos="0" relativeHeight="251658244" behindDoc="1" locked="0" layoutInCell="0" allowOverlap="1" wp14:anchorId="2A8FFF38" wp14:editId="03CA17AE">
              <wp:simplePos x="0" y="0"/>
              <wp:positionH relativeFrom="margin">
                <wp:align>center</wp:align>
              </wp:positionH>
              <wp:positionV relativeFrom="margin">
                <wp:align>center</wp:align>
              </wp:positionV>
              <wp:extent cx="6615430" cy="2480310"/>
              <wp:effectExtent l="0" t="0" r="0" b="0"/>
              <wp:wrapNone/>
              <wp:docPr id="1081177755" name="PowerPlusWaterMarkObject359378828"/>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6615430" cy="248031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5FE4E56" w14:textId="77777777" w:rsidR="005C23E5" w:rsidRDefault="005C23E5" w:rsidP="005C23E5">
                          <w:pPr>
                            <w:jc w:val="center"/>
                            <w:rPr>
                              <w:color w:val="C0C0C0"/>
                              <w:sz w:val="72"/>
                              <w:szCs w:val="72"/>
                              <w:lang w:val="en-US"/>
                              <w14:textFill>
                                <w14:solidFill>
                                  <w14:srgbClr w14:val="C0C0C0">
                                    <w14:alpha w14:val="50000"/>
                                  </w14:srgbClr>
                                </w14:solidFill>
                              </w14:textFill>
                            </w:rPr>
                          </w:pP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2A8FFF38" id="PowerPlusWaterMarkObject359378828" o:spid="_x0000_s1034" type="#_x0000_t202" style="position:absolute;left:0;text-align:left;margin-left:0;margin-top:0;width:520.9pt;height:195.3pt;rotation:-45;z-index:-2516582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" o:allowincell="f" filled="f" stroked="f">
              <v:stroke joinstyle="round"/>
              <o:lock v:ext="edit" rotation="t" aspectratio="t" verticies="t" adjusthandles="t" grouping="t" shapetype="t"/>
              <v:textbox>
                <w:txbxContent>
                  <w:p w14:paraId="15FE4E56" w14:textId="77777777" w:rsidR="005C23E5" w:rsidRDefault="005C23E5" w:rsidP="005C23E5">
                    <w:pPr>
                      <w:jc w:val="center"/>
                      <w:rPr>
                        <w:color w:val="C0C0C0"/>
                        <w:sz w:val="72"/>
                        <w:szCs w:val="72"/>
                        <w:lang w:val="en-US"/>
                        <w14:textFill>
                          <w14:solidFill>
                            <w14:srgbClr w14:val="C0C0C0">
                              <w14:alpha w14:val="50000"/>
                            </w14:srgbClr>
                          </w14:solidFill>
                        </w14:textFill>
                      </w:rPr>
                    </w:pPr>
                  </w:p>
                </w:txbxContent>
              </v:textbox>
              <w10:wrap anchorx="margin" anchory="margin"/>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952"/>
    <w:multiLevelType w:val="hybridMultilevel"/>
    <w:tmpl w:val="6AA0EDBC"/>
    <w:lvl w:ilvl="0" w:tplc="0C0C0001">
      <w:start w:val="1"/>
      <w:numFmt w:val="bullet"/>
      <w:lvlText w:val=""/>
      <w:lvlJc w:val="left"/>
      <w:pPr>
        <w:ind w:left="1919" w:hanging="360"/>
      </w:pPr>
      <w:rPr>
        <w:rFonts w:ascii="Symbol" w:hAnsi="Symbol" w:hint="default"/>
      </w:rPr>
    </w:lvl>
    <w:lvl w:ilvl="1" w:tplc="0C0C0003" w:tentative="1">
      <w:start w:val="1"/>
      <w:numFmt w:val="bullet"/>
      <w:lvlText w:val="o"/>
      <w:lvlJc w:val="left"/>
      <w:pPr>
        <w:ind w:left="2639" w:hanging="360"/>
      </w:pPr>
      <w:rPr>
        <w:rFonts w:ascii="Courier New" w:hAnsi="Courier New" w:cs="Courier New" w:hint="default"/>
      </w:rPr>
    </w:lvl>
    <w:lvl w:ilvl="2" w:tplc="0C0C0005" w:tentative="1">
      <w:start w:val="1"/>
      <w:numFmt w:val="bullet"/>
      <w:lvlText w:val=""/>
      <w:lvlJc w:val="left"/>
      <w:pPr>
        <w:ind w:left="3359" w:hanging="360"/>
      </w:pPr>
      <w:rPr>
        <w:rFonts w:ascii="Wingdings" w:hAnsi="Wingdings" w:hint="default"/>
      </w:rPr>
    </w:lvl>
    <w:lvl w:ilvl="3" w:tplc="0C0C0001" w:tentative="1">
      <w:start w:val="1"/>
      <w:numFmt w:val="bullet"/>
      <w:lvlText w:val=""/>
      <w:lvlJc w:val="left"/>
      <w:pPr>
        <w:ind w:left="4079" w:hanging="360"/>
      </w:pPr>
      <w:rPr>
        <w:rFonts w:ascii="Symbol" w:hAnsi="Symbol" w:hint="default"/>
      </w:rPr>
    </w:lvl>
    <w:lvl w:ilvl="4" w:tplc="0C0C0003" w:tentative="1">
      <w:start w:val="1"/>
      <w:numFmt w:val="bullet"/>
      <w:lvlText w:val="o"/>
      <w:lvlJc w:val="left"/>
      <w:pPr>
        <w:ind w:left="4799" w:hanging="360"/>
      </w:pPr>
      <w:rPr>
        <w:rFonts w:ascii="Courier New" w:hAnsi="Courier New" w:cs="Courier New" w:hint="default"/>
      </w:rPr>
    </w:lvl>
    <w:lvl w:ilvl="5" w:tplc="0C0C0005" w:tentative="1">
      <w:start w:val="1"/>
      <w:numFmt w:val="bullet"/>
      <w:lvlText w:val=""/>
      <w:lvlJc w:val="left"/>
      <w:pPr>
        <w:ind w:left="5519" w:hanging="360"/>
      </w:pPr>
      <w:rPr>
        <w:rFonts w:ascii="Wingdings" w:hAnsi="Wingdings" w:hint="default"/>
      </w:rPr>
    </w:lvl>
    <w:lvl w:ilvl="6" w:tplc="0C0C0001" w:tentative="1">
      <w:start w:val="1"/>
      <w:numFmt w:val="bullet"/>
      <w:lvlText w:val=""/>
      <w:lvlJc w:val="left"/>
      <w:pPr>
        <w:ind w:left="6239" w:hanging="360"/>
      </w:pPr>
      <w:rPr>
        <w:rFonts w:ascii="Symbol" w:hAnsi="Symbol" w:hint="default"/>
      </w:rPr>
    </w:lvl>
    <w:lvl w:ilvl="7" w:tplc="0C0C0003" w:tentative="1">
      <w:start w:val="1"/>
      <w:numFmt w:val="bullet"/>
      <w:lvlText w:val="o"/>
      <w:lvlJc w:val="left"/>
      <w:pPr>
        <w:ind w:left="6959" w:hanging="360"/>
      </w:pPr>
      <w:rPr>
        <w:rFonts w:ascii="Courier New" w:hAnsi="Courier New" w:cs="Courier New" w:hint="default"/>
      </w:rPr>
    </w:lvl>
    <w:lvl w:ilvl="8" w:tplc="0C0C0005" w:tentative="1">
      <w:start w:val="1"/>
      <w:numFmt w:val="bullet"/>
      <w:lvlText w:val=""/>
      <w:lvlJc w:val="left"/>
      <w:pPr>
        <w:ind w:left="7679" w:hanging="360"/>
      </w:pPr>
      <w:rPr>
        <w:rFonts w:ascii="Wingdings" w:hAnsi="Wingdings" w:hint="default"/>
      </w:rPr>
    </w:lvl>
  </w:abstractNum>
  <w:abstractNum w:abstractNumId="1" w15:restartNumberingAfterBreak="0">
    <w:nsid w:val="006C4D25"/>
    <w:multiLevelType w:val="hybridMultilevel"/>
    <w:tmpl w:val="718C631E"/>
    <w:lvl w:ilvl="0" w:tplc="0C0C0001">
      <w:start w:val="1"/>
      <w:numFmt w:val="bullet"/>
      <w:lvlText w:val=""/>
      <w:lvlJc w:val="left"/>
      <w:pPr>
        <w:ind w:left="1199" w:hanging="360"/>
      </w:pPr>
      <w:rPr>
        <w:rFonts w:ascii="Symbol" w:hAnsi="Symbol" w:hint="default"/>
      </w:rPr>
    </w:lvl>
    <w:lvl w:ilvl="1" w:tplc="0C0C0003" w:tentative="1">
      <w:start w:val="1"/>
      <w:numFmt w:val="bullet"/>
      <w:lvlText w:val="o"/>
      <w:lvlJc w:val="left"/>
      <w:pPr>
        <w:ind w:left="1919" w:hanging="360"/>
      </w:pPr>
      <w:rPr>
        <w:rFonts w:ascii="Courier New" w:hAnsi="Courier New" w:cs="Courier New" w:hint="default"/>
      </w:rPr>
    </w:lvl>
    <w:lvl w:ilvl="2" w:tplc="0C0C0005" w:tentative="1">
      <w:start w:val="1"/>
      <w:numFmt w:val="bullet"/>
      <w:lvlText w:val=""/>
      <w:lvlJc w:val="left"/>
      <w:pPr>
        <w:ind w:left="2639" w:hanging="360"/>
      </w:pPr>
      <w:rPr>
        <w:rFonts w:ascii="Wingdings" w:hAnsi="Wingdings" w:hint="default"/>
      </w:rPr>
    </w:lvl>
    <w:lvl w:ilvl="3" w:tplc="0C0C0001" w:tentative="1">
      <w:start w:val="1"/>
      <w:numFmt w:val="bullet"/>
      <w:lvlText w:val=""/>
      <w:lvlJc w:val="left"/>
      <w:pPr>
        <w:ind w:left="3359" w:hanging="360"/>
      </w:pPr>
      <w:rPr>
        <w:rFonts w:ascii="Symbol" w:hAnsi="Symbol" w:hint="default"/>
      </w:rPr>
    </w:lvl>
    <w:lvl w:ilvl="4" w:tplc="0C0C0003" w:tentative="1">
      <w:start w:val="1"/>
      <w:numFmt w:val="bullet"/>
      <w:lvlText w:val="o"/>
      <w:lvlJc w:val="left"/>
      <w:pPr>
        <w:ind w:left="4079" w:hanging="360"/>
      </w:pPr>
      <w:rPr>
        <w:rFonts w:ascii="Courier New" w:hAnsi="Courier New" w:cs="Courier New" w:hint="default"/>
      </w:rPr>
    </w:lvl>
    <w:lvl w:ilvl="5" w:tplc="0C0C0005" w:tentative="1">
      <w:start w:val="1"/>
      <w:numFmt w:val="bullet"/>
      <w:lvlText w:val=""/>
      <w:lvlJc w:val="left"/>
      <w:pPr>
        <w:ind w:left="4799" w:hanging="360"/>
      </w:pPr>
      <w:rPr>
        <w:rFonts w:ascii="Wingdings" w:hAnsi="Wingdings" w:hint="default"/>
      </w:rPr>
    </w:lvl>
    <w:lvl w:ilvl="6" w:tplc="0C0C0001" w:tentative="1">
      <w:start w:val="1"/>
      <w:numFmt w:val="bullet"/>
      <w:lvlText w:val=""/>
      <w:lvlJc w:val="left"/>
      <w:pPr>
        <w:ind w:left="5519" w:hanging="360"/>
      </w:pPr>
      <w:rPr>
        <w:rFonts w:ascii="Symbol" w:hAnsi="Symbol" w:hint="default"/>
      </w:rPr>
    </w:lvl>
    <w:lvl w:ilvl="7" w:tplc="0C0C0003" w:tentative="1">
      <w:start w:val="1"/>
      <w:numFmt w:val="bullet"/>
      <w:lvlText w:val="o"/>
      <w:lvlJc w:val="left"/>
      <w:pPr>
        <w:ind w:left="6239" w:hanging="360"/>
      </w:pPr>
      <w:rPr>
        <w:rFonts w:ascii="Courier New" w:hAnsi="Courier New" w:cs="Courier New" w:hint="default"/>
      </w:rPr>
    </w:lvl>
    <w:lvl w:ilvl="8" w:tplc="0C0C0005" w:tentative="1">
      <w:start w:val="1"/>
      <w:numFmt w:val="bullet"/>
      <w:lvlText w:val=""/>
      <w:lvlJc w:val="left"/>
      <w:pPr>
        <w:ind w:left="6959" w:hanging="360"/>
      </w:pPr>
      <w:rPr>
        <w:rFonts w:ascii="Wingdings" w:hAnsi="Wingdings" w:hint="default"/>
      </w:rPr>
    </w:lvl>
  </w:abstractNum>
  <w:abstractNum w:abstractNumId="2" w15:restartNumberingAfterBreak="0">
    <w:nsid w:val="006F4D7E"/>
    <w:multiLevelType w:val="hybridMultilevel"/>
    <w:tmpl w:val="2998133E"/>
    <w:lvl w:ilvl="0" w:tplc="4C7CBD90">
      <w:start w:val="1"/>
      <w:numFmt w:val="lowerLetter"/>
      <w:lvlText w:val="(%1)"/>
      <w:lvlJc w:val="left"/>
      <w:pPr>
        <w:ind w:left="752" w:hanging="360"/>
      </w:pPr>
      <w:rPr>
        <w:rFonts w:ascii="Calibri" w:eastAsia="Calibri" w:hAnsi="Calibri" w:cs="Calibri" w:hint="default"/>
        <w:b/>
        <w:bCs/>
        <w:i w:val="0"/>
        <w:iCs w:val="0"/>
        <w:spacing w:val="0"/>
        <w:w w:val="99"/>
        <w:sz w:val="20"/>
        <w:szCs w:val="20"/>
        <w:lang w:val="en-US" w:eastAsia="en-US" w:bidi="ar-SA"/>
      </w:rPr>
    </w:lvl>
    <w:lvl w:ilvl="1" w:tplc="0C0C0019" w:tentative="1">
      <w:start w:val="1"/>
      <w:numFmt w:val="lowerLetter"/>
      <w:lvlText w:val="%2."/>
      <w:lvlJc w:val="left"/>
      <w:pPr>
        <w:ind w:left="1472" w:hanging="360"/>
      </w:pPr>
    </w:lvl>
    <w:lvl w:ilvl="2" w:tplc="0C0C001B" w:tentative="1">
      <w:start w:val="1"/>
      <w:numFmt w:val="lowerRoman"/>
      <w:lvlText w:val="%3."/>
      <w:lvlJc w:val="right"/>
      <w:pPr>
        <w:ind w:left="2192" w:hanging="180"/>
      </w:pPr>
    </w:lvl>
    <w:lvl w:ilvl="3" w:tplc="0C0C000F" w:tentative="1">
      <w:start w:val="1"/>
      <w:numFmt w:val="decimal"/>
      <w:lvlText w:val="%4."/>
      <w:lvlJc w:val="left"/>
      <w:pPr>
        <w:ind w:left="2912" w:hanging="360"/>
      </w:pPr>
    </w:lvl>
    <w:lvl w:ilvl="4" w:tplc="0C0C0019" w:tentative="1">
      <w:start w:val="1"/>
      <w:numFmt w:val="lowerLetter"/>
      <w:lvlText w:val="%5."/>
      <w:lvlJc w:val="left"/>
      <w:pPr>
        <w:ind w:left="3632" w:hanging="360"/>
      </w:pPr>
    </w:lvl>
    <w:lvl w:ilvl="5" w:tplc="0C0C001B" w:tentative="1">
      <w:start w:val="1"/>
      <w:numFmt w:val="lowerRoman"/>
      <w:lvlText w:val="%6."/>
      <w:lvlJc w:val="right"/>
      <w:pPr>
        <w:ind w:left="4352" w:hanging="180"/>
      </w:pPr>
    </w:lvl>
    <w:lvl w:ilvl="6" w:tplc="0C0C000F" w:tentative="1">
      <w:start w:val="1"/>
      <w:numFmt w:val="decimal"/>
      <w:lvlText w:val="%7."/>
      <w:lvlJc w:val="left"/>
      <w:pPr>
        <w:ind w:left="5072" w:hanging="360"/>
      </w:pPr>
    </w:lvl>
    <w:lvl w:ilvl="7" w:tplc="0C0C0019" w:tentative="1">
      <w:start w:val="1"/>
      <w:numFmt w:val="lowerLetter"/>
      <w:lvlText w:val="%8."/>
      <w:lvlJc w:val="left"/>
      <w:pPr>
        <w:ind w:left="5792" w:hanging="360"/>
      </w:pPr>
    </w:lvl>
    <w:lvl w:ilvl="8" w:tplc="0C0C001B" w:tentative="1">
      <w:start w:val="1"/>
      <w:numFmt w:val="lowerRoman"/>
      <w:lvlText w:val="%9."/>
      <w:lvlJc w:val="right"/>
      <w:pPr>
        <w:ind w:left="6512" w:hanging="180"/>
      </w:pPr>
    </w:lvl>
  </w:abstractNum>
  <w:abstractNum w:abstractNumId="3" w15:restartNumberingAfterBreak="0">
    <w:nsid w:val="01B35E7A"/>
    <w:multiLevelType w:val="hybridMultilevel"/>
    <w:tmpl w:val="5EA0986E"/>
    <w:lvl w:ilvl="0" w:tplc="5CD24644">
      <w:numFmt w:val="bullet"/>
      <w:lvlText w:val="•"/>
      <w:lvlJc w:val="left"/>
      <w:pPr>
        <w:ind w:left="1199" w:hanging="360"/>
      </w:pPr>
      <w:rPr>
        <w:rFonts w:ascii="Calibri" w:eastAsia="Calibri" w:hAnsi="Calibri" w:cs="Calibri" w:hint="default"/>
        <w:b w:val="0"/>
        <w:bCs w:val="0"/>
        <w:i w:val="0"/>
        <w:iCs w:val="0"/>
        <w:spacing w:val="0"/>
        <w:w w:val="99"/>
        <w:sz w:val="20"/>
        <w:szCs w:val="20"/>
        <w:lang w:val="en-US" w:eastAsia="en-US" w:bidi="ar-SA"/>
      </w:rPr>
    </w:lvl>
    <w:lvl w:ilvl="1" w:tplc="33360874">
      <w:numFmt w:val="bullet"/>
      <w:lvlText w:val="o"/>
      <w:lvlJc w:val="left"/>
      <w:pPr>
        <w:ind w:left="2099" w:hanging="360"/>
      </w:pPr>
      <w:rPr>
        <w:rFonts w:ascii="Courier New" w:eastAsia="Courier New" w:hAnsi="Courier New" w:cs="Courier New" w:hint="default"/>
        <w:b w:val="0"/>
        <w:bCs w:val="0"/>
        <w:i w:val="0"/>
        <w:iCs w:val="0"/>
        <w:spacing w:val="0"/>
        <w:w w:val="99"/>
        <w:sz w:val="20"/>
        <w:szCs w:val="20"/>
        <w:lang w:val="en-US" w:eastAsia="en-US" w:bidi="ar-SA"/>
      </w:rPr>
    </w:lvl>
    <w:lvl w:ilvl="2" w:tplc="CE9CDAC6">
      <w:numFmt w:val="bullet"/>
      <w:lvlText w:val="•"/>
      <w:lvlJc w:val="left"/>
      <w:pPr>
        <w:ind w:left="2995" w:hanging="360"/>
      </w:pPr>
      <w:rPr>
        <w:rFonts w:hint="default"/>
        <w:lang w:val="en-US" w:eastAsia="en-US" w:bidi="ar-SA"/>
      </w:rPr>
    </w:lvl>
    <w:lvl w:ilvl="3" w:tplc="5B52D1A2">
      <w:numFmt w:val="bullet"/>
      <w:lvlText w:val="•"/>
      <w:lvlJc w:val="left"/>
      <w:pPr>
        <w:ind w:left="3891" w:hanging="360"/>
      </w:pPr>
      <w:rPr>
        <w:rFonts w:hint="default"/>
        <w:lang w:val="en-US" w:eastAsia="en-US" w:bidi="ar-SA"/>
      </w:rPr>
    </w:lvl>
    <w:lvl w:ilvl="4" w:tplc="D5B06AFA">
      <w:numFmt w:val="bullet"/>
      <w:lvlText w:val="•"/>
      <w:lvlJc w:val="left"/>
      <w:pPr>
        <w:ind w:left="4786" w:hanging="360"/>
      </w:pPr>
      <w:rPr>
        <w:rFonts w:hint="default"/>
        <w:lang w:val="en-US" w:eastAsia="en-US" w:bidi="ar-SA"/>
      </w:rPr>
    </w:lvl>
    <w:lvl w:ilvl="5" w:tplc="611E3BE8">
      <w:numFmt w:val="bullet"/>
      <w:lvlText w:val="•"/>
      <w:lvlJc w:val="left"/>
      <w:pPr>
        <w:ind w:left="5682" w:hanging="360"/>
      </w:pPr>
      <w:rPr>
        <w:rFonts w:hint="default"/>
        <w:lang w:val="en-US" w:eastAsia="en-US" w:bidi="ar-SA"/>
      </w:rPr>
    </w:lvl>
    <w:lvl w:ilvl="6" w:tplc="C3EE06FC">
      <w:numFmt w:val="bullet"/>
      <w:lvlText w:val="•"/>
      <w:lvlJc w:val="left"/>
      <w:pPr>
        <w:ind w:left="6577" w:hanging="360"/>
      </w:pPr>
      <w:rPr>
        <w:rFonts w:hint="default"/>
        <w:lang w:val="en-US" w:eastAsia="en-US" w:bidi="ar-SA"/>
      </w:rPr>
    </w:lvl>
    <w:lvl w:ilvl="7" w:tplc="2AC299E0">
      <w:numFmt w:val="bullet"/>
      <w:lvlText w:val="•"/>
      <w:lvlJc w:val="left"/>
      <w:pPr>
        <w:ind w:left="7473" w:hanging="360"/>
      </w:pPr>
      <w:rPr>
        <w:rFonts w:hint="default"/>
        <w:lang w:val="en-US" w:eastAsia="en-US" w:bidi="ar-SA"/>
      </w:rPr>
    </w:lvl>
    <w:lvl w:ilvl="8" w:tplc="D51C2B1C">
      <w:numFmt w:val="bullet"/>
      <w:lvlText w:val="•"/>
      <w:lvlJc w:val="left"/>
      <w:pPr>
        <w:ind w:left="8368" w:hanging="360"/>
      </w:pPr>
      <w:rPr>
        <w:rFonts w:hint="default"/>
        <w:lang w:val="en-US" w:eastAsia="en-US" w:bidi="ar-SA"/>
      </w:rPr>
    </w:lvl>
  </w:abstractNum>
  <w:abstractNum w:abstractNumId="4" w15:restartNumberingAfterBreak="0">
    <w:nsid w:val="01DB6950"/>
    <w:multiLevelType w:val="multilevel"/>
    <w:tmpl w:val="C0B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E0797"/>
    <w:multiLevelType w:val="hybridMultilevel"/>
    <w:tmpl w:val="9C14121C"/>
    <w:lvl w:ilvl="0" w:tplc="FFFFFFFF">
      <w:start w:val="1"/>
      <w:numFmt w:val="lowerLetter"/>
      <w:lvlText w:val="(%1)"/>
      <w:lvlJc w:val="left"/>
      <w:pPr>
        <w:ind w:left="720" w:hanging="360"/>
      </w:pPr>
      <w:rPr>
        <w:rFonts w:hint="default"/>
        <w:b/>
        <w:u w:val="no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2937BEA"/>
    <w:multiLevelType w:val="hybridMultilevel"/>
    <w:tmpl w:val="24960E5C"/>
    <w:lvl w:ilvl="0" w:tplc="6F407CFA">
      <w:start w:val="4"/>
      <w:numFmt w:val="lowerLetter"/>
      <w:lvlText w:val="%1."/>
      <w:lvlJc w:val="left"/>
      <w:pPr>
        <w:ind w:left="1440" w:hanging="360"/>
      </w:pPr>
      <w:rPr>
        <w:rFonts w:hint="default"/>
      </w:rPr>
    </w:lvl>
    <w:lvl w:ilvl="1" w:tplc="0C0C0019" w:tentative="1">
      <w:start w:val="1"/>
      <w:numFmt w:val="lowerLetter"/>
      <w:lvlText w:val="%2."/>
      <w:lvlJc w:val="left"/>
      <w:pPr>
        <w:ind w:left="540" w:hanging="360"/>
      </w:pPr>
    </w:lvl>
    <w:lvl w:ilvl="2" w:tplc="0C0C001B" w:tentative="1">
      <w:start w:val="1"/>
      <w:numFmt w:val="lowerRoman"/>
      <w:lvlText w:val="%3."/>
      <w:lvlJc w:val="right"/>
      <w:pPr>
        <w:ind w:left="1260" w:hanging="180"/>
      </w:pPr>
    </w:lvl>
    <w:lvl w:ilvl="3" w:tplc="0C0C000F" w:tentative="1">
      <w:start w:val="1"/>
      <w:numFmt w:val="decimal"/>
      <w:lvlText w:val="%4."/>
      <w:lvlJc w:val="left"/>
      <w:pPr>
        <w:ind w:left="1980" w:hanging="360"/>
      </w:pPr>
    </w:lvl>
    <w:lvl w:ilvl="4" w:tplc="0C0C0019" w:tentative="1">
      <w:start w:val="1"/>
      <w:numFmt w:val="lowerLetter"/>
      <w:lvlText w:val="%5."/>
      <w:lvlJc w:val="left"/>
      <w:pPr>
        <w:ind w:left="2700" w:hanging="360"/>
      </w:pPr>
    </w:lvl>
    <w:lvl w:ilvl="5" w:tplc="0C0C001B" w:tentative="1">
      <w:start w:val="1"/>
      <w:numFmt w:val="lowerRoman"/>
      <w:lvlText w:val="%6."/>
      <w:lvlJc w:val="right"/>
      <w:pPr>
        <w:ind w:left="3420" w:hanging="180"/>
      </w:pPr>
    </w:lvl>
    <w:lvl w:ilvl="6" w:tplc="0C0C000F" w:tentative="1">
      <w:start w:val="1"/>
      <w:numFmt w:val="decimal"/>
      <w:lvlText w:val="%7."/>
      <w:lvlJc w:val="left"/>
      <w:pPr>
        <w:ind w:left="4140" w:hanging="360"/>
      </w:pPr>
    </w:lvl>
    <w:lvl w:ilvl="7" w:tplc="0C0C0019" w:tentative="1">
      <w:start w:val="1"/>
      <w:numFmt w:val="lowerLetter"/>
      <w:lvlText w:val="%8."/>
      <w:lvlJc w:val="left"/>
      <w:pPr>
        <w:ind w:left="4860" w:hanging="360"/>
      </w:pPr>
    </w:lvl>
    <w:lvl w:ilvl="8" w:tplc="0C0C001B" w:tentative="1">
      <w:start w:val="1"/>
      <w:numFmt w:val="lowerRoman"/>
      <w:lvlText w:val="%9."/>
      <w:lvlJc w:val="right"/>
      <w:pPr>
        <w:ind w:left="5580" w:hanging="180"/>
      </w:pPr>
    </w:lvl>
  </w:abstractNum>
  <w:abstractNum w:abstractNumId="7" w15:restartNumberingAfterBreak="0">
    <w:nsid w:val="03016C7C"/>
    <w:multiLevelType w:val="hybridMultilevel"/>
    <w:tmpl w:val="2A9629DE"/>
    <w:lvl w:ilvl="0" w:tplc="FFFFFFFF">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8" w15:restartNumberingAfterBreak="0">
    <w:nsid w:val="0458560B"/>
    <w:multiLevelType w:val="hybridMultilevel"/>
    <w:tmpl w:val="5FB64DE2"/>
    <w:lvl w:ilvl="0" w:tplc="4C7CBD90">
      <w:start w:val="1"/>
      <w:numFmt w:val="lowerLetter"/>
      <w:lvlText w:val="(%1)"/>
      <w:lvlJc w:val="left"/>
      <w:pPr>
        <w:ind w:left="1559" w:hanging="360"/>
      </w:pPr>
      <w:rPr>
        <w:rFonts w:ascii="Calibri" w:eastAsia="Calibri" w:hAnsi="Calibri" w:cs="Calibri" w:hint="default"/>
        <w:b/>
        <w:bCs/>
        <w:i w:val="0"/>
        <w:iCs w:val="0"/>
        <w:spacing w:val="0"/>
        <w:w w:val="99"/>
        <w:sz w:val="20"/>
        <w:szCs w:val="20"/>
        <w:lang w:val="en-US" w:eastAsia="en-US" w:bidi="ar-SA"/>
      </w:rPr>
    </w:lvl>
    <w:lvl w:ilvl="1" w:tplc="0C0C0019" w:tentative="1">
      <w:start w:val="1"/>
      <w:numFmt w:val="lowerLetter"/>
      <w:lvlText w:val="%2."/>
      <w:lvlJc w:val="left"/>
      <w:pPr>
        <w:ind w:left="2279" w:hanging="360"/>
      </w:pPr>
    </w:lvl>
    <w:lvl w:ilvl="2" w:tplc="0C0C001B" w:tentative="1">
      <w:start w:val="1"/>
      <w:numFmt w:val="lowerRoman"/>
      <w:lvlText w:val="%3."/>
      <w:lvlJc w:val="right"/>
      <w:pPr>
        <w:ind w:left="2999" w:hanging="180"/>
      </w:pPr>
    </w:lvl>
    <w:lvl w:ilvl="3" w:tplc="0C0C000F" w:tentative="1">
      <w:start w:val="1"/>
      <w:numFmt w:val="decimal"/>
      <w:lvlText w:val="%4."/>
      <w:lvlJc w:val="left"/>
      <w:pPr>
        <w:ind w:left="3719" w:hanging="360"/>
      </w:pPr>
    </w:lvl>
    <w:lvl w:ilvl="4" w:tplc="0C0C0019" w:tentative="1">
      <w:start w:val="1"/>
      <w:numFmt w:val="lowerLetter"/>
      <w:lvlText w:val="%5."/>
      <w:lvlJc w:val="left"/>
      <w:pPr>
        <w:ind w:left="4439" w:hanging="360"/>
      </w:pPr>
    </w:lvl>
    <w:lvl w:ilvl="5" w:tplc="0C0C001B" w:tentative="1">
      <w:start w:val="1"/>
      <w:numFmt w:val="lowerRoman"/>
      <w:lvlText w:val="%6."/>
      <w:lvlJc w:val="right"/>
      <w:pPr>
        <w:ind w:left="5159" w:hanging="180"/>
      </w:pPr>
    </w:lvl>
    <w:lvl w:ilvl="6" w:tplc="0C0C000F" w:tentative="1">
      <w:start w:val="1"/>
      <w:numFmt w:val="decimal"/>
      <w:lvlText w:val="%7."/>
      <w:lvlJc w:val="left"/>
      <w:pPr>
        <w:ind w:left="5879" w:hanging="360"/>
      </w:pPr>
    </w:lvl>
    <w:lvl w:ilvl="7" w:tplc="0C0C0019" w:tentative="1">
      <w:start w:val="1"/>
      <w:numFmt w:val="lowerLetter"/>
      <w:lvlText w:val="%8."/>
      <w:lvlJc w:val="left"/>
      <w:pPr>
        <w:ind w:left="6599" w:hanging="360"/>
      </w:pPr>
    </w:lvl>
    <w:lvl w:ilvl="8" w:tplc="0C0C001B" w:tentative="1">
      <w:start w:val="1"/>
      <w:numFmt w:val="lowerRoman"/>
      <w:lvlText w:val="%9."/>
      <w:lvlJc w:val="right"/>
      <w:pPr>
        <w:ind w:left="7319" w:hanging="180"/>
      </w:pPr>
    </w:lvl>
  </w:abstractNum>
  <w:abstractNum w:abstractNumId="9" w15:restartNumberingAfterBreak="0">
    <w:nsid w:val="0479422A"/>
    <w:multiLevelType w:val="hybridMultilevel"/>
    <w:tmpl w:val="135E4AA4"/>
    <w:lvl w:ilvl="0" w:tplc="4C7CBD90">
      <w:start w:val="1"/>
      <w:numFmt w:val="lowerLetter"/>
      <w:lvlText w:val="(%1)"/>
      <w:lvlJc w:val="left"/>
      <w:pPr>
        <w:ind w:left="720" w:hanging="360"/>
      </w:pPr>
      <w:rPr>
        <w:rFonts w:ascii="Calibri" w:eastAsia="Calibri" w:hAnsi="Calibri" w:cs="Calibri" w:hint="default"/>
        <w:b/>
        <w:bCs/>
        <w:i w:val="0"/>
        <w:iCs w:val="0"/>
        <w:spacing w:val="0"/>
        <w:w w:val="99"/>
        <w:sz w:val="20"/>
        <w:szCs w:val="20"/>
        <w:lang w:val="en-US" w:eastAsia="en-US" w:bidi="ar-SA"/>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04DB796C"/>
    <w:multiLevelType w:val="hybridMultilevel"/>
    <w:tmpl w:val="C850529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04E20EF5"/>
    <w:multiLevelType w:val="hybridMultilevel"/>
    <w:tmpl w:val="EBCC721E"/>
    <w:lvl w:ilvl="0" w:tplc="0C0C0001">
      <w:start w:val="1"/>
      <w:numFmt w:val="bullet"/>
      <w:lvlText w:val=""/>
      <w:lvlJc w:val="left"/>
      <w:pPr>
        <w:ind w:left="2520" w:hanging="360"/>
      </w:pPr>
      <w:rPr>
        <w:rFonts w:ascii="Symbol" w:hAnsi="Symbol" w:hint="default"/>
      </w:rPr>
    </w:lvl>
    <w:lvl w:ilvl="1" w:tplc="0C0C0003" w:tentative="1">
      <w:start w:val="1"/>
      <w:numFmt w:val="bullet"/>
      <w:lvlText w:val="o"/>
      <w:lvlJc w:val="left"/>
      <w:pPr>
        <w:ind w:left="3240" w:hanging="360"/>
      </w:pPr>
      <w:rPr>
        <w:rFonts w:ascii="Courier New" w:hAnsi="Courier New" w:cs="Courier New" w:hint="default"/>
      </w:rPr>
    </w:lvl>
    <w:lvl w:ilvl="2" w:tplc="0C0C0005" w:tentative="1">
      <w:start w:val="1"/>
      <w:numFmt w:val="bullet"/>
      <w:lvlText w:val=""/>
      <w:lvlJc w:val="left"/>
      <w:pPr>
        <w:ind w:left="3960" w:hanging="360"/>
      </w:pPr>
      <w:rPr>
        <w:rFonts w:ascii="Wingdings" w:hAnsi="Wingdings" w:hint="default"/>
      </w:rPr>
    </w:lvl>
    <w:lvl w:ilvl="3" w:tplc="0C0C0001" w:tentative="1">
      <w:start w:val="1"/>
      <w:numFmt w:val="bullet"/>
      <w:lvlText w:val=""/>
      <w:lvlJc w:val="left"/>
      <w:pPr>
        <w:ind w:left="4680" w:hanging="360"/>
      </w:pPr>
      <w:rPr>
        <w:rFonts w:ascii="Symbol" w:hAnsi="Symbol" w:hint="default"/>
      </w:rPr>
    </w:lvl>
    <w:lvl w:ilvl="4" w:tplc="0C0C0003" w:tentative="1">
      <w:start w:val="1"/>
      <w:numFmt w:val="bullet"/>
      <w:lvlText w:val="o"/>
      <w:lvlJc w:val="left"/>
      <w:pPr>
        <w:ind w:left="5400" w:hanging="360"/>
      </w:pPr>
      <w:rPr>
        <w:rFonts w:ascii="Courier New" w:hAnsi="Courier New" w:cs="Courier New" w:hint="default"/>
      </w:rPr>
    </w:lvl>
    <w:lvl w:ilvl="5" w:tplc="0C0C0005" w:tentative="1">
      <w:start w:val="1"/>
      <w:numFmt w:val="bullet"/>
      <w:lvlText w:val=""/>
      <w:lvlJc w:val="left"/>
      <w:pPr>
        <w:ind w:left="6120" w:hanging="360"/>
      </w:pPr>
      <w:rPr>
        <w:rFonts w:ascii="Wingdings" w:hAnsi="Wingdings" w:hint="default"/>
      </w:rPr>
    </w:lvl>
    <w:lvl w:ilvl="6" w:tplc="0C0C0001" w:tentative="1">
      <w:start w:val="1"/>
      <w:numFmt w:val="bullet"/>
      <w:lvlText w:val=""/>
      <w:lvlJc w:val="left"/>
      <w:pPr>
        <w:ind w:left="6840" w:hanging="360"/>
      </w:pPr>
      <w:rPr>
        <w:rFonts w:ascii="Symbol" w:hAnsi="Symbol" w:hint="default"/>
      </w:rPr>
    </w:lvl>
    <w:lvl w:ilvl="7" w:tplc="0C0C0003" w:tentative="1">
      <w:start w:val="1"/>
      <w:numFmt w:val="bullet"/>
      <w:lvlText w:val="o"/>
      <w:lvlJc w:val="left"/>
      <w:pPr>
        <w:ind w:left="7560" w:hanging="360"/>
      </w:pPr>
      <w:rPr>
        <w:rFonts w:ascii="Courier New" w:hAnsi="Courier New" w:cs="Courier New" w:hint="default"/>
      </w:rPr>
    </w:lvl>
    <w:lvl w:ilvl="8" w:tplc="0C0C0005" w:tentative="1">
      <w:start w:val="1"/>
      <w:numFmt w:val="bullet"/>
      <w:lvlText w:val=""/>
      <w:lvlJc w:val="left"/>
      <w:pPr>
        <w:ind w:left="8280" w:hanging="360"/>
      </w:pPr>
      <w:rPr>
        <w:rFonts w:ascii="Wingdings" w:hAnsi="Wingdings" w:hint="default"/>
      </w:rPr>
    </w:lvl>
  </w:abstractNum>
  <w:abstractNum w:abstractNumId="12" w15:restartNumberingAfterBreak="0">
    <w:nsid w:val="05874558"/>
    <w:multiLevelType w:val="hybridMultilevel"/>
    <w:tmpl w:val="8ECE0AAC"/>
    <w:lvl w:ilvl="0" w:tplc="FFFFFFFF">
      <w:start w:val="1"/>
      <w:numFmt w:val="lowerLetter"/>
      <w:lvlText w:val="(%1)"/>
      <w:lvlJc w:val="left"/>
      <w:pPr>
        <w:ind w:left="720" w:hanging="360"/>
      </w:pPr>
      <w:rPr>
        <w:rFonts w:ascii="Calibri" w:eastAsia="Calibri" w:hAnsi="Calibri" w:cs="Calibri" w:hint="default"/>
        <w:b/>
        <w:bCs/>
        <w:i w:val="0"/>
        <w:iCs w:val="0"/>
        <w:spacing w:val="0"/>
        <w:w w:val="99"/>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6330D3B"/>
    <w:multiLevelType w:val="hybridMultilevel"/>
    <w:tmpl w:val="A51CBD7C"/>
    <w:lvl w:ilvl="0" w:tplc="6B0AC5B8">
      <w:numFmt w:val="bullet"/>
      <w:lvlText w:val="-"/>
      <w:lvlJc w:val="left"/>
      <w:pPr>
        <w:ind w:left="720" w:hanging="360"/>
      </w:pPr>
      <w:rPr>
        <w:rFonts w:ascii="Arial" w:eastAsia="Arial" w:hAnsi="Arial" w:cs="Arial" w:hint="default"/>
        <w:b/>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063F45CC"/>
    <w:multiLevelType w:val="hybridMultilevel"/>
    <w:tmpl w:val="6B086DAA"/>
    <w:lvl w:ilvl="0" w:tplc="FFFFFFFF">
      <w:start w:val="1"/>
      <w:numFmt w:val="lowerRoman"/>
      <w:lvlText w:val="%1."/>
      <w:lvlJc w:val="right"/>
      <w:pPr>
        <w:ind w:left="1080" w:hanging="360"/>
      </w:pPr>
      <w:rPr>
        <w:rFonts w:asciiTheme="minorHAnsi" w:hAnsiTheme="minorHAnsi" w:cstheme="minorHAnsi"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6B04FAC"/>
    <w:multiLevelType w:val="hybridMultilevel"/>
    <w:tmpl w:val="948A2110"/>
    <w:lvl w:ilvl="0" w:tplc="0A247766">
      <w:start w:val="1"/>
      <w:numFmt w:val="decimal"/>
      <w:lvlText w:val="%1."/>
      <w:lvlJc w:val="left"/>
      <w:pPr>
        <w:ind w:left="479" w:hanging="360"/>
      </w:pPr>
      <w:rPr>
        <w:rFonts w:ascii="Calibri" w:eastAsia="Calibri" w:hAnsi="Calibri" w:cs="Calibri" w:hint="default"/>
        <w:b/>
        <w:bCs/>
        <w:i w:val="0"/>
        <w:iCs w:val="0"/>
        <w:spacing w:val="-1"/>
        <w:w w:val="99"/>
        <w:sz w:val="20"/>
        <w:szCs w:val="20"/>
        <w:lang w:val="en-US" w:eastAsia="en-US" w:bidi="ar-SA"/>
      </w:rPr>
    </w:lvl>
    <w:lvl w:ilvl="1" w:tplc="B5AAD83A">
      <w:start w:val="1"/>
      <w:numFmt w:val="lowerLetter"/>
      <w:lvlText w:val="(%2)"/>
      <w:lvlJc w:val="left"/>
      <w:pPr>
        <w:ind w:left="839" w:hanging="360"/>
      </w:pPr>
      <w:rPr>
        <w:rFonts w:hint="default"/>
        <w:b/>
        <w:bCs/>
        <w:color w:val="000000" w:themeColor="text1"/>
        <w:spacing w:val="0"/>
        <w:w w:val="99"/>
        <w:lang w:val="en-US" w:eastAsia="en-US" w:bidi="ar-SA"/>
      </w:rPr>
    </w:lvl>
    <w:lvl w:ilvl="2" w:tplc="0C0C000F">
      <w:start w:val="1"/>
      <w:numFmt w:val="decimal"/>
      <w:lvlText w:val="%3."/>
      <w:lvlJc w:val="left"/>
      <w:pPr>
        <w:ind w:left="1559" w:hanging="360"/>
      </w:pPr>
    </w:lvl>
    <w:lvl w:ilvl="3" w:tplc="D326EA18">
      <w:numFmt w:val="bullet"/>
      <w:lvlText w:val="•"/>
      <w:lvlJc w:val="left"/>
      <w:pPr>
        <w:ind w:left="2635" w:hanging="360"/>
      </w:pPr>
      <w:rPr>
        <w:rFonts w:hint="default"/>
        <w:lang w:val="en-US" w:eastAsia="en-US" w:bidi="ar-SA"/>
      </w:rPr>
    </w:lvl>
    <w:lvl w:ilvl="4" w:tplc="1E7CBE72">
      <w:numFmt w:val="bullet"/>
      <w:lvlText w:val="•"/>
      <w:lvlJc w:val="left"/>
      <w:pPr>
        <w:ind w:left="3710" w:hanging="360"/>
      </w:pPr>
      <w:rPr>
        <w:rFonts w:hint="default"/>
        <w:lang w:val="en-US" w:eastAsia="en-US" w:bidi="ar-SA"/>
      </w:rPr>
    </w:lvl>
    <w:lvl w:ilvl="5" w:tplc="C054EAAA">
      <w:numFmt w:val="bullet"/>
      <w:lvlText w:val="•"/>
      <w:lvlJc w:val="left"/>
      <w:pPr>
        <w:ind w:left="4785" w:hanging="360"/>
      </w:pPr>
      <w:rPr>
        <w:rFonts w:hint="default"/>
        <w:lang w:val="en-US" w:eastAsia="en-US" w:bidi="ar-SA"/>
      </w:rPr>
    </w:lvl>
    <w:lvl w:ilvl="6" w:tplc="19C8566E">
      <w:numFmt w:val="bullet"/>
      <w:lvlText w:val="•"/>
      <w:lvlJc w:val="left"/>
      <w:pPr>
        <w:ind w:left="5860" w:hanging="360"/>
      </w:pPr>
      <w:rPr>
        <w:rFonts w:hint="default"/>
        <w:lang w:val="en-US" w:eastAsia="en-US" w:bidi="ar-SA"/>
      </w:rPr>
    </w:lvl>
    <w:lvl w:ilvl="7" w:tplc="46A6AD8A">
      <w:numFmt w:val="bullet"/>
      <w:lvlText w:val="•"/>
      <w:lvlJc w:val="left"/>
      <w:pPr>
        <w:ind w:left="6935" w:hanging="360"/>
      </w:pPr>
      <w:rPr>
        <w:rFonts w:hint="default"/>
        <w:lang w:val="en-US" w:eastAsia="en-US" w:bidi="ar-SA"/>
      </w:rPr>
    </w:lvl>
    <w:lvl w:ilvl="8" w:tplc="121E45C0">
      <w:numFmt w:val="bullet"/>
      <w:lvlText w:val="•"/>
      <w:lvlJc w:val="left"/>
      <w:pPr>
        <w:ind w:left="8010" w:hanging="360"/>
      </w:pPr>
      <w:rPr>
        <w:rFonts w:hint="default"/>
        <w:lang w:val="en-US" w:eastAsia="en-US" w:bidi="ar-SA"/>
      </w:rPr>
    </w:lvl>
  </w:abstractNum>
  <w:abstractNum w:abstractNumId="16" w15:restartNumberingAfterBreak="0">
    <w:nsid w:val="075E4F1A"/>
    <w:multiLevelType w:val="hybridMultilevel"/>
    <w:tmpl w:val="AA46F2CC"/>
    <w:lvl w:ilvl="0" w:tplc="F490C15E">
      <w:start w:val="1"/>
      <w:numFmt w:val="lowerLetter"/>
      <w:lvlText w:val="(%1)"/>
      <w:lvlJc w:val="left"/>
      <w:pPr>
        <w:ind w:left="1080" w:hanging="360"/>
      </w:pPr>
      <w:rPr>
        <w:rFonts w:hint="default"/>
        <w:b/>
        <w:u w:val="none"/>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0797531F"/>
    <w:multiLevelType w:val="hybridMultilevel"/>
    <w:tmpl w:val="6B086DAA"/>
    <w:lvl w:ilvl="0" w:tplc="7ECAB2CE">
      <w:start w:val="1"/>
      <w:numFmt w:val="lowerRoman"/>
      <w:lvlText w:val="%1."/>
      <w:lvlJc w:val="right"/>
      <w:pPr>
        <w:ind w:left="1080" w:hanging="360"/>
      </w:pPr>
      <w:rPr>
        <w:rFonts w:asciiTheme="minorHAnsi" w:hAnsiTheme="minorHAnsi" w:cstheme="minorHAnsi"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7E4670C"/>
    <w:multiLevelType w:val="hybridMultilevel"/>
    <w:tmpl w:val="2B76AEF8"/>
    <w:lvl w:ilvl="0" w:tplc="70F62396">
      <w:start w:val="2"/>
      <w:numFmt w:val="lowerRoman"/>
      <w:lvlText w:val="%1."/>
      <w:lvlJc w:val="right"/>
      <w:pPr>
        <w:ind w:left="1080" w:hanging="360"/>
      </w:pPr>
      <w:rPr>
        <w:rFonts w:hint="default"/>
      </w:rPr>
    </w:lvl>
    <w:lvl w:ilvl="1" w:tplc="0C0C0019" w:tentative="1">
      <w:start w:val="1"/>
      <w:numFmt w:val="lowerLetter"/>
      <w:lvlText w:val="%2."/>
      <w:lvlJc w:val="left"/>
      <w:pPr>
        <w:ind w:left="950" w:hanging="360"/>
      </w:pPr>
    </w:lvl>
    <w:lvl w:ilvl="2" w:tplc="0C0C001B" w:tentative="1">
      <w:start w:val="1"/>
      <w:numFmt w:val="lowerRoman"/>
      <w:lvlText w:val="%3."/>
      <w:lvlJc w:val="right"/>
      <w:pPr>
        <w:ind w:left="1670" w:hanging="180"/>
      </w:pPr>
    </w:lvl>
    <w:lvl w:ilvl="3" w:tplc="0C0C000F" w:tentative="1">
      <w:start w:val="1"/>
      <w:numFmt w:val="decimal"/>
      <w:lvlText w:val="%4."/>
      <w:lvlJc w:val="left"/>
      <w:pPr>
        <w:ind w:left="2390" w:hanging="360"/>
      </w:pPr>
    </w:lvl>
    <w:lvl w:ilvl="4" w:tplc="0C0C0019" w:tentative="1">
      <w:start w:val="1"/>
      <w:numFmt w:val="lowerLetter"/>
      <w:lvlText w:val="%5."/>
      <w:lvlJc w:val="left"/>
      <w:pPr>
        <w:ind w:left="3110" w:hanging="360"/>
      </w:pPr>
    </w:lvl>
    <w:lvl w:ilvl="5" w:tplc="0C0C001B" w:tentative="1">
      <w:start w:val="1"/>
      <w:numFmt w:val="lowerRoman"/>
      <w:lvlText w:val="%6."/>
      <w:lvlJc w:val="right"/>
      <w:pPr>
        <w:ind w:left="3830" w:hanging="180"/>
      </w:pPr>
    </w:lvl>
    <w:lvl w:ilvl="6" w:tplc="0C0C000F" w:tentative="1">
      <w:start w:val="1"/>
      <w:numFmt w:val="decimal"/>
      <w:lvlText w:val="%7."/>
      <w:lvlJc w:val="left"/>
      <w:pPr>
        <w:ind w:left="4550" w:hanging="360"/>
      </w:pPr>
    </w:lvl>
    <w:lvl w:ilvl="7" w:tplc="0C0C0019" w:tentative="1">
      <w:start w:val="1"/>
      <w:numFmt w:val="lowerLetter"/>
      <w:lvlText w:val="%8."/>
      <w:lvlJc w:val="left"/>
      <w:pPr>
        <w:ind w:left="5270" w:hanging="360"/>
      </w:pPr>
    </w:lvl>
    <w:lvl w:ilvl="8" w:tplc="0C0C001B" w:tentative="1">
      <w:start w:val="1"/>
      <w:numFmt w:val="lowerRoman"/>
      <w:lvlText w:val="%9."/>
      <w:lvlJc w:val="right"/>
      <w:pPr>
        <w:ind w:left="5990" w:hanging="180"/>
      </w:pPr>
    </w:lvl>
  </w:abstractNum>
  <w:abstractNum w:abstractNumId="19" w15:restartNumberingAfterBreak="0">
    <w:nsid w:val="084272A5"/>
    <w:multiLevelType w:val="hybridMultilevel"/>
    <w:tmpl w:val="93E2C20E"/>
    <w:lvl w:ilvl="0" w:tplc="1009000F">
      <w:start w:val="1"/>
      <w:numFmt w:val="decimal"/>
      <w:lvlText w:val="%1."/>
      <w:lvlJc w:val="left"/>
      <w:pPr>
        <w:ind w:left="825" w:hanging="360"/>
      </w:pPr>
    </w:lvl>
    <w:lvl w:ilvl="1" w:tplc="0C0C0019" w:tentative="1">
      <w:start w:val="1"/>
      <w:numFmt w:val="lowerLetter"/>
      <w:lvlText w:val="%2."/>
      <w:lvlJc w:val="left"/>
      <w:pPr>
        <w:ind w:left="1545" w:hanging="360"/>
      </w:pPr>
    </w:lvl>
    <w:lvl w:ilvl="2" w:tplc="0C0C001B" w:tentative="1">
      <w:start w:val="1"/>
      <w:numFmt w:val="lowerRoman"/>
      <w:lvlText w:val="%3."/>
      <w:lvlJc w:val="right"/>
      <w:pPr>
        <w:ind w:left="2265" w:hanging="180"/>
      </w:pPr>
    </w:lvl>
    <w:lvl w:ilvl="3" w:tplc="0C0C000F" w:tentative="1">
      <w:start w:val="1"/>
      <w:numFmt w:val="decimal"/>
      <w:lvlText w:val="%4."/>
      <w:lvlJc w:val="left"/>
      <w:pPr>
        <w:ind w:left="2985" w:hanging="360"/>
      </w:pPr>
    </w:lvl>
    <w:lvl w:ilvl="4" w:tplc="0C0C0019" w:tentative="1">
      <w:start w:val="1"/>
      <w:numFmt w:val="lowerLetter"/>
      <w:lvlText w:val="%5."/>
      <w:lvlJc w:val="left"/>
      <w:pPr>
        <w:ind w:left="3705" w:hanging="360"/>
      </w:pPr>
    </w:lvl>
    <w:lvl w:ilvl="5" w:tplc="0C0C001B" w:tentative="1">
      <w:start w:val="1"/>
      <w:numFmt w:val="lowerRoman"/>
      <w:lvlText w:val="%6."/>
      <w:lvlJc w:val="right"/>
      <w:pPr>
        <w:ind w:left="4425" w:hanging="180"/>
      </w:pPr>
    </w:lvl>
    <w:lvl w:ilvl="6" w:tplc="0C0C000F" w:tentative="1">
      <w:start w:val="1"/>
      <w:numFmt w:val="decimal"/>
      <w:lvlText w:val="%7."/>
      <w:lvlJc w:val="left"/>
      <w:pPr>
        <w:ind w:left="5145" w:hanging="360"/>
      </w:pPr>
    </w:lvl>
    <w:lvl w:ilvl="7" w:tplc="0C0C0019" w:tentative="1">
      <w:start w:val="1"/>
      <w:numFmt w:val="lowerLetter"/>
      <w:lvlText w:val="%8."/>
      <w:lvlJc w:val="left"/>
      <w:pPr>
        <w:ind w:left="5865" w:hanging="360"/>
      </w:pPr>
    </w:lvl>
    <w:lvl w:ilvl="8" w:tplc="0C0C001B" w:tentative="1">
      <w:start w:val="1"/>
      <w:numFmt w:val="lowerRoman"/>
      <w:lvlText w:val="%9."/>
      <w:lvlJc w:val="right"/>
      <w:pPr>
        <w:ind w:left="6585" w:hanging="180"/>
      </w:pPr>
    </w:lvl>
  </w:abstractNum>
  <w:abstractNum w:abstractNumId="20" w15:restartNumberingAfterBreak="0">
    <w:nsid w:val="08461C4A"/>
    <w:multiLevelType w:val="hybridMultilevel"/>
    <w:tmpl w:val="E2742F9A"/>
    <w:lvl w:ilvl="0" w:tplc="A7FC1FE4">
      <w:start w:val="1"/>
      <w:numFmt w:val="bullet"/>
      <w:lvlText w:val=""/>
      <w:lvlJc w:val="left"/>
      <w:pPr>
        <w:ind w:left="720" w:hanging="360"/>
      </w:pPr>
      <w:rPr>
        <w:rFonts w:ascii="Symbol" w:hAnsi="Symbol"/>
      </w:rPr>
    </w:lvl>
    <w:lvl w:ilvl="1" w:tplc="D1728FCC">
      <w:start w:val="1"/>
      <w:numFmt w:val="bullet"/>
      <w:lvlText w:val=""/>
      <w:lvlJc w:val="left"/>
      <w:pPr>
        <w:ind w:left="720" w:hanging="360"/>
      </w:pPr>
      <w:rPr>
        <w:rFonts w:ascii="Symbol" w:hAnsi="Symbol"/>
      </w:rPr>
    </w:lvl>
    <w:lvl w:ilvl="2" w:tplc="1B282ABE">
      <w:start w:val="1"/>
      <w:numFmt w:val="bullet"/>
      <w:lvlText w:val=""/>
      <w:lvlJc w:val="left"/>
      <w:pPr>
        <w:ind w:left="720" w:hanging="360"/>
      </w:pPr>
      <w:rPr>
        <w:rFonts w:ascii="Symbol" w:hAnsi="Symbol"/>
      </w:rPr>
    </w:lvl>
    <w:lvl w:ilvl="3" w:tplc="2D50B674">
      <w:start w:val="1"/>
      <w:numFmt w:val="bullet"/>
      <w:lvlText w:val=""/>
      <w:lvlJc w:val="left"/>
      <w:pPr>
        <w:ind w:left="720" w:hanging="360"/>
      </w:pPr>
      <w:rPr>
        <w:rFonts w:ascii="Symbol" w:hAnsi="Symbol"/>
      </w:rPr>
    </w:lvl>
    <w:lvl w:ilvl="4" w:tplc="1D50FDDE">
      <w:start w:val="1"/>
      <w:numFmt w:val="bullet"/>
      <w:lvlText w:val=""/>
      <w:lvlJc w:val="left"/>
      <w:pPr>
        <w:ind w:left="720" w:hanging="360"/>
      </w:pPr>
      <w:rPr>
        <w:rFonts w:ascii="Symbol" w:hAnsi="Symbol"/>
      </w:rPr>
    </w:lvl>
    <w:lvl w:ilvl="5" w:tplc="DCD8EB70">
      <w:start w:val="1"/>
      <w:numFmt w:val="bullet"/>
      <w:lvlText w:val=""/>
      <w:lvlJc w:val="left"/>
      <w:pPr>
        <w:ind w:left="720" w:hanging="360"/>
      </w:pPr>
      <w:rPr>
        <w:rFonts w:ascii="Symbol" w:hAnsi="Symbol"/>
      </w:rPr>
    </w:lvl>
    <w:lvl w:ilvl="6" w:tplc="D34A33A8">
      <w:start w:val="1"/>
      <w:numFmt w:val="bullet"/>
      <w:lvlText w:val=""/>
      <w:lvlJc w:val="left"/>
      <w:pPr>
        <w:ind w:left="720" w:hanging="360"/>
      </w:pPr>
      <w:rPr>
        <w:rFonts w:ascii="Symbol" w:hAnsi="Symbol"/>
      </w:rPr>
    </w:lvl>
    <w:lvl w:ilvl="7" w:tplc="0D84ED22">
      <w:start w:val="1"/>
      <w:numFmt w:val="bullet"/>
      <w:lvlText w:val=""/>
      <w:lvlJc w:val="left"/>
      <w:pPr>
        <w:ind w:left="720" w:hanging="360"/>
      </w:pPr>
      <w:rPr>
        <w:rFonts w:ascii="Symbol" w:hAnsi="Symbol"/>
      </w:rPr>
    </w:lvl>
    <w:lvl w:ilvl="8" w:tplc="ECD0A5B2">
      <w:start w:val="1"/>
      <w:numFmt w:val="bullet"/>
      <w:lvlText w:val=""/>
      <w:lvlJc w:val="left"/>
      <w:pPr>
        <w:ind w:left="720" w:hanging="360"/>
      </w:pPr>
      <w:rPr>
        <w:rFonts w:ascii="Symbol" w:hAnsi="Symbol"/>
      </w:rPr>
    </w:lvl>
  </w:abstractNum>
  <w:abstractNum w:abstractNumId="21" w15:restartNumberingAfterBreak="0">
    <w:nsid w:val="085D044F"/>
    <w:multiLevelType w:val="hybridMultilevel"/>
    <w:tmpl w:val="BBAAD798"/>
    <w:lvl w:ilvl="0" w:tplc="92A8BE48">
      <w:start w:val="1"/>
      <w:numFmt w:val="lowerLetter"/>
      <w:lvlText w:val="(%1)"/>
      <w:lvlJc w:val="left"/>
      <w:pPr>
        <w:ind w:left="785" w:hanging="360"/>
      </w:pPr>
      <w:rPr>
        <w:rFonts w:asciiTheme="minorHAnsi" w:hAnsiTheme="minorHAnsi" w:cstheme="minorHAnsi" w:hint="default"/>
        <w:b/>
        <w:color w:val="000000" w:themeColor="text1"/>
        <w:sz w:val="20"/>
        <w:szCs w:val="20"/>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8764EBD"/>
    <w:multiLevelType w:val="multilevel"/>
    <w:tmpl w:val="C0B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0A75D3"/>
    <w:multiLevelType w:val="hybridMultilevel"/>
    <w:tmpl w:val="E14019D6"/>
    <w:lvl w:ilvl="0" w:tplc="FFFFFFFF">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0C0C0003">
      <w:start w:val="1"/>
      <w:numFmt w:val="bullet"/>
      <w:lvlText w:val="o"/>
      <w:lvlJc w:val="left"/>
      <w:pPr>
        <w:ind w:left="1800" w:hanging="360"/>
      </w:pPr>
      <w:rPr>
        <w:rFonts w:ascii="Courier New" w:hAnsi="Courier New" w:cs="Courier New" w:hint="default"/>
      </w:rPr>
    </w:lvl>
    <w:lvl w:ilvl="2" w:tplc="0C0C0005">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4" w15:restartNumberingAfterBreak="0">
    <w:nsid w:val="090B0CFA"/>
    <w:multiLevelType w:val="hybridMultilevel"/>
    <w:tmpl w:val="13F05246"/>
    <w:lvl w:ilvl="0" w:tplc="0C0C0019">
      <w:start w:val="1"/>
      <w:numFmt w:val="lowerLetter"/>
      <w:lvlText w:val="%1."/>
      <w:lvlJc w:val="left"/>
      <w:pPr>
        <w:ind w:left="1039" w:hanging="360"/>
      </w:pPr>
    </w:lvl>
    <w:lvl w:ilvl="1" w:tplc="0C0C0019" w:tentative="1">
      <w:start w:val="1"/>
      <w:numFmt w:val="lowerLetter"/>
      <w:lvlText w:val="%2."/>
      <w:lvlJc w:val="left"/>
      <w:pPr>
        <w:ind w:left="1759" w:hanging="360"/>
      </w:pPr>
    </w:lvl>
    <w:lvl w:ilvl="2" w:tplc="0C0C001B" w:tentative="1">
      <w:start w:val="1"/>
      <w:numFmt w:val="lowerRoman"/>
      <w:lvlText w:val="%3."/>
      <w:lvlJc w:val="right"/>
      <w:pPr>
        <w:ind w:left="2479" w:hanging="180"/>
      </w:pPr>
    </w:lvl>
    <w:lvl w:ilvl="3" w:tplc="0C0C000F" w:tentative="1">
      <w:start w:val="1"/>
      <w:numFmt w:val="decimal"/>
      <w:lvlText w:val="%4."/>
      <w:lvlJc w:val="left"/>
      <w:pPr>
        <w:ind w:left="3199" w:hanging="360"/>
      </w:pPr>
    </w:lvl>
    <w:lvl w:ilvl="4" w:tplc="0C0C0019" w:tentative="1">
      <w:start w:val="1"/>
      <w:numFmt w:val="lowerLetter"/>
      <w:lvlText w:val="%5."/>
      <w:lvlJc w:val="left"/>
      <w:pPr>
        <w:ind w:left="3919" w:hanging="360"/>
      </w:pPr>
    </w:lvl>
    <w:lvl w:ilvl="5" w:tplc="0C0C001B" w:tentative="1">
      <w:start w:val="1"/>
      <w:numFmt w:val="lowerRoman"/>
      <w:lvlText w:val="%6."/>
      <w:lvlJc w:val="right"/>
      <w:pPr>
        <w:ind w:left="4639" w:hanging="180"/>
      </w:pPr>
    </w:lvl>
    <w:lvl w:ilvl="6" w:tplc="0C0C000F" w:tentative="1">
      <w:start w:val="1"/>
      <w:numFmt w:val="decimal"/>
      <w:lvlText w:val="%7."/>
      <w:lvlJc w:val="left"/>
      <w:pPr>
        <w:ind w:left="5359" w:hanging="360"/>
      </w:pPr>
    </w:lvl>
    <w:lvl w:ilvl="7" w:tplc="0C0C0019" w:tentative="1">
      <w:start w:val="1"/>
      <w:numFmt w:val="lowerLetter"/>
      <w:lvlText w:val="%8."/>
      <w:lvlJc w:val="left"/>
      <w:pPr>
        <w:ind w:left="6079" w:hanging="360"/>
      </w:pPr>
    </w:lvl>
    <w:lvl w:ilvl="8" w:tplc="0C0C001B" w:tentative="1">
      <w:start w:val="1"/>
      <w:numFmt w:val="lowerRoman"/>
      <w:lvlText w:val="%9."/>
      <w:lvlJc w:val="right"/>
      <w:pPr>
        <w:ind w:left="6799" w:hanging="180"/>
      </w:pPr>
    </w:lvl>
  </w:abstractNum>
  <w:abstractNum w:abstractNumId="25" w15:restartNumberingAfterBreak="0">
    <w:nsid w:val="091F0912"/>
    <w:multiLevelType w:val="hybridMultilevel"/>
    <w:tmpl w:val="39140C9A"/>
    <w:lvl w:ilvl="0" w:tplc="1009000F">
      <w:start w:val="1"/>
      <w:numFmt w:val="decimal"/>
      <w:lvlText w:val="%1."/>
      <w:lvlJc w:val="left"/>
      <w:pPr>
        <w:ind w:left="839" w:hanging="360"/>
      </w:pPr>
    </w:lvl>
    <w:lvl w:ilvl="1" w:tplc="0C0C0019" w:tentative="1">
      <w:start w:val="1"/>
      <w:numFmt w:val="lowerLetter"/>
      <w:lvlText w:val="%2."/>
      <w:lvlJc w:val="left"/>
      <w:pPr>
        <w:ind w:left="1559" w:hanging="360"/>
      </w:pPr>
    </w:lvl>
    <w:lvl w:ilvl="2" w:tplc="0C0C001B" w:tentative="1">
      <w:start w:val="1"/>
      <w:numFmt w:val="lowerRoman"/>
      <w:lvlText w:val="%3."/>
      <w:lvlJc w:val="right"/>
      <w:pPr>
        <w:ind w:left="2279" w:hanging="180"/>
      </w:pPr>
    </w:lvl>
    <w:lvl w:ilvl="3" w:tplc="0C0C000F" w:tentative="1">
      <w:start w:val="1"/>
      <w:numFmt w:val="decimal"/>
      <w:lvlText w:val="%4."/>
      <w:lvlJc w:val="left"/>
      <w:pPr>
        <w:ind w:left="2999" w:hanging="360"/>
      </w:pPr>
    </w:lvl>
    <w:lvl w:ilvl="4" w:tplc="0C0C0019" w:tentative="1">
      <w:start w:val="1"/>
      <w:numFmt w:val="lowerLetter"/>
      <w:lvlText w:val="%5."/>
      <w:lvlJc w:val="left"/>
      <w:pPr>
        <w:ind w:left="3719" w:hanging="360"/>
      </w:pPr>
    </w:lvl>
    <w:lvl w:ilvl="5" w:tplc="0C0C001B" w:tentative="1">
      <w:start w:val="1"/>
      <w:numFmt w:val="lowerRoman"/>
      <w:lvlText w:val="%6."/>
      <w:lvlJc w:val="right"/>
      <w:pPr>
        <w:ind w:left="4439" w:hanging="180"/>
      </w:pPr>
    </w:lvl>
    <w:lvl w:ilvl="6" w:tplc="0C0C000F" w:tentative="1">
      <w:start w:val="1"/>
      <w:numFmt w:val="decimal"/>
      <w:lvlText w:val="%7."/>
      <w:lvlJc w:val="left"/>
      <w:pPr>
        <w:ind w:left="5159" w:hanging="360"/>
      </w:pPr>
    </w:lvl>
    <w:lvl w:ilvl="7" w:tplc="0C0C0019" w:tentative="1">
      <w:start w:val="1"/>
      <w:numFmt w:val="lowerLetter"/>
      <w:lvlText w:val="%8."/>
      <w:lvlJc w:val="left"/>
      <w:pPr>
        <w:ind w:left="5879" w:hanging="360"/>
      </w:pPr>
    </w:lvl>
    <w:lvl w:ilvl="8" w:tplc="0C0C001B" w:tentative="1">
      <w:start w:val="1"/>
      <w:numFmt w:val="lowerRoman"/>
      <w:lvlText w:val="%9."/>
      <w:lvlJc w:val="right"/>
      <w:pPr>
        <w:ind w:left="6599" w:hanging="180"/>
      </w:pPr>
    </w:lvl>
  </w:abstractNum>
  <w:abstractNum w:abstractNumId="26" w15:restartNumberingAfterBreak="0">
    <w:nsid w:val="092C7C60"/>
    <w:multiLevelType w:val="hybridMultilevel"/>
    <w:tmpl w:val="9940CE38"/>
    <w:lvl w:ilvl="0" w:tplc="1009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7" w15:restartNumberingAfterBreak="0">
    <w:nsid w:val="0A2323DC"/>
    <w:multiLevelType w:val="hybridMultilevel"/>
    <w:tmpl w:val="B41AB8D0"/>
    <w:lvl w:ilvl="0" w:tplc="FFFFFFFF">
      <w:start w:val="1"/>
      <w:numFmt w:val="lowerLetter"/>
      <w:lvlText w:val="(%1)"/>
      <w:lvlJc w:val="left"/>
      <w:pPr>
        <w:ind w:left="720" w:hanging="360"/>
      </w:pPr>
      <w:rPr>
        <w:rFonts w:hint="default"/>
        <w:b/>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A370FD4"/>
    <w:multiLevelType w:val="hybridMultilevel"/>
    <w:tmpl w:val="354C2378"/>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9" w15:restartNumberingAfterBreak="0">
    <w:nsid w:val="0AA2169B"/>
    <w:multiLevelType w:val="hybridMultilevel"/>
    <w:tmpl w:val="D430D6E4"/>
    <w:lvl w:ilvl="0" w:tplc="E5467478">
      <w:start w:val="1"/>
      <w:numFmt w:val="lowerRoman"/>
      <w:lvlText w:val="%1."/>
      <w:lvlJc w:val="right"/>
      <w:pPr>
        <w:ind w:left="360" w:hanging="360"/>
      </w:pPr>
      <w:rPr>
        <w:rFonts w:asciiTheme="minorHAnsi" w:hAnsiTheme="minorHAnsi" w:cstheme="minorHAnsi" w:hint="default"/>
        <w:i w:val="0"/>
        <w:iCs w:val="0"/>
        <w:color w:val="auto"/>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0" w15:restartNumberingAfterBreak="0">
    <w:nsid w:val="0BC534EA"/>
    <w:multiLevelType w:val="hybridMultilevel"/>
    <w:tmpl w:val="197AAE42"/>
    <w:lvl w:ilvl="0" w:tplc="C53C3C74">
      <w:start w:val="1"/>
      <w:numFmt w:val="lowerRoman"/>
      <w:lvlText w:val="%1."/>
      <w:lvlJc w:val="right"/>
      <w:pPr>
        <w:ind w:left="1080" w:hanging="360"/>
      </w:pPr>
      <w:rPr>
        <w:rFonts w:asciiTheme="minorHAnsi" w:hAnsiTheme="minorHAnsi" w:cstheme="minorHAnsi" w:hint="default"/>
        <w:sz w:val="20"/>
        <w:szCs w:val="20"/>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31" w15:restartNumberingAfterBreak="0">
    <w:nsid w:val="0C2058F7"/>
    <w:multiLevelType w:val="hybridMultilevel"/>
    <w:tmpl w:val="FF0293E4"/>
    <w:lvl w:ilvl="0" w:tplc="4496A630">
      <w:start w:val="1"/>
      <w:numFmt w:val="lowerLetter"/>
      <w:lvlText w:val="(%1)"/>
      <w:lvlJc w:val="left"/>
      <w:pPr>
        <w:ind w:left="785" w:hanging="360"/>
      </w:pPr>
      <w:rPr>
        <w:rFonts w:asciiTheme="minorHAnsi" w:hAnsiTheme="minorHAnsi" w:cstheme="minorHAnsi" w:hint="default"/>
        <w:b/>
        <w:color w:val="auto"/>
        <w:sz w:val="20"/>
        <w:szCs w:val="20"/>
        <w:u w:val="none"/>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0C3044B4"/>
    <w:multiLevelType w:val="hybridMultilevel"/>
    <w:tmpl w:val="CA8C157C"/>
    <w:lvl w:ilvl="0" w:tplc="B758181E">
      <w:start w:val="1"/>
      <w:numFmt w:val="lowerRoman"/>
      <w:lvlText w:val="%1."/>
      <w:lvlJc w:val="left"/>
      <w:pPr>
        <w:ind w:left="1199" w:hanging="456"/>
      </w:pPr>
      <w:rPr>
        <w:rFonts w:ascii="Calibri" w:eastAsia="Calibri" w:hAnsi="Calibri" w:cs="Calibri" w:hint="default"/>
        <w:b w:val="0"/>
        <w:bCs w:val="0"/>
        <w:i w:val="0"/>
        <w:iCs w:val="0"/>
        <w:spacing w:val="-1"/>
        <w:w w:val="99"/>
        <w:sz w:val="20"/>
        <w:szCs w:val="20"/>
        <w:lang w:val="en-US" w:eastAsia="en-US" w:bidi="ar-SA"/>
      </w:rPr>
    </w:lvl>
    <w:lvl w:ilvl="1" w:tplc="839806BE">
      <w:numFmt w:val="bullet"/>
      <w:lvlText w:val="•"/>
      <w:lvlJc w:val="left"/>
      <w:pPr>
        <w:ind w:left="2096" w:hanging="456"/>
      </w:pPr>
      <w:rPr>
        <w:rFonts w:hint="default"/>
        <w:lang w:val="en-US" w:eastAsia="en-US" w:bidi="ar-SA"/>
      </w:rPr>
    </w:lvl>
    <w:lvl w:ilvl="2" w:tplc="1D360FC8">
      <w:numFmt w:val="bullet"/>
      <w:lvlText w:val="•"/>
      <w:lvlJc w:val="left"/>
      <w:pPr>
        <w:ind w:left="2992" w:hanging="456"/>
      </w:pPr>
      <w:rPr>
        <w:rFonts w:hint="default"/>
        <w:lang w:val="en-US" w:eastAsia="en-US" w:bidi="ar-SA"/>
      </w:rPr>
    </w:lvl>
    <w:lvl w:ilvl="3" w:tplc="AA8C3F50">
      <w:numFmt w:val="bullet"/>
      <w:lvlText w:val="•"/>
      <w:lvlJc w:val="left"/>
      <w:pPr>
        <w:ind w:left="3888" w:hanging="456"/>
      </w:pPr>
      <w:rPr>
        <w:rFonts w:hint="default"/>
        <w:lang w:val="en-US" w:eastAsia="en-US" w:bidi="ar-SA"/>
      </w:rPr>
    </w:lvl>
    <w:lvl w:ilvl="4" w:tplc="64D6D0D6">
      <w:numFmt w:val="bullet"/>
      <w:lvlText w:val="•"/>
      <w:lvlJc w:val="left"/>
      <w:pPr>
        <w:ind w:left="4784" w:hanging="456"/>
      </w:pPr>
      <w:rPr>
        <w:rFonts w:hint="default"/>
        <w:lang w:val="en-US" w:eastAsia="en-US" w:bidi="ar-SA"/>
      </w:rPr>
    </w:lvl>
    <w:lvl w:ilvl="5" w:tplc="397E05A4">
      <w:numFmt w:val="bullet"/>
      <w:lvlText w:val="•"/>
      <w:lvlJc w:val="left"/>
      <w:pPr>
        <w:ind w:left="5680" w:hanging="456"/>
      </w:pPr>
      <w:rPr>
        <w:rFonts w:hint="default"/>
        <w:lang w:val="en-US" w:eastAsia="en-US" w:bidi="ar-SA"/>
      </w:rPr>
    </w:lvl>
    <w:lvl w:ilvl="6" w:tplc="C0AE6388">
      <w:numFmt w:val="bullet"/>
      <w:lvlText w:val="•"/>
      <w:lvlJc w:val="left"/>
      <w:pPr>
        <w:ind w:left="6576" w:hanging="456"/>
      </w:pPr>
      <w:rPr>
        <w:rFonts w:hint="default"/>
        <w:lang w:val="en-US" w:eastAsia="en-US" w:bidi="ar-SA"/>
      </w:rPr>
    </w:lvl>
    <w:lvl w:ilvl="7" w:tplc="B2562B20">
      <w:numFmt w:val="bullet"/>
      <w:lvlText w:val="•"/>
      <w:lvlJc w:val="left"/>
      <w:pPr>
        <w:ind w:left="7472" w:hanging="456"/>
      </w:pPr>
      <w:rPr>
        <w:rFonts w:hint="default"/>
        <w:lang w:val="en-US" w:eastAsia="en-US" w:bidi="ar-SA"/>
      </w:rPr>
    </w:lvl>
    <w:lvl w:ilvl="8" w:tplc="BCA0C80C">
      <w:numFmt w:val="bullet"/>
      <w:lvlText w:val="•"/>
      <w:lvlJc w:val="left"/>
      <w:pPr>
        <w:ind w:left="8368" w:hanging="456"/>
      </w:pPr>
      <w:rPr>
        <w:rFonts w:hint="default"/>
        <w:lang w:val="en-US" w:eastAsia="en-US" w:bidi="ar-SA"/>
      </w:rPr>
    </w:lvl>
  </w:abstractNum>
  <w:abstractNum w:abstractNumId="33" w15:restartNumberingAfterBreak="0">
    <w:nsid w:val="0C74008B"/>
    <w:multiLevelType w:val="hybridMultilevel"/>
    <w:tmpl w:val="FF4809D2"/>
    <w:lvl w:ilvl="0" w:tplc="DD325798">
      <w:start w:val="3"/>
      <w:numFmt w:val="lowerLetter"/>
      <w:lvlText w:val="(%1)"/>
      <w:lvlJc w:val="left"/>
      <w:pPr>
        <w:ind w:left="720" w:hanging="360"/>
      </w:pPr>
      <w:rPr>
        <w:rFonts w:ascii="Calibri" w:eastAsia="Calibri" w:hAnsi="Calibri" w:cs="Calibri" w:hint="default"/>
        <w:b/>
        <w:bCs/>
        <w:i w:val="0"/>
        <w:iCs w:val="0"/>
        <w:spacing w:val="0"/>
        <w:w w:val="99"/>
        <w:sz w:val="20"/>
        <w:szCs w:val="2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4" w15:restartNumberingAfterBreak="0">
    <w:nsid w:val="0C9B5258"/>
    <w:multiLevelType w:val="hybridMultilevel"/>
    <w:tmpl w:val="8B7489B2"/>
    <w:lvl w:ilvl="0" w:tplc="99CA6952">
      <w:start w:val="2"/>
      <w:numFmt w:val="lowerLetter"/>
      <w:lvlText w:val="(%1)"/>
      <w:lvlJc w:val="left"/>
      <w:pPr>
        <w:ind w:left="1080" w:hanging="360"/>
      </w:pPr>
      <w:rPr>
        <w:rFonts w:asciiTheme="minorHAnsi" w:hAnsiTheme="minorHAnsi" w:cstheme="minorHAnsi" w:hint="default"/>
        <w:b/>
        <w:bCs/>
        <w:color w:val="000000" w:themeColor="text1"/>
        <w:spacing w:val="0"/>
        <w:w w:val="99"/>
        <w:sz w:val="20"/>
        <w:szCs w:val="20"/>
      </w:rPr>
    </w:lvl>
    <w:lvl w:ilvl="1" w:tplc="0C0C0019" w:tentative="1">
      <w:start w:val="1"/>
      <w:numFmt w:val="lowerLetter"/>
      <w:lvlText w:val="%2."/>
      <w:lvlJc w:val="left"/>
      <w:pPr>
        <w:ind w:left="1321" w:hanging="360"/>
      </w:pPr>
    </w:lvl>
    <w:lvl w:ilvl="2" w:tplc="0C0C001B" w:tentative="1">
      <w:start w:val="1"/>
      <w:numFmt w:val="lowerRoman"/>
      <w:lvlText w:val="%3."/>
      <w:lvlJc w:val="right"/>
      <w:pPr>
        <w:ind w:left="2041" w:hanging="180"/>
      </w:pPr>
    </w:lvl>
    <w:lvl w:ilvl="3" w:tplc="0C0C000F" w:tentative="1">
      <w:start w:val="1"/>
      <w:numFmt w:val="decimal"/>
      <w:lvlText w:val="%4."/>
      <w:lvlJc w:val="left"/>
      <w:pPr>
        <w:ind w:left="2761" w:hanging="360"/>
      </w:pPr>
    </w:lvl>
    <w:lvl w:ilvl="4" w:tplc="0C0C0019" w:tentative="1">
      <w:start w:val="1"/>
      <w:numFmt w:val="lowerLetter"/>
      <w:lvlText w:val="%5."/>
      <w:lvlJc w:val="left"/>
      <w:pPr>
        <w:ind w:left="3481" w:hanging="360"/>
      </w:pPr>
    </w:lvl>
    <w:lvl w:ilvl="5" w:tplc="0C0C001B" w:tentative="1">
      <w:start w:val="1"/>
      <w:numFmt w:val="lowerRoman"/>
      <w:lvlText w:val="%6."/>
      <w:lvlJc w:val="right"/>
      <w:pPr>
        <w:ind w:left="4201" w:hanging="180"/>
      </w:pPr>
    </w:lvl>
    <w:lvl w:ilvl="6" w:tplc="0C0C000F" w:tentative="1">
      <w:start w:val="1"/>
      <w:numFmt w:val="decimal"/>
      <w:lvlText w:val="%7."/>
      <w:lvlJc w:val="left"/>
      <w:pPr>
        <w:ind w:left="4921" w:hanging="360"/>
      </w:pPr>
    </w:lvl>
    <w:lvl w:ilvl="7" w:tplc="0C0C0019" w:tentative="1">
      <w:start w:val="1"/>
      <w:numFmt w:val="lowerLetter"/>
      <w:lvlText w:val="%8."/>
      <w:lvlJc w:val="left"/>
      <w:pPr>
        <w:ind w:left="5641" w:hanging="360"/>
      </w:pPr>
    </w:lvl>
    <w:lvl w:ilvl="8" w:tplc="0C0C001B" w:tentative="1">
      <w:start w:val="1"/>
      <w:numFmt w:val="lowerRoman"/>
      <w:lvlText w:val="%9."/>
      <w:lvlJc w:val="right"/>
      <w:pPr>
        <w:ind w:left="6361" w:hanging="180"/>
      </w:pPr>
    </w:lvl>
  </w:abstractNum>
  <w:abstractNum w:abstractNumId="35" w15:restartNumberingAfterBreak="0">
    <w:nsid w:val="0CA71DF1"/>
    <w:multiLevelType w:val="hybridMultilevel"/>
    <w:tmpl w:val="956AA782"/>
    <w:lvl w:ilvl="0" w:tplc="E3B07F06">
      <w:start w:val="1"/>
      <w:numFmt w:val="lowerLetter"/>
      <w:lvlText w:val="(%1)"/>
      <w:lvlJc w:val="left"/>
      <w:pPr>
        <w:ind w:left="720" w:hanging="360"/>
      </w:pPr>
      <w:rPr>
        <w:rFonts w:ascii="Calibri" w:eastAsia="Calibri" w:hAnsi="Calibri" w:cs="Calibri" w:hint="default"/>
        <w:b/>
        <w:bCs/>
        <w:i w:val="0"/>
        <w:iCs w:val="0"/>
        <w:color w:val="000000" w:themeColor="text1"/>
        <w:spacing w:val="0"/>
        <w:w w:val="99"/>
        <w:sz w:val="20"/>
        <w:szCs w:val="20"/>
        <w:u w:val="none"/>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6" w15:restartNumberingAfterBreak="0">
    <w:nsid w:val="0DAE7E24"/>
    <w:multiLevelType w:val="hybridMultilevel"/>
    <w:tmpl w:val="FA6EF596"/>
    <w:lvl w:ilvl="0" w:tplc="8DA8FF8C">
      <w:start w:val="2"/>
      <w:numFmt w:val="lowerRoman"/>
      <w:lvlText w:val="%1."/>
      <w:lvlJc w:val="left"/>
      <w:pPr>
        <w:ind w:left="1199" w:hanging="456"/>
      </w:pPr>
      <w:rPr>
        <w:rFonts w:ascii="Calibri" w:eastAsia="Calibri" w:hAnsi="Calibri" w:cs="Calibri" w:hint="default"/>
        <w:b w:val="0"/>
        <w:bCs w:val="0"/>
        <w:i w:val="0"/>
        <w:iCs w:val="0"/>
        <w:spacing w:val="-1"/>
        <w:w w:val="99"/>
        <w:sz w:val="20"/>
        <w:szCs w:val="2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7" w15:restartNumberingAfterBreak="0">
    <w:nsid w:val="0E2B3F60"/>
    <w:multiLevelType w:val="hybridMultilevel"/>
    <w:tmpl w:val="F136358A"/>
    <w:lvl w:ilvl="0" w:tplc="489C14D4">
      <w:start w:val="1"/>
      <w:numFmt w:val="lowerLetter"/>
      <w:lvlText w:val="(%1)"/>
      <w:lvlJc w:val="left"/>
      <w:pPr>
        <w:ind w:left="3712" w:hanging="360"/>
      </w:pPr>
      <w:rPr>
        <w:rFonts w:ascii="Calibri" w:eastAsia="Calibri" w:hAnsi="Calibri" w:cs="Calibri" w:hint="default"/>
        <w:b/>
        <w:bCs/>
        <w:i w:val="0"/>
        <w:iCs w:val="0"/>
        <w:spacing w:val="0"/>
        <w:w w:val="99"/>
        <w:sz w:val="20"/>
        <w:szCs w:val="20"/>
        <w:lang w:val="en-US" w:eastAsia="en-US" w:bidi="ar-SA"/>
      </w:rPr>
    </w:lvl>
    <w:lvl w:ilvl="1" w:tplc="81DEC2FA">
      <w:numFmt w:val="bullet"/>
      <w:lvlText w:val="•"/>
      <w:lvlJc w:val="left"/>
      <w:pPr>
        <w:ind w:left="4609" w:hanging="360"/>
      </w:pPr>
      <w:rPr>
        <w:rFonts w:hint="default"/>
        <w:lang w:val="en-US" w:eastAsia="en-US" w:bidi="ar-SA"/>
      </w:rPr>
    </w:lvl>
    <w:lvl w:ilvl="2" w:tplc="9D9295BE">
      <w:numFmt w:val="bullet"/>
      <w:lvlText w:val="•"/>
      <w:lvlJc w:val="left"/>
      <w:pPr>
        <w:ind w:left="5505" w:hanging="360"/>
      </w:pPr>
      <w:rPr>
        <w:rFonts w:hint="default"/>
        <w:lang w:val="en-US" w:eastAsia="en-US" w:bidi="ar-SA"/>
      </w:rPr>
    </w:lvl>
    <w:lvl w:ilvl="3" w:tplc="320C5C9A">
      <w:numFmt w:val="bullet"/>
      <w:lvlText w:val="•"/>
      <w:lvlJc w:val="left"/>
      <w:pPr>
        <w:ind w:left="6401" w:hanging="360"/>
      </w:pPr>
      <w:rPr>
        <w:rFonts w:hint="default"/>
        <w:lang w:val="en-US" w:eastAsia="en-US" w:bidi="ar-SA"/>
      </w:rPr>
    </w:lvl>
    <w:lvl w:ilvl="4" w:tplc="E842C3E6">
      <w:numFmt w:val="bullet"/>
      <w:lvlText w:val="•"/>
      <w:lvlJc w:val="left"/>
      <w:pPr>
        <w:ind w:left="7297" w:hanging="360"/>
      </w:pPr>
      <w:rPr>
        <w:rFonts w:hint="default"/>
        <w:lang w:val="en-US" w:eastAsia="en-US" w:bidi="ar-SA"/>
      </w:rPr>
    </w:lvl>
    <w:lvl w:ilvl="5" w:tplc="CCCC2B6C">
      <w:numFmt w:val="bullet"/>
      <w:lvlText w:val="•"/>
      <w:lvlJc w:val="left"/>
      <w:pPr>
        <w:ind w:left="8193" w:hanging="360"/>
      </w:pPr>
      <w:rPr>
        <w:rFonts w:hint="default"/>
        <w:lang w:val="en-US" w:eastAsia="en-US" w:bidi="ar-SA"/>
      </w:rPr>
    </w:lvl>
    <w:lvl w:ilvl="6" w:tplc="1164858A">
      <w:numFmt w:val="bullet"/>
      <w:lvlText w:val="•"/>
      <w:lvlJc w:val="left"/>
      <w:pPr>
        <w:ind w:left="9089" w:hanging="360"/>
      </w:pPr>
      <w:rPr>
        <w:rFonts w:hint="default"/>
        <w:lang w:val="en-US" w:eastAsia="en-US" w:bidi="ar-SA"/>
      </w:rPr>
    </w:lvl>
    <w:lvl w:ilvl="7" w:tplc="9E20C58E">
      <w:numFmt w:val="bullet"/>
      <w:lvlText w:val="•"/>
      <w:lvlJc w:val="left"/>
      <w:pPr>
        <w:ind w:left="9985" w:hanging="360"/>
      </w:pPr>
      <w:rPr>
        <w:rFonts w:hint="default"/>
        <w:lang w:val="en-US" w:eastAsia="en-US" w:bidi="ar-SA"/>
      </w:rPr>
    </w:lvl>
    <w:lvl w:ilvl="8" w:tplc="4B36E6AA">
      <w:numFmt w:val="bullet"/>
      <w:lvlText w:val="•"/>
      <w:lvlJc w:val="left"/>
      <w:pPr>
        <w:ind w:left="10881" w:hanging="360"/>
      </w:pPr>
      <w:rPr>
        <w:rFonts w:hint="default"/>
        <w:lang w:val="en-US" w:eastAsia="en-US" w:bidi="ar-SA"/>
      </w:rPr>
    </w:lvl>
  </w:abstractNum>
  <w:abstractNum w:abstractNumId="38" w15:restartNumberingAfterBreak="0">
    <w:nsid w:val="0E807FAD"/>
    <w:multiLevelType w:val="hybridMultilevel"/>
    <w:tmpl w:val="65C254CC"/>
    <w:lvl w:ilvl="0" w:tplc="FFFFFFFF">
      <w:start w:val="1"/>
      <w:numFmt w:val="decimal"/>
      <w:lvlText w:val="%1."/>
      <w:lvlJc w:val="left"/>
      <w:pPr>
        <w:ind w:left="479" w:hanging="360"/>
      </w:pPr>
      <w:rPr>
        <w:rFonts w:ascii="Calibri" w:eastAsia="Calibri" w:hAnsi="Calibri" w:cs="Calibri" w:hint="default"/>
        <w:b/>
        <w:bCs/>
        <w:i w:val="0"/>
        <w:iCs w:val="0"/>
        <w:spacing w:val="-1"/>
        <w:w w:val="99"/>
        <w:sz w:val="20"/>
        <w:szCs w:val="20"/>
        <w:lang w:val="en-US" w:eastAsia="en-US" w:bidi="ar-SA"/>
      </w:rPr>
    </w:lvl>
    <w:lvl w:ilvl="1" w:tplc="FFFFFFFF">
      <w:numFmt w:val="bullet"/>
      <w:lvlText w:val=""/>
      <w:lvlJc w:val="left"/>
      <w:pPr>
        <w:ind w:left="1199" w:hanging="360"/>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1200" w:hanging="360"/>
      </w:pPr>
      <w:rPr>
        <w:rFonts w:hint="default"/>
        <w:lang w:val="en-US" w:eastAsia="en-US" w:bidi="ar-SA"/>
      </w:rPr>
    </w:lvl>
    <w:lvl w:ilvl="3" w:tplc="FFFFFFFF">
      <w:numFmt w:val="bullet"/>
      <w:lvlText w:val="•"/>
      <w:lvlJc w:val="left"/>
      <w:pPr>
        <w:ind w:left="2320" w:hanging="360"/>
      </w:pPr>
      <w:rPr>
        <w:rFonts w:hint="default"/>
        <w:lang w:val="en-US" w:eastAsia="en-US" w:bidi="ar-SA"/>
      </w:rPr>
    </w:lvl>
    <w:lvl w:ilvl="4" w:tplc="FFFFFFFF">
      <w:numFmt w:val="bullet"/>
      <w:lvlText w:val="•"/>
      <w:lvlJc w:val="left"/>
      <w:pPr>
        <w:ind w:left="3440" w:hanging="360"/>
      </w:pPr>
      <w:rPr>
        <w:rFonts w:hint="default"/>
        <w:lang w:val="en-US" w:eastAsia="en-US" w:bidi="ar-SA"/>
      </w:rPr>
    </w:lvl>
    <w:lvl w:ilvl="5" w:tplc="FFFFFFFF">
      <w:numFmt w:val="bullet"/>
      <w:lvlText w:val="•"/>
      <w:lvlJc w:val="left"/>
      <w:pPr>
        <w:ind w:left="4560" w:hanging="360"/>
      </w:pPr>
      <w:rPr>
        <w:rFonts w:hint="default"/>
        <w:lang w:val="en-US" w:eastAsia="en-US" w:bidi="ar-SA"/>
      </w:rPr>
    </w:lvl>
    <w:lvl w:ilvl="6" w:tplc="FFFFFFFF">
      <w:numFmt w:val="bullet"/>
      <w:lvlText w:val="•"/>
      <w:lvlJc w:val="left"/>
      <w:pPr>
        <w:ind w:left="5680" w:hanging="360"/>
      </w:pPr>
      <w:rPr>
        <w:rFonts w:hint="default"/>
        <w:lang w:val="en-US" w:eastAsia="en-US" w:bidi="ar-SA"/>
      </w:rPr>
    </w:lvl>
    <w:lvl w:ilvl="7" w:tplc="FFFFFFFF">
      <w:numFmt w:val="bullet"/>
      <w:lvlText w:val="•"/>
      <w:lvlJc w:val="left"/>
      <w:pPr>
        <w:ind w:left="680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abstractNum w:abstractNumId="39" w15:restartNumberingAfterBreak="0">
    <w:nsid w:val="0EAE52FF"/>
    <w:multiLevelType w:val="hybridMultilevel"/>
    <w:tmpl w:val="73B69D72"/>
    <w:lvl w:ilvl="0" w:tplc="4C7CBD90">
      <w:start w:val="1"/>
      <w:numFmt w:val="lowerLetter"/>
      <w:lvlText w:val="(%1)"/>
      <w:lvlJc w:val="left"/>
      <w:pPr>
        <w:ind w:left="1559" w:hanging="360"/>
      </w:pPr>
      <w:rPr>
        <w:rFonts w:ascii="Calibri" w:eastAsia="Calibri" w:hAnsi="Calibri" w:cs="Calibri" w:hint="default"/>
        <w:b/>
        <w:bCs/>
        <w:i w:val="0"/>
        <w:iCs w:val="0"/>
        <w:spacing w:val="0"/>
        <w:w w:val="99"/>
        <w:sz w:val="20"/>
        <w:szCs w:val="20"/>
        <w:lang w:val="en-US" w:eastAsia="en-US" w:bidi="ar-SA"/>
      </w:rPr>
    </w:lvl>
    <w:lvl w:ilvl="1" w:tplc="0C0C0019" w:tentative="1">
      <w:start w:val="1"/>
      <w:numFmt w:val="lowerLetter"/>
      <w:lvlText w:val="%2."/>
      <w:lvlJc w:val="left"/>
      <w:pPr>
        <w:ind w:left="2279" w:hanging="360"/>
      </w:pPr>
    </w:lvl>
    <w:lvl w:ilvl="2" w:tplc="0C0C001B" w:tentative="1">
      <w:start w:val="1"/>
      <w:numFmt w:val="lowerRoman"/>
      <w:lvlText w:val="%3."/>
      <w:lvlJc w:val="right"/>
      <w:pPr>
        <w:ind w:left="2999" w:hanging="180"/>
      </w:pPr>
    </w:lvl>
    <w:lvl w:ilvl="3" w:tplc="0C0C000F" w:tentative="1">
      <w:start w:val="1"/>
      <w:numFmt w:val="decimal"/>
      <w:lvlText w:val="%4."/>
      <w:lvlJc w:val="left"/>
      <w:pPr>
        <w:ind w:left="3719" w:hanging="360"/>
      </w:pPr>
    </w:lvl>
    <w:lvl w:ilvl="4" w:tplc="0C0C0019" w:tentative="1">
      <w:start w:val="1"/>
      <w:numFmt w:val="lowerLetter"/>
      <w:lvlText w:val="%5."/>
      <w:lvlJc w:val="left"/>
      <w:pPr>
        <w:ind w:left="4439" w:hanging="360"/>
      </w:pPr>
    </w:lvl>
    <w:lvl w:ilvl="5" w:tplc="0C0C001B" w:tentative="1">
      <w:start w:val="1"/>
      <w:numFmt w:val="lowerRoman"/>
      <w:lvlText w:val="%6."/>
      <w:lvlJc w:val="right"/>
      <w:pPr>
        <w:ind w:left="5159" w:hanging="180"/>
      </w:pPr>
    </w:lvl>
    <w:lvl w:ilvl="6" w:tplc="0C0C000F" w:tentative="1">
      <w:start w:val="1"/>
      <w:numFmt w:val="decimal"/>
      <w:lvlText w:val="%7."/>
      <w:lvlJc w:val="left"/>
      <w:pPr>
        <w:ind w:left="5879" w:hanging="360"/>
      </w:pPr>
    </w:lvl>
    <w:lvl w:ilvl="7" w:tplc="0C0C0019" w:tentative="1">
      <w:start w:val="1"/>
      <w:numFmt w:val="lowerLetter"/>
      <w:lvlText w:val="%8."/>
      <w:lvlJc w:val="left"/>
      <w:pPr>
        <w:ind w:left="6599" w:hanging="360"/>
      </w:pPr>
    </w:lvl>
    <w:lvl w:ilvl="8" w:tplc="0C0C001B" w:tentative="1">
      <w:start w:val="1"/>
      <w:numFmt w:val="lowerRoman"/>
      <w:lvlText w:val="%9."/>
      <w:lvlJc w:val="right"/>
      <w:pPr>
        <w:ind w:left="7319" w:hanging="180"/>
      </w:pPr>
    </w:lvl>
  </w:abstractNum>
  <w:abstractNum w:abstractNumId="40" w15:restartNumberingAfterBreak="0">
    <w:nsid w:val="0FB83486"/>
    <w:multiLevelType w:val="hybridMultilevel"/>
    <w:tmpl w:val="5C103820"/>
    <w:lvl w:ilvl="0" w:tplc="FFFFFFFF">
      <w:start w:val="1"/>
      <w:numFmt w:val="lowerRoman"/>
      <w:lvlText w:val="%1."/>
      <w:lvlJc w:val="right"/>
      <w:pPr>
        <w:ind w:left="1080" w:hanging="360"/>
      </w:pPr>
      <w:rPr>
        <w:rFonts w:hint="default"/>
        <w:b w:val="0"/>
        <w:bCs/>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0FF60981"/>
    <w:multiLevelType w:val="hybridMultilevel"/>
    <w:tmpl w:val="CF64D16E"/>
    <w:lvl w:ilvl="0" w:tplc="0C0C0017">
      <w:start w:val="10"/>
      <w:numFmt w:val="lowerLetter"/>
      <w:lvlText w:val="%1)"/>
      <w:lvlJc w:val="left"/>
      <w:pPr>
        <w:ind w:left="720" w:hanging="360"/>
      </w:pPr>
      <w:rPr>
        <w:rFonts w:hint="default"/>
      </w:rPr>
    </w:lvl>
    <w:lvl w:ilvl="1" w:tplc="EB084DD8">
      <w:start w:val="1"/>
      <w:numFmt w:val="lowerLetter"/>
      <w:lvlText w:val="%2."/>
      <w:lvlJc w:val="left"/>
      <w:pPr>
        <w:ind w:left="1440" w:hanging="360"/>
      </w:pPr>
      <w:rPr>
        <w:b w:val="0"/>
        <w:bCs/>
      </w:r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2" w15:restartNumberingAfterBreak="0">
    <w:nsid w:val="10176340"/>
    <w:multiLevelType w:val="hybridMultilevel"/>
    <w:tmpl w:val="639CBBBE"/>
    <w:lvl w:ilvl="0" w:tplc="EE14F916">
      <w:numFmt w:val="bullet"/>
      <w:lvlText w:val=""/>
      <w:lvlJc w:val="left"/>
      <w:pPr>
        <w:ind w:left="839" w:hanging="360"/>
      </w:pPr>
      <w:rPr>
        <w:rFonts w:ascii="Symbol" w:eastAsia="Symbol" w:hAnsi="Symbol" w:cs="Symbol" w:hint="default"/>
        <w:b w:val="0"/>
        <w:bCs w:val="0"/>
        <w:i w:val="0"/>
        <w:iCs w:val="0"/>
        <w:spacing w:val="0"/>
        <w:w w:val="99"/>
        <w:sz w:val="20"/>
        <w:szCs w:val="20"/>
        <w:lang w:val="en-US" w:eastAsia="en-US" w:bidi="ar-SA"/>
      </w:rPr>
    </w:lvl>
    <w:lvl w:ilvl="1" w:tplc="10090003">
      <w:start w:val="1"/>
      <w:numFmt w:val="bullet"/>
      <w:lvlText w:val="o"/>
      <w:lvlJc w:val="left"/>
      <w:pPr>
        <w:ind w:left="1559" w:hanging="360"/>
      </w:pPr>
      <w:rPr>
        <w:rFonts w:ascii="Courier New" w:hAnsi="Courier New" w:cs="Courier New" w:hint="default"/>
      </w:rPr>
    </w:lvl>
    <w:lvl w:ilvl="2" w:tplc="0C0C0003">
      <w:start w:val="1"/>
      <w:numFmt w:val="bullet"/>
      <w:lvlText w:val="o"/>
      <w:lvlJc w:val="left"/>
      <w:pPr>
        <w:ind w:left="2515" w:hanging="360"/>
      </w:pPr>
      <w:rPr>
        <w:rFonts w:ascii="Courier New" w:hAnsi="Courier New" w:cs="Courier New" w:hint="default"/>
      </w:rPr>
    </w:lvl>
    <w:lvl w:ilvl="3" w:tplc="7A7EAE92">
      <w:numFmt w:val="bullet"/>
      <w:lvlText w:val="•"/>
      <w:lvlJc w:val="left"/>
      <w:pPr>
        <w:ind w:left="3471" w:hanging="360"/>
      </w:pPr>
      <w:rPr>
        <w:rFonts w:hint="default"/>
        <w:lang w:val="en-US" w:eastAsia="en-US" w:bidi="ar-SA"/>
      </w:rPr>
    </w:lvl>
    <w:lvl w:ilvl="4" w:tplc="AC42D32A">
      <w:numFmt w:val="bullet"/>
      <w:lvlText w:val="•"/>
      <w:lvlJc w:val="left"/>
      <w:pPr>
        <w:ind w:left="4426" w:hanging="360"/>
      </w:pPr>
      <w:rPr>
        <w:rFonts w:hint="default"/>
        <w:lang w:val="en-US" w:eastAsia="en-US" w:bidi="ar-SA"/>
      </w:rPr>
    </w:lvl>
    <w:lvl w:ilvl="5" w:tplc="6B262ADE">
      <w:numFmt w:val="bullet"/>
      <w:lvlText w:val="•"/>
      <w:lvlJc w:val="left"/>
      <w:pPr>
        <w:ind w:left="5382" w:hanging="360"/>
      </w:pPr>
      <w:rPr>
        <w:rFonts w:hint="default"/>
        <w:lang w:val="en-US" w:eastAsia="en-US" w:bidi="ar-SA"/>
      </w:rPr>
    </w:lvl>
    <w:lvl w:ilvl="6" w:tplc="CC7C65A2">
      <w:numFmt w:val="bullet"/>
      <w:lvlText w:val="•"/>
      <w:lvlJc w:val="left"/>
      <w:pPr>
        <w:ind w:left="6337" w:hanging="360"/>
      </w:pPr>
      <w:rPr>
        <w:rFonts w:hint="default"/>
        <w:lang w:val="en-US" w:eastAsia="en-US" w:bidi="ar-SA"/>
      </w:rPr>
    </w:lvl>
    <w:lvl w:ilvl="7" w:tplc="6690100C">
      <w:numFmt w:val="bullet"/>
      <w:lvlText w:val="•"/>
      <w:lvlJc w:val="left"/>
      <w:pPr>
        <w:ind w:left="7293" w:hanging="360"/>
      </w:pPr>
      <w:rPr>
        <w:rFonts w:hint="default"/>
        <w:lang w:val="en-US" w:eastAsia="en-US" w:bidi="ar-SA"/>
      </w:rPr>
    </w:lvl>
    <w:lvl w:ilvl="8" w:tplc="0630C65E">
      <w:numFmt w:val="bullet"/>
      <w:lvlText w:val="•"/>
      <w:lvlJc w:val="left"/>
      <w:pPr>
        <w:ind w:left="8248" w:hanging="360"/>
      </w:pPr>
      <w:rPr>
        <w:rFonts w:hint="default"/>
        <w:lang w:val="en-US" w:eastAsia="en-US" w:bidi="ar-SA"/>
      </w:rPr>
    </w:lvl>
  </w:abstractNum>
  <w:abstractNum w:abstractNumId="43" w15:restartNumberingAfterBreak="0">
    <w:nsid w:val="10C16A07"/>
    <w:multiLevelType w:val="hybridMultilevel"/>
    <w:tmpl w:val="509A84FA"/>
    <w:lvl w:ilvl="0" w:tplc="FFFFFFFF">
      <w:start w:val="1"/>
      <w:numFmt w:val="lowerLetter"/>
      <w:lvlText w:val="(%1)"/>
      <w:lvlJc w:val="left"/>
      <w:pPr>
        <w:ind w:left="785" w:hanging="360"/>
      </w:pPr>
      <w:rPr>
        <w:rFonts w:asciiTheme="minorHAnsi" w:hAnsiTheme="minorHAnsi" w:cstheme="minorHAnsi" w:hint="default"/>
        <w:b/>
        <w:sz w:val="20"/>
        <w:szCs w:val="20"/>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0F779E8"/>
    <w:multiLevelType w:val="hybridMultilevel"/>
    <w:tmpl w:val="ABC677B2"/>
    <w:lvl w:ilvl="0" w:tplc="6352C6FE">
      <w:numFmt w:val="bullet"/>
      <w:lvlText w:val="-"/>
      <w:lvlJc w:val="left"/>
      <w:pPr>
        <w:ind w:left="720" w:hanging="360"/>
      </w:pPr>
      <w:rPr>
        <w:rFonts w:ascii="Calibri" w:eastAsia="Calibr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5" w15:restartNumberingAfterBreak="0">
    <w:nsid w:val="10F82D55"/>
    <w:multiLevelType w:val="hybridMultilevel"/>
    <w:tmpl w:val="AF5AA974"/>
    <w:lvl w:ilvl="0" w:tplc="FFFFFFFF">
      <w:start w:val="1"/>
      <w:numFmt w:val="lowerLetter"/>
      <w:lvlText w:val="(%1)"/>
      <w:lvlJc w:val="left"/>
      <w:pPr>
        <w:ind w:left="839" w:hanging="360"/>
      </w:pPr>
      <w:rPr>
        <w:rFonts w:ascii="Calibri" w:eastAsia="Calibri" w:hAnsi="Calibri" w:cs="Calibri" w:hint="default"/>
        <w:b/>
        <w:bCs/>
        <w:i w:val="0"/>
        <w:iCs w:val="0"/>
        <w:spacing w:val="0"/>
        <w:w w:val="99"/>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2353EBB"/>
    <w:multiLevelType w:val="hybridMultilevel"/>
    <w:tmpl w:val="87728F9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7" w15:restartNumberingAfterBreak="0">
    <w:nsid w:val="124062F4"/>
    <w:multiLevelType w:val="hybridMultilevel"/>
    <w:tmpl w:val="FA68F574"/>
    <w:lvl w:ilvl="0" w:tplc="2AE0621E">
      <w:numFmt w:val="bullet"/>
      <w:lvlText w:val="•"/>
      <w:lvlJc w:val="left"/>
      <w:pPr>
        <w:ind w:left="1199" w:hanging="360"/>
      </w:pPr>
      <w:rPr>
        <w:rFonts w:ascii="Calibri" w:eastAsia="Calibri" w:hAnsi="Calibri" w:cs="Calibri" w:hint="default"/>
        <w:b w:val="0"/>
        <w:bCs w:val="0"/>
        <w:i w:val="0"/>
        <w:iCs w:val="0"/>
        <w:spacing w:val="0"/>
        <w:w w:val="99"/>
        <w:sz w:val="20"/>
        <w:szCs w:val="20"/>
        <w:lang w:val="en-US" w:eastAsia="en-US" w:bidi="ar-SA"/>
      </w:rPr>
    </w:lvl>
    <w:lvl w:ilvl="1" w:tplc="B5D2EE80">
      <w:numFmt w:val="bullet"/>
      <w:lvlText w:val="•"/>
      <w:lvlJc w:val="left"/>
      <w:pPr>
        <w:ind w:left="2096" w:hanging="360"/>
      </w:pPr>
      <w:rPr>
        <w:rFonts w:hint="default"/>
        <w:lang w:val="en-US" w:eastAsia="en-US" w:bidi="ar-SA"/>
      </w:rPr>
    </w:lvl>
    <w:lvl w:ilvl="2" w:tplc="2B76D85A">
      <w:numFmt w:val="bullet"/>
      <w:lvlText w:val="•"/>
      <w:lvlJc w:val="left"/>
      <w:pPr>
        <w:ind w:left="2992" w:hanging="360"/>
      </w:pPr>
      <w:rPr>
        <w:rFonts w:hint="default"/>
        <w:lang w:val="en-US" w:eastAsia="en-US" w:bidi="ar-SA"/>
      </w:rPr>
    </w:lvl>
    <w:lvl w:ilvl="3" w:tplc="A0C8C08A">
      <w:numFmt w:val="bullet"/>
      <w:lvlText w:val="•"/>
      <w:lvlJc w:val="left"/>
      <w:pPr>
        <w:ind w:left="3888" w:hanging="360"/>
      </w:pPr>
      <w:rPr>
        <w:rFonts w:hint="default"/>
        <w:lang w:val="en-US" w:eastAsia="en-US" w:bidi="ar-SA"/>
      </w:rPr>
    </w:lvl>
    <w:lvl w:ilvl="4" w:tplc="2676EF60">
      <w:numFmt w:val="bullet"/>
      <w:lvlText w:val="•"/>
      <w:lvlJc w:val="left"/>
      <w:pPr>
        <w:ind w:left="4784" w:hanging="360"/>
      </w:pPr>
      <w:rPr>
        <w:rFonts w:hint="default"/>
        <w:lang w:val="en-US" w:eastAsia="en-US" w:bidi="ar-SA"/>
      </w:rPr>
    </w:lvl>
    <w:lvl w:ilvl="5" w:tplc="F3384EBE">
      <w:numFmt w:val="bullet"/>
      <w:lvlText w:val="•"/>
      <w:lvlJc w:val="left"/>
      <w:pPr>
        <w:ind w:left="5680" w:hanging="360"/>
      </w:pPr>
      <w:rPr>
        <w:rFonts w:hint="default"/>
        <w:lang w:val="en-US" w:eastAsia="en-US" w:bidi="ar-SA"/>
      </w:rPr>
    </w:lvl>
    <w:lvl w:ilvl="6" w:tplc="1E00392E">
      <w:numFmt w:val="bullet"/>
      <w:lvlText w:val="•"/>
      <w:lvlJc w:val="left"/>
      <w:pPr>
        <w:ind w:left="6576" w:hanging="360"/>
      </w:pPr>
      <w:rPr>
        <w:rFonts w:hint="default"/>
        <w:lang w:val="en-US" w:eastAsia="en-US" w:bidi="ar-SA"/>
      </w:rPr>
    </w:lvl>
    <w:lvl w:ilvl="7" w:tplc="140EE396">
      <w:numFmt w:val="bullet"/>
      <w:lvlText w:val="•"/>
      <w:lvlJc w:val="left"/>
      <w:pPr>
        <w:ind w:left="7472" w:hanging="360"/>
      </w:pPr>
      <w:rPr>
        <w:rFonts w:hint="default"/>
        <w:lang w:val="en-US" w:eastAsia="en-US" w:bidi="ar-SA"/>
      </w:rPr>
    </w:lvl>
    <w:lvl w:ilvl="8" w:tplc="99861608">
      <w:numFmt w:val="bullet"/>
      <w:lvlText w:val="•"/>
      <w:lvlJc w:val="left"/>
      <w:pPr>
        <w:ind w:left="8368" w:hanging="360"/>
      </w:pPr>
      <w:rPr>
        <w:rFonts w:hint="default"/>
        <w:lang w:val="en-US" w:eastAsia="en-US" w:bidi="ar-SA"/>
      </w:rPr>
    </w:lvl>
  </w:abstractNum>
  <w:abstractNum w:abstractNumId="48" w15:restartNumberingAfterBreak="0">
    <w:nsid w:val="1319603A"/>
    <w:multiLevelType w:val="hybridMultilevel"/>
    <w:tmpl w:val="C0E6EE16"/>
    <w:lvl w:ilvl="0" w:tplc="FFFFFFFF">
      <w:start w:val="1"/>
      <w:numFmt w:val="lowerRoman"/>
      <w:lvlText w:val="%1."/>
      <w:lvlJc w:val="right"/>
      <w:pPr>
        <w:ind w:left="1440" w:hanging="360"/>
      </w:pPr>
      <w:rPr>
        <w:rFonts w:asciiTheme="minorHAnsi" w:hAnsiTheme="minorHAnsi" w:cstheme="minorHAnsi" w:hint="default"/>
        <w:i w:val="0"/>
        <w:iCs w:val="0"/>
        <w:color w:val="auto"/>
      </w:rPr>
    </w:lvl>
    <w:lvl w:ilvl="1" w:tplc="FFFFFFFF">
      <w:start w:val="1"/>
      <w:numFmt w:val="lowerRoman"/>
      <w:lvlText w:val="%2."/>
      <w:lvlJc w:val="right"/>
      <w:pPr>
        <w:ind w:left="193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136E2301"/>
    <w:multiLevelType w:val="hybridMultilevel"/>
    <w:tmpl w:val="1EF60E86"/>
    <w:lvl w:ilvl="0" w:tplc="29EA556E">
      <w:start w:val="3"/>
      <w:numFmt w:val="lowerRoman"/>
      <w:lvlText w:val="%1."/>
      <w:lvlJc w:val="right"/>
      <w:pPr>
        <w:ind w:left="157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0" w15:restartNumberingAfterBreak="0">
    <w:nsid w:val="13F30163"/>
    <w:multiLevelType w:val="hybridMultilevel"/>
    <w:tmpl w:val="E0B8A3D4"/>
    <w:lvl w:ilvl="0" w:tplc="1009001B">
      <w:start w:val="1"/>
      <w:numFmt w:val="lowerRoman"/>
      <w:lvlText w:val="%1."/>
      <w:lvlJc w:val="righ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51" w15:restartNumberingAfterBreak="0">
    <w:nsid w:val="14565B19"/>
    <w:multiLevelType w:val="hybridMultilevel"/>
    <w:tmpl w:val="3538F3BA"/>
    <w:lvl w:ilvl="0" w:tplc="1FAA1458">
      <w:start w:val="2"/>
      <w:numFmt w:val="decimal"/>
      <w:lvlText w:val="%1."/>
      <w:lvlJc w:val="left"/>
      <w:pPr>
        <w:ind w:left="839"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52" w15:restartNumberingAfterBreak="0">
    <w:nsid w:val="1467705D"/>
    <w:multiLevelType w:val="hybridMultilevel"/>
    <w:tmpl w:val="D438E374"/>
    <w:lvl w:ilvl="0" w:tplc="1009001B">
      <w:start w:val="1"/>
      <w:numFmt w:val="lowerRoman"/>
      <w:lvlText w:val="%1."/>
      <w:lvlJc w:val="righ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53" w15:restartNumberingAfterBreak="0">
    <w:nsid w:val="15290CDD"/>
    <w:multiLevelType w:val="hybridMultilevel"/>
    <w:tmpl w:val="7B0A99A2"/>
    <w:lvl w:ilvl="0" w:tplc="5D7023E2">
      <w:start w:val="1"/>
      <w:numFmt w:val="bullet"/>
      <w:lvlText w:val=""/>
      <w:lvlJc w:val="left"/>
      <w:pPr>
        <w:ind w:left="720" w:hanging="360"/>
      </w:pPr>
      <w:rPr>
        <w:rFonts w:ascii="Symbol" w:hAnsi="Symbol"/>
      </w:rPr>
    </w:lvl>
    <w:lvl w:ilvl="1" w:tplc="F92EF336">
      <w:start w:val="1"/>
      <w:numFmt w:val="bullet"/>
      <w:lvlText w:val=""/>
      <w:lvlJc w:val="left"/>
      <w:pPr>
        <w:ind w:left="720" w:hanging="360"/>
      </w:pPr>
      <w:rPr>
        <w:rFonts w:ascii="Symbol" w:hAnsi="Symbol"/>
      </w:rPr>
    </w:lvl>
    <w:lvl w:ilvl="2" w:tplc="F6187FFE">
      <w:start w:val="1"/>
      <w:numFmt w:val="bullet"/>
      <w:lvlText w:val=""/>
      <w:lvlJc w:val="left"/>
      <w:pPr>
        <w:ind w:left="720" w:hanging="360"/>
      </w:pPr>
      <w:rPr>
        <w:rFonts w:ascii="Symbol" w:hAnsi="Symbol"/>
      </w:rPr>
    </w:lvl>
    <w:lvl w:ilvl="3" w:tplc="B13611B4">
      <w:start w:val="1"/>
      <w:numFmt w:val="bullet"/>
      <w:lvlText w:val=""/>
      <w:lvlJc w:val="left"/>
      <w:pPr>
        <w:ind w:left="720" w:hanging="360"/>
      </w:pPr>
      <w:rPr>
        <w:rFonts w:ascii="Symbol" w:hAnsi="Symbol"/>
      </w:rPr>
    </w:lvl>
    <w:lvl w:ilvl="4" w:tplc="7BE43FB6">
      <w:start w:val="1"/>
      <w:numFmt w:val="bullet"/>
      <w:lvlText w:val=""/>
      <w:lvlJc w:val="left"/>
      <w:pPr>
        <w:ind w:left="720" w:hanging="360"/>
      </w:pPr>
      <w:rPr>
        <w:rFonts w:ascii="Symbol" w:hAnsi="Symbol"/>
      </w:rPr>
    </w:lvl>
    <w:lvl w:ilvl="5" w:tplc="868E71EC">
      <w:start w:val="1"/>
      <w:numFmt w:val="bullet"/>
      <w:lvlText w:val=""/>
      <w:lvlJc w:val="left"/>
      <w:pPr>
        <w:ind w:left="720" w:hanging="360"/>
      </w:pPr>
      <w:rPr>
        <w:rFonts w:ascii="Symbol" w:hAnsi="Symbol"/>
      </w:rPr>
    </w:lvl>
    <w:lvl w:ilvl="6" w:tplc="F8C89830">
      <w:start w:val="1"/>
      <w:numFmt w:val="bullet"/>
      <w:lvlText w:val=""/>
      <w:lvlJc w:val="left"/>
      <w:pPr>
        <w:ind w:left="720" w:hanging="360"/>
      </w:pPr>
      <w:rPr>
        <w:rFonts w:ascii="Symbol" w:hAnsi="Symbol"/>
      </w:rPr>
    </w:lvl>
    <w:lvl w:ilvl="7" w:tplc="12BE7A1C">
      <w:start w:val="1"/>
      <w:numFmt w:val="bullet"/>
      <w:lvlText w:val=""/>
      <w:lvlJc w:val="left"/>
      <w:pPr>
        <w:ind w:left="720" w:hanging="360"/>
      </w:pPr>
      <w:rPr>
        <w:rFonts w:ascii="Symbol" w:hAnsi="Symbol"/>
      </w:rPr>
    </w:lvl>
    <w:lvl w:ilvl="8" w:tplc="EA24035C">
      <w:start w:val="1"/>
      <w:numFmt w:val="bullet"/>
      <w:lvlText w:val=""/>
      <w:lvlJc w:val="left"/>
      <w:pPr>
        <w:ind w:left="720" w:hanging="360"/>
      </w:pPr>
      <w:rPr>
        <w:rFonts w:ascii="Symbol" w:hAnsi="Symbol"/>
      </w:rPr>
    </w:lvl>
  </w:abstractNum>
  <w:abstractNum w:abstractNumId="54" w15:restartNumberingAfterBreak="0">
    <w:nsid w:val="155E6A03"/>
    <w:multiLevelType w:val="hybridMultilevel"/>
    <w:tmpl w:val="8CA88CE2"/>
    <w:lvl w:ilvl="0" w:tplc="42BA4B34">
      <w:start w:val="1"/>
      <w:numFmt w:val="lowerRoman"/>
      <w:lvlText w:val="%1."/>
      <w:lvlJc w:val="right"/>
      <w:pPr>
        <w:ind w:left="1080" w:hanging="360"/>
      </w:pPr>
      <w:rPr>
        <w:rFonts w:hint="default"/>
        <w:b/>
        <w:bCs/>
        <w:i w:val="0"/>
        <w:iCs w:val="0"/>
        <w:color w:val="000000" w:themeColor="text1"/>
        <w:spacing w:val="0"/>
        <w:w w:val="99"/>
        <w:sz w:val="20"/>
        <w:szCs w:val="20"/>
        <w:lang w:val="en-US" w:eastAsia="en-US" w:bidi="ar-SA"/>
      </w:rPr>
    </w:lvl>
    <w:lvl w:ilvl="1" w:tplc="89724A4C">
      <w:start w:val="1"/>
      <w:numFmt w:val="lowerLetter"/>
      <w:lvlText w:val="%2."/>
      <w:lvlJc w:val="left"/>
      <w:pPr>
        <w:ind w:left="1800" w:hanging="360"/>
      </w:pPr>
      <w:rPr>
        <w:rFonts w:asciiTheme="minorHAnsi" w:hAnsiTheme="minorHAnsi" w:cstheme="minorHAnsi" w:hint="default"/>
        <w:i w:val="0"/>
        <w:iCs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16C65CFA"/>
    <w:multiLevelType w:val="hybridMultilevel"/>
    <w:tmpl w:val="51627AC0"/>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56" w15:restartNumberingAfterBreak="0">
    <w:nsid w:val="17490F7E"/>
    <w:multiLevelType w:val="hybridMultilevel"/>
    <w:tmpl w:val="31F015E4"/>
    <w:lvl w:ilvl="0" w:tplc="D43446CA">
      <w:start w:val="1"/>
      <w:numFmt w:val="lowerLetter"/>
      <w:lvlText w:val="(%1)"/>
      <w:lvlJc w:val="left"/>
      <w:pPr>
        <w:ind w:left="720" w:hanging="360"/>
      </w:pPr>
      <w:rPr>
        <w:rFonts w:ascii="Calibri" w:eastAsia="Calibri" w:hAnsi="Calibri" w:cs="Calibri" w:hint="default"/>
        <w:b/>
        <w:bCs/>
        <w:i w:val="0"/>
        <w:iCs w:val="0"/>
        <w:spacing w:val="0"/>
        <w:w w:val="99"/>
        <w:sz w:val="20"/>
        <w:szCs w:val="20"/>
        <w:lang w:val="en-US" w:eastAsia="en-US" w:bidi="ar-SA"/>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7" w15:restartNumberingAfterBreak="0">
    <w:nsid w:val="179438FD"/>
    <w:multiLevelType w:val="hybridMultilevel"/>
    <w:tmpl w:val="E81ABE04"/>
    <w:lvl w:ilvl="0" w:tplc="1009001B">
      <w:start w:val="1"/>
      <w:numFmt w:val="lowerRoman"/>
      <w:lvlText w:val="%1."/>
      <w:lvlJc w:val="righ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8" w15:restartNumberingAfterBreak="0">
    <w:nsid w:val="17AA1549"/>
    <w:multiLevelType w:val="hybridMultilevel"/>
    <w:tmpl w:val="D48C79FE"/>
    <w:lvl w:ilvl="0" w:tplc="0C0C000F">
      <w:start w:val="1"/>
      <w:numFmt w:val="decimal"/>
      <w:lvlText w:val="%1."/>
      <w:lvlJc w:val="left"/>
      <w:pPr>
        <w:ind w:left="839" w:hanging="360"/>
      </w:pPr>
    </w:lvl>
    <w:lvl w:ilvl="1" w:tplc="0C0C0019" w:tentative="1">
      <w:start w:val="1"/>
      <w:numFmt w:val="lowerLetter"/>
      <w:lvlText w:val="%2."/>
      <w:lvlJc w:val="left"/>
      <w:pPr>
        <w:ind w:left="1559" w:hanging="360"/>
      </w:pPr>
    </w:lvl>
    <w:lvl w:ilvl="2" w:tplc="0C0C001B" w:tentative="1">
      <w:start w:val="1"/>
      <w:numFmt w:val="lowerRoman"/>
      <w:lvlText w:val="%3."/>
      <w:lvlJc w:val="right"/>
      <w:pPr>
        <w:ind w:left="2279" w:hanging="180"/>
      </w:pPr>
    </w:lvl>
    <w:lvl w:ilvl="3" w:tplc="0C0C000F" w:tentative="1">
      <w:start w:val="1"/>
      <w:numFmt w:val="decimal"/>
      <w:lvlText w:val="%4."/>
      <w:lvlJc w:val="left"/>
      <w:pPr>
        <w:ind w:left="2999" w:hanging="360"/>
      </w:pPr>
    </w:lvl>
    <w:lvl w:ilvl="4" w:tplc="0C0C0019" w:tentative="1">
      <w:start w:val="1"/>
      <w:numFmt w:val="lowerLetter"/>
      <w:lvlText w:val="%5."/>
      <w:lvlJc w:val="left"/>
      <w:pPr>
        <w:ind w:left="3719" w:hanging="360"/>
      </w:pPr>
    </w:lvl>
    <w:lvl w:ilvl="5" w:tplc="0C0C001B" w:tentative="1">
      <w:start w:val="1"/>
      <w:numFmt w:val="lowerRoman"/>
      <w:lvlText w:val="%6."/>
      <w:lvlJc w:val="right"/>
      <w:pPr>
        <w:ind w:left="4439" w:hanging="180"/>
      </w:pPr>
    </w:lvl>
    <w:lvl w:ilvl="6" w:tplc="0C0C000F" w:tentative="1">
      <w:start w:val="1"/>
      <w:numFmt w:val="decimal"/>
      <w:lvlText w:val="%7."/>
      <w:lvlJc w:val="left"/>
      <w:pPr>
        <w:ind w:left="5159" w:hanging="360"/>
      </w:pPr>
    </w:lvl>
    <w:lvl w:ilvl="7" w:tplc="0C0C0019" w:tentative="1">
      <w:start w:val="1"/>
      <w:numFmt w:val="lowerLetter"/>
      <w:lvlText w:val="%8."/>
      <w:lvlJc w:val="left"/>
      <w:pPr>
        <w:ind w:left="5879" w:hanging="360"/>
      </w:pPr>
    </w:lvl>
    <w:lvl w:ilvl="8" w:tplc="0C0C001B" w:tentative="1">
      <w:start w:val="1"/>
      <w:numFmt w:val="lowerRoman"/>
      <w:lvlText w:val="%9."/>
      <w:lvlJc w:val="right"/>
      <w:pPr>
        <w:ind w:left="6599" w:hanging="180"/>
      </w:pPr>
    </w:lvl>
  </w:abstractNum>
  <w:abstractNum w:abstractNumId="59" w15:restartNumberingAfterBreak="0">
    <w:nsid w:val="180940B6"/>
    <w:multiLevelType w:val="hybridMultilevel"/>
    <w:tmpl w:val="77C080EE"/>
    <w:lvl w:ilvl="0" w:tplc="FFFFFFFF">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0" w15:restartNumberingAfterBreak="0">
    <w:nsid w:val="183E2E48"/>
    <w:multiLevelType w:val="hybridMultilevel"/>
    <w:tmpl w:val="69C4FD7A"/>
    <w:lvl w:ilvl="0" w:tplc="B8228696">
      <w:start w:val="2"/>
      <w:numFmt w:val="lowerLetter"/>
      <w:lvlText w:val="(%1)"/>
      <w:lvlJc w:val="left"/>
      <w:pPr>
        <w:ind w:left="720" w:hanging="360"/>
      </w:pPr>
      <w:rPr>
        <w:rFonts w:asciiTheme="minorHAnsi" w:hAnsiTheme="minorHAnsi" w:cstheme="minorHAnsi" w:hint="default"/>
        <w:b/>
        <w:sz w:val="20"/>
        <w:szCs w:val="20"/>
        <w:u w:val="none"/>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1" w15:restartNumberingAfterBreak="0">
    <w:nsid w:val="187738D4"/>
    <w:multiLevelType w:val="hybridMultilevel"/>
    <w:tmpl w:val="D63AFB78"/>
    <w:lvl w:ilvl="0" w:tplc="DC901E86">
      <w:start w:val="1"/>
      <w:numFmt w:val="lowerRoman"/>
      <w:lvlText w:val="%1."/>
      <w:lvlJc w:val="left"/>
      <w:pPr>
        <w:ind w:left="1199" w:hanging="456"/>
      </w:pPr>
      <w:rPr>
        <w:rFonts w:ascii="Calibri" w:eastAsia="Calibri" w:hAnsi="Calibri" w:cs="Calibri" w:hint="default"/>
        <w:b w:val="0"/>
        <w:bCs w:val="0"/>
        <w:i w:val="0"/>
        <w:iCs w:val="0"/>
        <w:spacing w:val="-1"/>
        <w:w w:val="99"/>
        <w:sz w:val="20"/>
        <w:szCs w:val="20"/>
        <w:lang w:val="en-US" w:eastAsia="en-US" w:bidi="ar-SA"/>
      </w:rPr>
    </w:lvl>
    <w:lvl w:ilvl="1" w:tplc="5FFEEAEE">
      <w:numFmt w:val="bullet"/>
      <w:lvlText w:val="•"/>
      <w:lvlJc w:val="left"/>
      <w:pPr>
        <w:ind w:left="2096" w:hanging="456"/>
      </w:pPr>
      <w:rPr>
        <w:rFonts w:hint="default"/>
        <w:lang w:val="en-US" w:eastAsia="en-US" w:bidi="ar-SA"/>
      </w:rPr>
    </w:lvl>
    <w:lvl w:ilvl="2" w:tplc="628ADAFA">
      <w:numFmt w:val="bullet"/>
      <w:lvlText w:val="•"/>
      <w:lvlJc w:val="left"/>
      <w:pPr>
        <w:ind w:left="2992" w:hanging="456"/>
      </w:pPr>
      <w:rPr>
        <w:rFonts w:hint="default"/>
        <w:lang w:val="en-US" w:eastAsia="en-US" w:bidi="ar-SA"/>
      </w:rPr>
    </w:lvl>
    <w:lvl w:ilvl="3" w:tplc="64FC7858">
      <w:numFmt w:val="bullet"/>
      <w:lvlText w:val="•"/>
      <w:lvlJc w:val="left"/>
      <w:pPr>
        <w:ind w:left="3888" w:hanging="456"/>
      </w:pPr>
      <w:rPr>
        <w:rFonts w:hint="default"/>
        <w:lang w:val="en-US" w:eastAsia="en-US" w:bidi="ar-SA"/>
      </w:rPr>
    </w:lvl>
    <w:lvl w:ilvl="4" w:tplc="6D2211A6">
      <w:numFmt w:val="bullet"/>
      <w:lvlText w:val="•"/>
      <w:lvlJc w:val="left"/>
      <w:pPr>
        <w:ind w:left="4784" w:hanging="456"/>
      </w:pPr>
      <w:rPr>
        <w:rFonts w:hint="default"/>
        <w:lang w:val="en-US" w:eastAsia="en-US" w:bidi="ar-SA"/>
      </w:rPr>
    </w:lvl>
    <w:lvl w:ilvl="5" w:tplc="6CC43778">
      <w:numFmt w:val="bullet"/>
      <w:lvlText w:val="•"/>
      <w:lvlJc w:val="left"/>
      <w:pPr>
        <w:ind w:left="5680" w:hanging="456"/>
      </w:pPr>
      <w:rPr>
        <w:rFonts w:hint="default"/>
        <w:lang w:val="en-US" w:eastAsia="en-US" w:bidi="ar-SA"/>
      </w:rPr>
    </w:lvl>
    <w:lvl w:ilvl="6" w:tplc="4170D992">
      <w:numFmt w:val="bullet"/>
      <w:lvlText w:val="•"/>
      <w:lvlJc w:val="left"/>
      <w:pPr>
        <w:ind w:left="6576" w:hanging="456"/>
      </w:pPr>
      <w:rPr>
        <w:rFonts w:hint="default"/>
        <w:lang w:val="en-US" w:eastAsia="en-US" w:bidi="ar-SA"/>
      </w:rPr>
    </w:lvl>
    <w:lvl w:ilvl="7" w:tplc="78908B4C">
      <w:numFmt w:val="bullet"/>
      <w:lvlText w:val="•"/>
      <w:lvlJc w:val="left"/>
      <w:pPr>
        <w:ind w:left="7472" w:hanging="456"/>
      </w:pPr>
      <w:rPr>
        <w:rFonts w:hint="default"/>
        <w:lang w:val="en-US" w:eastAsia="en-US" w:bidi="ar-SA"/>
      </w:rPr>
    </w:lvl>
    <w:lvl w:ilvl="8" w:tplc="8DF44054">
      <w:numFmt w:val="bullet"/>
      <w:lvlText w:val="•"/>
      <w:lvlJc w:val="left"/>
      <w:pPr>
        <w:ind w:left="8368" w:hanging="456"/>
      </w:pPr>
      <w:rPr>
        <w:rFonts w:hint="default"/>
        <w:lang w:val="en-US" w:eastAsia="en-US" w:bidi="ar-SA"/>
      </w:rPr>
    </w:lvl>
  </w:abstractNum>
  <w:abstractNum w:abstractNumId="62" w15:restartNumberingAfterBreak="0">
    <w:nsid w:val="188C6EA7"/>
    <w:multiLevelType w:val="hybridMultilevel"/>
    <w:tmpl w:val="40B2586C"/>
    <w:lvl w:ilvl="0" w:tplc="B888F00A">
      <w:start w:val="1"/>
      <w:numFmt w:val="lowerRoman"/>
      <w:lvlText w:val="%1."/>
      <w:lvlJc w:val="right"/>
      <w:pPr>
        <w:ind w:left="1080" w:hanging="360"/>
      </w:pPr>
      <w:rPr>
        <w:i w:val="0"/>
        <w:iCs w:val="0"/>
        <w:color w:val="auto"/>
      </w:rPr>
    </w:lvl>
    <w:lvl w:ilvl="1" w:tplc="FFFFFFFF">
      <w:start w:val="1"/>
      <w:numFmt w:val="lowerRoman"/>
      <w:lvlText w:val="%2."/>
      <w:lvlJc w:val="right"/>
      <w:pPr>
        <w:ind w:left="157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91A28C1"/>
    <w:multiLevelType w:val="hybridMultilevel"/>
    <w:tmpl w:val="7BDAE4D6"/>
    <w:lvl w:ilvl="0" w:tplc="779AD5DA">
      <w:start w:val="1"/>
      <w:numFmt w:val="bullet"/>
      <w:lvlText w:val=""/>
      <w:lvlJc w:val="left"/>
      <w:pPr>
        <w:ind w:left="720" w:hanging="360"/>
      </w:pPr>
      <w:rPr>
        <w:rFonts w:ascii="Symbol" w:hAnsi="Symbol"/>
      </w:rPr>
    </w:lvl>
    <w:lvl w:ilvl="1" w:tplc="971EC866">
      <w:start w:val="1"/>
      <w:numFmt w:val="bullet"/>
      <w:lvlText w:val=""/>
      <w:lvlJc w:val="left"/>
      <w:pPr>
        <w:ind w:left="720" w:hanging="360"/>
      </w:pPr>
      <w:rPr>
        <w:rFonts w:ascii="Symbol" w:hAnsi="Symbol"/>
      </w:rPr>
    </w:lvl>
    <w:lvl w:ilvl="2" w:tplc="677C6C46">
      <w:start w:val="1"/>
      <w:numFmt w:val="bullet"/>
      <w:lvlText w:val=""/>
      <w:lvlJc w:val="left"/>
      <w:pPr>
        <w:ind w:left="720" w:hanging="360"/>
      </w:pPr>
      <w:rPr>
        <w:rFonts w:ascii="Symbol" w:hAnsi="Symbol"/>
      </w:rPr>
    </w:lvl>
    <w:lvl w:ilvl="3" w:tplc="234C9DA2">
      <w:start w:val="1"/>
      <w:numFmt w:val="bullet"/>
      <w:lvlText w:val=""/>
      <w:lvlJc w:val="left"/>
      <w:pPr>
        <w:ind w:left="720" w:hanging="360"/>
      </w:pPr>
      <w:rPr>
        <w:rFonts w:ascii="Symbol" w:hAnsi="Symbol"/>
      </w:rPr>
    </w:lvl>
    <w:lvl w:ilvl="4" w:tplc="EAA2DADC">
      <w:start w:val="1"/>
      <w:numFmt w:val="bullet"/>
      <w:lvlText w:val=""/>
      <w:lvlJc w:val="left"/>
      <w:pPr>
        <w:ind w:left="720" w:hanging="360"/>
      </w:pPr>
      <w:rPr>
        <w:rFonts w:ascii="Symbol" w:hAnsi="Symbol"/>
      </w:rPr>
    </w:lvl>
    <w:lvl w:ilvl="5" w:tplc="C158FB1E">
      <w:start w:val="1"/>
      <w:numFmt w:val="bullet"/>
      <w:lvlText w:val=""/>
      <w:lvlJc w:val="left"/>
      <w:pPr>
        <w:ind w:left="720" w:hanging="360"/>
      </w:pPr>
      <w:rPr>
        <w:rFonts w:ascii="Symbol" w:hAnsi="Symbol"/>
      </w:rPr>
    </w:lvl>
    <w:lvl w:ilvl="6" w:tplc="52620E80">
      <w:start w:val="1"/>
      <w:numFmt w:val="bullet"/>
      <w:lvlText w:val=""/>
      <w:lvlJc w:val="left"/>
      <w:pPr>
        <w:ind w:left="720" w:hanging="360"/>
      </w:pPr>
      <w:rPr>
        <w:rFonts w:ascii="Symbol" w:hAnsi="Symbol"/>
      </w:rPr>
    </w:lvl>
    <w:lvl w:ilvl="7" w:tplc="8F1E1540">
      <w:start w:val="1"/>
      <w:numFmt w:val="bullet"/>
      <w:lvlText w:val=""/>
      <w:lvlJc w:val="left"/>
      <w:pPr>
        <w:ind w:left="720" w:hanging="360"/>
      </w:pPr>
      <w:rPr>
        <w:rFonts w:ascii="Symbol" w:hAnsi="Symbol"/>
      </w:rPr>
    </w:lvl>
    <w:lvl w:ilvl="8" w:tplc="ACFCCCBE">
      <w:start w:val="1"/>
      <w:numFmt w:val="bullet"/>
      <w:lvlText w:val=""/>
      <w:lvlJc w:val="left"/>
      <w:pPr>
        <w:ind w:left="720" w:hanging="360"/>
      </w:pPr>
      <w:rPr>
        <w:rFonts w:ascii="Symbol" w:hAnsi="Symbol"/>
      </w:rPr>
    </w:lvl>
  </w:abstractNum>
  <w:abstractNum w:abstractNumId="64" w15:restartNumberingAfterBreak="0">
    <w:nsid w:val="197D0388"/>
    <w:multiLevelType w:val="hybridMultilevel"/>
    <w:tmpl w:val="65EECA1A"/>
    <w:lvl w:ilvl="0" w:tplc="00F053F4">
      <w:numFmt w:val="bullet"/>
      <w:lvlText w:val="•"/>
      <w:lvlJc w:val="left"/>
      <w:pPr>
        <w:ind w:left="1199" w:hanging="360"/>
      </w:pPr>
      <w:rPr>
        <w:rFonts w:ascii="Calibri" w:eastAsia="Calibri" w:hAnsi="Calibri" w:cs="Calibri" w:hint="default"/>
        <w:b w:val="0"/>
        <w:bCs w:val="0"/>
        <w:i w:val="0"/>
        <w:iCs w:val="0"/>
        <w:spacing w:val="0"/>
        <w:w w:val="99"/>
        <w:sz w:val="20"/>
        <w:szCs w:val="20"/>
        <w:lang w:val="en-US" w:eastAsia="en-US" w:bidi="ar-SA"/>
      </w:rPr>
    </w:lvl>
    <w:lvl w:ilvl="1" w:tplc="36EA1648">
      <w:numFmt w:val="bullet"/>
      <w:lvlText w:val="•"/>
      <w:lvlJc w:val="left"/>
      <w:pPr>
        <w:ind w:left="2096" w:hanging="360"/>
      </w:pPr>
      <w:rPr>
        <w:rFonts w:hint="default"/>
        <w:lang w:val="en-US" w:eastAsia="en-US" w:bidi="ar-SA"/>
      </w:rPr>
    </w:lvl>
    <w:lvl w:ilvl="2" w:tplc="2E8C244C">
      <w:numFmt w:val="bullet"/>
      <w:lvlText w:val="•"/>
      <w:lvlJc w:val="left"/>
      <w:pPr>
        <w:ind w:left="2992" w:hanging="360"/>
      </w:pPr>
      <w:rPr>
        <w:rFonts w:hint="default"/>
        <w:lang w:val="en-US" w:eastAsia="en-US" w:bidi="ar-SA"/>
      </w:rPr>
    </w:lvl>
    <w:lvl w:ilvl="3" w:tplc="CDD02A5E">
      <w:numFmt w:val="bullet"/>
      <w:lvlText w:val="•"/>
      <w:lvlJc w:val="left"/>
      <w:pPr>
        <w:ind w:left="3888" w:hanging="360"/>
      </w:pPr>
      <w:rPr>
        <w:rFonts w:hint="default"/>
        <w:lang w:val="en-US" w:eastAsia="en-US" w:bidi="ar-SA"/>
      </w:rPr>
    </w:lvl>
    <w:lvl w:ilvl="4" w:tplc="B5F4EBAE">
      <w:numFmt w:val="bullet"/>
      <w:lvlText w:val="•"/>
      <w:lvlJc w:val="left"/>
      <w:pPr>
        <w:ind w:left="4784" w:hanging="360"/>
      </w:pPr>
      <w:rPr>
        <w:rFonts w:hint="default"/>
        <w:lang w:val="en-US" w:eastAsia="en-US" w:bidi="ar-SA"/>
      </w:rPr>
    </w:lvl>
    <w:lvl w:ilvl="5" w:tplc="19F66B88">
      <w:numFmt w:val="bullet"/>
      <w:lvlText w:val="•"/>
      <w:lvlJc w:val="left"/>
      <w:pPr>
        <w:ind w:left="5680" w:hanging="360"/>
      </w:pPr>
      <w:rPr>
        <w:rFonts w:hint="default"/>
        <w:lang w:val="en-US" w:eastAsia="en-US" w:bidi="ar-SA"/>
      </w:rPr>
    </w:lvl>
    <w:lvl w:ilvl="6" w:tplc="9722978A">
      <w:numFmt w:val="bullet"/>
      <w:lvlText w:val="•"/>
      <w:lvlJc w:val="left"/>
      <w:pPr>
        <w:ind w:left="6576" w:hanging="360"/>
      </w:pPr>
      <w:rPr>
        <w:rFonts w:hint="default"/>
        <w:lang w:val="en-US" w:eastAsia="en-US" w:bidi="ar-SA"/>
      </w:rPr>
    </w:lvl>
    <w:lvl w:ilvl="7" w:tplc="32B0D46A">
      <w:numFmt w:val="bullet"/>
      <w:lvlText w:val="•"/>
      <w:lvlJc w:val="left"/>
      <w:pPr>
        <w:ind w:left="7472" w:hanging="360"/>
      </w:pPr>
      <w:rPr>
        <w:rFonts w:hint="default"/>
        <w:lang w:val="en-US" w:eastAsia="en-US" w:bidi="ar-SA"/>
      </w:rPr>
    </w:lvl>
    <w:lvl w:ilvl="8" w:tplc="7E1696AA">
      <w:numFmt w:val="bullet"/>
      <w:lvlText w:val="•"/>
      <w:lvlJc w:val="left"/>
      <w:pPr>
        <w:ind w:left="8368" w:hanging="360"/>
      </w:pPr>
      <w:rPr>
        <w:rFonts w:hint="default"/>
        <w:lang w:val="en-US" w:eastAsia="en-US" w:bidi="ar-SA"/>
      </w:rPr>
    </w:lvl>
  </w:abstractNum>
  <w:abstractNum w:abstractNumId="65" w15:restartNumberingAfterBreak="0">
    <w:nsid w:val="19AA57BD"/>
    <w:multiLevelType w:val="hybridMultilevel"/>
    <w:tmpl w:val="EF7AACBC"/>
    <w:lvl w:ilvl="0" w:tplc="3A4277E2">
      <w:start w:val="1"/>
      <w:numFmt w:val="lowerRoman"/>
      <w:pStyle w:val="Titre4"/>
      <w:lvlText w:val="%1."/>
      <w:lvlJc w:val="right"/>
      <w:pPr>
        <w:ind w:left="1080" w:hanging="360"/>
      </w:pPr>
      <w:rPr>
        <w:i w:val="0"/>
        <w:iCs w:val="0"/>
        <w:color w:val="auto"/>
      </w:rPr>
    </w:lvl>
    <w:lvl w:ilvl="1" w:tplc="FFFFFFFF">
      <w:start w:val="1"/>
      <w:numFmt w:val="lowerRoman"/>
      <w:lvlText w:val="%2."/>
      <w:lvlJc w:val="right"/>
      <w:pPr>
        <w:ind w:left="157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1A3178A1"/>
    <w:multiLevelType w:val="hybridMultilevel"/>
    <w:tmpl w:val="F46A0BEC"/>
    <w:lvl w:ilvl="0" w:tplc="A246FDA2">
      <w:start w:val="1"/>
      <w:numFmt w:val="decimal"/>
      <w:lvlText w:val="%1."/>
      <w:lvlJc w:val="left"/>
      <w:pPr>
        <w:ind w:left="832" w:hanging="356"/>
      </w:pPr>
      <w:rPr>
        <w:rFonts w:ascii="Calibri" w:eastAsia="Calibri" w:hAnsi="Calibri" w:cs="Calibri" w:hint="default"/>
        <w:b w:val="0"/>
        <w:bCs w:val="0"/>
        <w:i w:val="0"/>
        <w:iCs w:val="0"/>
        <w:spacing w:val="-1"/>
        <w:w w:val="99"/>
        <w:sz w:val="20"/>
        <w:szCs w:val="20"/>
        <w:lang w:val="en-US" w:eastAsia="en-US" w:bidi="ar-SA"/>
      </w:rPr>
    </w:lvl>
    <w:lvl w:ilvl="1" w:tplc="DAE2A9FA">
      <w:numFmt w:val="bullet"/>
      <w:lvlText w:val=""/>
      <w:lvlJc w:val="left"/>
      <w:pPr>
        <w:ind w:left="839" w:hanging="360"/>
      </w:pPr>
      <w:rPr>
        <w:rFonts w:ascii="Symbol" w:eastAsia="Symbol" w:hAnsi="Symbol" w:cs="Symbol" w:hint="default"/>
        <w:b w:val="0"/>
        <w:bCs w:val="0"/>
        <w:i w:val="0"/>
        <w:iCs w:val="0"/>
        <w:spacing w:val="0"/>
        <w:w w:val="99"/>
        <w:sz w:val="20"/>
        <w:szCs w:val="20"/>
        <w:lang w:val="en-US" w:eastAsia="en-US" w:bidi="ar-SA"/>
      </w:rPr>
    </w:lvl>
    <w:lvl w:ilvl="2" w:tplc="69E4E1D4">
      <w:numFmt w:val="bullet"/>
      <w:lvlText w:val="•"/>
      <w:lvlJc w:val="left"/>
      <w:pPr>
        <w:ind w:left="2704" w:hanging="360"/>
      </w:pPr>
      <w:rPr>
        <w:rFonts w:hint="default"/>
        <w:lang w:val="en-US" w:eastAsia="en-US" w:bidi="ar-SA"/>
      </w:rPr>
    </w:lvl>
    <w:lvl w:ilvl="3" w:tplc="31F6FC62">
      <w:numFmt w:val="bullet"/>
      <w:lvlText w:val="•"/>
      <w:lvlJc w:val="left"/>
      <w:pPr>
        <w:ind w:left="3636" w:hanging="360"/>
      </w:pPr>
      <w:rPr>
        <w:rFonts w:hint="default"/>
        <w:lang w:val="en-US" w:eastAsia="en-US" w:bidi="ar-SA"/>
      </w:rPr>
    </w:lvl>
    <w:lvl w:ilvl="4" w:tplc="0090EA78">
      <w:numFmt w:val="bullet"/>
      <w:lvlText w:val="•"/>
      <w:lvlJc w:val="left"/>
      <w:pPr>
        <w:ind w:left="4568" w:hanging="360"/>
      </w:pPr>
      <w:rPr>
        <w:rFonts w:hint="default"/>
        <w:lang w:val="en-US" w:eastAsia="en-US" w:bidi="ar-SA"/>
      </w:rPr>
    </w:lvl>
    <w:lvl w:ilvl="5" w:tplc="7DE0650C">
      <w:numFmt w:val="bullet"/>
      <w:lvlText w:val="•"/>
      <w:lvlJc w:val="left"/>
      <w:pPr>
        <w:ind w:left="5500" w:hanging="360"/>
      </w:pPr>
      <w:rPr>
        <w:rFonts w:hint="default"/>
        <w:lang w:val="en-US" w:eastAsia="en-US" w:bidi="ar-SA"/>
      </w:rPr>
    </w:lvl>
    <w:lvl w:ilvl="6" w:tplc="161C8696">
      <w:numFmt w:val="bullet"/>
      <w:lvlText w:val="•"/>
      <w:lvlJc w:val="left"/>
      <w:pPr>
        <w:ind w:left="6432" w:hanging="360"/>
      </w:pPr>
      <w:rPr>
        <w:rFonts w:hint="default"/>
        <w:lang w:val="en-US" w:eastAsia="en-US" w:bidi="ar-SA"/>
      </w:rPr>
    </w:lvl>
    <w:lvl w:ilvl="7" w:tplc="8E025878">
      <w:numFmt w:val="bullet"/>
      <w:lvlText w:val="•"/>
      <w:lvlJc w:val="left"/>
      <w:pPr>
        <w:ind w:left="7364" w:hanging="360"/>
      </w:pPr>
      <w:rPr>
        <w:rFonts w:hint="default"/>
        <w:lang w:val="en-US" w:eastAsia="en-US" w:bidi="ar-SA"/>
      </w:rPr>
    </w:lvl>
    <w:lvl w:ilvl="8" w:tplc="6282A1C6">
      <w:numFmt w:val="bullet"/>
      <w:lvlText w:val="•"/>
      <w:lvlJc w:val="left"/>
      <w:pPr>
        <w:ind w:left="8296" w:hanging="360"/>
      </w:pPr>
      <w:rPr>
        <w:rFonts w:hint="default"/>
        <w:lang w:val="en-US" w:eastAsia="en-US" w:bidi="ar-SA"/>
      </w:rPr>
    </w:lvl>
  </w:abstractNum>
  <w:abstractNum w:abstractNumId="67" w15:restartNumberingAfterBreak="0">
    <w:nsid w:val="1B2C163E"/>
    <w:multiLevelType w:val="hybridMultilevel"/>
    <w:tmpl w:val="9BE2C32E"/>
    <w:lvl w:ilvl="0" w:tplc="FFFFFFFF">
      <w:start w:val="1"/>
      <w:numFmt w:val="lowerRoman"/>
      <w:lvlText w:val="%1."/>
      <w:lvlJc w:val="right"/>
      <w:pPr>
        <w:ind w:left="1440" w:hanging="360"/>
      </w:pPr>
      <w:rPr>
        <w:rFonts w:asciiTheme="minorHAnsi" w:hAnsiTheme="minorHAnsi" w:cstheme="minorHAnsi" w:hint="default"/>
        <w:i w:val="0"/>
        <w:iCs w:val="0"/>
        <w:color w:val="auto"/>
      </w:rPr>
    </w:lvl>
    <w:lvl w:ilvl="1" w:tplc="FFFFFFFF">
      <w:start w:val="1"/>
      <w:numFmt w:val="lowerRoman"/>
      <w:lvlText w:val="%2."/>
      <w:lvlJc w:val="right"/>
      <w:pPr>
        <w:ind w:left="193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1BEC74B2"/>
    <w:multiLevelType w:val="hybridMultilevel"/>
    <w:tmpl w:val="40B2586C"/>
    <w:lvl w:ilvl="0" w:tplc="FFFFFFFF">
      <w:start w:val="1"/>
      <w:numFmt w:val="lowerRoman"/>
      <w:lvlText w:val="%1."/>
      <w:lvlJc w:val="right"/>
      <w:pPr>
        <w:ind w:left="1318" w:hanging="360"/>
      </w:pPr>
      <w:rPr>
        <w:i w:val="0"/>
        <w:iCs w:val="0"/>
        <w:color w:val="auto"/>
      </w:rPr>
    </w:lvl>
    <w:lvl w:ilvl="1" w:tplc="FFFFFFFF">
      <w:start w:val="1"/>
      <w:numFmt w:val="lowerRoman"/>
      <w:lvlText w:val="%2."/>
      <w:lvlJc w:val="right"/>
      <w:pPr>
        <w:ind w:left="1808" w:hanging="360"/>
      </w:pPr>
    </w:lvl>
    <w:lvl w:ilvl="2" w:tplc="FFFFFFFF" w:tentative="1">
      <w:start w:val="1"/>
      <w:numFmt w:val="lowerRoman"/>
      <w:lvlText w:val="%3."/>
      <w:lvlJc w:val="right"/>
      <w:pPr>
        <w:ind w:left="2398" w:hanging="180"/>
      </w:pPr>
    </w:lvl>
    <w:lvl w:ilvl="3" w:tplc="FFFFFFFF" w:tentative="1">
      <w:start w:val="1"/>
      <w:numFmt w:val="decimal"/>
      <w:lvlText w:val="%4."/>
      <w:lvlJc w:val="left"/>
      <w:pPr>
        <w:ind w:left="3118" w:hanging="360"/>
      </w:pPr>
    </w:lvl>
    <w:lvl w:ilvl="4" w:tplc="FFFFFFFF" w:tentative="1">
      <w:start w:val="1"/>
      <w:numFmt w:val="lowerLetter"/>
      <w:lvlText w:val="%5."/>
      <w:lvlJc w:val="left"/>
      <w:pPr>
        <w:ind w:left="3838" w:hanging="360"/>
      </w:pPr>
    </w:lvl>
    <w:lvl w:ilvl="5" w:tplc="FFFFFFFF" w:tentative="1">
      <w:start w:val="1"/>
      <w:numFmt w:val="lowerRoman"/>
      <w:lvlText w:val="%6."/>
      <w:lvlJc w:val="right"/>
      <w:pPr>
        <w:ind w:left="4558" w:hanging="180"/>
      </w:pPr>
    </w:lvl>
    <w:lvl w:ilvl="6" w:tplc="FFFFFFFF" w:tentative="1">
      <w:start w:val="1"/>
      <w:numFmt w:val="decimal"/>
      <w:lvlText w:val="%7."/>
      <w:lvlJc w:val="left"/>
      <w:pPr>
        <w:ind w:left="5278" w:hanging="360"/>
      </w:pPr>
    </w:lvl>
    <w:lvl w:ilvl="7" w:tplc="FFFFFFFF" w:tentative="1">
      <w:start w:val="1"/>
      <w:numFmt w:val="lowerLetter"/>
      <w:lvlText w:val="%8."/>
      <w:lvlJc w:val="left"/>
      <w:pPr>
        <w:ind w:left="5998" w:hanging="360"/>
      </w:pPr>
    </w:lvl>
    <w:lvl w:ilvl="8" w:tplc="FFFFFFFF" w:tentative="1">
      <w:start w:val="1"/>
      <w:numFmt w:val="lowerRoman"/>
      <w:lvlText w:val="%9."/>
      <w:lvlJc w:val="right"/>
      <w:pPr>
        <w:ind w:left="6718" w:hanging="180"/>
      </w:pPr>
    </w:lvl>
  </w:abstractNum>
  <w:abstractNum w:abstractNumId="69" w15:restartNumberingAfterBreak="0">
    <w:nsid w:val="1C620911"/>
    <w:multiLevelType w:val="hybridMultilevel"/>
    <w:tmpl w:val="0DC0FD7E"/>
    <w:lvl w:ilvl="0" w:tplc="6AE20044">
      <w:start w:val="3"/>
      <w:numFmt w:val="decimal"/>
      <w:lvlText w:val="%1."/>
      <w:lvlJc w:val="left"/>
      <w:pPr>
        <w:ind w:left="839"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0" w15:restartNumberingAfterBreak="0">
    <w:nsid w:val="1CC90879"/>
    <w:multiLevelType w:val="hybridMultilevel"/>
    <w:tmpl w:val="91D0543E"/>
    <w:lvl w:ilvl="0" w:tplc="0C0C0001">
      <w:start w:val="1"/>
      <w:numFmt w:val="bullet"/>
      <w:lvlText w:val=""/>
      <w:lvlJc w:val="left"/>
      <w:pPr>
        <w:ind w:left="1800" w:hanging="360"/>
      </w:pPr>
      <w:rPr>
        <w:rFonts w:ascii="Symbol" w:hAnsi="Symbol" w:hint="default"/>
      </w:rPr>
    </w:lvl>
    <w:lvl w:ilvl="1" w:tplc="0C0C0003" w:tentative="1">
      <w:start w:val="1"/>
      <w:numFmt w:val="bullet"/>
      <w:lvlText w:val="o"/>
      <w:lvlJc w:val="left"/>
      <w:pPr>
        <w:ind w:left="2520" w:hanging="360"/>
      </w:pPr>
      <w:rPr>
        <w:rFonts w:ascii="Courier New" w:hAnsi="Courier New" w:cs="Courier New" w:hint="default"/>
      </w:rPr>
    </w:lvl>
    <w:lvl w:ilvl="2" w:tplc="0C0C0005" w:tentative="1">
      <w:start w:val="1"/>
      <w:numFmt w:val="bullet"/>
      <w:lvlText w:val=""/>
      <w:lvlJc w:val="left"/>
      <w:pPr>
        <w:ind w:left="3240" w:hanging="360"/>
      </w:pPr>
      <w:rPr>
        <w:rFonts w:ascii="Wingdings" w:hAnsi="Wingdings" w:hint="default"/>
      </w:rPr>
    </w:lvl>
    <w:lvl w:ilvl="3" w:tplc="0C0C0001" w:tentative="1">
      <w:start w:val="1"/>
      <w:numFmt w:val="bullet"/>
      <w:lvlText w:val=""/>
      <w:lvlJc w:val="left"/>
      <w:pPr>
        <w:ind w:left="3960" w:hanging="360"/>
      </w:pPr>
      <w:rPr>
        <w:rFonts w:ascii="Symbol" w:hAnsi="Symbol" w:hint="default"/>
      </w:rPr>
    </w:lvl>
    <w:lvl w:ilvl="4" w:tplc="0C0C0003" w:tentative="1">
      <w:start w:val="1"/>
      <w:numFmt w:val="bullet"/>
      <w:lvlText w:val="o"/>
      <w:lvlJc w:val="left"/>
      <w:pPr>
        <w:ind w:left="4680" w:hanging="360"/>
      </w:pPr>
      <w:rPr>
        <w:rFonts w:ascii="Courier New" w:hAnsi="Courier New" w:cs="Courier New" w:hint="default"/>
      </w:rPr>
    </w:lvl>
    <w:lvl w:ilvl="5" w:tplc="0C0C0005" w:tentative="1">
      <w:start w:val="1"/>
      <w:numFmt w:val="bullet"/>
      <w:lvlText w:val=""/>
      <w:lvlJc w:val="left"/>
      <w:pPr>
        <w:ind w:left="5400" w:hanging="360"/>
      </w:pPr>
      <w:rPr>
        <w:rFonts w:ascii="Wingdings" w:hAnsi="Wingdings" w:hint="default"/>
      </w:rPr>
    </w:lvl>
    <w:lvl w:ilvl="6" w:tplc="0C0C0001" w:tentative="1">
      <w:start w:val="1"/>
      <w:numFmt w:val="bullet"/>
      <w:lvlText w:val=""/>
      <w:lvlJc w:val="left"/>
      <w:pPr>
        <w:ind w:left="6120" w:hanging="360"/>
      </w:pPr>
      <w:rPr>
        <w:rFonts w:ascii="Symbol" w:hAnsi="Symbol" w:hint="default"/>
      </w:rPr>
    </w:lvl>
    <w:lvl w:ilvl="7" w:tplc="0C0C0003" w:tentative="1">
      <w:start w:val="1"/>
      <w:numFmt w:val="bullet"/>
      <w:lvlText w:val="o"/>
      <w:lvlJc w:val="left"/>
      <w:pPr>
        <w:ind w:left="6840" w:hanging="360"/>
      </w:pPr>
      <w:rPr>
        <w:rFonts w:ascii="Courier New" w:hAnsi="Courier New" w:cs="Courier New" w:hint="default"/>
      </w:rPr>
    </w:lvl>
    <w:lvl w:ilvl="8" w:tplc="0C0C0005" w:tentative="1">
      <w:start w:val="1"/>
      <w:numFmt w:val="bullet"/>
      <w:lvlText w:val=""/>
      <w:lvlJc w:val="left"/>
      <w:pPr>
        <w:ind w:left="7560" w:hanging="360"/>
      </w:pPr>
      <w:rPr>
        <w:rFonts w:ascii="Wingdings" w:hAnsi="Wingdings" w:hint="default"/>
      </w:rPr>
    </w:lvl>
  </w:abstractNum>
  <w:abstractNum w:abstractNumId="71" w15:restartNumberingAfterBreak="0">
    <w:nsid w:val="1CD54C8A"/>
    <w:multiLevelType w:val="hybridMultilevel"/>
    <w:tmpl w:val="685615D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2" w15:restartNumberingAfterBreak="0">
    <w:nsid w:val="1D6B3DBA"/>
    <w:multiLevelType w:val="hybridMultilevel"/>
    <w:tmpl w:val="370C3098"/>
    <w:lvl w:ilvl="0" w:tplc="FFFFFFFF">
      <w:start w:val="1"/>
      <w:numFmt w:val="lowerLetter"/>
      <w:lvlText w:val="(%1)"/>
      <w:lvlJc w:val="left"/>
      <w:pPr>
        <w:ind w:left="839" w:hanging="360"/>
      </w:pPr>
      <w:rPr>
        <w:rFonts w:ascii="Calibri" w:eastAsia="Calibri" w:hAnsi="Calibri" w:cs="Calibri" w:hint="default"/>
        <w:b/>
        <w:bCs/>
        <w:i w:val="0"/>
        <w:iCs w:val="0"/>
        <w:spacing w:val="0"/>
        <w:w w:val="99"/>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F0A678F"/>
    <w:multiLevelType w:val="hybridMultilevel"/>
    <w:tmpl w:val="3636281E"/>
    <w:lvl w:ilvl="0" w:tplc="42307DD6">
      <w:start w:val="4"/>
      <w:numFmt w:val="lowerLetter"/>
      <w:lvlText w:val="(%1)"/>
      <w:lvlJc w:val="left"/>
      <w:pPr>
        <w:ind w:left="1559" w:hanging="360"/>
      </w:pPr>
      <w:rPr>
        <w:rFonts w:ascii="Calibri" w:eastAsia="Calibri" w:hAnsi="Calibri" w:cs="Calibri" w:hint="default"/>
        <w:b/>
        <w:bCs/>
        <w:i w:val="0"/>
        <w:iCs w:val="0"/>
        <w:spacing w:val="0"/>
        <w:w w:val="99"/>
        <w:sz w:val="20"/>
        <w:szCs w:val="20"/>
      </w:rPr>
    </w:lvl>
    <w:lvl w:ilvl="1" w:tplc="0C0C0019" w:tentative="1">
      <w:start w:val="1"/>
      <w:numFmt w:val="lowerLetter"/>
      <w:lvlText w:val="%2."/>
      <w:lvlJc w:val="left"/>
      <w:pPr>
        <w:ind w:left="2279" w:hanging="360"/>
      </w:pPr>
    </w:lvl>
    <w:lvl w:ilvl="2" w:tplc="0C0C001B" w:tentative="1">
      <w:start w:val="1"/>
      <w:numFmt w:val="lowerRoman"/>
      <w:lvlText w:val="%3."/>
      <w:lvlJc w:val="right"/>
      <w:pPr>
        <w:ind w:left="2999" w:hanging="180"/>
      </w:pPr>
    </w:lvl>
    <w:lvl w:ilvl="3" w:tplc="0C0C000F" w:tentative="1">
      <w:start w:val="1"/>
      <w:numFmt w:val="decimal"/>
      <w:lvlText w:val="%4."/>
      <w:lvlJc w:val="left"/>
      <w:pPr>
        <w:ind w:left="3719" w:hanging="360"/>
      </w:pPr>
    </w:lvl>
    <w:lvl w:ilvl="4" w:tplc="0C0C0019" w:tentative="1">
      <w:start w:val="1"/>
      <w:numFmt w:val="lowerLetter"/>
      <w:lvlText w:val="%5."/>
      <w:lvlJc w:val="left"/>
      <w:pPr>
        <w:ind w:left="4439" w:hanging="360"/>
      </w:pPr>
    </w:lvl>
    <w:lvl w:ilvl="5" w:tplc="0C0C001B" w:tentative="1">
      <w:start w:val="1"/>
      <w:numFmt w:val="lowerRoman"/>
      <w:lvlText w:val="%6."/>
      <w:lvlJc w:val="right"/>
      <w:pPr>
        <w:ind w:left="5159" w:hanging="180"/>
      </w:pPr>
    </w:lvl>
    <w:lvl w:ilvl="6" w:tplc="0C0C000F" w:tentative="1">
      <w:start w:val="1"/>
      <w:numFmt w:val="decimal"/>
      <w:lvlText w:val="%7."/>
      <w:lvlJc w:val="left"/>
      <w:pPr>
        <w:ind w:left="5879" w:hanging="360"/>
      </w:pPr>
    </w:lvl>
    <w:lvl w:ilvl="7" w:tplc="0C0C0019" w:tentative="1">
      <w:start w:val="1"/>
      <w:numFmt w:val="lowerLetter"/>
      <w:lvlText w:val="%8."/>
      <w:lvlJc w:val="left"/>
      <w:pPr>
        <w:ind w:left="6599" w:hanging="360"/>
      </w:pPr>
    </w:lvl>
    <w:lvl w:ilvl="8" w:tplc="0C0C001B" w:tentative="1">
      <w:start w:val="1"/>
      <w:numFmt w:val="lowerRoman"/>
      <w:lvlText w:val="%9."/>
      <w:lvlJc w:val="right"/>
      <w:pPr>
        <w:ind w:left="7319" w:hanging="180"/>
      </w:pPr>
    </w:lvl>
  </w:abstractNum>
  <w:abstractNum w:abstractNumId="74" w15:restartNumberingAfterBreak="0">
    <w:nsid w:val="1F70466B"/>
    <w:multiLevelType w:val="hybridMultilevel"/>
    <w:tmpl w:val="88382B52"/>
    <w:lvl w:ilvl="0" w:tplc="1009001B">
      <w:start w:val="1"/>
      <w:numFmt w:val="lowerRoman"/>
      <w:lvlText w:val="%1."/>
      <w:lvlJc w:val="right"/>
      <w:pPr>
        <w:ind w:left="1440" w:hanging="360"/>
      </w:pPr>
    </w:lvl>
    <w:lvl w:ilvl="1" w:tplc="0C0C0019" w:tentative="1">
      <w:start w:val="1"/>
      <w:numFmt w:val="lowerLetter"/>
      <w:lvlText w:val="%2."/>
      <w:lvlJc w:val="left"/>
      <w:pPr>
        <w:ind w:left="2160" w:hanging="360"/>
      </w:pPr>
    </w:lvl>
    <w:lvl w:ilvl="2" w:tplc="0C0C001B" w:tentative="1">
      <w:start w:val="1"/>
      <w:numFmt w:val="lowerRoman"/>
      <w:lvlText w:val="%3."/>
      <w:lvlJc w:val="right"/>
      <w:pPr>
        <w:ind w:left="2880" w:hanging="180"/>
      </w:pPr>
    </w:lvl>
    <w:lvl w:ilvl="3" w:tplc="0C0C000F" w:tentative="1">
      <w:start w:val="1"/>
      <w:numFmt w:val="decimal"/>
      <w:lvlText w:val="%4."/>
      <w:lvlJc w:val="left"/>
      <w:pPr>
        <w:ind w:left="3600" w:hanging="360"/>
      </w:pPr>
    </w:lvl>
    <w:lvl w:ilvl="4" w:tplc="0C0C0019" w:tentative="1">
      <w:start w:val="1"/>
      <w:numFmt w:val="lowerLetter"/>
      <w:lvlText w:val="%5."/>
      <w:lvlJc w:val="left"/>
      <w:pPr>
        <w:ind w:left="4320" w:hanging="360"/>
      </w:pPr>
    </w:lvl>
    <w:lvl w:ilvl="5" w:tplc="0C0C001B" w:tentative="1">
      <w:start w:val="1"/>
      <w:numFmt w:val="lowerRoman"/>
      <w:lvlText w:val="%6."/>
      <w:lvlJc w:val="right"/>
      <w:pPr>
        <w:ind w:left="5040" w:hanging="180"/>
      </w:pPr>
    </w:lvl>
    <w:lvl w:ilvl="6" w:tplc="0C0C000F" w:tentative="1">
      <w:start w:val="1"/>
      <w:numFmt w:val="decimal"/>
      <w:lvlText w:val="%7."/>
      <w:lvlJc w:val="left"/>
      <w:pPr>
        <w:ind w:left="5760" w:hanging="360"/>
      </w:pPr>
    </w:lvl>
    <w:lvl w:ilvl="7" w:tplc="0C0C0019" w:tentative="1">
      <w:start w:val="1"/>
      <w:numFmt w:val="lowerLetter"/>
      <w:lvlText w:val="%8."/>
      <w:lvlJc w:val="left"/>
      <w:pPr>
        <w:ind w:left="6480" w:hanging="360"/>
      </w:pPr>
    </w:lvl>
    <w:lvl w:ilvl="8" w:tplc="0C0C001B" w:tentative="1">
      <w:start w:val="1"/>
      <w:numFmt w:val="lowerRoman"/>
      <w:lvlText w:val="%9."/>
      <w:lvlJc w:val="right"/>
      <w:pPr>
        <w:ind w:left="7200" w:hanging="180"/>
      </w:pPr>
    </w:lvl>
  </w:abstractNum>
  <w:abstractNum w:abstractNumId="75" w15:restartNumberingAfterBreak="0">
    <w:nsid w:val="20297A54"/>
    <w:multiLevelType w:val="hybridMultilevel"/>
    <w:tmpl w:val="2A80BF60"/>
    <w:lvl w:ilvl="0" w:tplc="1009001B">
      <w:start w:val="1"/>
      <w:numFmt w:val="lowerRoman"/>
      <w:lvlText w:val="%1."/>
      <w:lvlJc w:val="right"/>
      <w:pPr>
        <w:ind w:left="144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6" w15:restartNumberingAfterBreak="0">
    <w:nsid w:val="20D37906"/>
    <w:multiLevelType w:val="hybridMultilevel"/>
    <w:tmpl w:val="4198BA54"/>
    <w:lvl w:ilvl="0" w:tplc="1009001B">
      <w:start w:val="1"/>
      <w:numFmt w:val="lowerRoman"/>
      <w:lvlText w:val="%1."/>
      <w:lvlJc w:val="right"/>
      <w:pPr>
        <w:ind w:left="1570" w:hanging="360"/>
      </w:pPr>
    </w:lvl>
    <w:lvl w:ilvl="1" w:tplc="0C0C0019" w:tentative="1">
      <w:start w:val="1"/>
      <w:numFmt w:val="lowerLetter"/>
      <w:lvlText w:val="%2."/>
      <w:lvlJc w:val="left"/>
      <w:pPr>
        <w:ind w:left="2290" w:hanging="360"/>
      </w:pPr>
    </w:lvl>
    <w:lvl w:ilvl="2" w:tplc="0C0C001B" w:tentative="1">
      <w:start w:val="1"/>
      <w:numFmt w:val="lowerRoman"/>
      <w:lvlText w:val="%3."/>
      <w:lvlJc w:val="right"/>
      <w:pPr>
        <w:ind w:left="3010" w:hanging="180"/>
      </w:pPr>
    </w:lvl>
    <w:lvl w:ilvl="3" w:tplc="0C0C000F" w:tentative="1">
      <w:start w:val="1"/>
      <w:numFmt w:val="decimal"/>
      <w:lvlText w:val="%4."/>
      <w:lvlJc w:val="left"/>
      <w:pPr>
        <w:ind w:left="3730" w:hanging="360"/>
      </w:pPr>
    </w:lvl>
    <w:lvl w:ilvl="4" w:tplc="0C0C0019" w:tentative="1">
      <w:start w:val="1"/>
      <w:numFmt w:val="lowerLetter"/>
      <w:lvlText w:val="%5."/>
      <w:lvlJc w:val="left"/>
      <w:pPr>
        <w:ind w:left="4450" w:hanging="360"/>
      </w:pPr>
    </w:lvl>
    <w:lvl w:ilvl="5" w:tplc="0C0C001B" w:tentative="1">
      <w:start w:val="1"/>
      <w:numFmt w:val="lowerRoman"/>
      <w:lvlText w:val="%6."/>
      <w:lvlJc w:val="right"/>
      <w:pPr>
        <w:ind w:left="5170" w:hanging="180"/>
      </w:pPr>
    </w:lvl>
    <w:lvl w:ilvl="6" w:tplc="0C0C000F" w:tentative="1">
      <w:start w:val="1"/>
      <w:numFmt w:val="decimal"/>
      <w:lvlText w:val="%7."/>
      <w:lvlJc w:val="left"/>
      <w:pPr>
        <w:ind w:left="5890" w:hanging="360"/>
      </w:pPr>
    </w:lvl>
    <w:lvl w:ilvl="7" w:tplc="0C0C0019" w:tentative="1">
      <w:start w:val="1"/>
      <w:numFmt w:val="lowerLetter"/>
      <w:lvlText w:val="%8."/>
      <w:lvlJc w:val="left"/>
      <w:pPr>
        <w:ind w:left="6610" w:hanging="360"/>
      </w:pPr>
    </w:lvl>
    <w:lvl w:ilvl="8" w:tplc="0C0C001B" w:tentative="1">
      <w:start w:val="1"/>
      <w:numFmt w:val="lowerRoman"/>
      <w:lvlText w:val="%9."/>
      <w:lvlJc w:val="right"/>
      <w:pPr>
        <w:ind w:left="7330" w:hanging="180"/>
      </w:pPr>
    </w:lvl>
  </w:abstractNum>
  <w:abstractNum w:abstractNumId="77" w15:restartNumberingAfterBreak="0">
    <w:nsid w:val="21655E90"/>
    <w:multiLevelType w:val="multilevel"/>
    <w:tmpl w:val="83FC0170"/>
    <w:lvl w:ilvl="0">
      <w:start w:val="4"/>
      <w:numFmt w:val="lowerRoman"/>
      <w:lvlText w:val="%1."/>
      <w:lvlJc w:val="righ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left"/>
      <w:pPr>
        <w:ind w:left="252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left"/>
      <w:pPr>
        <w:ind w:left="3600" w:hanging="36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78" w15:restartNumberingAfterBreak="0">
    <w:nsid w:val="21796562"/>
    <w:multiLevelType w:val="hybridMultilevel"/>
    <w:tmpl w:val="62EC6698"/>
    <w:lvl w:ilvl="0" w:tplc="6AEA05D8">
      <w:start w:val="2"/>
      <w:numFmt w:val="decimal"/>
      <w:lvlText w:val="%1."/>
      <w:lvlJc w:val="left"/>
      <w:pPr>
        <w:ind w:left="825"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9" w15:restartNumberingAfterBreak="0">
    <w:nsid w:val="21E753C6"/>
    <w:multiLevelType w:val="hybridMultilevel"/>
    <w:tmpl w:val="51463DA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0" w15:restartNumberingAfterBreak="0">
    <w:nsid w:val="23373817"/>
    <w:multiLevelType w:val="hybridMultilevel"/>
    <w:tmpl w:val="347274E8"/>
    <w:lvl w:ilvl="0" w:tplc="1009000F">
      <w:start w:val="1"/>
      <w:numFmt w:val="decimal"/>
      <w:lvlText w:val="%1."/>
      <w:lvlJc w:val="left"/>
      <w:pPr>
        <w:ind w:left="1559" w:hanging="360"/>
      </w:pPr>
    </w:lvl>
    <w:lvl w:ilvl="1" w:tplc="0C0C0019" w:tentative="1">
      <w:start w:val="1"/>
      <w:numFmt w:val="lowerLetter"/>
      <w:lvlText w:val="%2."/>
      <w:lvlJc w:val="left"/>
      <w:pPr>
        <w:ind w:left="2279" w:hanging="360"/>
      </w:pPr>
    </w:lvl>
    <w:lvl w:ilvl="2" w:tplc="0C0C001B" w:tentative="1">
      <w:start w:val="1"/>
      <w:numFmt w:val="lowerRoman"/>
      <w:lvlText w:val="%3."/>
      <w:lvlJc w:val="right"/>
      <w:pPr>
        <w:ind w:left="2999" w:hanging="180"/>
      </w:pPr>
    </w:lvl>
    <w:lvl w:ilvl="3" w:tplc="0C0C000F" w:tentative="1">
      <w:start w:val="1"/>
      <w:numFmt w:val="decimal"/>
      <w:lvlText w:val="%4."/>
      <w:lvlJc w:val="left"/>
      <w:pPr>
        <w:ind w:left="3719" w:hanging="360"/>
      </w:pPr>
    </w:lvl>
    <w:lvl w:ilvl="4" w:tplc="0C0C0019" w:tentative="1">
      <w:start w:val="1"/>
      <w:numFmt w:val="lowerLetter"/>
      <w:lvlText w:val="%5."/>
      <w:lvlJc w:val="left"/>
      <w:pPr>
        <w:ind w:left="4439" w:hanging="360"/>
      </w:pPr>
    </w:lvl>
    <w:lvl w:ilvl="5" w:tplc="0C0C001B" w:tentative="1">
      <w:start w:val="1"/>
      <w:numFmt w:val="lowerRoman"/>
      <w:lvlText w:val="%6."/>
      <w:lvlJc w:val="right"/>
      <w:pPr>
        <w:ind w:left="5159" w:hanging="180"/>
      </w:pPr>
    </w:lvl>
    <w:lvl w:ilvl="6" w:tplc="0C0C000F" w:tentative="1">
      <w:start w:val="1"/>
      <w:numFmt w:val="decimal"/>
      <w:lvlText w:val="%7."/>
      <w:lvlJc w:val="left"/>
      <w:pPr>
        <w:ind w:left="5879" w:hanging="360"/>
      </w:pPr>
    </w:lvl>
    <w:lvl w:ilvl="7" w:tplc="0C0C0019" w:tentative="1">
      <w:start w:val="1"/>
      <w:numFmt w:val="lowerLetter"/>
      <w:lvlText w:val="%8."/>
      <w:lvlJc w:val="left"/>
      <w:pPr>
        <w:ind w:left="6599" w:hanging="360"/>
      </w:pPr>
    </w:lvl>
    <w:lvl w:ilvl="8" w:tplc="0C0C001B" w:tentative="1">
      <w:start w:val="1"/>
      <w:numFmt w:val="lowerRoman"/>
      <w:lvlText w:val="%9."/>
      <w:lvlJc w:val="right"/>
      <w:pPr>
        <w:ind w:left="7319" w:hanging="180"/>
      </w:pPr>
    </w:lvl>
  </w:abstractNum>
  <w:abstractNum w:abstractNumId="81" w15:restartNumberingAfterBreak="0">
    <w:nsid w:val="23FC2404"/>
    <w:multiLevelType w:val="hybridMultilevel"/>
    <w:tmpl w:val="E46C8CC6"/>
    <w:lvl w:ilvl="0" w:tplc="10090003">
      <w:start w:val="1"/>
      <w:numFmt w:val="bullet"/>
      <w:lvlText w:val="o"/>
      <w:lvlJc w:val="left"/>
      <w:pPr>
        <w:ind w:left="1440" w:hanging="360"/>
      </w:pPr>
      <w:rPr>
        <w:rFonts w:ascii="Courier New" w:hAnsi="Courier New" w:cs="Courier New"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82" w15:restartNumberingAfterBreak="0">
    <w:nsid w:val="2604249A"/>
    <w:multiLevelType w:val="hybridMultilevel"/>
    <w:tmpl w:val="5C103820"/>
    <w:lvl w:ilvl="0" w:tplc="FFFFFFFF">
      <w:start w:val="1"/>
      <w:numFmt w:val="lowerRoman"/>
      <w:lvlText w:val="%1."/>
      <w:lvlJc w:val="right"/>
      <w:pPr>
        <w:ind w:left="1080" w:hanging="360"/>
      </w:pPr>
      <w:rPr>
        <w:rFonts w:hint="default"/>
        <w:b w:val="0"/>
        <w:bCs/>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6245CE5"/>
    <w:multiLevelType w:val="hybridMultilevel"/>
    <w:tmpl w:val="16669E5E"/>
    <w:lvl w:ilvl="0" w:tplc="1009001B">
      <w:start w:val="1"/>
      <w:numFmt w:val="lowerRoman"/>
      <w:lvlText w:val="%1."/>
      <w:lvlJc w:val="right"/>
      <w:pPr>
        <w:ind w:left="1570" w:hanging="360"/>
      </w:pPr>
    </w:lvl>
    <w:lvl w:ilvl="1" w:tplc="0C0C0019" w:tentative="1">
      <w:start w:val="1"/>
      <w:numFmt w:val="lowerLetter"/>
      <w:lvlText w:val="%2."/>
      <w:lvlJc w:val="left"/>
      <w:pPr>
        <w:ind w:left="2290" w:hanging="360"/>
      </w:pPr>
    </w:lvl>
    <w:lvl w:ilvl="2" w:tplc="0C0C001B" w:tentative="1">
      <w:start w:val="1"/>
      <w:numFmt w:val="lowerRoman"/>
      <w:lvlText w:val="%3."/>
      <w:lvlJc w:val="right"/>
      <w:pPr>
        <w:ind w:left="3010" w:hanging="180"/>
      </w:pPr>
    </w:lvl>
    <w:lvl w:ilvl="3" w:tplc="0C0C000F" w:tentative="1">
      <w:start w:val="1"/>
      <w:numFmt w:val="decimal"/>
      <w:lvlText w:val="%4."/>
      <w:lvlJc w:val="left"/>
      <w:pPr>
        <w:ind w:left="3730" w:hanging="360"/>
      </w:pPr>
    </w:lvl>
    <w:lvl w:ilvl="4" w:tplc="0C0C0019" w:tentative="1">
      <w:start w:val="1"/>
      <w:numFmt w:val="lowerLetter"/>
      <w:lvlText w:val="%5."/>
      <w:lvlJc w:val="left"/>
      <w:pPr>
        <w:ind w:left="4450" w:hanging="360"/>
      </w:pPr>
    </w:lvl>
    <w:lvl w:ilvl="5" w:tplc="0C0C001B" w:tentative="1">
      <w:start w:val="1"/>
      <w:numFmt w:val="lowerRoman"/>
      <w:lvlText w:val="%6."/>
      <w:lvlJc w:val="right"/>
      <w:pPr>
        <w:ind w:left="5170" w:hanging="180"/>
      </w:pPr>
    </w:lvl>
    <w:lvl w:ilvl="6" w:tplc="0C0C000F" w:tentative="1">
      <w:start w:val="1"/>
      <w:numFmt w:val="decimal"/>
      <w:lvlText w:val="%7."/>
      <w:lvlJc w:val="left"/>
      <w:pPr>
        <w:ind w:left="5890" w:hanging="360"/>
      </w:pPr>
    </w:lvl>
    <w:lvl w:ilvl="7" w:tplc="0C0C0019" w:tentative="1">
      <w:start w:val="1"/>
      <w:numFmt w:val="lowerLetter"/>
      <w:lvlText w:val="%8."/>
      <w:lvlJc w:val="left"/>
      <w:pPr>
        <w:ind w:left="6610" w:hanging="360"/>
      </w:pPr>
    </w:lvl>
    <w:lvl w:ilvl="8" w:tplc="0C0C001B" w:tentative="1">
      <w:start w:val="1"/>
      <w:numFmt w:val="lowerRoman"/>
      <w:lvlText w:val="%9."/>
      <w:lvlJc w:val="right"/>
      <w:pPr>
        <w:ind w:left="7330" w:hanging="180"/>
      </w:pPr>
    </w:lvl>
  </w:abstractNum>
  <w:abstractNum w:abstractNumId="84" w15:restartNumberingAfterBreak="0">
    <w:nsid w:val="272A2523"/>
    <w:multiLevelType w:val="hybridMultilevel"/>
    <w:tmpl w:val="BF36F59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5" w15:restartNumberingAfterBreak="0">
    <w:nsid w:val="27BE56BA"/>
    <w:multiLevelType w:val="hybridMultilevel"/>
    <w:tmpl w:val="C666ED4E"/>
    <w:lvl w:ilvl="0" w:tplc="4C7CBD90">
      <w:start w:val="1"/>
      <w:numFmt w:val="lowerLetter"/>
      <w:lvlText w:val="(%1)"/>
      <w:lvlJc w:val="left"/>
      <w:pPr>
        <w:ind w:left="1559" w:hanging="360"/>
      </w:pPr>
      <w:rPr>
        <w:rFonts w:ascii="Calibri" w:eastAsia="Calibri" w:hAnsi="Calibri" w:cs="Calibri" w:hint="default"/>
        <w:b/>
        <w:bCs/>
        <w:i w:val="0"/>
        <w:iCs w:val="0"/>
        <w:spacing w:val="0"/>
        <w:w w:val="99"/>
        <w:sz w:val="20"/>
        <w:szCs w:val="20"/>
        <w:lang w:val="en-US" w:eastAsia="en-US" w:bidi="ar-SA"/>
      </w:rPr>
    </w:lvl>
    <w:lvl w:ilvl="1" w:tplc="0C0C0019" w:tentative="1">
      <w:start w:val="1"/>
      <w:numFmt w:val="lowerLetter"/>
      <w:lvlText w:val="%2."/>
      <w:lvlJc w:val="left"/>
      <w:pPr>
        <w:ind w:left="2279" w:hanging="360"/>
      </w:pPr>
    </w:lvl>
    <w:lvl w:ilvl="2" w:tplc="0C0C001B" w:tentative="1">
      <w:start w:val="1"/>
      <w:numFmt w:val="lowerRoman"/>
      <w:lvlText w:val="%3."/>
      <w:lvlJc w:val="right"/>
      <w:pPr>
        <w:ind w:left="2999" w:hanging="180"/>
      </w:pPr>
    </w:lvl>
    <w:lvl w:ilvl="3" w:tplc="0C0C000F" w:tentative="1">
      <w:start w:val="1"/>
      <w:numFmt w:val="decimal"/>
      <w:lvlText w:val="%4."/>
      <w:lvlJc w:val="left"/>
      <w:pPr>
        <w:ind w:left="3719" w:hanging="360"/>
      </w:pPr>
    </w:lvl>
    <w:lvl w:ilvl="4" w:tplc="0C0C0019" w:tentative="1">
      <w:start w:val="1"/>
      <w:numFmt w:val="lowerLetter"/>
      <w:lvlText w:val="%5."/>
      <w:lvlJc w:val="left"/>
      <w:pPr>
        <w:ind w:left="4439" w:hanging="360"/>
      </w:pPr>
    </w:lvl>
    <w:lvl w:ilvl="5" w:tplc="0C0C001B" w:tentative="1">
      <w:start w:val="1"/>
      <w:numFmt w:val="lowerRoman"/>
      <w:lvlText w:val="%6."/>
      <w:lvlJc w:val="right"/>
      <w:pPr>
        <w:ind w:left="5159" w:hanging="180"/>
      </w:pPr>
    </w:lvl>
    <w:lvl w:ilvl="6" w:tplc="0C0C000F" w:tentative="1">
      <w:start w:val="1"/>
      <w:numFmt w:val="decimal"/>
      <w:lvlText w:val="%7."/>
      <w:lvlJc w:val="left"/>
      <w:pPr>
        <w:ind w:left="5879" w:hanging="360"/>
      </w:pPr>
    </w:lvl>
    <w:lvl w:ilvl="7" w:tplc="0C0C0019" w:tentative="1">
      <w:start w:val="1"/>
      <w:numFmt w:val="lowerLetter"/>
      <w:lvlText w:val="%8."/>
      <w:lvlJc w:val="left"/>
      <w:pPr>
        <w:ind w:left="6599" w:hanging="360"/>
      </w:pPr>
    </w:lvl>
    <w:lvl w:ilvl="8" w:tplc="0C0C001B" w:tentative="1">
      <w:start w:val="1"/>
      <w:numFmt w:val="lowerRoman"/>
      <w:lvlText w:val="%9."/>
      <w:lvlJc w:val="right"/>
      <w:pPr>
        <w:ind w:left="7319" w:hanging="180"/>
      </w:pPr>
    </w:lvl>
  </w:abstractNum>
  <w:abstractNum w:abstractNumId="86" w15:restartNumberingAfterBreak="0">
    <w:nsid w:val="280B6E1D"/>
    <w:multiLevelType w:val="hybridMultilevel"/>
    <w:tmpl w:val="496C35C2"/>
    <w:lvl w:ilvl="0" w:tplc="4C7CBD90">
      <w:start w:val="1"/>
      <w:numFmt w:val="lowerLetter"/>
      <w:lvlText w:val="(%1)"/>
      <w:lvlJc w:val="left"/>
      <w:pPr>
        <w:ind w:left="720" w:hanging="360"/>
      </w:pPr>
      <w:rPr>
        <w:rFonts w:ascii="Calibri" w:eastAsia="Calibri" w:hAnsi="Calibri" w:cs="Calibri" w:hint="default"/>
        <w:b/>
        <w:bCs/>
        <w:i w:val="0"/>
        <w:iCs w:val="0"/>
        <w:spacing w:val="0"/>
        <w:w w:val="99"/>
        <w:sz w:val="20"/>
        <w:szCs w:val="20"/>
        <w:lang w:val="en-US" w:eastAsia="en-US" w:bidi="ar-SA"/>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7" w15:restartNumberingAfterBreak="0">
    <w:nsid w:val="28310FDF"/>
    <w:multiLevelType w:val="hybridMultilevel"/>
    <w:tmpl w:val="9F1A4E2A"/>
    <w:lvl w:ilvl="0" w:tplc="FFFFFFFF">
      <w:start w:val="4"/>
      <w:numFmt w:val="decimal"/>
      <w:lvlText w:val="%1."/>
      <w:lvlJc w:val="left"/>
      <w:pPr>
        <w:ind w:left="785" w:hanging="360"/>
      </w:pPr>
      <w:rPr>
        <w:rFonts w:ascii="Calibri" w:eastAsia="Calibri" w:hAnsi="Calibri" w:cs="Calibri" w:hint="default"/>
        <w:b/>
        <w:bCs/>
        <w:i w:val="0"/>
        <w:iCs w:val="0"/>
        <w:spacing w:val="-1"/>
        <w:w w:val="99"/>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EE14F916">
      <w:numFmt w:val="bullet"/>
      <w:lvlText w:val=""/>
      <w:lvlJc w:val="left"/>
      <w:pPr>
        <w:ind w:left="839" w:hanging="360"/>
      </w:pPr>
      <w:rPr>
        <w:rFonts w:ascii="Symbol" w:eastAsia="Symbol" w:hAnsi="Symbol" w:cs="Symbol" w:hint="default"/>
        <w:b w:val="0"/>
        <w:bCs w:val="0"/>
        <w:i w:val="0"/>
        <w:iCs w:val="0"/>
        <w:spacing w:val="0"/>
        <w:w w:val="99"/>
        <w:sz w:val="20"/>
        <w:szCs w:val="20"/>
        <w:lang w:val="en-US" w:eastAsia="en-US" w:bidi="ar-SA"/>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8946EE0"/>
    <w:multiLevelType w:val="hybridMultilevel"/>
    <w:tmpl w:val="B41AB8D0"/>
    <w:lvl w:ilvl="0" w:tplc="FFFFFFFF">
      <w:start w:val="1"/>
      <w:numFmt w:val="lowerLetter"/>
      <w:lvlText w:val="(%1)"/>
      <w:lvlJc w:val="left"/>
      <w:pPr>
        <w:ind w:left="720" w:hanging="360"/>
      </w:pPr>
      <w:rPr>
        <w:rFonts w:hint="default"/>
        <w:b/>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29AB39A4"/>
    <w:multiLevelType w:val="hybridMultilevel"/>
    <w:tmpl w:val="F24E45CE"/>
    <w:lvl w:ilvl="0" w:tplc="9DBA5602">
      <w:start w:val="1"/>
      <w:numFmt w:val="lowerLetter"/>
      <w:lvlText w:val="(%1)"/>
      <w:lvlJc w:val="left"/>
      <w:pPr>
        <w:ind w:left="839" w:hanging="360"/>
      </w:pPr>
      <w:rPr>
        <w:rFonts w:ascii="Calibri" w:eastAsia="Calibri" w:hAnsi="Calibri" w:cs="Calibri" w:hint="default"/>
        <w:b/>
        <w:bCs/>
        <w:i w:val="0"/>
        <w:iCs w:val="0"/>
        <w:spacing w:val="0"/>
        <w:w w:val="99"/>
        <w:sz w:val="20"/>
        <w:szCs w:val="2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0" w15:restartNumberingAfterBreak="0">
    <w:nsid w:val="29BB1917"/>
    <w:multiLevelType w:val="hybridMultilevel"/>
    <w:tmpl w:val="6B086DAA"/>
    <w:lvl w:ilvl="0" w:tplc="FFFFFFFF">
      <w:start w:val="1"/>
      <w:numFmt w:val="lowerRoman"/>
      <w:lvlText w:val="%1."/>
      <w:lvlJc w:val="right"/>
      <w:pPr>
        <w:ind w:left="1080" w:hanging="360"/>
      </w:pPr>
      <w:rPr>
        <w:rFonts w:asciiTheme="minorHAnsi" w:hAnsiTheme="minorHAnsi" w:cstheme="minorHAnsi"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29EB655A"/>
    <w:multiLevelType w:val="hybridMultilevel"/>
    <w:tmpl w:val="1AD4A838"/>
    <w:lvl w:ilvl="0" w:tplc="0C0C0001">
      <w:start w:val="1"/>
      <w:numFmt w:val="bullet"/>
      <w:lvlText w:val=""/>
      <w:lvlJc w:val="left"/>
      <w:pPr>
        <w:ind w:left="2290" w:hanging="360"/>
      </w:pPr>
      <w:rPr>
        <w:rFonts w:ascii="Symbol" w:hAnsi="Symbol" w:hint="default"/>
      </w:rPr>
    </w:lvl>
    <w:lvl w:ilvl="1" w:tplc="0C0C0003" w:tentative="1">
      <w:start w:val="1"/>
      <w:numFmt w:val="bullet"/>
      <w:lvlText w:val="o"/>
      <w:lvlJc w:val="left"/>
      <w:pPr>
        <w:ind w:left="3010" w:hanging="360"/>
      </w:pPr>
      <w:rPr>
        <w:rFonts w:ascii="Courier New" w:hAnsi="Courier New" w:cs="Courier New" w:hint="default"/>
      </w:rPr>
    </w:lvl>
    <w:lvl w:ilvl="2" w:tplc="0C0C0005" w:tentative="1">
      <w:start w:val="1"/>
      <w:numFmt w:val="bullet"/>
      <w:lvlText w:val=""/>
      <w:lvlJc w:val="left"/>
      <w:pPr>
        <w:ind w:left="3730" w:hanging="360"/>
      </w:pPr>
      <w:rPr>
        <w:rFonts w:ascii="Wingdings" w:hAnsi="Wingdings" w:hint="default"/>
      </w:rPr>
    </w:lvl>
    <w:lvl w:ilvl="3" w:tplc="0C0C0001" w:tentative="1">
      <w:start w:val="1"/>
      <w:numFmt w:val="bullet"/>
      <w:lvlText w:val=""/>
      <w:lvlJc w:val="left"/>
      <w:pPr>
        <w:ind w:left="4450" w:hanging="360"/>
      </w:pPr>
      <w:rPr>
        <w:rFonts w:ascii="Symbol" w:hAnsi="Symbol" w:hint="default"/>
      </w:rPr>
    </w:lvl>
    <w:lvl w:ilvl="4" w:tplc="0C0C0003" w:tentative="1">
      <w:start w:val="1"/>
      <w:numFmt w:val="bullet"/>
      <w:lvlText w:val="o"/>
      <w:lvlJc w:val="left"/>
      <w:pPr>
        <w:ind w:left="5170" w:hanging="360"/>
      </w:pPr>
      <w:rPr>
        <w:rFonts w:ascii="Courier New" w:hAnsi="Courier New" w:cs="Courier New" w:hint="default"/>
      </w:rPr>
    </w:lvl>
    <w:lvl w:ilvl="5" w:tplc="0C0C0005" w:tentative="1">
      <w:start w:val="1"/>
      <w:numFmt w:val="bullet"/>
      <w:lvlText w:val=""/>
      <w:lvlJc w:val="left"/>
      <w:pPr>
        <w:ind w:left="5890" w:hanging="360"/>
      </w:pPr>
      <w:rPr>
        <w:rFonts w:ascii="Wingdings" w:hAnsi="Wingdings" w:hint="default"/>
      </w:rPr>
    </w:lvl>
    <w:lvl w:ilvl="6" w:tplc="0C0C0001" w:tentative="1">
      <w:start w:val="1"/>
      <w:numFmt w:val="bullet"/>
      <w:lvlText w:val=""/>
      <w:lvlJc w:val="left"/>
      <w:pPr>
        <w:ind w:left="6610" w:hanging="360"/>
      </w:pPr>
      <w:rPr>
        <w:rFonts w:ascii="Symbol" w:hAnsi="Symbol" w:hint="default"/>
      </w:rPr>
    </w:lvl>
    <w:lvl w:ilvl="7" w:tplc="0C0C0003" w:tentative="1">
      <w:start w:val="1"/>
      <w:numFmt w:val="bullet"/>
      <w:lvlText w:val="o"/>
      <w:lvlJc w:val="left"/>
      <w:pPr>
        <w:ind w:left="7330" w:hanging="360"/>
      </w:pPr>
      <w:rPr>
        <w:rFonts w:ascii="Courier New" w:hAnsi="Courier New" w:cs="Courier New" w:hint="default"/>
      </w:rPr>
    </w:lvl>
    <w:lvl w:ilvl="8" w:tplc="0C0C0005" w:tentative="1">
      <w:start w:val="1"/>
      <w:numFmt w:val="bullet"/>
      <w:lvlText w:val=""/>
      <w:lvlJc w:val="left"/>
      <w:pPr>
        <w:ind w:left="8050" w:hanging="360"/>
      </w:pPr>
      <w:rPr>
        <w:rFonts w:ascii="Wingdings" w:hAnsi="Wingdings" w:hint="default"/>
      </w:rPr>
    </w:lvl>
  </w:abstractNum>
  <w:abstractNum w:abstractNumId="92" w15:restartNumberingAfterBreak="0">
    <w:nsid w:val="2A2055CA"/>
    <w:multiLevelType w:val="hybridMultilevel"/>
    <w:tmpl w:val="1362F792"/>
    <w:lvl w:ilvl="0" w:tplc="FFFFFFFF">
      <w:start w:val="4"/>
      <w:numFmt w:val="decimal"/>
      <w:lvlText w:val="%1."/>
      <w:lvlJc w:val="left"/>
      <w:pPr>
        <w:ind w:left="785" w:hanging="360"/>
      </w:pPr>
      <w:rPr>
        <w:rFonts w:ascii="Calibri" w:eastAsia="Calibri" w:hAnsi="Calibri" w:cs="Calibri" w:hint="default"/>
        <w:b/>
        <w:bCs/>
        <w:i w:val="0"/>
        <w:iCs w:val="0"/>
        <w:spacing w:val="-1"/>
        <w:w w:val="99"/>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EE14F916">
      <w:numFmt w:val="bullet"/>
      <w:lvlText w:val=""/>
      <w:lvlJc w:val="left"/>
      <w:pPr>
        <w:ind w:left="839" w:hanging="360"/>
      </w:pPr>
      <w:rPr>
        <w:rFonts w:ascii="Symbol" w:eastAsia="Symbol" w:hAnsi="Symbol" w:cs="Symbol" w:hint="default"/>
        <w:b w:val="0"/>
        <w:bCs w:val="0"/>
        <w:i w:val="0"/>
        <w:iCs w:val="0"/>
        <w:spacing w:val="0"/>
        <w:w w:val="99"/>
        <w:sz w:val="20"/>
        <w:szCs w:val="20"/>
        <w:lang w:val="en-US" w:eastAsia="en-US" w:bidi="ar-SA"/>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2A263059"/>
    <w:multiLevelType w:val="hybridMultilevel"/>
    <w:tmpl w:val="0194FBA0"/>
    <w:lvl w:ilvl="0" w:tplc="1009001B">
      <w:start w:val="1"/>
      <w:numFmt w:val="lowerRoman"/>
      <w:lvlText w:val="%1."/>
      <w:lvlJc w:val="right"/>
      <w:pPr>
        <w:ind w:left="1570" w:hanging="360"/>
      </w:pPr>
    </w:lvl>
    <w:lvl w:ilvl="1" w:tplc="0C0C0019" w:tentative="1">
      <w:start w:val="1"/>
      <w:numFmt w:val="lowerLetter"/>
      <w:lvlText w:val="%2."/>
      <w:lvlJc w:val="left"/>
      <w:pPr>
        <w:ind w:left="2290" w:hanging="360"/>
      </w:pPr>
    </w:lvl>
    <w:lvl w:ilvl="2" w:tplc="0C0C001B" w:tentative="1">
      <w:start w:val="1"/>
      <w:numFmt w:val="lowerRoman"/>
      <w:lvlText w:val="%3."/>
      <w:lvlJc w:val="right"/>
      <w:pPr>
        <w:ind w:left="3010" w:hanging="180"/>
      </w:pPr>
    </w:lvl>
    <w:lvl w:ilvl="3" w:tplc="0C0C000F" w:tentative="1">
      <w:start w:val="1"/>
      <w:numFmt w:val="decimal"/>
      <w:lvlText w:val="%4."/>
      <w:lvlJc w:val="left"/>
      <w:pPr>
        <w:ind w:left="3730" w:hanging="360"/>
      </w:pPr>
    </w:lvl>
    <w:lvl w:ilvl="4" w:tplc="0C0C0019" w:tentative="1">
      <w:start w:val="1"/>
      <w:numFmt w:val="lowerLetter"/>
      <w:lvlText w:val="%5."/>
      <w:lvlJc w:val="left"/>
      <w:pPr>
        <w:ind w:left="4450" w:hanging="360"/>
      </w:pPr>
    </w:lvl>
    <w:lvl w:ilvl="5" w:tplc="0C0C001B" w:tentative="1">
      <w:start w:val="1"/>
      <w:numFmt w:val="lowerRoman"/>
      <w:lvlText w:val="%6."/>
      <w:lvlJc w:val="right"/>
      <w:pPr>
        <w:ind w:left="5170" w:hanging="180"/>
      </w:pPr>
    </w:lvl>
    <w:lvl w:ilvl="6" w:tplc="0C0C000F" w:tentative="1">
      <w:start w:val="1"/>
      <w:numFmt w:val="decimal"/>
      <w:lvlText w:val="%7."/>
      <w:lvlJc w:val="left"/>
      <w:pPr>
        <w:ind w:left="5890" w:hanging="360"/>
      </w:pPr>
    </w:lvl>
    <w:lvl w:ilvl="7" w:tplc="0C0C0019" w:tentative="1">
      <w:start w:val="1"/>
      <w:numFmt w:val="lowerLetter"/>
      <w:lvlText w:val="%8."/>
      <w:lvlJc w:val="left"/>
      <w:pPr>
        <w:ind w:left="6610" w:hanging="360"/>
      </w:pPr>
    </w:lvl>
    <w:lvl w:ilvl="8" w:tplc="0C0C001B" w:tentative="1">
      <w:start w:val="1"/>
      <w:numFmt w:val="lowerRoman"/>
      <w:lvlText w:val="%9."/>
      <w:lvlJc w:val="right"/>
      <w:pPr>
        <w:ind w:left="7330" w:hanging="180"/>
      </w:pPr>
    </w:lvl>
  </w:abstractNum>
  <w:abstractNum w:abstractNumId="94" w15:restartNumberingAfterBreak="0">
    <w:nsid w:val="2B3A1BE6"/>
    <w:multiLevelType w:val="multilevel"/>
    <w:tmpl w:val="07A8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B4F414D"/>
    <w:multiLevelType w:val="hybridMultilevel"/>
    <w:tmpl w:val="6A64E402"/>
    <w:lvl w:ilvl="0" w:tplc="1009001B">
      <w:start w:val="1"/>
      <w:numFmt w:val="lowerRoman"/>
      <w:lvlText w:val="%1."/>
      <w:lvlJc w:val="right"/>
      <w:pPr>
        <w:ind w:left="238" w:hanging="360"/>
      </w:pPr>
      <w:rPr>
        <w:rFonts w:hint="default"/>
        <w:b/>
        <w:bCs/>
        <w:color w:val="000000" w:themeColor="text1"/>
        <w:spacing w:val="0"/>
        <w:w w:val="99"/>
        <w:sz w:val="20"/>
        <w:szCs w:val="20"/>
        <w:lang w:val="en-US" w:eastAsia="en-US" w:bidi="ar-SA"/>
      </w:rPr>
    </w:lvl>
    <w:lvl w:ilvl="1" w:tplc="0C0C0019">
      <w:start w:val="1"/>
      <w:numFmt w:val="lowerLetter"/>
      <w:lvlText w:val="%2."/>
      <w:lvlJc w:val="left"/>
      <w:pPr>
        <w:ind w:left="958" w:hanging="360"/>
      </w:pPr>
    </w:lvl>
    <w:lvl w:ilvl="2" w:tplc="0C0C001B" w:tentative="1">
      <w:start w:val="1"/>
      <w:numFmt w:val="lowerRoman"/>
      <w:lvlText w:val="%3."/>
      <w:lvlJc w:val="right"/>
      <w:pPr>
        <w:ind w:left="1678" w:hanging="180"/>
      </w:pPr>
    </w:lvl>
    <w:lvl w:ilvl="3" w:tplc="0C0C000F" w:tentative="1">
      <w:start w:val="1"/>
      <w:numFmt w:val="decimal"/>
      <w:lvlText w:val="%4."/>
      <w:lvlJc w:val="left"/>
      <w:pPr>
        <w:ind w:left="2398" w:hanging="360"/>
      </w:pPr>
    </w:lvl>
    <w:lvl w:ilvl="4" w:tplc="0C0C0019" w:tentative="1">
      <w:start w:val="1"/>
      <w:numFmt w:val="lowerLetter"/>
      <w:lvlText w:val="%5."/>
      <w:lvlJc w:val="left"/>
      <w:pPr>
        <w:ind w:left="3118" w:hanging="360"/>
      </w:pPr>
    </w:lvl>
    <w:lvl w:ilvl="5" w:tplc="0C0C001B" w:tentative="1">
      <w:start w:val="1"/>
      <w:numFmt w:val="lowerRoman"/>
      <w:lvlText w:val="%6."/>
      <w:lvlJc w:val="right"/>
      <w:pPr>
        <w:ind w:left="3838" w:hanging="180"/>
      </w:pPr>
    </w:lvl>
    <w:lvl w:ilvl="6" w:tplc="0C0C000F" w:tentative="1">
      <w:start w:val="1"/>
      <w:numFmt w:val="decimal"/>
      <w:lvlText w:val="%7."/>
      <w:lvlJc w:val="left"/>
      <w:pPr>
        <w:ind w:left="4558" w:hanging="360"/>
      </w:pPr>
    </w:lvl>
    <w:lvl w:ilvl="7" w:tplc="0C0C0019" w:tentative="1">
      <w:start w:val="1"/>
      <w:numFmt w:val="lowerLetter"/>
      <w:lvlText w:val="%8."/>
      <w:lvlJc w:val="left"/>
      <w:pPr>
        <w:ind w:left="5278" w:hanging="360"/>
      </w:pPr>
    </w:lvl>
    <w:lvl w:ilvl="8" w:tplc="0C0C001B" w:tentative="1">
      <w:start w:val="1"/>
      <w:numFmt w:val="lowerRoman"/>
      <w:lvlText w:val="%9."/>
      <w:lvlJc w:val="right"/>
      <w:pPr>
        <w:ind w:left="5998" w:hanging="180"/>
      </w:pPr>
    </w:lvl>
  </w:abstractNum>
  <w:abstractNum w:abstractNumId="96" w15:restartNumberingAfterBreak="0">
    <w:nsid w:val="2B8263F3"/>
    <w:multiLevelType w:val="hybridMultilevel"/>
    <w:tmpl w:val="0770AED4"/>
    <w:lvl w:ilvl="0" w:tplc="FFFFFFFF">
      <w:start w:val="1"/>
      <w:numFmt w:val="lowerRoman"/>
      <w:lvlText w:val="%1."/>
      <w:lvlJc w:val="right"/>
      <w:pPr>
        <w:ind w:left="1440" w:hanging="360"/>
      </w:pPr>
      <w:rPr>
        <w:rFonts w:asciiTheme="minorHAnsi" w:hAnsiTheme="minorHAnsi" w:cstheme="minorHAnsi" w:hint="default"/>
        <w:i w:val="0"/>
        <w:iCs w:val="0"/>
        <w:color w:val="auto"/>
      </w:rPr>
    </w:lvl>
    <w:lvl w:ilvl="1" w:tplc="FFFFFFFF">
      <w:start w:val="1"/>
      <w:numFmt w:val="lowerRoman"/>
      <w:lvlText w:val="%2."/>
      <w:lvlJc w:val="right"/>
      <w:pPr>
        <w:ind w:left="193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7" w15:restartNumberingAfterBreak="0">
    <w:nsid w:val="2C2F47E1"/>
    <w:multiLevelType w:val="hybridMultilevel"/>
    <w:tmpl w:val="DCB48AD8"/>
    <w:lvl w:ilvl="0" w:tplc="08EA5752">
      <w:start w:val="1"/>
      <w:numFmt w:val="bullet"/>
      <w:lvlText w:val=""/>
      <w:lvlJc w:val="left"/>
      <w:pPr>
        <w:ind w:left="720" w:hanging="360"/>
      </w:pPr>
      <w:rPr>
        <w:rFonts w:ascii="Symbol" w:hAnsi="Symbol" w:hint="default"/>
        <w:color w:val="000000" w:themeColor="text1"/>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8" w15:restartNumberingAfterBreak="0">
    <w:nsid w:val="2D00198A"/>
    <w:multiLevelType w:val="hybridMultilevel"/>
    <w:tmpl w:val="D2488CD4"/>
    <w:lvl w:ilvl="0" w:tplc="0AD04186">
      <w:start w:val="1"/>
      <w:numFmt w:val="lowerLetter"/>
      <w:lvlText w:val="(%1)"/>
      <w:lvlJc w:val="left"/>
      <w:pPr>
        <w:ind w:left="839" w:hanging="360"/>
      </w:pPr>
      <w:rPr>
        <w:rFonts w:hint="default"/>
        <w:spacing w:val="0"/>
        <w:w w:val="99"/>
        <w:lang w:val="en-US" w:eastAsia="en-US" w:bidi="ar-SA"/>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9" w15:restartNumberingAfterBreak="0">
    <w:nsid w:val="2E8C74E3"/>
    <w:multiLevelType w:val="hybridMultilevel"/>
    <w:tmpl w:val="6B086DAA"/>
    <w:lvl w:ilvl="0" w:tplc="FFFFFFFF">
      <w:start w:val="1"/>
      <w:numFmt w:val="lowerRoman"/>
      <w:lvlText w:val="%1."/>
      <w:lvlJc w:val="right"/>
      <w:pPr>
        <w:ind w:left="1080" w:hanging="360"/>
      </w:pPr>
      <w:rPr>
        <w:rFonts w:asciiTheme="minorHAnsi" w:hAnsiTheme="minorHAnsi" w:cstheme="minorHAnsi"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2EBA46A2"/>
    <w:multiLevelType w:val="hybridMultilevel"/>
    <w:tmpl w:val="DC0A0D12"/>
    <w:lvl w:ilvl="0" w:tplc="26E20358">
      <w:start w:val="4"/>
      <w:numFmt w:val="lowerLetter"/>
      <w:lvlText w:val="(%1)"/>
      <w:lvlJc w:val="left"/>
      <w:pPr>
        <w:ind w:left="785" w:hanging="360"/>
      </w:pPr>
      <w:rPr>
        <w:rFonts w:asciiTheme="minorHAnsi" w:hAnsiTheme="minorHAnsi" w:cstheme="minorHAnsi" w:hint="default"/>
        <w:b/>
        <w:color w:val="auto"/>
        <w:sz w:val="20"/>
        <w:szCs w:val="20"/>
        <w:u w:val="none"/>
      </w:rPr>
    </w:lvl>
    <w:lvl w:ilvl="1" w:tplc="0C0C0019" w:tentative="1">
      <w:start w:val="1"/>
      <w:numFmt w:val="lowerLetter"/>
      <w:lvlText w:val="%2."/>
      <w:lvlJc w:val="left"/>
      <w:pPr>
        <w:ind w:left="1865" w:hanging="360"/>
      </w:pPr>
    </w:lvl>
    <w:lvl w:ilvl="2" w:tplc="0C0C001B" w:tentative="1">
      <w:start w:val="1"/>
      <w:numFmt w:val="lowerRoman"/>
      <w:lvlText w:val="%3."/>
      <w:lvlJc w:val="right"/>
      <w:pPr>
        <w:ind w:left="2585" w:hanging="180"/>
      </w:pPr>
    </w:lvl>
    <w:lvl w:ilvl="3" w:tplc="0C0C000F" w:tentative="1">
      <w:start w:val="1"/>
      <w:numFmt w:val="decimal"/>
      <w:lvlText w:val="%4."/>
      <w:lvlJc w:val="left"/>
      <w:pPr>
        <w:ind w:left="3305" w:hanging="360"/>
      </w:pPr>
    </w:lvl>
    <w:lvl w:ilvl="4" w:tplc="0C0C0019" w:tentative="1">
      <w:start w:val="1"/>
      <w:numFmt w:val="lowerLetter"/>
      <w:lvlText w:val="%5."/>
      <w:lvlJc w:val="left"/>
      <w:pPr>
        <w:ind w:left="4025" w:hanging="360"/>
      </w:pPr>
    </w:lvl>
    <w:lvl w:ilvl="5" w:tplc="0C0C001B" w:tentative="1">
      <w:start w:val="1"/>
      <w:numFmt w:val="lowerRoman"/>
      <w:lvlText w:val="%6."/>
      <w:lvlJc w:val="right"/>
      <w:pPr>
        <w:ind w:left="4745" w:hanging="180"/>
      </w:pPr>
    </w:lvl>
    <w:lvl w:ilvl="6" w:tplc="0C0C000F" w:tentative="1">
      <w:start w:val="1"/>
      <w:numFmt w:val="decimal"/>
      <w:lvlText w:val="%7."/>
      <w:lvlJc w:val="left"/>
      <w:pPr>
        <w:ind w:left="5465" w:hanging="360"/>
      </w:pPr>
    </w:lvl>
    <w:lvl w:ilvl="7" w:tplc="0C0C0019" w:tentative="1">
      <w:start w:val="1"/>
      <w:numFmt w:val="lowerLetter"/>
      <w:lvlText w:val="%8."/>
      <w:lvlJc w:val="left"/>
      <w:pPr>
        <w:ind w:left="6185" w:hanging="360"/>
      </w:pPr>
    </w:lvl>
    <w:lvl w:ilvl="8" w:tplc="0C0C001B" w:tentative="1">
      <w:start w:val="1"/>
      <w:numFmt w:val="lowerRoman"/>
      <w:lvlText w:val="%9."/>
      <w:lvlJc w:val="right"/>
      <w:pPr>
        <w:ind w:left="6905" w:hanging="180"/>
      </w:pPr>
    </w:lvl>
  </w:abstractNum>
  <w:abstractNum w:abstractNumId="101" w15:restartNumberingAfterBreak="0">
    <w:nsid w:val="2EC87DEE"/>
    <w:multiLevelType w:val="hybridMultilevel"/>
    <w:tmpl w:val="D430EA48"/>
    <w:lvl w:ilvl="0" w:tplc="64B6F2D0">
      <w:start w:val="1"/>
      <w:numFmt w:val="lowerRoman"/>
      <w:lvlText w:val="%1."/>
      <w:lvlJc w:val="right"/>
      <w:pPr>
        <w:ind w:left="1210" w:hanging="360"/>
      </w:pPr>
      <w:rPr>
        <w:rFonts w:hint="default"/>
        <w:b w:val="0"/>
        <w:bCs/>
        <w:spacing w:val="0"/>
        <w:w w:val="99"/>
        <w:lang w:val="en-US" w:eastAsia="en-US" w:bidi="ar-SA"/>
      </w:rPr>
    </w:lvl>
    <w:lvl w:ilvl="1" w:tplc="FFFFFFFF">
      <w:start w:val="1"/>
      <w:numFmt w:val="lowerRoman"/>
      <w:lvlText w:val="%2."/>
      <w:lvlJc w:val="right"/>
      <w:pPr>
        <w:ind w:left="1570" w:hanging="360"/>
      </w:pPr>
    </w:lvl>
    <w:lvl w:ilvl="2" w:tplc="FFFFFFFF">
      <w:start w:val="1"/>
      <w:numFmt w:val="lowerRoman"/>
      <w:lvlText w:val="%3."/>
      <w:lvlJc w:val="right"/>
      <w:pPr>
        <w:ind w:left="2279" w:hanging="180"/>
      </w:pPr>
    </w:lvl>
    <w:lvl w:ilvl="3" w:tplc="FFFFFFFF" w:tentative="1">
      <w:start w:val="1"/>
      <w:numFmt w:val="decimal"/>
      <w:lvlText w:val="%4."/>
      <w:lvlJc w:val="left"/>
      <w:pPr>
        <w:ind w:left="2999" w:hanging="360"/>
      </w:pPr>
    </w:lvl>
    <w:lvl w:ilvl="4" w:tplc="FFFFFFFF" w:tentative="1">
      <w:start w:val="1"/>
      <w:numFmt w:val="lowerLetter"/>
      <w:lvlText w:val="%5."/>
      <w:lvlJc w:val="left"/>
      <w:pPr>
        <w:ind w:left="3719" w:hanging="360"/>
      </w:pPr>
    </w:lvl>
    <w:lvl w:ilvl="5" w:tplc="FFFFFFFF" w:tentative="1">
      <w:start w:val="1"/>
      <w:numFmt w:val="lowerRoman"/>
      <w:lvlText w:val="%6."/>
      <w:lvlJc w:val="right"/>
      <w:pPr>
        <w:ind w:left="4439" w:hanging="180"/>
      </w:pPr>
    </w:lvl>
    <w:lvl w:ilvl="6" w:tplc="FFFFFFFF" w:tentative="1">
      <w:start w:val="1"/>
      <w:numFmt w:val="decimal"/>
      <w:lvlText w:val="%7."/>
      <w:lvlJc w:val="left"/>
      <w:pPr>
        <w:ind w:left="5159" w:hanging="360"/>
      </w:pPr>
    </w:lvl>
    <w:lvl w:ilvl="7" w:tplc="FFFFFFFF" w:tentative="1">
      <w:start w:val="1"/>
      <w:numFmt w:val="lowerLetter"/>
      <w:lvlText w:val="%8."/>
      <w:lvlJc w:val="left"/>
      <w:pPr>
        <w:ind w:left="5879" w:hanging="360"/>
      </w:pPr>
    </w:lvl>
    <w:lvl w:ilvl="8" w:tplc="FFFFFFFF" w:tentative="1">
      <w:start w:val="1"/>
      <w:numFmt w:val="lowerRoman"/>
      <w:lvlText w:val="%9."/>
      <w:lvlJc w:val="right"/>
      <w:pPr>
        <w:ind w:left="6599" w:hanging="180"/>
      </w:pPr>
    </w:lvl>
  </w:abstractNum>
  <w:abstractNum w:abstractNumId="102" w15:restartNumberingAfterBreak="0">
    <w:nsid w:val="2F0A57A6"/>
    <w:multiLevelType w:val="hybridMultilevel"/>
    <w:tmpl w:val="66A07356"/>
    <w:lvl w:ilvl="0" w:tplc="209A03D0">
      <w:start w:val="1"/>
      <w:numFmt w:val="lowerLetter"/>
      <w:lvlText w:val="(%1)"/>
      <w:lvlJc w:val="left"/>
      <w:pPr>
        <w:ind w:left="720" w:hanging="360"/>
      </w:pPr>
      <w:rPr>
        <w:rFonts w:hint="default"/>
        <w:b/>
        <w:u w:val="none"/>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3" w15:restartNumberingAfterBreak="0">
    <w:nsid w:val="2FC67DD0"/>
    <w:multiLevelType w:val="hybridMultilevel"/>
    <w:tmpl w:val="8D64B9B8"/>
    <w:lvl w:ilvl="0" w:tplc="FFFFFFFF">
      <w:start w:val="1"/>
      <w:numFmt w:val="lowerRoman"/>
      <w:lvlText w:val="%1."/>
      <w:lvlJc w:val="right"/>
      <w:pPr>
        <w:ind w:left="1080" w:hanging="360"/>
      </w:pPr>
      <w:rPr>
        <w:i w:val="0"/>
        <w:iCs w:val="0"/>
        <w:color w:val="auto"/>
      </w:rPr>
    </w:lvl>
    <w:lvl w:ilvl="1" w:tplc="FFFFFFFF">
      <w:start w:val="1"/>
      <w:numFmt w:val="lowerRoman"/>
      <w:lvlText w:val="%2."/>
      <w:lvlJc w:val="right"/>
      <w:pPr>
        <w:ind w:left="157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2FD94680"/>
    <w:multiLevelType w:val="multilevel"/>
    <w:tmpl w:val="DDAA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CE7809"/>
    <w:multiLevelType w:val="hybridMultilevel"/>
    <w:tmpl w:val="91C0D858"/>
    <w:lvl w:ilvl="0" w:tplc="209A03D0">
      <w:start w:val="1"/>
      <w:numFmt w:val="lowerLetter"/>
      <w:lvlText w:val="(%1)"/>
      <w:lvlJc w:val="left"/>
      <w:pPr>
        <w:ind w:left="1570" w:hanging="360"/>
      </w:pPr>
      <w:rPr>
        <w:rFonts w:hint="default"/>
        <w:b/>
        <w:u w:val="none"/>
      </w:rPr>
    </w:lvl>
    <w:lvl w:ilvl="1" w:tplc="FFFFFFFF" w:tentative="1">
      <w:start w:val="1"/>
      <w:numFmt w:val="lowerLetter"/>
      <w:lvlText w:val="%2."/>
      <w:lvlJc w:val="left"/>
      <w:pPr>
        <w:ind w:left="2290" w:hanging="360"/>
      </w:pPr>
    </w:lvl>
    <w:lvl w:ilvl="2" w:tplc="FFFFFFFF" w:tentative="1">
      <w:start w:val="1"/>
      <w:numFmt w:val="lowerRoman"/>
      <w:lvlText w:val="%3."/>
      <w:lvlJc w:val="right"/>
      <w:pPr>
        <w:ind w:left="3010" w:hanging="180"/>
      </w:pPr>
    </w:lvl>
    <w:lvl w:ilvl="3" w:tplc="FFFFFFFF" w:tentative="1">
      <w:start w:val="1"/>
      <w:numFmt w:val="decimal"/>
      <w:lvlText w:val="%4."/>
      <w:lvlJc w:val="left"/>
      <w:pPr>
        <w:ind w:left="3730" w:hanging="360"/>
      </w:pPr>
    </w:lvl>
    <w:lvl w:ilvl="4" w:tplc="FFFFFFFF" w:tentative="1">
      <w:start w:val="1"/>
      <w:numFmt w:val="lowerLetter"/>
      <w:lvlText w:val="%5."/>
      <w:lvlJc w:val="left"/>
      <w:pPr>
        <w:ind w:left="4450" w:hanging="360"/>
      </w:pPr>
    </w:lvl>
    <w:lvl w:ilvl="5" w:tplc="FFFFFFFF" w:tentative="1">
      <w:start w:val="1"/>
      <w:numFmt w:val="lowerRoman"/>
      <w:lvlText w:val="%6."/>
      <w:lvlJc w:val="right"/>
      <w:pPr>
        <w:ind w:left="5170" w:hanging="180"/>
      </w:pPr>
    </w:lvl>
    <w:lvl w:ilvl="6" w:tplc="FFFFFFFF" w:tentative="1">
      <w:start w:val="1"/>
      <w:numFmt w:val="decimal"/>
      <w:lvlText w:val="%7."/>
      <w:lvlJc w:val="left"/>
      <w:pPr>
        <w:ind w:left="5890" w:hanging="360"/>
      </w:pPr>
    </w:lvl>
    <w:lvl w:ilvl="7" w:tplc="FFFFFFFF" w:tentative="1">
      <w:start w:val="1"/>
      <w:numFmt w:val="lowerLetter"/>
      <w:lvlText w:val="%8."/>
      <w:lvlJc w:val="left"/>
      <w:pPr>
        <w:ind w:left="6610" w:hanging="360"/>
      </w:pPr>
    </w:lvl>
    <w:lvl w:ilvl="8" w:tplc="FFFFFFFF" w:tentative="1">
      <w:start w:val="1"/>
      <w:numFmt w:val="lowerRoman"/>
      <w:lvlText w:val="%9."/>
      <w:lvlJc w:val="right"/>
      <w:pPr>
        <w:ind w:left="7330" w:hanging="180"/>
      </w:pPr>
    </w:lvl>
  </w:abstractNum>
  <w:abstractNum w:abstractNumId="106" w15:restartNumberingAfterBreak="0">
    <w:nsid w:val="3226233E"/>
    <w:multiLevelType w:val="hybridMultilevel"/>
    <w:tmpl w:val="7212807A"/>
    <w:lvl w:ilvl="0" w:tplc="665A2928">
      <w:start w:val="1"/>
      <w:numFmt w:val="bullet"/>
      <w:lvlText w:val=""/>
      <w:lvlJc w:val="left"/>
      <w:pPr>
        <w:ind w:left="1020" w:hanging="360"/>
      </w:pPr>
      <w:rPr>
        <w:rFonts w:ascii="Symbol" w:hAnsi="Symbol"/>
      </w:rPr>
    </w:lvl>
    <w:lvl w:ilvl="1" w:tplc="3E084AF4">
      <w:start w:val="1"/>
      <w:numFmt w:val="bullet"/>
      <w:lvlText w:val=""/>
      <w:lvlJc w:val="left"/>
      <w:pPr>
        <w:ind w:left="1020" w:hanging="360"/>
      </w:pPr>
      <w:rPr>
        <w:rFonts w:ascii="Symbol" w:hAnsi="Symbol"/>
      </w:rPr>
    </w:lvl>
    <w:lvl w:ilvl="2" w:tplc="F6025E50">
      <w:start w:val="1"/>
      <w:numFmt w:val="bullet"/>
      <w:lvlText w:val=""/>
      <w:lvlJc w:val="left"/>
      <w:pPr>
        <w:ind w:left="1020" w:hanging="360"/>
      </w:pPr>
      <w:rPr>
        <w:rFonts w:ascii="Symbol" w:hAnsi="Symbol"/>
      </w:rPr>
    </w:lvl>
    <w:lvl w:ilvl="3" w:tplc="BE86A8B6">
      <w:start w:val="1"/>
      <w:numFmt w:val="bullet"/>
      <w:lvlText w:val=""/>
      <w:lvlJc w:val="left"/>
      <w:pPr>
        <w:ind w:left="1020" w:hanging="360"/>
      </w:pPr>
      <w:rPr>
        <w:rFonts w:ascii="Symbol" w:hAnsi="Symbol"/>
      </w:rPr>
    </w:lvl>
    <w:lvl w:ilvl="4" w:tplc="C33EA3C8">
      <w:start w:val="1"/>
      <w:numFmt w:val="bullet"/>
      <w:lvlText w:val=""/>
      <w:lvlJc w:val="left"/>
      <w:pPr>
        <w:ind w:left="1020" w:hanging="360"/>
      </w:pPr>
      <w:rPr>
        <w:rFonts w:ascii="Symbol" w:hAnsi="Symbol"/>
      </w:rPr>
    </w:lvl>
    <w:lvl w:ilvl="5" w:tplc="C922A02A">
      <w:start w:val="1"/>
      <w:numFmt w:val="bullet"/>
      <w:lvlText w:val=""/>
      <w:lvlJc w:val="left"/>
      <w:pPr>
        <w:ind w:left="1020" w:hanging="360"/>
      </w:pPr>
      <w:rPr>
        <w:rFonts w:ascii="Symbol" w:hAnsi="Symbol"/>
      </w:rPr>
    </w:lvl>
    <w:lvl w:ilvl="6" w:tplc="EC4842D8">
      <w:start w:val="1"/>
      <w:numFmt w:val="bullet"/>
      <w:lvlText w:val=""/>
      <w:lvlJc w:val="left"/>
      <w:pPr>
        <w:ind w:left="1020" w:hanging="360"/>
      </w:pPr>
      <w:rPr>
        <w:rFonts w:ascii="Symbol" w:hAnsi="Symbol"/>
      </w:rPr>
    </w:lvl>
    <w:lvl w:ilvl="7" w:tplc="CB2E58AC">
      <w:start w:val="1"/>
      <w:numFmt w:val="bullet"/>
      <w:lvlText w:val=""/>
      <w:lvlJc w:val="left"/>
      <w:pPr>
        <w:ind w:left="1020" w:hanging="360"/>
      </w:pPr>
      <w:rPr>
        <w:rFonts w:ascii="Symbol" w:hAnsi="Symbol"/>
      </w:rPr>
    </w:lvl>
    <w:lvl w:ilvl="8" w:tplc="19FAF672">
      <w:start w:val="1"/>
      <w:numFmt w:val="bullet"/>
      <w:lvlText w:val=""/>
      <w:lvlJc w:val="left"/>
      <w:pPr>
        <w:ind w:left="1020" w:hanging="360"/>
      </w:pPr>
      <w:rPr>
        <w:rFonts w:ascii="Symbol" w:hAnsi="Symbol"/>
      </w:rPr>
    </w:lvl>
  </w:abstractNum>
  <w:abstractNum w:abstractNumId="107" w15:restartNumberingAfterBreak="0">
    <w:nsid w:val="32E127C9"/>
    <w:multiLevelType w:val="hybridMultilevel"/>
    <w:tmpl w:val="81B44728"/>
    <w:lvl w:ilvl="0" w:tplc="846460EC">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8" w15:restartNumberingAfterBreak="0">
    <w:nsid w:val="33BD2478"/>
    <w:multiLevelType w:val="hybridMultilevel"/>
    <w:tmpl w:val="8D7C6A2C"/>
    <w:lvl w:ilvl="0" w:tplc="91F02F56">
      <w:start w:val="1"/>
      <w:numFmt w:val="lowerRoman"/>
      <w:lvlText w:val="%1."/>
      <w:lvlJc w:val="left"/>
      <w:pPr>
        <w:ind w:left="1199" w:hanging="456"/>
        <w:jc w:val="right"/>
      </w:pPr>
      <w:rPr>
        <w:rFonts w:ascii="Calibri" w:eastAsia="Calibri" w:hAnsi="Calibri" w:cs="Calibri" w:hint="default"/>
        <w:b w:val="0"/>
        <w:bCs w:val="0"/>
        <w:i w:val="0"/>
        <w:iCs w:val="0"/>
        <w:spacing w:val="-1"/>
        <w:w w:val="99"/>
        <w:sz w:val="20"/>
        <w:szCs w:val="20"/>
        <w:lang w:val="en-US" w:eastAsia="en-US" w:bidi="ar-SA"/>
      </w:rPr>
    </w:lvl>
    <w:lvl w:ilvl="1" w:tplc="5EFC5C26">
      <w:numFmt w:val="bullet"/>
      <w:lvlText w:val=""/>
      <w:lvlJc w:val="left"/>
      <w:pPr>
        <w:ind w:left="1199" w:hanging="360"/>
      </w:pPr>
      <w:rPr>
        <w:rFonts w:ascii="Symbol" w:eastAsia="Symbol" w:hAnsi="Symbol" w:cs="Symbol" w:hint="default"/>
        <w:b w:val="0"/>
        <w:bCs w:val="0"/>
        <w:i w:val="0"/>
        <w:iCs w:val="0"/>
        <w:spacing w:val="0"/>
        <w:w w:val="99"/>
        <w:sz w:val="20"/>
        <w:szCs w:val="20"/>
        <w:lang w:val="en-US" w:eastAsia="en-US" w:bidi="ar-SA"/>
      </w:rPr>
    </w:lvl>
    <w:lvl w:ilvl="2" w:tplc="785CDF40">
      <w:numFmt w:val="bullet"/>
      <w:lvlText w:val="o"/>
      <w:lvlJc w:val="left"/>
      <w:pPr>
        <w:ind w:left="1919" w:hanging="360"/>
      </w:pPr>
      <w:rPr>
        <w:rFonts w:ascii="Courier New" w:eastAsia="Courier New" w:hAnsi="Courier New" w:cs="Courier New" w:hint="default"/>
        <w:b w:val="0"/>
        <w:bCs w:val="0"/>
        <w:i w:val="0"/>
        <w:iCs w:val="0"/>
        <w:spacing w:val="0"/>
        <w:w w:val="99"/>
        <w:sz w:val="20"/>
        <w:szCs w:val="20"/>
        <w:lang w:val="en-US" w:eastAsia="en-US" w:bidi="ar-SA"/>
      </w:rPr>
    </w:lvl>
    <w:lvl w:ilvl="3" w:tplc="3A3A3BC4">
      <w:numFmt w:val="bullet"/>
      <w:lvlText w:val="•"/>
      <w:lvlJc w:val="left"/>
      <w:pPr>
        <w:ind w:left="3751" w:hanging="360"/>
      </w:pPr>
      <w:rPr>
        <w:rFonts w:hint="default"/>
        <w:lang w:val="en-US" w:eastAsia="en-US" w:bidi="ar-SA"/>
      </w:rPr>
    </w:lvl>
    <w:lvl w:ilvl="4" w:tplc="54FE1078">
      <w:numFmt w:val="bullet"/>
      <w:lvlText w:val="•"/>
      <w:lvlJc w:val="left"/>
      <w:pPr>
        <w:ind w:left="4666" w:hanging="360"/>
      </w:pPr>
      <w:rPr>
        <w:rFonts w:hint="default"/>
        <w:lang w:val="en-US" w:eastAsia="en-US" w:bidi="ar-SA"/>
      </w:rPr>
    </w:lvl>
    <w:lvl w:ilvl="5" w:tplc="07F20C18">
      <w:numFmt w:val="bullet"/>
      <w:lvlText w:val="•"/>
      <w:lvlJc w:val="left"/>
      <w:pPr>
        <w:ind w:left="5582" w:hanging="360"/>
      </w:pPr>
      <w:rPr>
        <w:rFonts w:hint="default"/>
        <w:lang w:val="en-US" w:eastAsia="en-US" w:bidi="ar-SA"/>
      </w:rPr>
    </w:lvl>
    <w:lvl w:ilvl="6" w:tplc="53A8D26E">
      <w:numFmt w:val="bullet"/>
      <w:lvlText w:val="•"/>
      <w:lvlJc w:val="left"/>
      <w:pPr>
        <w:ind w:left="6497" w:hanging="360"/>
      </w:pPr>
      <w:rPr>
        <w:rFonts w:hint="default"/>
        <w:lang w:val="en-US" w:eastAsia="en-US" w:bidi="ar-SA"/>
      </w:rPr>
    </w:lvl>
    <w:lvl w:ilvl="7" w:tplc="3C0AACEC">
      <w:numFmt w:val="bullet"/>
      <w:lvlText w:val="•"/>
      <w:lvlJc w:val="left"/>
      <w:pPr>
        <w:ind w:left="7413" w:hanging="360"/>
      </w:pPr>
      <w:rPr>
        <w:rFonts w:hint="default"/>
        <w:lang w:val="en-US" w:eastAsia="en-US" w:bidi="ar-SA"/>
      </w:rPr>
    </w:lvl>
    <w:lvl w:ilvl="8" w:tplc="5054F83A">
      <w:numFmt w:val="bullet"/>
      <w:lvlText w:val="•"/>
      <w:lvlJc w:val="left"/>
      <w:pPr>
        <w:ind w:left="8328" w:hanging="360"/>
      </w:pPr>
      <w:rPr>
        <w:rFonts w:hint="default"/>
        <w:lang w:val="en-US" w:eastAsia="en-US" w:bidi="ar-SA"/>
      </w:rPr>
    </w:lvl>
  </w:abstractNum>
  <w:abstractNum w:abstractNumId="109" w15:restartNumberingAfterBreak="0">
    <w:nsid w:val="33DE7EFE"/>
    <w:multiLevelType w:val="hybridMultilevel"/>
    <w:tmpl w:val="097C42A8"/>
    <w:lvl w:ilvl="0" w:tplc="DC44BA2E">
      <w:start w:val="1"/>
      <w:numFmt w:val="lowerLetter"/>
      <w:lvlText w:val="(%1)"/>
      <w:lvlJc w:val="left"/>
      <w:pPr>
        <w:ind w:left="720" w:hanging="360"/>
      </w:pPr>
      <w:rPr>
        <w:rFonts w:hint="default"/>
        <w:color w:val="auto"/>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0" w15:restartNumberingAfterBreak="0">
    <w:nsid w:val="34461F7D"/>
    <w:multiLevelType w:val="hybridMultilevel"/>
    <w:tmpl w:val="E6BE9610"/>
    <w:lvl w:ilvl="0" w:tplc="0E149A70">
      <w:start w:val="1"/>
      <w:numFmt w:val="decimal"/>
      <w:lvlText w:val="%1."/>
      <w:lvlJc w:val="left"/>
      <w:pPr>
        <w:ind w:left="479" w:hanging="360"/>
      </w:pPr>
      <w:rPr>
        <w:rFonts w:ascii="Calibri" w:eastAsia="Calibri" w:hAnsi="Calibri" w:cs="Calibri" w:hint="default"/>
        <w:b/>
        <w:bCs/>
        <w:i w:val="0"/>
        <w:iCs w:val="0"/>
        <w:spacing w:val="-1"/>
        <w:w w:val="99"/>
        <w:sz w:val="20"/>
        <w:szCs w:val="20"/>
        <w:lang w:val="en-US" w:eastAsia="en-US" w:bidi="ar-SA"/>
      </w:rPr>
    </w:lvl>
    <w:lvl w:ilvl="1" w:tplc="4C7CBD90">
      <w:start w:val="1"/>
      <w:numFmt w:val="lowerLetter"/>
      <w:lvlText w:val="(%2)"/>
      <w:lvlJc w:val="left"/>
      <w:pPr>
        <w:ind w:left="827" w:hanging="360"/>
      </w:pPr>
      <w:rPr>
        <w:rFonts w:ascii="Calibri" w:eastAsia="Calibri" w:hAnsi="Calibri" w:cs="Calibri" w:hint="default"/>
        <w:b/>
        <w:bCs/>
        <w:i w:val="0"/>
        <w:iCs w:val="0"/>
        <w:spacing w:val="0"/>
        <w:w w:val="99"/>
        <w:sz w:val="20"/>
        <w:szCs w:val="20"/>
        <w:lang w:val="en-US" w:eastAsia="en-US" w:bidi="ar-SA"/>
      </w:rPr>
    </w:lvl>
    <w:lvl w:ilvl="2" w:tplc="CC8A7334">
      <w:start w:val="1"/>
      <w:numFmt w:val="lowerRoman"/>
      <w:lvlText w:val="%3."/>
      <w:lvlJc w:val="left"/>
      <w:pPr>
        <w:ind w:left="1199" w:hanging="456"/>
        <w:jc w:val="right"/>
      </w:pPr>
      <w:rPr>
        <w:rFonts w:ascii="Calibri" w:eastAsia="Calibri" w:hAnsi="Calibri" w:cs="Calibri" w:hint="default"/>
        <w:b w:val="0"/>
        <w:bCs w:val="0"/>
        <w:i w:val="0"/>
        <w:iCs w:val="0"/>
        <w:spacing w:val="-1"/>
        <w:w w:val="99"/>
        <w:sz w:val="20"/>
        <w:szCs w:val="20"/>
        <w:lang w:val="en-US" w:eastAsia="en-US" w:bidi="ar-SA"/>
      </w:rPr>
    </w:lvl>
    <w:lvl w:ilvl="3" w:tplc="1E10BFA2">
      <w:numFmt w:val="bullet"/>
      <w:lvlText w:val=""/>
      <w:lvlJc w:val="left"/>
      <w:pPr>
        <w:ind w:left="1199" w:hanging="360"/>
      </w:pPr>
      <w:rPr>
        <w:rFonts w:ascii="Symbol" w:eastAsia="Symbol" w:hAnsi="Symbol" w:cs="Symbol" w:hint="default"/>
        <w:b w:val="0"/>
        <w:bCs w:val="0"/>
        <w:i w:val="0"/>
        <w:iCs w:val="0"/>
        <w:spacing w:val="0"/>
        <w:w w:val="99"/>
        <w:sz w:val="20"/>
        <w:szCs w:val="20"/>
        <w:lang w:val="en-US" w:eastAsia="en-US" w:bidi="ar-SA"/>
      </w:rPr>
    </w:lvl>
    <w:lvl w:ilvl="4" w:tplc="279CD5F0">
      <w:numFmt w:val="bullet"/>
      <w:lvlText w:val="•"/>
      <w:lvlJc w:val="left"/>
      <w:pPr>
        <w:ind w:left="3440" w:hanging="360"/>
      </w:pPr>
      <w:rPr>
        <w:rFonts w:hint="default"/>
        <w:lang w:val="en-US" w:eastAsia="en-US" w:bidi="ar-SA"/>
      </w:rPr>
    </w:lvl>
    <w:lvl w:ilvl="5" w:tplc="E1260AEE">
      <w:numFmt w:val="bullet"/>
      <w:lvlText w:val="•"/>
      <w:lvlJc w:val="left"/>
      <w:pPr>
        <w:ind w:left="4560" w:hanging="360"/>
      </w:pPr>
      <w:rPr>
        <w:rFonts w:hint="default"/>
        <w:lang w:val="en-US" w:eastAsia="en-US" w:bidi="ar-SA"/>
      </w:rPr>
    </w:lvl>
    <w:lvl w:ilvl="6" w:tplc="C8806DCC">
      <w:numFmt w:val="bullet"/>
      <w:lvlText w:val="•"/>
      <w:lvlJc w:val="left"/>
      <w:pPr>
        <w:ind w:left="5680" w:hanging="360"/>
      </w:pPr>
      <w:rPr>
        <w:rFonts w:hint="default"/>
        <w:lang w:val="en-US" w:eastAsia="en-US" w:bidi="ar-SA"/>
      </w:rPr>
    </w:lvl>
    <w:lvl w:ilvl="7" w:tplc="9FD41BD2">
      <w:numFmt w:val="bullet"/>
      <w:lvlText w:val="•"/>
      <w:lvlJc w:val="left"/>
      <w:pPr>
        <w:ind w:left="6800" w:hanging="360"/>
      </w:pPr>
      <w:rPr>
        <w:rFonts w:hint="default"/>
        <w:lang w:val="en-US" w:eastAsia="en-US" w:bidi="ar-SA"/>
      </w:rPr>
    </w:lvl>
    <w:lvl w:ilvl="8" w:tplc="C29EC480">
      <w:numFmt w:val="bullet"/>
      <w:lvlText w:val="•"/>
      <w:lvlJc w:val="left"/>
      <w:pPr>
        <w:ind w:left="7920" w:hanging="360"/>
      </w:pPr>
      <w:rPr>
        <w:rFonts w:hint="default"/>
        <w:lang w:val="en-US" w:eastAsia="en-US" w:bidi="ar-SA"/>
      </w:rPr>
    </w:lvl>
  </w:abstractNum>
  <w:abstractNum w:abstractNumId="111" w15:restartNumberingAfterBreak="0">
    <w:nsid w:val="348645D7"/>
    <w:multiLevelType w:val="hybridMultilevel"/>
    <w:tmpl w:val="052808A0"/>
    <w:lvl w:ilvl="0" w:tplc="961C3528">
      <w:start w:val="1"/>
      <w:numFmt w:val="lowerRoman"/>
      <w:lvlText w:val="%1."/>
      <w:lvlJc w:val="right"/>
      <w:pPr>
        <w:ind w:left="1080" w:hanging="360"/>
      </w:pPr>
      <w:rPr>
        <w:color w:val="000000" w:themeColor="text1"/>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112" w15:restartNumberingAfterBreak="0">
    <w:nsid w:val="34C17B95"/>
    <w:multiLevelType w:val="hybridMultilevel"/>
    <w:tmpl w:val="18AE2786"/>
    <w:lvl w:ilvl="0" w:tplc="FFFFFFFF">
      <w:start w:val="1"/>
      <w:numFmt w:val="lowerLetter"/>
      <w:lvlText w:val="(%1)"/>
      <w:lvlJc w:val="left"/>
      <w:pPr>
        <w:ind w:left="1080" w:hanging="360"/>
      </w:pPr>
      <w:rPr>
        <w:rFonts w:ascii="Calibri" w:eastAsia="Calibri" w:hAnsi="Calibri" w:cs="Calibri" w:hint="default"/>
        <w:b/>
        <w:bCs/>
        <w:i w:val="0"/>
        <w:iCs w:val="0"/>
        <w:spacing w:val="0"/>
        <w:w w:val="99"/>
        <w:sz w:val="20"/>
        <w:szCs w:val="20"/>
      </w:rPr>
    </w:lvl>
    <w:lvl w:ilvl="1" w:tplc="4C7CBD90">
      <w:start w:val="1"/>
      <w:numFmt w:val="lowerLetter"/>
      <w:lvlText w:val="(%2)"/>
      <w:lvlJc w:val="left"/>
      <w:pPr>
        <w:ind w:left="1681" w:hanging="360"/>
      </w:pPr>
      <w:rPr>
        <w:rFonts w:ascii="Calibri" w:eastAsia="Calibri" w:hAnsi="Calibri" w:cs="Calibri" w:hint="default"/>
        <w:b/>
        <w:bCs/>
        <w:i w:val="0"/>
        <w:iCs w:val="0"/>
        <w:spacing w:val="0"/>
        <w:w w:val="99"/>
        <w:sz w:val="20"/>
        <w:szCs w:val="20"/>
        <w:lang w:val="en-US" w:eastAsia="en-US" w:bidi="ar-SA"/>
      </w:rPr>
    </w:lvl>
    <w:lvl w:ilvl="2" w:tplc="FFFFFFFF" w:tentative="1">
      <w:start w:val="1"/>
      <w:numFmt w:val="lowerRoman"/>
      <w:lvlText w:val="%3."/>
      <w:lvlJc w:val="right"/>
      <w:pPr>
        <w:ind w:left="2401" w:hanging="180"/>
      </w:pPr>
    </w:lvl>
    <w:lvl w:ilvl="3" w:tplc="FFFFFFFF" w:tentative="1">
      <w:start w:val="1"/>
      <w:numFmt w:val="decimal"/>
      <w:lvlText w:val="%4."/>
      <w:lvlJc w:val="left"/>
      <w:pPr>
        <w:ind w:left="3121" w:hanging="360"/>
      </w:pPr>
    </w:lvl>
    <w:lvl w:ilvl="4" w:tplc="FFFFFFFF" w:tentative="1">
      <w:start w:val="1"/>
      <w:numFmt w:val="lowerLetter"/>
      <w:lvlText w:val="%5."/>
      <w:lvlJc w:val="left"/>
      <w:pPr>
        <w:ind w:left="3841" w:hanging="360"/>
      </w:pPr>
    </w:lvl>
    <w:lvl w:ilvl="5" w:tplc="FFFFFFFF" w:tentative="1">
      <w:start w:val="1"/>
      <w:numFmt w:val="lowerRoman"/>
      <w:lvlText w:val="%6."/>
      <w:lvlJc w:val="right"/>
      <w:pPr>
        <w:ind w:left="4561" w:hanging="180"/>
      </w:pPr>
    </w:lvl>
    <w:lvl w:ilvl="6" w:tplc="FFFFFFFF" w:tentative="1">
      <w:start w:val="1"/>
      <w:numFmt w:val="decimal"/>
      <w:lvlText w:val="%7."/>
      <w:lvlJc w:val="left"/>
      <w:pPr>
        <w:ind w:left="5281" w:hanging="360"/>
      </w:pPr>
    </w:lvl>
    <w:lvl w:ilvl="7" w:tplc="FFFFFFFF" w:tentative="1">
      <w:start w:val="1"/>
      <w:numFmt w:val="lowerLetter"/>
      <w:lvlText w:val="%8."/>
      <w:lvlJc w:val="left"/>
      <w:pPr>
        <w:ind w:left="6001" w:hanging="360"/>
      </w:pPr>
    </w:lvl>
    <w:lvl w:ilvl="8" w:tplc="FFFFFFFF" w:tentative="1">
      <w:start w:val="1"/>
      <w:numFmt w:val="lowerRoman"/>
      <w:lvlText w:val="%9."/>
      <w:lvlJc w:val="right"/>
      <w:pPr>
        <w:ind w:left="6721" w:hanging="180"/>
      </w:pPr>
    </w:lvl>
  </w:abstractNum>
  <w:abstractNum w:abstractNumId="113" w15:restartNumberingAfterBreak="0">
    <w:nsid w:val="358A3BD3"/>
    <w:multiLevelType w:val="hybridMultilevel"/>
    <w:tmpl w:val="91CA98F2"/>
    <w:lvl w:ilvl="0" w:tplc="67300528">
      <w:start w:val="2"/>
      <w:numFmt w:val="lowerLetter"/>
      <w:lvlText w:val="(%1)"/>
      <w:lvlJc w:val="left"/>
      <w:pPr>
        <w:ind w:left="720" w:hanging="360"/>
      </w:pPr>
      <w:rPr>
        <w:rFonts w:ascii="Calibri" w:eastAsia="Calibri" w:hAnsi="Calibri" w:cs="Calibri" w:hint="default"/>
        <w:b/>
        <w:bCs/>
        <w:i w:val="0"/>
        <w:iCs w:val="0"/>
        <w:spacing w:val="0"/>
        <w:w w:val="99"/>
        <w:sz w:val="20"/>
        <w:szCs w:val="2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4" w15:restartNumberingAfterBreak="0">
    <w:nsid w:val="359E3846"/>
    <w:multiLevelType w:val="hybridMultilevel"/>
    <w:tmpl w:val="3C247EA4"/>
    <w:lvl w:ilvl="0" w:tplc="1009001B">
      <w:start w:val="1"/>
      <w:numFmt w:val="lowerRoman"/>
      <w:lvlText w:val="%1."/>
      <w:lvlJc w:val="righ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115" w15:restartNumberingAfterBreak="0">
    <w:nsid w:val="362E4598"/>
    <w:multiLevelType w:val="hybridMultilevel"/>
    <w:tmpl w:val="395AACE4"/>
    <w:lvl w:ilvl="0" w:tplc="1009001B">
      <w:start w:val="1"/>
      <w:numFmt w:val="lowerRoman"/>
      <w:lvlText w:val="%1."/>
      <w:lvlJc w:val="right"/>
      <w:pPr>
        <w:ind w:left="157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6" w15:restartNumberingAfterBreak="0">
    <w:nsid w:val="374B04C1"/>
    <w:multiLevelType w:val="hybridMultilevel"/>
    <w:tmpl w:val="07520D1C"/>
    <w:lvl w:ilvl="0" w:tplc="91F02F56">
      <w:start w:val="1"/>
      <w:numFmt w:val="lowerRoman"/>
      <w:lvlText w:val="%1."/>
      <w:lvlJc w:val="left"/>
      <w:pPr>
        <w:ind w:left="1210" w:hanging="360"/>
      </w:pPr>
      <w:rPr>
        <w:rFonts w:ascii="Calibri" w:eastAsia="Calibri" w:hAnsi="Calibri" w:cs="Calibri" w:hint="default"/>
        <w:b w:val="0"/>
        <w:bCs w:val="0"/>
        <w:i w:val="0"/>
        <w:iCs w:val="0"/>
        <w:spacing w:val="-1"/>
        <w:w w:val="99"/>
        <w:sz w:val="20"/>
        <w:szCs w:val="20"/>
        <w:lang w:val="en-US" w:eastAsia="en-US" w:bidi="ar-SA"/>
      </w:rPr>
    </w:lvl>
    <w:lvl w:ilvl="1" w:tplc="0C0C0019" w:tentative="1">
      <w:start w:val="1"/>
      <w:numFmt w:val="lowerLetter"/>
      <w:lvlText w:val="%2."/>
      <w:lvlJc w:val="left"/>
      <w:pPr>
        <w:ind w:left="1930" w:hanging="360"/>
      </w:pPr>
    </w:lvl>
    <w:lvl w:ilvl="2" w:tplc="0C0C001B" w:tentative="1">
      <w:start w:val="1"/>
      <w:numFmt w:val="lowerRoman"/>
      <w:lvlText w:val="%3."/>
      <w:lvlJc w:val="right"/>
      <w:pPr>
        <w:ind w:left="2650" w:hanging="180"/>
      </w:pPr>
    </w:lvl>
    <w:lvl w:ilvl="3" w:tplc="0C0C000F" w:tentative="1">
      <w:start w:val="1"/>
      <w:numFmt w:val="decimal"/>
      <w:lvlText w:val="%4."/>
      <w:lvlJc w:val="left"/>
      <w:pPr>
        <w:ind w:left="3370" w:hanging="360"/>
      </w:pPr>
    </w:lvl>
    <w:lvl w:ilvl="4" w:tplc="0C0C0019" w:tentative="1">
      <w:start w:val="1"/>
      <w:numFmt w:val="lowerLetter"/>
      <w:lvlText w:val="%5."/>
      <w:lvlJc w:val="left"/>
      <w:pPr>
        <w:ind w:left="4090" w:hanging="360"/>
      </w:pPr>
    </w:lvl>
    <w:lvl w:ilvl="5" w:tplc="0C0C001B" w:tentative="1">
      <w:start w:val="1"/>
      <w:numFmt w:val="lowerRoman"/>
      <w:lvlText w:val="%6."/>
      <w:lvlJc w:val="right"/>
      <w:pPr>
        <w:ind w:left="4810" w:hanging="180"/>
      </w:pPr>
    </w:lvl>
    <w:lvl w:ilvl="6" w:tplc="0C0C000F" w:tentative="1">
      <w:start w:val="1"/>
      <w:numFmt w:val="decimal"/>
      <w:lvlText w:val="%7."/>
      <w:lvlJc w:val="left"/>
      <w:pPr>
        <w:ind w:left="5530" w:hanging="360"/>
      </w:pPr>
    </w:lvl>
    <w:lvl w:ilvl="7" w:tplc="0C0C0019" w:tentative="1">
      <w:start w:val="1"/>
      <w:numFmt w:val="lowerLetter"/>
      <w:lvlText w:val="%8."/>
      <w:lvlJc w:val="left"/>
      <w:pPr>
        <w:ind w:left="6250" w:hanging="360"/>
      </w:pPr>
    </w:lvl>
    <w:lvl w:ilvl="8" w:tplc="0C0C001B" w:tentative="1">
      <w:start w:val="1"/>
      <w:numFmt w:val="lowerRoman"/>
      <w:lvlText w:val="%9."/>
      <w:lvlJc w:val="right"/>
      <w:pPr>
        <w:ind w:left="6970" w:hanging="180"/>
      </w:pPr>
    </w:lvl>
  </w:abstractNum>
  <w:abstractNum w:abstractNumId="117" w15:restartNumberingAfterBreak="0">
    <w:nsid w:val="381F47BB"/>
    <w:multiLevelType w:val="hybridMultilevel"/>
    <w:tmpl w:val="E5E2A118"/>
    <w:lvl w:ilvl="0" w:tplc="0C0C0001">
      <w:start w:val="1"/>
      <w:numFmt w:val="bullet"/>
      <w:lvlText w:val=""/>
      <w:lvlJc w:val="left"/>
      <w:pPr>
        <w:ind w:left="832" w:hanging="356"/>
      </w:pPr>
      <w:rPr>
        <w:rFonts w:ascii="Symbol" w:hAnsi="Symbol" w:hint="default"/>
        <w:b w:val="0"/>
        <w:bCs w:val="0"/>
        <w:i w:val="0"/>
        <w:iCs w:val="0"/>
        <w:spacing w:val="-1"/>
        <w:w w:val="99"/>
        <w:sz w:val="20"/>
        <w:szCs w:val="20"/>
        <w:lang w:val="en-US" w:eastAsia="en-US" w:bidi="ar-SA"/>
      </w:rPr>
    </w:lvl>
    <w:lvl w:ilvl="1" w:tplc="FFFFFFFF">
      <w:numFmt w:val="bullet"/>
      <w:lvlText w:val=""/>
      <w:lvlJc w:val="left"/>
      <w:pPr>
        <w:ind w:left="839" w:hanging="360"/>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2704" w:hanging="360"/>
      </w:pPr>
      <w:rPr>
        <w:rFonts w:hint="default"/>
        <w:lang w:val="en-US" w:eastAsia="en-US" w:bidi="ar-SA"/>
      </w:rPr>
    </w:lvl>
    <w:lvl w:ilvl="3" w:tplc="FFFFFFFF">
      <w:numFmt w:val="bullet"/>
      <w:lvlText w:val="•"/>
      <w:lvlJc w:val="left"/>
      <w:pPr>
        <w:ind w:left="3636" w:hanging="360"/>
      </w:pPr>
      <w:rPr>
        <w:rFonts w:hint="default"/>
        <w:lang w:val="en-US" w:eastAsia="en-US" w:bidi="ar-SA"/>
      </w:rPr>
    </w:lvl>
    <w:lvl w:ilvl="4" w:tplc="FFFFFFFF">
      <w:numFmt w:val="bullet"/>
      <w:lvlText w:val="•"/>
      <w:lvlJc w:val="left"/>
      <w:pPr>
        <w:ind w:left="4568" w:hanging="360"/>
      </w:pPr>
      <w:rPr>
        <w:rFonts w:hint="default"/>
        <w:lang w:val="en-US" w:eastAsia="en-US" w:bidi="ar-SA"/>
      </w:rPr>
    </w:lvl>
    <w:lvl w:ilvl="5" w:tplc="FFFFFFFF">
      <w:numFmt w:val="bullet"/>
      <w:lvlText w:val="•"/>
      <w:lvlJc w:val="left"/>
      <w:pPr>
        <w:ind w:left="5500" w:hanging="360"/>
      </w:pPr>
      <w:rPr>
        <w:rFonts w:hint="default"/>
        <w:lang w:val="en-US" w:eastAsia="en-US" w:bidi="ar-SA"/>
      </w:rPr>
    </w:lvl>
    <w:lvl w:ilvl="6" w:tplc="FFFFFFFF">
      <w:numFmt w:val="bullet"/>
      <w:lvlText w:val="•"/>
      <w:lvlJc w:val="left"/>
      <w:pPr>
        <w:ind w:left="6432" w:hanging="360"/>
      </w:pPr>
      <w:rPr>
        <w:rFonts w:hint="default"/>
        <w:lang w:val="en-US" w:eastAsia="en-US" w:bidi="ar-SA"/>
      </w:rPr>
    </w:lvl>
    <w:lvl w:ilvl="7" w:tplc="FFFFFFFF">
      <w:numFmt w:val="bullet"/>
      <w:lvlText w:val="•"/>
      <w:lvlJc w:val="left"/>
      <w:pPr>
        <w:ind w:left="7364" w:hanging="360"/>
      </w:pPr>
      <w:rPr>
        <w:rFonts w:hint="default"/>
        <w:lang w:val="en-US" w:eastAsia="en-US" w:bidi="ar-SA"/>
      </w:rPr>
    </w:lvl>
    <w:lvl w:ilvl="8" w:tplc="FFFFFFFF">
      <w:numFmt w:val="bullet"/>
      <w:lvlText w:val="•"/>
      <w:lvlJc w:val="left"/>
      <w:pPr>
        <w:ind w:left="8296" w:hanging="360"/>
      </w:pPr>
      <w:rPr>
        <w:rFonts w:hint="default"/>
        <w:lang w:val="en-US" w:eastAsia="en-US" w:bidi="ar-SA"/>
      </w:rPr>
    </w:lvl>
  </w:abstractNum>
  <w:abstractNum w:abstractNumId="118" w15:restartNumberingAfterBreak="0">
    <w:nsid w:val="38AF3FCA"/>
    <w:multiLevelType w:val="hybridMultilevel"/>
    <w:tmpl w:val="CC70761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9" w15:restartNumberingAfterBreak="0">
    <w:nsid w:val="39924EED"/>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0" w15:restartNumberingAfterBreak="0">
    <w:nsid w:val="3BB420AE"/>
    <w:multiLevelType w:val="hybridMultilevel"/>
    <w:tmpl w:val="DF68296E"/>
    <w:lvl w:ilvl="0" w:tplc="FFFFFFFF">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1009001B">
      <w:start w:val="1"/>
      <w:numFmt w:val="lowerRoman"/>
      <w:lvlText w:val="%2."/>
      <w:lvlJc w:val="right"/>
      <w:pPr>
        <w:ind w:left="1570" w:hanging="360"/>
      </w:pPr>
    </w:lvl>
    <w:lvl w:ilvl="2" w:tplc="FFFFFFFF">
      <w:numFmt w:val="bullet"/>
      <w:lvlText w:val=""/>
      <w:lvlJc w:val="left"/>
      <w:pPr>
        <w:ind w:left="2340" w:hanging="360"/>
      </w:pPr>
      <w:rPr>
        <w:rFonts w:ascii="Symbol" w:eastAsia="Symbol" w:hAnsi="Symbol" w:cs="Symbol" w:hint="default"/>
        <w:b w:val="0"/>
        <w:bCs w:val="0"/>
        <w:i w:val="0"/>
        <w:iCs w:val="0"/>
        <w:spacing w:val="0"/>
        <w:w w:val="99"/>
        <w:sz w:val="20"/>
        <w:szCs w:val="20"/>
        <w:lang w:val="en-US" w:eastAsia="en-US" w:bidi="ar-SA"/>
      </w:rPr>
    </w:lvl>
    <w:lvl w:ilvl="3" w:tplc="0C0C0001">
      <w:start w:val="1"/>
      <w:numFmt w:val="bullet"/>
      <w:lvlText w:val=""/>
      <w:lvlJc w:val="left"/>
      <w:pPr>
        <w:ind w:left="180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3BC40E3A"/>
    <w:multiLevelType w:val="hybridMultilevel"/>
    <w:tmpl w:val="862A97E8"/>
    <w:lvl w:ilvl="0" w:tplc="799E36D8">
      <w:start w:val="5"/>
      <w:numFmt w:val="bullet"/>
      <w:lvlText w:val="-"/>
      <w:lvlJc w:val="left"/>
      <w:pPr>
        <w:ind w:left="360" w:hanging="360"/>
      </w:pPr>
      <w:rPr>
        <w:rFonts w:ascii="Calibri" w:eastAsiaTheme="minorHAnsi" w:hAnsi="Calibri" w:cs="Calibri" w:hint="default"/>
      </w:rPr>
    </w:lvl>
    <w:lvl w:ilvl="1" w:tplc="0C0C0003">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22" w15:restartNumberingAfterBreak="0">
    <w:nsid w:val="3D0648D1"/>
    <w:multiLevelType w:val="hybridMultilevel"/>
    <w:tmpl w:val="82A687BA"/>
    <w:lvl w:ilvl="0" w:tplc="1009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3" w15:restartNumberingAfterBreak="0">
    <w:nsid w:val="3D385031"/>
    <w:multiLevelType w:val="hybridMultilevel"/>
    <w:tmpl w:val="7B56F0B8"/>
    <w:lvl w:ilvl="0" w:tplc="1009001B">
      <w:start w:val="1"/>
      <w:numFmt w:val="lowerRoman"/>
      <w:lvlText w:val="%1."/>
      <w:lvlJc w:val="righ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124" w15:restartNumberingAfterBreak="0">
    <w:nsid w:val="3EF61FE1"/>
    <w:multiLevelType w:val="hybridMultilevel"/>
    <w:tmpl w:val="607840D4"/>
    <w:lvl w:ilvl="0" w:tplc="9026862C">
      <w:start w:val="1"/>
      <w:numFmt w:val="lowerLetter"/>
      <w:lvlText w:val="(%1)"/>
      <w:lvlJc w:val="left"/>
      <w:pPr>
        <w:ind w:left="839" w:hanging="360"/>
      </w:pPr>
      <w:rPr>
        <w:rFonts w:hint="default"/>
        <w:b/>
        <w:bCs/>
        <w:spacing w:val="0"/>
        <w:w w:val="99"/>
        <w:lang w:val="en-US" w:eastAsia="en-US" w:bidi="ar-SA"/>
      </w:rPr>
    </w:lvl>
    <w:lvl w:ilvl="1" w:tplc="FFFFFFFF" w:tentative="1">
      <w:start w:val="1"/>
      <w:numFmt w:val="lowerLetter"/>
      <w:lvlText w:val="%2."/>
      <w:lvlJc w:val="left"/>
      <w:pPr>
        <w:ind w:left="1559" w:hanging="360"/>
      </w:pPr>
    </w:lvl>
    <w:lvl w:ilvl="2" w:tplc="FFFFFFFF" w:tentative="1">
      <w:start w:val="1"/>
      <w:numFmt w:val="lowerRoman"/>
      <w:lvlText w:val="%3."/>
      <w:lvlJc w:val="right"/>
      <w:pPr>
        <w:ind w:left="2279" w:hanging="180"/>
      </w:pPr>
    </w:lvl>
    <w:lvl w:ilvl="3" w:tplc="FFFFFFFF" w:tentative="1">
      <w:start w:val="1"/>
      <w:numFmt w:val="decimal"/>
      <w:lvlText w:val="%4."/>
      <w:lvlJc w:val="left"/>
      <w:pPr>
        <w:ind w:left="2999" w:hanging="360"/>
      </w:pPr>
    </w:lvl>
    <w:lvl w:ilvl="4" w:tplc="FFFFFFFF" w:tentative="1">
      <w:start w:val="1"/>
      <w:numFmt w:val="lowerLetter"/>
      <w:lvlText w:val="%5."/>
      <w:lvlJc w:val="left"/>
      <w:pPr>
        <w:ind w:left="3719" w:hanging="360"/>
      </w:pPr>
    </w:lvl>
    <w:lvl w:ilvl="5" w:tplc="FFFFFFFF" w:tentative="1">
      <w:start w:val="1"/>
      <w:numFmt w:val="lowerRoman"/>
      <w:lvlText w:val="%6."/>
      <w:lvlJc w:val="right"/>
      <w:pPr>
        <w:ind w:left="4439" w:hanging="180"/>
      </w:pPr>
    </w:lvl>
    <w:lvl w:ilvl="6" w:tplc="FFFFFFFF" w:tentative="1">
      <w:start w:val="1"/>
      <w:numFmt w:val="decimal"/>
      <w:lvlText w:val="%7."/>
      <w:lvlJc w:val="left"/>
      <w:pPr>
        <w:ind w:left="5159" w:hanging="360"/>
      </w:pPr>
    </w:lvl>
    <w:lvl w:ilvl="7" w:tplc="FFFFFFFF" w:tentative="1">
      <w:start w:val="1"/>
      <w:numFmt w:val="lowerLetter"/>
      <w:lvlText w:val="%8."/>
      <w:lvlJc w:val="left"/>
      <w:pPr>
        <w:ind w:left="5879" w:hanging="360"/>
      </w:pPr>
    </w:lvl>
    <w:lvl w:ilvl="8" w:tplc="FFFFFFFF" w:tentative="1">
      <w:start w:val="1"/>
      <w:numFmt w:val="lowerRoman"/>
      <w:lvlText w:val="%9."/>
      <w:lvlJc w:val="right"/>
      <w:pPr>
        <w:ind w:left="6599" w:hanging="180"/>
      </w:pPr>
    </w:lvl>
  </w:abstractNum>
  <w:abstractNum w:abstractNumId="125" w15:restartNumberingAfterBreak="0">
    <w:nsid w:val="3F2940E9"/>
    <w:multiLevelType w:val="hybridMultilevel"/>
    <w:tmpl w:val="509A84FA"/>
    <w:lvl w:ilvl="0" w:tplc="FFFFFFFF">
      <w:start w:val="1"/>
      <w:numFmt w:val="lowerLetter"/>
      <w:lvlText w:val="(%1)"/>
      <w:lvlJc w:val="left"/>
      <w:pPr>
        <w:ind w:left="785" w:hanging="360"/>
      </w:pPr>
      <w:rPr>
        <w:rFonts w:asciiTheme="minorHAnsi" w:hAnsiTheme="minorHAnsi" w:cstheme="minorHAnsi" w:hint="default"/>
        <w:b/>
        <w:sz w:val="20"/>
        <w:szCs w:val="20"/>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3F2A7F98"/>
    <w:multiLevelType w:val="hybridMultilevel"/>
    <w:tmpl w:val="68D89C96"/>
    <w:lvl w:ilvl="0" w:tplc="1009001B">
      <w:start w:val="1"/>
      <w:numFmt w:val="lowerRoman"/>
      <w:lvlText w:val="%1."/>
      <w:lvlJc w:val="right"/>
      <w:pPr>
        <w:ind w:left="1559" w:hanging="360"/>
      </w:pPr>
    </w:lvl>
    <w:lvl w:ilvl="1" w:tplc="0C0C0019" w:tentative="1">
      <w:start w:val="1"/>
      <w:numFmt w:val="lowerLetter"/>
      <w:lvlText w:val="%2."/>
      <w:lvlJc w:val="left"/>
      <w:pPr>
        <w:ind w:left="2279" w:hanging="360"/>
      </w:pPr>
    </w:lvl>
    <w:lvl w:ilvl="2" w:tplc="0C0C001B" w:tentative="1">
      <w:start w:val="1"/>
      <w:numFmt w:val="lowerRoman"/>
      <w:lvlText w:val="%3."/>
      <w:lvlJc w:val="right"/>
      <w:pPr>
        <w:ind w:left="2999" w:hanging="180"/>
      </w:pPr>
    </w:lvl>
    <w:lvl w:ilvl="3" w:tplc="0C0C000F" w:tentative="1">
      <w:start w:val="1"/>
      <w:numFmt w:val="decimal"/>
      <w:lvlText w:val="%4."/>
      <w:lvlJc w:val="left"/>
      <w:pPr>
        <w:ind w:left="3719" w:hanging="360"/>
      </w:pPr>
    </w:lvl>
    <w:lvl w:ilvl="4" w:tplc="0C0C0019" w:tentative="1">
      <w:start w:val="1"/>
      <w:numFmt w:val="lowerLetter"/>
      <w:lvlText w:val="%5."/>
      <w:lvlJc w:val="left"/>
      <w:pPr>
        <w:ind w:left="4439" w:hanging="360"/>
      </w:pPr>
    </w:lvl>
    <w:lvl w:ilvl="5" w:tplc="0C0C001B" w:tentative="1">
      <w:start w:val="1"/>
      <w:numFmt w:val="lowerRoman"/>
      <w:lvlText w:val="%6."/>
      <w:lvlJc w:val="right"/>
      <w:pPr>
        <w:ind w:left="5159" w:hanging="180"/>
      </w:pPr>
    </w:lvl>
    <w:lvl w:ilvl="6" w:tplc="0C0C000F" w:tentative="1">
      <w:start w:val="1"/>
      <w:numFmt w:val="decimal"/>
      <w:lvlText w:val="%7."/>
      <w:lvlJc w:val="left"/>
      <w:pPr>
        <w:ind w:left="5879" w:hanging="360"/>
      </w:pPr>
    </w:lvl>
    <w:lvl w:ilvl="7" w:tplc="0C0C0019" w:tentative="1">
      <w:start w:val="1"/>
      <w:numFmt w:val="lowerLetter"/>
      <w:lvlText w:val="%8."/>
      <w:lvlJc w:val="left"/>
      <w:pPr>
        <w:ind w:left="6599" w:hanging="360"/>
      </w:pPr>
    </w:lvl>
    <w:lvl w:ilvl="8" w:tplc="0C0C001B" w:tentative="1">
      <w:start w:val="1"/>
      <w:numFmt w:val="lowerRoman"/>
      <w:lvlText w:val="%9."/>
      <w:lvlJc w:val="right"/>
      <w:pPr>
        <w:ind w:left="7319" w:hanging="180"/>
      </w:pPr>
    </w:lvl>
  </w:abstractNum>
  <w:abstractNum w:abstractNumId="127" w15:restartNumberingAfterBreak="0">
    <w:nsid w:val="41C44AF7"/>
    <w:multiLevelType w:val="hybridMultilevel"/>
    <w:tmpl w:val="FF88AD9A"/>
    <w:lvl w:ilvl="0" w:tplc="209A03D0">
      <w:start w:val="1"/>
      <w:numFmt w:val="lowerLetter"/>
      <w:lvlText w:val="(%1)"/>
      <w:lvlJc w:val="left"/>
      <w:pPr>
        <w:ind w:left="360" w:hanging="360"/>
      </w:pPr>
      <w:rPr>
        <w:rFonts w:hint="default"/>
        <w:b/>
        <w:spacing w:val="0"/>
        <w:w w:val="99"/>
        <w:u w:val="none"/>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8" w15:restartNumberingAfterBreak="0">
    <w:nsid w:val="41FB0214"/>
    <w:multiLevelType w:val="hybridMultilevel"/>
    <w:tmpl w:val="8F1ED30A"/>
    <w:lvl w:ilvl="0" w:tplc="FFFFFFFF">
      <w:start w:val="1"/>
      <w:numFmt w:val="lowerLetter"/>
      <w:lvlText w:val="(%1)"/>
      <w:lvlJc w:val="left"/>
      <w:pPr>
        <w:ind w:left="1080" w:hanging="360"/>
      </w:pPr>
      <w:rPr>
        <w:rFonts w:hint="default"/>
        <w:b/>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9" w15:restartNumberingAfterBreak="0">
    <w:nsid w:val="44467591"/>
    <w:multiLevelType w:val="hybridMultilevel"/>
    <w:tmpl w:val="70D2B488"/>
    <w:lvl w:ilvl="0" w:tplc="522CB214">
      <w:start w:val="1"/>
      <w:numFmt w:val="lowerLetter"/>
      <w:lvlText w:val="(%1)"/>
      <w:lvlJc w:val="left"/>
      <w:pPr>
        <w:ind w:left="839" w:hanging="360"/>
      </w:pPr>
      <w:rPr>
        <w:rFonts w:hint="default"/>
        <w:b/>
        <w:bCs/>
        <w:spacing w:val="0"/>
        <w:w w:val="99"/>
        <w:lang w:val="en-US" w:eastAsia="en-US" w:bidi="ar-SA"/>
      </w:rPr>
    </w:lvl>
    <w:lvl w:ilvl="1" w:tplc="FFFFFFFF" w:tentative="1">
      <w:start w:val="1"/>
      <w:numFmt w:val="lowerLetter"/>
      <w:lvlText w:val="%2."/>
      <w:lvlJc w:val="left"/>
      <w:pPr>
        <w:ind w:left="1559" w:hanging="360"/>
      </w:pPr>
    </w:lvl>
    <w:lvl w:ilvl="2" w:tplc="FFFFFFFF" w:tentative="1">
      <w:start w:val="1"/>
      <w:numFmt w:val="lowerRoman"/>
      <w:lvlText w:val="%3."/>
      <w:lvlJc w:val="right"/>
      <w:pPr>
        <w:ind w:left="2279" w:hanging="180"/>
      </w:pPr>
    </w:lvl>
    <w:lvl w:ilvl="3" w:tplc="FFFFFFFF" w:tentative="1">
      <w:start w:val="1"/>
      <w:numFmt w:val="decimal"/>
      <w:lvlText w:val="%4."/>
      <w:lvlJc w:val="left"/>
      <w:pPr>
        <w:ind w:left="2999" w:hanging="360"/>
      </w:pPr>
    </w:lvl>
    <w:lvl w:ilvl="4" w:tplc="FFFFFFFF" w:tentative="1">
      <w:start w:val="1"/>
      <w:numFmt w:val="lowerLetter"/>
      <w:lvlText w:val="%5."/>
      <w:lvlJc w:val="left"/>
      <w:pPr>
        <w:ind w:left="3719" w:hanging="360"/>
      </w:pPr>
    </w:lvl>
    <w:lvl w:ilvl="5" w:tplc="FFFFFFFF" w:tentative="1">
      <w:start w:val="1"/>
      <w:numFmt w:val="lowerRoman"/>
      <w:lvlText w:val="%6."/>
      <w:lvlJc w:val="right"/>
      <w:pPr>
        <w:ind w:left="4439" w:hanging="180"/>
      </w:pPr>
    </w:lvl>
    <w:lvl w:ilvl="6" w:tplc="FFFFFFFF" w:tentative="1">
      <w:start w:val="1"/>
      <w:numFmt w:val="decimal"/>
      <w:lvlText w:val="%7."/>
      <w:lvlJc w:val="left"/>
      <w:pPr>
        <w:ind w:left="5159" w:hanging="360"/>
      </w:pPr>
    </w:lvl>
    <w:lvl w:ilvl="7" w:tplc="FFFFFFFF" w:tentative="1">
      <w:start w:val="1"/>
      <w:numFmt w:val="lowerLetter"/>
      <w:lvlText w:val="%8."/>
      <w:lvlJc w:val="left"/>
      <w:pPr>
        <w:ind w:left="5879" w:hanging="360"/>
      </w:pPr>
    </w:lvl>
    <w:lvl w:ilvl="8" w:tplc="FFFFFFFF" w:tentative="1">
      <w:start w:val="1"/>
      <w:numFmt w:val="lowerRoman"/>
      <w:lvlText w:val="%9."/>
      <w:lvlJc w:val="right"/>
      <w:pPr>
        <w:ind w:left="6599" w:hanging="180"/>
      </w:pPr>
    </w:lvl>
  </w:abstractNum>
  <w:abstractNum w:abstractNumId="130" w15:restartNumberingAfterBreak="0">
    <w:nsid w:val="44732AF0"/>
    <w:multiLevelType w:val="hybridMultilevel"/>
    <w:tmpl w:val="1C0E98BA"/>
    <w:lvl w:ilvl="0" w:tplc="A96AEBBE">
      <w:start w:val="1"/>
      <w:numFmt w:val="decimal"/>
      <w:lvlText w:val="%1."/>
      <w:lvlJc w:val="left"/>
      <w:pPr>
        <w:ind w:left="360" w:hanging="360"/>
      </w:pPr>
      <w:rPr>
        <w:b/>
        <w:bCs/>
      </w:rPr>
    </w:lvl>
    <w:lvl w:ilvl="1" w:tplc="1009000F">
      <w:start w:val="1"/>
      <w:numFmt w:val="decimal"/>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31" w15:restartNumberingAfterBreak="0">
    <w:nsid w:val="44B62B81"/>
    <w:multiLevelType w:val="hybridMultilevel"/>
    <w:tmpl w:val="216EF95A"/>
    <w:lvl w:ilvl="0" w:tplc="209A03D0">
      <w:start w:val="1"/>
      <w:numFmt w:val="lowerLetter"/>
      <w:lvlText w:val="(%1)"/>
      <w:lvlJc w:val="left"/>
      <w:pPr>
        <w:ind w:left="690" w:hanging="360"/>
      </w:pPr>
      <w:rPr>
        <w:rFonts w:hint="default"/>
        <w:b/>
        <w:bCs w:val="0"/>
        <w:spacing w:val="0"/>
        <w:w w:val="99"/>
        <w:u w:val="none"/>
        <w:lang w:val="en-US" w:eastAsia="en-US" w:bidi="ar-SA"/>
      </w:rPr>
    </w:lvl>
    <w:lvl w:ilvl="1" w:tplc="0C0C0019">
      <w:start w:val="1"/>
      <w:numFmt w:val="lowerLetter"/>
      <w:lvlText w:val="%2."/>
      <w:lvlJc w:val="left"/>
      <w:pPr>
        <w:ind w:left="1039" w:hanging="360"/>
      </w:pPr>
    </w:lvl>
    <w:lvl w:ilvl="2" w:tplc="0C0C001B">
      <w:start w:val="1"/>
      <w:numFmt w:val="lowerRoman"/>
      <w:lvlText w:val="%3."/>
      <w:lvlJc w:val="right"/>
      <w:pPr>
        <w:ind w:left="1759" w:hanging="180"/>
      </w:pPr>
    </w:lvl>
    <w:lvl w:ilvl="3" w:tplc="0C0C000F" w:tentative="1">
      <w:start w:val="1"/>
      <w:numFmt w:val="decimal"/>
      <w:lvlText w:val="%4."/>
      <w:lvlJc w:val="left"/>
      <w:pPr>
        <w:ind w:left="2479" w:hanging="360"/>
      </w:pPr>
    </w:lvl>
    <w:lvl w:ilvl="4" w:tplc="0C0C0019" w:tentative="1">
      <w:start w:val="1"/>
      <w:numFmt w:val="lowerLetter"/>
      <w:lvlText w:val="%5."/>
      <w:lvlJc w:val="left"/>
      <w:pPr>
        <w:ind w:left="3199" w:hanging="360"/>
      </w:pPr>
    </w:lvl>
    <w:lvl w:ilvl="5" w:tplc="0C0C001B" w:tentative="1">
      <w:start w:val="1"/>
      <w:numFmt w:val="lowerRoman"/>
      <w:lvlText w:val="%6."/>
      <w:lvlJc w:val="right"/>
      <w:pPr>
        <w:ind w:left="3919" w:hanging="180"/>
      </w:pPr>
    </w:lvl>
    <w:lvl w:ilvl="6" w:tplc="0C0C000F" w:tentative="1">
      <w:start w:val="1"/>
      <w:numFmt w:val="decimal"/>
      <w:lvlText w:val="%7."/>
      <w:lvlJc w:val="left"/>
      <w:pPr>
        <w:ind w:left="4639" w:hanging="360"/>
      </w:pPr>
    </w:lvl>
    <w:lvl w:ilvl="7" w:tplc="0C0C0019" w:tentative="1">
      <w:start w:val="1"/>
      <w:numFmt w:val="lowerLetter"/>
      <w:lvlText w:val="%8."/>
      <w:lvlJc w:val="left"/>
      <w:pPr>
        <w:ind w:left="5359" w:hanging="360"/>
      </w:pPr>
    </w:lvl>
    <w:lvl w:ilvl="8" w:tplc="0C0C001B" w:tentative="1">
      <w:start w:val="1"/>
      <w:numFmt w:val="lowerRoman"/>
      <w:lvlText w:val="%9."/>
      <w:lvlJc w:val="right"/>
      <w:pPr>
        <w:ind w:left="6079" w:hanging="180"/>
      </w:pPr>
    </w:lvl>
  </w:abstractNum>
  <w:abstractNum w:abstractNumId="132" w15:restartNumberingAfterBreak="0">
    <w:nsid w:val="44FD60D6"/>
    <w:multiLevelType w:val="hybridMultilevel"/>
    <w:tmpl w:val="65C254CC"/>
    <w:lvl w:ilvl="0" w:tplc="97809B7E">
      <w:start w:val="1"/>
      <w:numFmt w:val="decimal"/>
      <w:lvlText w:val="%1."/>
      <w:lvlJc w:val="left"/>
      <w:pPr>
        <w:ind w:left="479" w:hanging="360"/>
      </w:pPr>
      <w:rPr>
        <w:rFonts w:ascii="Calibri" w:eastAsia="Calibri" w:hAnsi="Calibri" w:cs="Calibri" w:hint="default"/>
        <w:b/>
        <w:bCs/>
        <w:i w:val="0"/>
        <w:iCs w:val="0"/>
        <w:spacing w:val="-1"/>
        <w:w w:val="99"/>
        <w:sz w:val="20"/>
        <w:szCs w:val="20"/>
        <w:lang w:val="en-US" w:eastAsia="en-US" w:bidi="ar-SA"/>
      </w:rPr>
    </w:lvl>
    <w:lvl w:ilvl="1" w:tplc="A0B494EC">
      <w:numFmt w:val="bullet"/>
      <w:lvlText w:val=""/>
      <w:lvlJc w:val="left"/>
      <w:pPr>
        <w:ind w:left="1199" w:hanging="360"/>
      </w:pPr>
      <w:rPr>
        <w:rFonts w:ascii="Symbol" w:eastAsia="Symbol" w:hAnsi="Symbol" w:cs="Symbol" w:hint="default"/>
        <w:b w:val="0"/>
        <w:bCs w:val="0"/>
        <w:i w:val="0"/>
        <w:iCs w:val="0"/>
        <w:spacing w:val="0"/>
        <w:w w:val="99"/>
        <w:sz w:val="20"/>
        <w:szCs w:val="20"/>
        <w:lang w:val="en-US" w:eastAsia="en-US" w:bidi="ar-SA"/>
      </w:rPr>
    </w:lvl>
    <w:lvl w:ilvl="2" w:tplc="86865066">
      <w:numFmt w:val="bullet"/>
      <w:lvlText w:val="•"/>
      <w:lvlJc w:val="left"/>
      <w:pPr>
        <w:ind w:left="1200" w:hanging="360"/>
      </w:pPr>
      <w:rPr>
        <w:rFonts w:hint="default"/>
        <w:lang w:val="en-US" w:eastAsia="en-US" w:bidi="ar-SA"/>
      </w:rPr>
    </w:lvl>
    <w:lvl w:ilvl="3" w:tplc="ECA65686">
      <w:numFmt w:val="bullet"/>
      <w:lvlText w:val="•"/>
      <w:lvlJc w:val="left"/>
      <w:pPr>
        <w:ind w:left="2320" w:hanging="360"/>
      </w:pPr>
      <w:rPr>
        <w:rFonts w:hint="default"/>
        <w:lang w:val="en-US" w:eastAsia="en-US" w:bidi="ar-SA"/>
      </w:rPr>
    </w:lvl>
    <w:lvl w:ilvl="4" w:tplc="B16C1D20">
      <w:numFmt w:val="bullet"/>
      <w:lvlText w:val="•"/>
      <w:lvlJc w:val="left"/>
      <w:pPr>
        <w:ind w:left="3440" w:hanging="360"/>
      </w:pPr>
      <w:rPr>
        <w:rFonts w:hint="default"/>
        <w:lang w:val="en-US" w:eastAsia="en-US" w:bidi="ar-SA"/>
      </w:rPr>
    </w:lvl>
    <w:lvl w:ilvl="5" w:tplc="DDCC7044">
      <w:numFmt w:val="bullet"/>
      <w:lvlText w:val="•"/>
      <w:lvlJc w:val="left"/>
      <w:pPr>
        <w:ind w:left="4560" w:hanging="360"/>
      </w:pPr>
      <w:rPr>
        <w:rFonts w:hint="default"/>
        <w:lang w:val="en-US" w:eastAsia="en-US" w:bidi="ar-SA"/>
      </w:rPr>
    </w:lvl>
    <w:lvl w:ilvl="6" w:tplc="741CE8A0">
      <w:numFmt w:val="bullet"/>
      <w:lvlText w:val="•"/>
      <w:lvlJc w:val="left"/>
      <w:pPr>
        <w:ind w:left="5680" w:hanging="360"/>
      </w:pPr>
      <w:rPr>
        <w:rFonts w:hint="default"/>
        <w:lang w:val="en-US" w:eastAsia="en-US" w:bidi="ar-SA"/>
      </w:rPr>
    </w:lvl>
    <w:lvl w:ilvl="7" w:tplc="C2E2067A">
      <w:numFmt w:val="bullet"/>
      <w:lvlText w:val="•"/>
      <w:lvlJc w:val="left"/>
      <w:pPr>
        <w:ind w:left="6800" w:hanging="360"/>
      </w:pPr>
      <w:rPr>
        <w:rFonts w:hint="default"/>
        <w:lang w:val="en-US" w:eastAsia="en-US" w:bidi="ar-SA"/>
      </w:rPr>
    </w:lvl>
    <w:lvl w:ilvl="8" w:tplc="AFF84670">
      <w:numFmt w:val="bullet"/>
      <w:lvlText w:val="•"/>
      <w:lvlJc w:val="left"/>
      <w:pPr>
        <w:ind w:left="7920" w:hanging="360"/>
      </w:pPr>
      <w:rPr>
        <w:rFonts w:hint="default"/>
        <w:lang w:val="en-US" w:eastAsia="en-US" w:bidi="ar-SA"/>
      </w:rPr>
    </w:lvl>
  </w:abstractNum>
  <w:abstractNum w:abstractNumId="133" w15:restartNumberingAfterBreak="0">
    <w:nsid w:val="45BE5E1F"/>
    <w:multiLevelType w:val="hybridMultilevel"/>
    <w:tmpl w:val="4412E89A"/>
    <w:lvl w:ilvl="0" w:tplc="A654731C">
      <w:start w:val="1"/>
      <w:numFmt w:val="lowerRoman"/>
      <w:lvlText w:val="%1."/>
      <w:lvlJc w:val="right"/>
      <w:pPr>
        <w:ind w:left="720" w:hanging="360"/>
      </w:pPr>
      <w:rPr>
        <w:color w:val="auto"/>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4" w15:restartNumberingAfterBreak="0">
    <w:nsid w:val="47042631"/>
    <w:multiLevelType w:val="hybridMultilevel"/>
    <w:tmpl w:val="D310AD12"/>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5" w15:restartNumberingAfterBreak="0">
    <w:nsid w:val="474609BB"/>
    <w:multiLevelType w:val="hybridMultilevel"/>
    <w:tmpl w:val="162E22FC"/>
    <w:lvl w:ilvl="0" w:tplc="FFFFFFFF">
      <w:start w:val="1"/>
      <w:numFmt w:val="lowerLetter"/>
      <w:lvlText w:val="(%1)"/>
      <w:lvlJc w:val="left"/>
      <w:pPr>
        <w:ind w:left="839" w:hanging="360"/>
      </w:pPr>
      <w:rPr>
        <w:rFonts w:ascii="Calibri" w:eastAsia="Calibri" w:hAnsi="Calibri" w:cs="Calibri" w:hint="default"/>
        <w:b/>
        <w:bCs/>
        <w:i w:val="0"/>
        <w:iCs w:val="0"/>
        <w:spacing w:val="0"/>
        <w:w w:val="99"/>
        <w:sz w:val="20"/>
        <w:szCs w:val="20"/>
      </w:rPr>
    </w:lvl>
    <w:lvl w:ilvl="1" w:tplc="10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479A2835"/>
    <w:multiLevelType w:val="hybridMultilevel"/>
    <w:tmpl w:val="5726AC6E"/>
    <w:lvl w:ilvl="0" w:tplc="7E94943A">
      <w:start w:val="1"/>
      <w:numFmt w:val="bullet"/>
      <w:lvlText w:val=""/>
      <w:lvlJc w:val="left"/>
      <w:pPr>
        <w:ind w:left="720" w:hanging="360"/>
      </w:pPr>
      <w:rPr>
        <w:rFonts w:ascii="Symbol" w:hAnsi="Symbol"/>
      </w:rPr>
    </w:lvl>
    <w:lvl w:ilvl="1" w:tplc="F6EC4E8C">
      <w:start w:val="1"/>
      <w:numFmt w:val="bullet"/>
      <w:lvlText w:val=""/>
      <w:lvlJc w:val="left"/>
      <w:pPr>
        <w:ind w:left="720" w:hanging="360"/>
      </w:pPr>
      <w:rPr>
        <w:rFonts w:ascii="Symbol" w:hAnsi="Symbol"/>
      </w:rPr>
    </w:lvl>
    <w:lvl w:ilvl="2" w:tplc="CC208AB8">
      <w:start w:val="1"/>
      <w:numFmt w:val="bullet"/>
      <w:lvlText w:val=""/>
      <w:lvlJc w:val="left"/>
      <w:pPr>
        <w:ind w:left="720" w:hanging="360"/>
      </w:pPr>
      <w:rPr>
        <w:rFonts w:ascii="Symbol" w:hAnsi="Symbol"/>
      </w:rPr>
    </w:lvl>
    <w:lvl w:ilvl="3" w:tplc="450A1B28">
      <w:start w:val="1"/>
      <w:numFmt w:val="bullet"/>
      <w:lvlText w:val=""/>
      <w:lvlJc w:val="left"/>
      <w:pPr>
        <w:ind w:left="720" w:hanging="360"/>
      </w:pPr>
      <w:rPr>
        <w:rFonts w:ascii="Symbol" w:hAnsi="Symbol"/>
      </w:rPr>
    </w:lvl>
    <w:lvl w:ilvl="4" w:tplc="2CBC6E58">
      <w:start w:val="1"/>
      <w:numFmt w:val="bullet"/>
      <w:lvlText w:val=""/>
      <w:lvlJc w:val="left"/>
      <w:pPr>
        <w:ind w:left="720" w:hanging="360"/>
      </w:pPr>
      <w:rPr>
        <w:rFonts w:ascii="Symbol" w:hAnsi="Symbol"/>
      </w:rPr>
    </w:lvl>
    <w:lvl w:ilvl="5" w:tplc="85B4E3D2">
      <w:start w:val="1"/>
      <w:numFmt w:val="bullet"/>
      <w:lvlText w:val=""/>
      <w:lvlJc w:val="left"/>
      <w:pPr>
        <w:ind w:left="720" w:hanging="360"/>
      </w:pPr>
      <w:rPr>
        <w:rFonts w:ascii="Symbol" w:hAnsi="Symbol"/>
      </w:rPr>
    </w:lvl>
    <w:lvl w:ilvl="6" w:tplc="75E411B0">
      <w:start w:val="1"/>
      <w:numFmt w:val="bullet"/>
      <w:lvlText w:val=""/>
      <w:lvlJc w:val="left"/>
      <w:pPr>
        <w:ind w:left="720" w:hanging="360"/>
      </w:pPr>
      <w:rPr>
        <w:rFonts w:ascii="Symbol" w:hAnsi="Symbol"/>
      </w:rPr>
    </w:lvl>
    <w:lvl w:ilvl="7" w:tplc="CD3E4FD8">
      <w:start w:val="1"/>
      <w:numFmt w:val="bullet"/>
      <w:lvlText w:val=""/>
      <w:lvlJc w:val="left"/>
      <w:pPr>
        <w:ind w:left="720" w:hanging="360"/>
      </w:pPr>
      <w:rPr>
        <w:rFonts w:ascii="Symbol" w:hAnsi="Symbol"/>
      </w:rPr>
    </w:lvl>
    <w:lvl w:ilvl="8" w:tplc="8C7C188E">
      <w:start w:val="1"/>
      <w:numFmt w:val="bullet"/>
      <w:lvlText w:val=""/>
      <w:lvlJc w:val="left"/>
      <w:pPr>
        <w:ind w:left="720" w:hanging="360"/>
      </w:pPr>
      <w:rPr>
        <w:rFonts w:ascii="Symbol" w:hAnsi="Symbol"/>
      </w:rPr>
    </w:lvl>
  </w:abstractNum>
  <w:abstractNum w:abstractNumId="137" w15:restartNumberingAfterBreak="0">
    <w:nsid w:val="47E97F74"/>
    <w:multiLevelType w:val="hybridMultilevel"/>
    <w:tmpl w:val="ADB6D02C"/>
    <w:lvl w:ilvl="0" w:tplc="0E149A70">
      <w:start w:val="1"/>
      <w:numFmt w:val="decimal"/>
      <w:lvlText w:val="%1."/>
      <w:lvlJc w:val="left"/>
      <w:pPr>
        <w:ind w:left="839" w:hanging="360"/>
      </w:pPr>
      <w:rPr>
        <w:rFonts w:ascii="Calibri" w:eastAsia="Calibri" w:hAnsi="Calibri" w:cs="Calibri" w:hint="default"/>
        <w:b/>
        <w:bCs/>
        <w:i w:val="0"/>
        <w:iCs w:val="0"/>
        <w:color w:val="000000" w:themeColor="text1"/>
        <w:spacing w:val="-1"/>
        <w:w w:val="99"/>
        <w:sz w:val="20"/>
        <w:szCs w:val="20"/>
        <w:lang w:val="en-US" w:eastAsia="en-US" w:bidi="ar-SA"/>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8" w15:restartNumberingAfterBreak="0">
    <w:nsid w:val="47F306CB"/>
    <w:multiLevelType w:val="hybridMultilevel"/>
    <w:tmpl w:val="DD76B4E4"/>
    <w:lvl w:ilvl="0" w:tplc="1EE20F5C">
      <w:start w:val="1"/>
      <w:numFmt w:val="lowerRoman"/>
      <w:lvlText w:val="%1."/>
      <w:lvlJc w:val="right"/>
      <w:pPr>
        <w:ind w:left="1080" w:hanging="360"/>
      </w:pPr>
      <w:rPr>
        <w:i w:val="0"/>
        <w:iCs w:val="0"/>
        <w:color w:val="auto"/>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9" w15:restartNumberingAfterBreak="0">
    <w:nsid w:val="47F8423C"/>
    <w:multiLevelType w:val="hybridMultilevel"/>
    <w:tmpl w:val="2E4C7916"/>
    <w:lvl w:ilvl="0" w:tplc="4C7CBD90">
      <w:start w:val="1"/>
      <w:numFmt w:val="lowerLetter"/>
      <w:lvlText w:val="(%1)"/>
      <w:lvlJc w:val="left"/>
      <w:pPr>
        <w:ind w:left="1080" w:hanging="360"/>
      </w:pPr>
      <w:rPr>
        <w:rFonts w:ascii="Calibri" w:eastAsia="Calibri" w:hAnsi="Calibri" w:cs="Calibri" w:hint="default"/>
        <w:b/>
        <w:bCs/>
        <w:i w:val="0"/>
        <w:iCs w:val="0"/>
        <w:spacing w:val="0"/>
        <w:w w:val="99"/>
        <w:sz w:val="20"/>
        <w:szCs w:val="20"/>
        <w:u w:val="none"/>
        <w:lang w:val="en-US" w:eastAsia="en-US" w:bidi="ar-SA"/>
      </w:rPr>
    </w:lvl>
    <w:lvl w:ilvl="1" w:tplc="0C0C0019" w:tentative="1">
      <w:start w:val="1"/>
      <w:numFmt w:val="lowerLetter"/>
      <w:lvlText w:val="%2."/>
      <w:lvlJc w:val="left"/>
      <w:pPr>
        <w:ind w:left="2160" w:hanging="360"/>
      </w:pPr>
    </w:lvl>
    <w:lvl w:ilvl="2" w:tplc="0C0C001B" w:tentative="1">
      <w:start w:val="1"/>
      <w:numFmt w:val="lowerRoman"/>
      <w:lvlText w:val="%3."/>
      <w:lvlJc w:val="right"/>
      <w:pPr>
        <w:ind w:left="2880" w:hanging="180"/>
      </w:pPr>
    </w:lvl>
    <w:lvl w:ilvl="3" w:tplc="0C0C000F" w:tentative="1">
      <w:start w:val="1"/>
      <w:numFmt w:val="decimal"/>
      <w:lvlText w:val="%4."/>
      <w:lvlJc w:val="left"/>
      <w:pPr>
        <w:ind w:left="3600" w:hanging="360"/>
      </w:pPr>
    </w:lvl>
    <w:lvl w:ilvl="4" w:tplc="0C0C0019" w:tentative="1">
      <w:start w:val="1"/>
      <w:numFmt w:val="lowerLetter"/>
      <w:lvlText w:val="%5."/>
      <w:lvlJc w:val="left"/>
      <w:pPr>
        <w:ind w:left="4320" w:hanging="360"/>
      </w:pPr>
    </w:lvl>
    <w:lvl w:ilvl="5" w:tplc="0C0C001B" w:tentative="1">
      <w:start w:val="1"/>
      <w:numFmt w:val="lowerRoman"/>
      <w:lvlText w:val="%6."/>
      <w:lvlJc w:val="right"/>
      <w:pPr>
        <w:ind w:left="5040" w:hanging="180"/>
      </w:pPr>
    </w:lvl>
    <w:lvl w:ilvl="6" w:tplc="0C0C000F" w:tentative="1">
      <w:start w:val="1"/>
      <w:numFmt w:val="decimal"/>
      <w:lvlText w:val="%7."/>
      <w:lvlJc w:val="left"/>
      <w:pPr>
        <w:ind w:left="5760" w:hanging="360"/>
      </w:pPr>
    </w:lvl>
    <w:lvl w:ilvl="7" w:tplc="0C0C0019" w:tentative="1">
      <w:start w:val="1"/>
      <w:numFmt w:val="lowerLetter"/>
      <w:lvlText w:val="%8."/>
      <w:lvlJc w:val="left"/>
      <w:pPr>
        <w:ind w:left="6480" w:hanging="360"/>
      </w:pPr>
    </w:lvl>
    <w:lvl w:ilvl="8" w:tplc="0C0C001B" w:tentative="1">
      <w:start w:val="1"/>
      <w:numFmt w:val="lowerRoman"/>
      <w:lvlText w:val="%9."/>
      <w:lvlJc w:val="right"/>
      <w:pPr>
        <w:ind w:left="7200" w:hanging="180"/>
      </w:pPr>
    </w:lvl>
  </w:abstractNum>
  <w:abstractNum w:abstractNumId="140" w15:restartNumberingAfterBreak="0">
    <w:nsid w:val="49644974"/>
    <w:multiLevelType w:val="hybridMultilevel"/>
    <w:tmpl w:val="C456B9CA"/>
    <w:lvl w:ilvl="0" w:tplc="18B645A6">
      <w:start w:val="1"/>
      <w:numFmt w:val="lowerLetter"/>
      <w:lvlText w:val="(%1)"/>
      <w:lvlJc w:val="left"/>
      <w:pPr>
        <w:ind w:left="785" w:hanging="360"/>
      </w:pPr>
      <w:rPr>
        <w:rFonts w:asciiTheme="minorHAnsi" w:hAnsiTheme="minorHAnsi" w:cstheme="minorHAnsi" w:hint="default"/>
        <w:b/>
        <w:color w:val="000000" w:themeColor="text1"/>
        <w:sz w:val="20"/>
        <w:szCs w:val="20"/>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499D6365"/>
    <w:multiLevelType w:val="hybridMultilevel"/>
    <w:tmpl w:val="B2DC5080"/>
    <w:lvl w:ilvl="0" w:tplc="CD3AE66C">
      <w:start w:val="3"/>
      <w:numFmt w:val="lowerLetter"/>
      <w:lvlText w:val="(%1)"/>
      <w:lvlJc w:val="left"/>
      <w:pPr>
        <w:ind w:left="1440" w:hanging="360"/>
      </w:pPr>
      <w:rPr>
        <w:rFonts w:ascii="Calibri" w:eastAsia="Calibri" w:hAnsi="Calibri" w:cs="Calibri" w:hint="default"/>
        <w:b/>
        <w:bCs/>
        <w:i w:val="0"/>
        <w:iCs w:val="0"/>
        <w:color w:val="000000" w:themeColor="text1"/>
        <w:spacing w:val="0"/>
        <w:w w:val="99"/>
        <w:sz w:val="20"/>
        <w:szCs w:val="2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2" w15:restartNumberingAfterBreak="0">
    <w:nsid w:val="49D95EA1"/>
    <w:multiLevelType w:val="hybridMultilevel"/>
    <w:tmpl w:val="9010504C"/>
    <w:lvl w:ilvl="0" w:tplc="E3C6E186">
      <w:start w:val="1"/>
      <w:numFmt w:val="upperRoman"/>
      <w:lvlText w:val="%1."/>
      <w:lvlJc w:val="left"/>
      <w:pPr>
        <w:ind w:left="1080" w:hanging="720"/>
      </w:pPr>
      <w:rPr>
        <w:rFonts w:hint="default"/>
        <w:b/>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3" w15:restartNumberingAfterBreak="0">
    <w:nsid w:val="4A0323BE"/>
    <w:multiLevelType w:val="hybridMultilevel"/>
    <w:tmpl w:val="90F6BB46"/>
    <w:lvl w:ilvl="0" w:tplc="FFFFFFFF">
      <w:start w:val="4"/>
      <w:numFmt w:val="decimal"/>
      <w:lvlText w:val="%1."/>
      <w:lvlJc w:val="left"/>
      <w:pPr>
        <w:ind w:left="785" w:hanging="360"/>
      </w:pPr>
      <w:rPr>
        <w:rFonts w:ascii="Calibri" w:eastAsia="Calibri" w:hAnsi="Calibri" w:cs="Calibri" w:hint="default"/>
        <w:b/>
        <w:bCs/>
        <w:i w:val="0"/>
        <w:iCs w:val="0"/>
        <w:spacing w:val="-1"/>
        <w:w w:val="99"/>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EE14F916">
      <w:numFmt w:val="bullet"/>
      <w:lvlText w:val=""/>
      <w:lvlJc w:val="left"/>
      <w:pPr>
        <w:ind w:left="839" w:hanging="360"/>
      </w:pPr>
      <w:rPr>
        <w:rFonts w:ascii="Symbol" w:eastAsia="Symbol" w:hAnsi="Symbol" w:cs="Symbol" w:hint="default"/>
        <w:b w:val="0"/>
        <w:bCs w:val="0"/>
        <w:i w:val="0"/>
        <w:iCs w:val="0"/>
        <w:spacing w:val="0"/>
        <w:w w:val="99"/>
        <w:sz w:val="20"/>
        <w:szCs w:val="20"/>
        <w:lang w:val="en-US" w:eastAsia="en-US" w:bidi="ar-SA"/>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4AE56BBA"/>
    <w:multiLevelType w:val="hybridMultilevel"/>
    <w:tmpl w:val="3990B736"/>
    <w:lvl w:ilvl="0" w:tplc="FFFFFFFF">
      <w:start w:val="1"/>
      <w:numFmt w:val="lowerLetter"/>
      <w:lvlText w:val="(%1)"/>
      <w:lvlJc w:val="left"/>
      <w:pPr>
        <w:ind w:left="839" w:hanging="360"/>
      </w:pPr>
      <w:rPr>
        <w:rFonts w:ascii="Calibri" w:eastAsia="Calibri" w:hAnsi="Calibri" w:cs="Calibri" w:hint="default"/>
        <w:b/>
        <w:bCs/>
        <w:i w:val="0"/>
        <w:iCs w:val="0"/>
        <w:color w:val="000000" w:themeColor="text1"/>
        <w:spacing w:val="0"/>
        <w:w w:val="99"/>
        <w:sz w:val="20"/>
        <w:szCs w:val="20"/>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4B721140"/>
    <w:multiLevelType w:val="hybridMultilevel"/>
    <w:tmpl w:val="10CCE0C2"/>
    <w:lvl w:ilvl="0" w:tplc="F7482A60">
      <w:numFmt w:val="bullet"/>
      <w:lvlText w:val="-"/>
      <w:lvlJc w:val="left"/>
      <w:pPr>
        <w:ind w:left="720" w:hanging="360"/>
      </w:pPr>
      <w:rPr>
        <w:rFonts w:ascii="Calibri" w:eastAsia="Calibr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6" w15:restartNumberingAfterBreak="0">
    <w:nsid w:val="4B983835"/>
    <w:multiLevelType w:val="hybridMultilevel"/>
    <w:tmpl w:val="F3D60946"/>
    <w:lvl w:ilvl="0" w:tplc="A302331E">
      <w:start w:val="4"/>
      <w:numFmt w:val="lowerLetter"/>
      <w:lvlText w:val="(%1)"/>
      <w:lvlJc w:val="left"/>
      <w:pPr>
        <w:ind w:left="1080" w:hanging="360"/>
      </w:pPr>
      <w:rPr>
        <w:rFonts w:hint="default"/>
        <w:b/>
        <w:u w:val="none"/>
      </w:rPr>
    </w:lvl>
    <w:lvl w:ilvl="1" w:tplc="0C0C0019" w:tentative="1">
      <w:start w:val="1"/>
      <w:numFmt w:val="lowerLetter"/>
      <w:lvlText w:val="%2."/>
      <w:lvlJc w:val="left"/>
      <w:pPr>
        <w:ind w:left="720" w:hanging="360"/>
      </w:pPr>
    </w:lvl>
    <w:lvl w:ilvl="2" w:tplc="0C0C001B" w:tentative="1">
      <w:start w:val="1"/>
      <w:numFmt w:val="lowerRoman"/>
      <w:lvlText w:val="%3."/>
      <w:lvlJc w:val="right"/>
      <w:pPr>
        <w:ind w:left="1440" w:hanging="180"/>
      </w:pPr>
    </w:lvl>
    <w:lvl w:ilvl="3" w:tplc="0C0C000F" w:tentative="1">
      <w:start w:val="1"/>
      <w:numFmt w:val="decimal"/>
      <w:lvlText w:val="%4."/>
      <w:lvlJc w:val="left"/>
      <w:pPr>
        <w:ind w:left="2160" w:hanging="360"/>
      </w:pPr>
    </w:lvl>
    <w:lvl w:ilvl="4" w:tplc="0C0C0019" w:tentative="1">
      <w:start w:val="1"/>
      <w:numFmt w:val="lowerLetter"/>
      <w:lvlText w:val="%5."/>
      <w:lvlJc w:val="left"/>
      <w:pPr>
        <w:ind w:left="2880" w:hanging="360"/>
      </w:pPr>
    </w:lvl>
    <w:lvl w:ilvl="5" w:tplc="0C0C001B" w:tentative="1">
      <w:start w:val="1"/>
      <w:numFmt w:val="lowerRoman"/>
      <w:lvlText w:val="%6."/>
      <w:lvlJc w:val="right"/>
      <w:pPr>
        <w:ind w:left="3600" w:hanging="180"/>
      </w:pPr>
    </w:lvl>
    <w:lvl w:ilvl="6" w:tplc="0C0C000F" w:tentative="1">
      <w:start w:val="1"/>
      <w:numFmt w:val="decimal"/>
      <w:lvlText w:val="%7."/>
      <w:lvlJc w:val="left"/>
      <w:pPr>
        <w:ind w:left="4320" w:hanging="360"/>
      </w:pPr>
    </w:lvl>
    <w:lvl w:ilvl="7" w:tplc="0C0C0019" w:tentative="1">
      <w:start w:val="1"/>
      <w:numFmt w:val="lowerLetter"/>
      <w:lvlText w:val="%8."/>
      <w:lvlJc w:val="left"/>
      <w:pPr>
        <w:ind w:left="5040" w:hanging="360"/>
      </w:pPr>
    </w:lvl>
    <w:lvl w:ilvl="8" w:tplc="0C0C001B" w:tentative="1">
      <w:start w:val="1"/>
      <w:numFmt w:val="lowerRoman"/>
      <w:lvlText w:val="%9."/>
      <w:lvlJc w:val="right"/>
      <w:pPr>
        <w:ind w:left="5760" w:hanging="180"/>
      </w:pPr>
    </w:lvl>
  </w:abstractNum>
  <w:abstractNum w:abstractNumId="147" w15:restartNumberingAfterBreak="0">
    <w:nsid w:val="4BB06126"/>
    <w:multiLevelType w:val="hybridMultilevel"/>
    <w:tmpl w:val="6D86108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8" w15:restartNumberingAfterBreak="0">
    <w:nsid w:val="4BEF559E"/>
    <w:multiLevelType w:val="hybridMultilevel"/>
    <w:tmpl w:val="C192A01C"/>
    <w:lvl w:ilvl="0" w:tplc="B2AC258C">
      <w:start w:val="3"/>
      <w:numFmt w:val="lowerRoman"/>
      <w:lvlText w:val="%1."/>
      <w:lvlJc w:val="right"/>
      <w:pPr>
        <w:ind w:left="157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9" w15:restartNumberingAfterBreak="0">
    <w:nsid w:val="4BFD66B1"/>
    <w:multiLevelType w:val="hybridMultilevel"/>
    <w:tmpl w:val="B92686AE"/>
    <w:lvl w:ilvl="0" w:tplc="49163EE4">
      <w:start w:val="1"/>
      <w:numFmt w:val="lowerLetter"/>
      <w:lvlText w:val="(%1)"/>
      <w:lvlJc w:val="left"/>
      <w:pPr>
        <w:ind w:left="1080" w:hanging="360"/>
      </w:pPr>
      <w:rPr>
        <w:rFonts w:hint="default"/>
        <w:b/>
        <w:u w:val="none"/>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0" w15:restartNumberingAfterBreak="0">
    <w:nsid w:val="4D0755DC"/>
    <w:multiLevelType w:val="hybridMultilevel"/>
    <w:tmpl w:val="26F0403A"/>
    <w:lvl w:ilvl="0" w:tplc="69487730">
      <w:start w:val="1"/>
      <w:numFmt w:val="decimal"/>
      <w:lvlText w:val="%1."/>
      <w:lvlJc w:val="left"/>
      <w:pPr>
        <w:ind w:left="479" w:hanging="360"/>
      </w:pPr>
      <w:rPr>
        <w:rFonts w:ascii="Calibri" w:eastAsia="Calibri" w:hAnsi="Calibri" w:cs="Calibri" w:hint="default"/>
        <w:b/>
        <w:bCs/>
        <w:i w:val="0"/>
        <w:iCs w:val="0"/>
        <w:spacing w:val="-1"/>
        <w:w w:val="99"/>
        <w:sz w:val="20"/>
        <w:szCs w:val="20"/>
        <w:lang w:val="en-US" w:eastAsia="en-US" w:bidi="ar-SA"/>
      </w:rPr>
    </w:lvl>
    <w:lvl w:ilvl="1" w:tplc="D43446CA">
      <w:start w:val="1"/>
      <w:numFmt w:val="lowerLetter"/>
      <w:lvlText w:val="(%2)"/>
      <w:lvlJc w:val="left"/>
      <w:pPr>
        <w:ind w:left="1199" w:hanging="360"/>
      </w:pPr>
      <w:rPr>
        <w:rFonts w:ascii="Calibri" w:eastAsia="Calibri" w:hAnsi="Calibri" w:cs="Calibri" w:hint="default"/>
        <w:b/>
        <w:bCs/>
        <w:i w:val="0"/>
        <w:iCs w:val="0"/>
        <w:spacing w:val="0"/>
        <w:w w:val="99"/>
        <w:sz w:val="20"/>
        <w:szCs w:val="20"/>
        <w:lang w:val="en-US" w:eastAsia="en-US" w:bidi="ar-SA"/>
      </w:rPr>
    </w:lvl>
    <w:lvl w:ilvl="2" w:tplc="34B423D8">
      <w:numFmt w:val="bullet"/>
      <w:lvlText w:val="•"/>
      <w:lvlJc w:val="left"/>
      <w:pPr>
        <w:ind w:left="2195" w:hanging="360"/>
      </w:pPr>
      <w:rPr>
        <w:rFonts w:hint="default"/>
        <w:lang w:val="en-US" w:eastAsia="en-US" w:bidi="ar-SA"/>
      </w:rPr>
    </w:lvl>
    <w:lvl w:ilvl="3" w:tplc="A0E05F32">
      <w:numFmt w:val="bullet"/>
      <w:lvlText w:val="•"/>
      <w:lvlJc w:val="left"/>
      <w:pPr>
        <w:ind w:left="3191" w:hanging="360"/>
      </w:pPr>
      <w:rPr>
        <w:rFonts w:hint="default"/>
        <w:lang w:val="en-US" w:eastAsia="en-US" w:bidi="ar-SA"/>
      </w:rPr>
    </w:lvl>
    <w:lvl w:ilvl="4" w:tplc="99364CC2">
      <w:numFmt w:val="bullet"/>
      <w:lvlText w:val="•"/>
      <w:lvlJc w:val="left"/>
      <w:pPr>
        <w:ind w:left="4186" w:hanging="360"/>
      </w:pPr>
      <w:rPr>
        <w:rFonts w:hint="default"/>
        <w:lang w:val="en-US" w:eastAsia="en-US" w:bidi="ar-SA"/>
      </w:rPr>
    </w:lvl>
    <w:lvl w:ilvl="5" w:tplc="184C6FA0">
      <w:numFmt w:val="bullet"/>
      <w:lvlText w:val="•"/>
      <w:lvlJc w:val="left"/>
      <w:pPr>
        <w:ind w:left="5182" w:hanging="360"/>
      </w:pPr>
      <w:rPr>
        <w:rFonts w:hint="default"/>
        <w:lang w:val="en-US" w:eastAsia="en-US" w:bidi="ar-SA"/>
      </w:rPr>
    </w:lvl>
    <w:lvl w:ilvl="6" w:tplc="C480E034">
      <w:numFmt w:val="bullet"/>
      <w:lvlText w:val="•"/>
      <w:lvlJc w:val="left"/>
      <w:pPr>
        <w:ind w:left="6177" w:hanging="360"/>
      </w:pPr>
      <w:rPr>
        <w:rFonts w:hint="default"/>
        <w:lang w:val="en-US" w:eastAsia="en-US" w:bidi="ar-SA"/>
      </w:rPr>
    </w:lvl>
    <w:lvl w:ilvl="7" w:tplc="B2669548">
      <w:numFmt w:val="bullet"/>
      <w:lvlText w:val="•"/>
      <w:lvlJc w:val="left"/>
      <w:pPr>
        <w:ind w:left="7173" w:hanging="360"/>
      </w:pPr>
      <w:rPr>
        <w:rFonts w:hint="default"/>
        <w:lang w:val="en-US" w:eastAsia="en-US" w:bidi="ar-SA"/>
      </w:rPr>
    </w:lvl>
    <w:lvl w:ilvl="8" w:tplc="5F5EF108">
      <w:numFmt w:val="bullet"/>
      <w:lvlText w:val="•"/>
      <w:lvlJc w:val="left"/>
      <w:pPr>
        <w:ind w:left="8168" w:hanging="360"/>
      </w:pPr>
      <w:rPr>
        <w:rFonts w:hint="default"/>
        <w:lang w:val="en-US" w:eastAsia="en-US" w:bidi="ar-SA"/>
      </w:rPr>
    </w:lvl>
  </w:abstractNum>
  <w:abstractNum w:abstractNumId="151" w15:restartNumberingAfterBreak="0">
    <w:nsid w:val="4D1A22C5"/>
    <w:multiLevelType w:val="hybridMultilevel"/>
    <w:tmpl w:val="33BE52B6"/>
    <w:lvl w:ilvl="0" w:tplc="42307DD6">
      <w:start w:val="4"/>
      <w:numFmt w:val="lowerLetter"/>
      <w:lvlText w:val="(%1)"/>
      <w:lvlJc w:val="left"/>
      <w:pPr>
        <w:ind w:left="1080" w:hanging="360"/>
      </w:pPr>
      <w:rPr>
        <w:rFonts w:ascii="Calibri" w:eastAsia="Calibri" w:hAnsi="Calibri" w:cs="Calibri" w:hint="default"/>
        <w:b/>
        <w:bCs/>
        <w:i w:val="0"/>
        <w:iCs w:val="0"/>
        <w:color w:val="000000" w:themeColor="text1"/>
        <w:spacing w:val="0"/>
        <w:w w:val="99"/>
        <w:sz w:val="20"/>
        <w:szCs w:val="20"/>
        <w:u w:val="none"/>
        <w:lang w:val="en-US" w:eastAsia="en-US" w:bidi="ar-SA"/>
      </w:rPr>
    </w:lvl>
    <w:lvl w:ilvl="1" w:tplc="0C0C0019" w:tentative="1">
      <w:start w:val="1"/>
      <w:numFmt w:val="lowerLetter"/>
      <w:lvlText w:val="%2."/>
      <w:lvlJc w:val="left"/>
      <w:pPr>
        <w:ind w:left="1735" w:hanging="360"/>
      </w:pPr>
    </w:lvl>
    <w:lvl w:ilvl="2" w:tplc="0C0C001B" w:tentative="1">
      <w:start w:val="1"/>
      <w:numFmt w:val="lowerRoman"/>
      <w:lvlText w:val="%3."/>
      <w:lvlJc w:val="right"/>
      <w:pPr>
        <w:ind w:left="2455" w:hanging="180"/>
      </w:pPr>
    </w:lvl>
    <w:lvl w:ilvl="3" w:tplc="0C0C000F" w:tentative="1">
      <w:start w:val="1"/>
      <w:numFmt w:val="decimal"/>
      <w:lvlText w:val="%4."/>
      <w:lvlJc w:val="left"/>
      <w:pPr>
        <w:ind w:left="3175" w:hanging="360"/>
      </w:pPr>
    </w:lvl>
    <w:lvl w:ilvl="4" w:tplc="0C0C0019" w:tentative="1">
      <w:start w:val="1"/>
      <w:numFmt w:val="lowerLetter"/>
      <w:lvlText w:val="%5."/>
      <w:lvlJc w:val="left"/>
      <w:pPr>
        <w:ind w:left="3895" w:hanging="360"/>
      </w:pPr>
    </w:lvl>
    <w:lvl w:ilvl="5" w:tplc="0C0C001B" w:tentative="1">
      <w:start w:val="1"/>
      <w:numFmt w:val="lowerRoman"/>
      <w:lvlText w:val="%6."/>
      <w:lvlJc w:val="right"/>
      <w:pPr>
        <w:ind w:left="4615" w:hanging="180"/>
      </w:pPr>
    </w:lvl>
    <w:lvl w:ilvl="6" w:tplc="0C0C000F" w:tentative="1">
      <w:start w:val="1"/>
      <w:numFmt w:val="decimal"/>
      <w:lvlText w:val="%7."/>
      <w:lvlJc w:val="left"/>
      <w:pPr>
        <w:ind w:left="5335" w:hanging="360"/>
      </w:pPr>
    </w:lvl>
    <w:lvl w:ilvl="7" w:tplc="0C0C0019" w:tentative="1">
      <w:start w:val="1"/>
      <w:numFmt w:val="lowerLetter"/>
      <w:lvlText w:val="%8."/>
      <w:lvlJc w:val="left"/>
      <w:pPr>
        <w:ind w:left="6055" w:hanging="360"/>
      </w:pPr>
    </w:lvl>
    <w:lvl w:ilvl="8" w:tplc="0C0C001B" w:tentative="1">
      <w:start w:val="1"/>
      <w:numFmt w:val="lowerRoman"/>
      <w:lvlText w:val="%9."/>
      <w:lvlJc w:val="right"/>
      <w:pPr>
        <w:ind w:left="6775" w:hanging="180"/>
      </w:pPr>
    </w:lvl>
  </w:abstractNum>
  <w:abstractNum w:abstractNumId="152" w15:restartNumberingAfterBreak="0">
    <w:nsid w:val="4DDD6262"/>
    <w:multiLevelType w:val="hybridMultilevel"/>
    <w:tmpl w:val="4186FE1A"/>
    <w:lvl w:ilvl="0" w:tplc="209A03D0">
      <w:start w:val="1"/>
      <w:numFmt w:val="lowerLetter"/>
      <w:lvlText w:val="(%1)"/>
      <w:lvlJc w:val="left"/>
      <w:pPr>
        <w:ind w:left="1080" w:hanging="360"/>
      </w:pPr>
      <w:rPr>
        <w:rFonts w:hint="default"/>
        <w:b/>
        <w:u w:val="none"/>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153" w15:restartNumberingAfterBreak="0">
    <w:nsid w:val="4EBC4482"/>
    <w:multiLevelType w:val="hybridMultilevel"/>
    <w:tmpl w:val="D30C17DA"/>
    <w:lvl w:ilvl="0" w:tplc="FFFFFFFF">
      <w:start w:val="1"/>
      <w:numFmt w:val="lowerLetter"/>
      <w:lvlText w:val="(%1)"/>
      <w:lvlJc w:val="left"/>
      <w:pPr>
        <w:ind w:left="1210" w:hanging="360"/>
      </w:pPr>
      <w:rPr>
        <w:rFonts w:hint="default"/>
        <w:b/>
        <w:bCs w:val="0"/>
        <w:spacing w:val="0"/>
        <w:w w:val="99"/>
        <w:lang w:val="en-US" w:eastAsia="en-US" w:bidi="ar-SA"/>
      </w:rPr>
    </w:lvl>
    <w:lvl w:ilvl="1" w:tplc="1009001B">
      <w:start w:val="1"/>
      <w:numFmt w:val="lowerRoman"/>
      <w:lvlText w:val="%2."/>
      <w:lvlJc w:val="right"/>
      <w:pPr>
        <w:ind w:left="1570" w:hanging="360"/>
      </w:pPr>
    </w:lvl>
    <w:lvl w:ilvl="2" w:tplc="FFFFFFFF">
      <w:start w:val="1"/>
      <w:numFmt w:val="lowerRoman"/>
      <w:lvlText w:val="%3."/>
      <w:lvlJc w:val="right"/>
      <w:pPr>
        <w:ind w:left="2279" w:hanging="180"/>
      </w:pPr>
    </w:lvl>
    <w:lvl w:ilvl="3" w:tplc="FFFFFFFF" w:tentative="1">
      <w:start w:val="1"/>
      <w:numFmt w:val="decimal"/>
      <w:lvlText w:val="%4."/>
      <w:lvlJc w:val="left"/>
      <w:pPr>
        <w:ind w:left="2999" w:hanging="360"/>
      </w:pPr>
    </w:lvl>
    <w:lvl w:ilvl="4" w:tplc="FFFFFFFF" w:tentative="1">
      <w:start w:val="1"/>
      <w:numFmt w:val="lowerLetter"/>
      <w:lvlText w:val="%5."/>
      <w:lvlJc w:val="left"/>
      <w:pPr>
        <w:ind w:left="3719" w:hanging="360"/>
      </w:pPr>
    </w:lvl>
    <w:lvl w:ilvl="5" w:tplc="FFFFFFFF" w:tentative="1">
      <w:start w:val="1"/>
      <w:numFmt w:val="lowerRoman"/>
      <w:lvlText w:val="%6."/>
      <w:lvlJc w:val="right"/>
      <w:pPr>
        <w:ind w:left="4439" w:hanging="180"/>
      </w:pPr>
    </w:lvl>
    <w:lvl w:ilvl="6" w:tplc="FFFFFFFF" w:tentative="1">
      <w:start w:val="1"/>
      <w:numFmt w:val="decimal"/>
      <w:lvlText w:val="%7."/>
      <w:lvlJc w:val="left"/>
      <w:pPr>
        <w:ind w:left="5159" w:hanging="360"/>
      </w:pPr>
    </w:lvl>
    <w:lvl w:ilvl="7" w:tplc="FFFFFFFF" w:tentative="1">
      <w:start w:val="1"/>
      <w:numFmt w:val="lowerLetter"/>
      <w:lvlText w:val="%8."/>
      <w:lvlJc w:val="left"/>
      <w:pPr>
        <w:ind w:left="5879" w:hanging="360"/>
      </w:pPr>
    </w:lvl>
    <w:lvl w:ilvl="8" w:tplc="FFFFFFFF" w:tentative="1">
      <w:start w:val="1"/>
      <w:numFmt w:val="lowerRoman"/>
      <w:lvlText w:val="%9."/>
      <w:lvlJc w:val="right"/>
      <w:pPr>
        <w:ind w:left="6599" w:hanging="180"/>
      </w:pPr>
    </w:lvl>
  </w:abstractNum>
  <w:abstractNum w:abstractNumId="154" w15:restartNumberingAfterBreak="0">
    <w:nsid w:val="50A75C39"/>
    <w:multiLevelType w:val="hybridMultilevel"/>
    <w:tmpl w:val="06542326"/>
    <w:lvl w:ilvl="0" w:tplc="0B9CC21A">
      <w:start w:val="1"/>
      <w:numFmt w:val="lowerRoman"/>
      <w:lvlText w:val="%1)"/>
      <w:lvlJc w:val="left"/>
      <w:pPr>
        <w:ind w:left="720" w:hanging="72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55" w15:restartNumberingAfterBreak="0">
    <w:nsid w:val="50CC5C8E"/>
    <w:multiLevelType w:val="hybridMultilevel"/>
    <w:tmpl w:val="F846345A"/>
    <w:lvl w:ilvl="0" w:tplc="CC8A7334">
      <w:start w:val="1"/>
      <w:numFmt w:val="lowerRoman"/>
      <w:lvlText w:val="%1."/>
      <w:lvlJc w:val="left"/>
      <w:pPr>
        <w:ind w:left="1199" w:hanging="456"/>
        <w:jc w:val="right"/>
      </w:pPr>
      <w:rPr>
        <w:rFonts w:ascii="Calibri" w:eastAsia="Calibri" w:hAnsi="Calibri" w:cs="Calibri" w:hint="default"/>
        <w:b w:val="0"/>
        <w:bCs w:val="0"/>
        <w:i w:val="0"/>
        <w:iCs w:val="0"/>
        <w:spacing w:val="-1"/>
        <w:w w:val="99"/>
        <w:sz w:val="20"/>
        <w:szCs w:val="20"/>
        <w:lang w:val="en-US" w:eastAsia="en-US" w:bidi="ar-SA"/>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6" w15:restartNumberingAfterBreak="0">
    <w:nsid w:val="51AC7388"/>
    <w:multiLevelType w:val="hybridMultilevel"/>
    <w:tmpl w:val="D48C79F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7" w15:restartNumberingAfterBreak="0">
    <w:nsid w:val="51EB7D5A"/>
    <w:multiLevelType w:val="hybridMultilevel"/>
    <w:tmpl w:val="C0E6EE16"/>
    <w:lvl w:ilvl="0" w:tplc="FFFFFFFF">
      <w:start w:val="1"/>
      <w:numFmt w:val="lowerRoman"/>
      <w:lvlText w:val="%1."/>
      <w:lvlJc w:val="right"/>
      <w:pPr>
        <w:ind w:left="1440" w:hanging="360"/>
      </w:pPr>
      <w:rPr>
        <w:rFonts w:asciiTheme="minorHAnsi" w:hAnsiTheme="minorHAnsi" w:cstheme="minorHAnsi" w:hint="default"/>
        <w:i w:val="0"/>
        <w:iCs w:val="0"/>
        <w:color w:val="auto"/>
      </w:rPr>
    </w:lvl>
    <w:lvl w:ilvl="1" w:tplc="FFFFFFFF">
      <w:start w:val="1"/>
      <w:numFmt w:val="lowerRoman"/>
      <w:lvlText w:val="%2."/>
      <w:lvlJc w:val="right"/>
      <w:pPr>
        <w:ind w:left="193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8" w15:restartNumberingAfterBreak="0">
    <w:nsid w:val="523F7075"/>
    <w:multiLevelType w:val="hybridMultilevel"/>
    <w:tmpl w:val="4F84F092"/>
    <w:lvl w:ilvl="0" w:tplc="C04E09CE">
      <w:start w:val="1"/>
      <w:numFmt w:val="lowerRoman"/>
      <w:lvlText w:val="%1."/>
      <w:lvlJc w:val="right"/>
      <w:pPr>
        <w:ind w:left="1570" w:hanging="360"/>
      </w:pPr>
      <w:rPr>
        <w:i w:val="0"/>
        <w:iCs w:val="0"/>
        <w:color w:val="auto"/>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9" w15:restartNumberingAfterBreak="0">
    <w:nsid w:val="527B74ED"/>
    <w:multiLevelType w:val="hybridMultilevel"/>
    <w:tmpl w:val="B41AB8D0"/>
    <w:lvl w:ilvl="0" w:tplc="FFFFFFFF">
      <w:start w:val="1"/>
      <w:numFmt w:val="lowerLetter"/>
      <w:lvlText w:val="(%1)"/>
      <w:lvlJc w:val="left"/>
      <w:pPr>
        <w:ind w:left="1080" w:hanging="360"/>
      </w:pPr>
      <w:rPr>
        <w:rFonts w:hint="default"/>
        <w:b/>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0" w15:restartNumberingAfterBreak="0">
    <w:nsid w:val="52AC4C0E"/>
    <w:multiLevelType w:val="hybridMultilevel"/>
    <w:tmpl w:val="13E0BFD6"/>
    <w:lvl w:ilvl="0" w:tplc="F162F822">
      <w:start w:val="1"/>
      <w:numFmt w:val="bullet"/>
      <w:lvlText w:val=""/>
      <w:lvlJc w:val="left"/>
      <w:pPr>
        <w:ind w:left="720" w:hanging="360"/>
      </w:pPr>
      <w:rPr>
        <w:rFonts w:ascii="Symbol" w:hAnsi="Symbol"/>
      </w:rPr>
    </w:lvl>
    <w:lvl w:ilvl="1" w:tplc="E1284E02">
      <w:start w:val="1"/>
      <w:numFmt w:val="bullet"/>
      <w:lvlText w:val=""/>
      <w:lvlJc w:val="left"/>
      <w:pPr>
        <w:ind w:left="720" w:hanging="360"/>
      </w:pPr>
      <w:rPr>
        <w:rFonts w:ascii="Symbol" w:hAnsi="Symbol"/>
      </w:rPr>
    </w:lvl>
    <w:lvl w:ilvl="2" w:tplc="033A23D2">
      <w:start w:val="1"/>
      <w:numFmt w:val="bullet"/>
      <w:lvlText w:val=""/>
      <w:lvlJc w:val="left"/>
      <w:pPr>
        <w:ind w:left="720" w:hanging="360"/>
      </w:pPr>
      <w:rPr>
        <w:rFonts w:ascii="Symbol" w:hAnsi="Symbol"/>
      </w:rPr>
    </w:lvl>
    <w:lvl w:ilvl="3" w:tplc="7B9692C4">
      <w:start w:val="1"/>
      <w:numFmt w:val="bullet"/>
      <w:lvlText w:val=""/>
      <w:lvlJc w:val="left"/>
      <w:pPr>
        <w:ind w:left="720" w:hanging="360"/>
      </w:pPr>
      <w:rPr>
        <w:rFonts w:ascii="Symbol" w:hAnsi="Symbol"/>
      </w:rPr>
    </w:lvl>
    <w:lvl w:ilvl="4" w:tplc="FBA801A0">
      <w:start w:val="1"/>
      <w:numFmt w:val="bullet"/>
      <w:lvlText w:val=""/>
      <w:lvlJc w:val="left"/>
      <w:pPr>
        <w:ind w:left="720" w:hanging="360"/>
      </w:pPr>
      <w:rPr>
        <w:rFonts w:ascii="Symbol" w:hAnsi="Symbol"/>
      </w:rPr>
    </w:lvl>
    <w:lvl w:ilvl="5" w:tplc="C5EC90E4">
      <w:start w:val="1"/>
      <w:numFmt w:val="bullet"/>
      <w:lvlText w:val=""/>
      <w:lvlJc w:val="left"/>
      <w:pPr>
        <w:ind w:left="720" w:hanging="360"/>
      </w:pPr>
      <w:rPr>
        <w:rFonts w:ascii="Symbol" w:hAnsi="Symbol"/>
      </w:rPr>
    </w:lvl>
    <w:lvl w:ilvl="6" w:tplc="F4BEDA96">
      <w:start w:val="1"/>
      <w:numFmt w:val="bullet"/>
      <w:lvlText w:val=""/>
      <w:lvlJc w:val="left"/>
      <w:pPr>
        <w:ind w:left="720" w:hanging="360"/>
      </w:pPr>
      <w:rPr>
        <w:rFonts w:ascii="Symbol" w:hAnsi="Symbol"/>
      </w:rPr>
    </w:lvl>
    <w:lvl w:ilvl="7" w:tplc="6CC6423C">
      <w:start w:val="1"/>
      <w:numFmt w:val="bullet"/>
      <w:lvlText w:val=""/>
      <w:lvlJc w:val="left"/>
      <w:pPr>
        <w:ind w:left="720" w:hanging="360"/>
      </w:pPr>
      <w:rPr>
        <w:rFonts w:ascii="Symbol" w:hAnsi="Symbol"/>
      </w:rPr>
    </w:lvl>
    <w:lvl w:ilvl="8" w:tplc="5D6C90A4">
      <w:start w:val="1"/>
      <w:numFmt w:val="bullet"/>
      <w:lvlText w:val=""/>
      <w:lvlJc w:val="left"/>
      <w:pPr>
        <w:ind w:left="720" w:hanging="360"/>
      </w:pPr>
      <w:rPr>
        <w:rFonts w:ascii="Symbol" w:hAnsi="Symbol"/>
      </w:rPr>
    </w:lvl>
  </w:abstractNum>
  <w:abstractNum w:abstractNumId="161" w15:restartNumberingAfterBreak="0">
    <w:nsid w:val="54575E3B"/>
    <w:multiLevelType w:val="hybridMultilevel"/>
    <w:tmpl w:val="7FDA42A2"/>
    <w:lvl w:ilvl="0" w:tplc="209A03D0">
      <w:start w:val="1"/>
      <w:numFmt w:val="lowerLetter"/>
      <w:lvlText w:val="(%1)"/>
      <w:lvlJc w:val="left"/>
      <w:pPr>
        <w:ind w:left="720" w:hanging="360"/>
      </w:pPr>
      <w:rPr>
        <w:rFonts w:hint="default"/>
        <w:b/>
        <w:u w:val="none"/>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2" w15:restartNumberingAfterBreak="0">
    <w:nsid w:val="5461660D"/>
    <w:multiLevelType w:val="hybridMultilevel"/>
    <w:tmpl w:val="F2E285F2"/>
    <w:lvl w:ilvl="0" w:tplc="FFFFFFFF">
      <w:start w:val="4"/>
      <w:numFmt w:val="decimal"/>
      <w:lvlText w:val="%1."/>
      <w:lvlJc w:val="left"/>
      <w:pPr>
        <w:ind w:left="785" w:hanging="360"/>
      </w:pPr>
      <w:rPr>
        <w:rFonts w:ascii="Calibri" w:eastAsia="Calibri" w:hAnsi="Calibri" w:cs="Calibri" w:hint="default"/>
        <w:b/>
        <w:bCs/>
        <w:i w:val="0"/>
        <w:iCs w:val="0"/>
        <w:spacing w:val="-1"/>
        <w:w w:val="99"/>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EE14F916">
      <w:numFmt w:val="bullet"/>
      <w:lvlText w:val=""/>
      <w:lvlJc w:val="left"/>
      <w:pPr>
        <w:ind w:left="839" w:hanging="360"/>
      </w:pPr>
      <w:rPr>
        <w:rFonts w:ascii="Symbol" w:eastAsia="Symbol" w:hAnsi="Symbol" w:cs="Symbol" w:hint="default"/>
        <w:b w:val="0"/>
        <w:bCs w:val="0"/>
        <w:i w:val="0"/>
        <w:iCs w:val="0"/>
        <w:spacing w:val="0"/>
        <w:w w:val="99"/>
        <w:sz w:val="20"/>
        <w:szCs w:val="20"/>
        <w:lang w:val="en-US" w:eastAsia="en-US" w:bidi="ar-SA"/>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5EA4651"/>
    <w:multiLevelType w:val="hybridMultilevel"/>
    <w:tmpl w:val="B41AB8D0"/>
    <w:lvl w:ilvl="0" w:tplc="FFFFFFFF">
      <w:start w:val="1"/>
      <w:numFmt w:val="lowerLetter"/>
      <w:lvlText w:val="(%1)"/>
      <w:lvlJc w:val="left"/>
      <w:pPr>
        <w:ind w:left="1080" w:hanging="360"/>
      </w:pPr>
      <w:rPr>
        <w:rFonts w:hint="default"/>
        <w:b/>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4" w15:restartNumberingAfterBreak="0">
    <w:nsid w:val="55EB559E"/>
    <w:multiLevelType w:val="hybridMultilevel"/>
    <w:tmpl w:val="BB182016"/>
    <w:lvl w:ilvl="0" w:tplc="39526676">
      <w:numFmt w:val="bullet"/>
      <w:lvlText w:val=""/>
      <w:lvlJc w:val="left"/>
      <w:pPr>
        <w:ind w:left="839" w:hanging="360"/>
      </w:pPr>
      <w:rPr>
        <w:rFonts w:ascii="Symbol" w:eastAsia="Symbol" w:hAnsi="Symbol" w:cs="Symbol" w:hint="default"/>
        <w:b w:val="0"/>
        <w:bCs w:val="0"/>
        <w:i w:val="0"/>
        <w:iCs w:val="0"/>
        <w:spacing w:val="0"/>
        <w:w w:val="99"/>
        <w:sz w:val="20"/>
        <w:szCs w:val="20"/>
        <w:lang w:val="en-US" w:eastAsia="en-US" w:bidi="ar-SA"/>
      </w:rPr>
    </w:lvl>
    <w:lvl w:ilvl="1" w:tplc="5B94A820">
      <w:numFmt w:val="bullet"/>
      <w:lvlText w:val="•"/>
      <w:lvlJc w:val="left"/>
      <w:pPr>
        <w:ind w:left="1772" w:hanging="360"/>
      </w:pPr>
      <w:rPr>
        <w:rFonts w:hint="default"/>
        <w:lang w:val="en-US" w:eastAsia="en-US" w:bidi="ar-SA"/>
      </w:rPr>
    </w:lvl>
    <w:lvl w:ilvl="2" w:tplc="7054BB7E">
      <w:numFmt w:val="bullet"/>
      <w:lvlText w:val="•"/>
      <w:lvlJc w:val="left"/>
      <w:pPr>
        <w:ind w:left="2704" w:hanging="360"/>
      </w:pPr>
      <w:rPr>
        <w:rFonts w:hint="default"/>
        <w:lang w:val="en-US" w:eastAsia="en-US" w:bidi="ar-SA"/>
      </w:rPr>
    </w:lvl>
    <w:lvl w:ilvl="3" w:tplc="76422BA0">
      <w:numFmt w:val="bullet"/>
      <w:lvlText w:val="•"/>
      <w:lvlJc w:val="left"/>
      <w:pPr>
        <w:ind w:left="3636" w:hanging="360"/>
      </w:pPr>
      <w:rPr>
        <w:rFonts w:hint="default"/>
        <w:lang w:val="en-US" w:eastAsia="en-US" w:bidi="ar-SA"/>
      </w:rPr>
    </w:lvl>
    <w:lvl w:ilvl="4" w:tplc="F0D26D76">
      <w:numFmt w:val="bullet"/>
      <w:lvlText w:val="•"/>
      <w:lvlJc w:val="left"/>
      <w:pPr>
        <w:ind w:left="4568" w:hanging="360"/>
      </w:pPr>
      <w:rPr>
        <w:rFonts w:hint="default"/>
        <w:lang w:val="en-US" w:eastAsia="en-US" w:bidi="ar-SA"/>
      </w:rPr>
    </w:lvl>
    <w:lvl w:ilvl="5" w:tplc="C04A4DB4">
      <w:numFmt w:val="bullet"/>
      <w:lvlText w:val="•"/>
      <w:lvlJc w:val="left"/>
      <w:pPr>
        <w:ind w:left="5500" w:hanging="360"/>
      </w:pPr>
      <w:rPr>
        <w:rFonts w:hint="default"/>
        <w:lang w:val="en-US" w:eastAsia="en-US" w:bidi="ar-SA"/>
      </w:rPr>
    </w:lvl>
    <w:lvl w:ilvl="6" w:tplc="83388220">
      <w:numFmt w:val="bullet"/>
      <w:lvlText w:val="•"/>
      <w:lvlJc w:val="left"/>
      <w:pPr>
        <w:ind w:left="6432" w:hanging="360"/>
      </w:pPr>
      <w:rPr>
        <w:rFonts w:hint="default"/>
        <w:lang w:val="en-US" w:eastAsia="en-US" w:bidi="ar-SA"/>
      </w:rPr>
    </w:lvl>
    <w:lvl w:ilvl="7" w:tplc="67046D36">
      <w:numFmt w:val="bullet"/>
      <w:lvlText w:val="•"/>
      <w:lvlJc w:val="left"/>
      <w:pPr>
        <w:ind w:left="7364" w:hanging="360"/>
      </w:pPr>
      <w:rPr>
        <w:rFonts w:hint="default"/>
        <w:lang w:val="en-US" w:eastAsia="en-US" w:bidi="ar-SA"/>
      </w:rPr>
    </w:lvl>
    <w:lvl w:ilvl="8" w:tplc="4552F13E">
      <w:numFmt w:val="bullet"/>
      <w:lvlText w:val="•"/>
      <w:lvlJc w:val="left"/>
      <w:pPr>
        <w:ind w:left="8296" w:hanging="360"/>
      </w:pPr>
      <w:rPr>
        <w:rFonts w:hint="default"/>
        <w:lang w:val="en-US" w:eastAsia="en-US" w:bidi="ar-SA"/>
      </w:rPr>
    </w:lvl>
  </w:abstractNum>
  <w:abstractNum w:abstractNumId="165" w15:restartNumberingAfterBreak="0">
    <w:nsid w:val="55F0186B"/>
    <w:multiLevelType w:val="hybridMultilevel"/>
    <w:tmpl w:val="40B2586C"/>
    <w:lvl w:ilvl="0" w:tplc="FFFFFFFF">
      <w:start w:val="1"/>
      <w:numFmt w:val="lowerRoman"/>
      <w:lvlText w:val="%1."/>
      <w:lvlJc w:val="right"/>
      <w:pPr>
        <w:ind w:left="1080" w:hanging="360"/>
      </w:pPr>
      <w:rPr>
        <w:i w:val="0"/>
        <w:iCs w:val="0"/>
        <w:color w:val="auto"/>
      </w:rPr>
    </w:lvl>
    <w:lvl w:ilvl="1" w:tplc="FFFFFFFF">
      <w:start w:val="1"/>
      <w:numFmt w:val="lowerRoman"/>
      <w:lvlText w:val="%2."/>
      <w:lvlJc w:val="right"/>
      <w:pPr>
        <w:ind w:left="157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561B096C"/>
    <w:multiLevelType w:val="hybridMultilevel"/>
    <w:tmpl w:val="6EFE74F4"/>
    <w:lvl w:ilvl="0" w:tplc="29980BD0">
      <w:numFmt w:val="bullet"/>
      <w:lvlText w:val=""/>
      <w:lvlJc w:val="left"/>
      <w:pPr>
        <w:ind w:left="1321" w:hanging="360"/>
      </w:pPr>
      <w:rPr>
        <w:rFonts w:ascii="Symbol" w:eastAsia="Symbol" w:hAnsi="Symbol" w:cs="Symbol" w:hint="default"/>
        <w:b w:val="0"/>
        <w:bCs w:val="0"/>
        <w:i w:val="0"/>
        <w:iCs w:val="0"/>
        <w:spacing w:val="0"/>
        <w:w w:val="99"/>
        <w:sz w:val="20"/>
        <w:szCs w:val="20"/>
        <w:lang w:val="en-US" w:eastAsia="en-US" w:bidi="ar-SA"/>
      </w:rPr>
    </w:lvl>
    <w:lvl w:ilvl="1" w:tplc="9438CD0E">
      <w:numFmt w:val="bullet"/>
      <w:lvlText w:val="•"/>
      <w:lvlJc w:val="left"/>
      <w:pPr>
        <w:ind w:left="2146" w:hanging="360"/>
      </w:pPr>
      <w:rPr>
        <w:rFonts w:hint="default"/>
        <w:lang w:val="en-US" w:eastAsia="en-US" w:bidi="ar-SA"/>
      </w:rPr>
    </w:lvl>
    <w:lvl w:ilvl="2" w:tplc="474460CA">
      <w:numFmt w:val="bullet"/>
      <w:lvlText w:val="•"/>
      <w:lvlJc w:val="left"/>
      <w:pPr>
        <w:ind w:left="2970" w:hanging="360"/>
      </w:pPr>
      <w:rPr>
        <w:rFonts w:hint="default"/>
        <w:lang w:val="en-US" w:eastAsia="en-US" w:bidi="ar-SA"/>
      </w:rPr>
    </w:lvl>
    <w:lvl w:ilvl="3" w:tplc="8CAABB78">
      <w:numFmt w:val="bullet"/>
      <w:lvlText w:val="•"/>
      <w:lvlJc w:val="left"/>
      <w:pPr>
        <w:ind w:left="3794" w:hanging="360"/>
      </w:pPr>
      <w:rPr>
        <w:rFonts w:hint="default"/>
        <w:lang w:val="en-US" w:eastAsia="en-US" w:bidi="ar-SA"/>
      </w:rPr>
    </w:lvl>
    <w:lvl w:ilvl="4" w:tplc="829ADFB6">
      <w:numFmt w:val="bullet"/>
      <w:lvlText w:val="•"/>
      <w:lvlJc w:val="left"/>
      <w:pPr>
        <w:ind w:left="4618" w:hanging="360"/>
      </w:pPr>
      <w:rPr>
        <w:rFonts w:hint="default"/>
        <w:lang w:val="en-US" w:eastAsia="en-US" w:bidi="ar-SA"/>
      </w:rPr>
    </w:lvl>
    <w:lvl w:ilvl="5" w:tplc="CC1E465E">
      <w:numFmt w:val="bullet"/>
      <w:lvlText w:val="•"/>
      <w:lvlJc w:val="left"/>
      <w:pPr>
        <w:ind w:left="5442" w:hanging="360"/>
      </w:pPr>
      <w:rPr>
        <w:rFonts w:hint="default"/>
        <w:lang w:val="en-US" w:eastAsia="en-US" w:bidi="ar-SA"/>
      </w:rPr>
    </w:lvl>
    <w:lvl w:ilvl="6" w:tplc="D71043D6">
      <w:numFmt w:val="bullet"/>
      <w:lvlText w:val="•"/>
      <w:lvlJc w:val="left"/>
      <w:pPr>
        <w:ind w:left="6266" w:hanging="360"/>
      </w:pPr>
      <w:rPr>
        <w:rFonts w:hint="default"/>
        <w:lang w:val="en-US" w:eastAsia="en-US" w:bidi="ar-SA"/>
      </w:rPr>
    </w:lvl>
    <w:lvl w:ilvl="7" w:tplc="F2FEA0E2">
      <w:numFmt w:val="bullet"/>
      <w:lvlText w:val="•"/>
      <w:lvlJc w:val="left"/>
      <w:pPr>
        <w:ind w:left="7090" w:hanging="360"/>
      </w:pPr>
      <w:rPr>
        <w:rFonts w:hint="default"/>
        <w:lang w:val="en-US" w:eastAsia="en-US" w:bidi="ar-SA"/>
      </w:rPr>
    </w:lvl>
    <w:lvl w:ilvl="8" w:tplc="8B606242">
      <w:numFmt w:val="bullet"/>
      <w:lvlText w:val="•"/>
      <w:lvlJc w:val="left"/>
      <w:pPr>
        <w:ind w:left="7914" w:hanging="360"/>
      </w:pPr>
      <w:rPr>
        <w:rFonts w:hint="default"/>
        <w:lang w:val="en-US" w:eastAsia="en-US" w:bidi="ar-SA"/>
      </w:rPr>
    </w:lvl>
  </w:abstractNum>
  <w:abstractNum w:abstractNumId="167" w15:restartNumberingAfterBreak="0">
    <w:nsid w:val="566A605B"/>
    <w:multiLevelType w:val="hybridMultilevel"/>
    <w:tmpl w:val="4484EE88"/>
    <w:lvl w:ilvl="0" w:tplc="3E244940">
      <w:start w:val="2"/>
      <w:numFmt w:val="decimal"/>
      <w:lvlText w:val="%1."/>
      <w:lvlJc w:val="left"/>
      <w:pPr>
        <w:ind w:left="1080" w:hanging="360"/>
      </w:pPr>
      <w:rPr>
        <w:rFonts w:ascii="Calibri" w:eastAsia="Calibri" w:hAnsi="Calibri" w:cs="Calibri" w:hint="default"/>
        <w:b/>
        <w:bCs/>
        <w:i w:val="0"/>
        <w:iCs w:val="0"/>
        <w:color w:val="000000" w:themeColor="text1"/>
        <w:spacing w:val="-1"/>
        <w:w w:val="99"/>
        <w:sz w:val="20"/>
        <w:szCs w:val="2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8" w15:restartNumberingAfterBreak="0">
    <w:nsid w:val="57D95566"/>
    <w:multiLevelType w:val="hybridMultilevel"/>
    <w:tmpl w:val="E1D0AEF0"/>
    <w:lvl w:ilvl="0" w:tplc="D8CCAAC2">
      <w:start w:val="1"/>
      <w:numFmt w:val="bullet"/>
      <w:lvlText w:val=""/>
      <w:lvlJc w:val="left"/>
      <w:pPr>
        <w:ind w:left="720" w:hanging="360"/>
      </w:pPr>
      <w:rPr>
        <w:rFonts w:ascii="Symbol" w:hAnsi="Symbol"/>
      </w:rPr>
    </w:lvl>
    <w:lvl w:ilvl="1" w:tplc="58DC677C">
      <w:start w:val="1"/>
      <w:numFmt w:val="bullet"/>
      <w:lvlText w:val=""/>
      <w:lvlJc w:val="left"/>
      <w:pPr>
        <w:ind w:left="720" w:hanging="360"/>
      </w:pPr>
      <w:rPr>
        <w:rFonts w:ascii="Symbol" w:hAnsi="Symbol"/>
      </w:rPr>
    </w:lvl>
    <w:lvl w:ilvl="2" w:tplc="69543C2A">
      <w:start w:val="1"/>
      <w:numFmt w:val="bullet"/>
      <w:lvlText w:val=""/>
      <w:lvlJc w:val="left"/>
      <w:pPr>
        <w:ind w:left="720" w:hanging="360"/>
      </w:pPr>
      <w:rPr>
        <w:rFonts w:ascii="Symbol" w:hAnsi="Symbol"/>
      </w:rPr>
    </w:lvl>
    <w:lvl w:ilvl="3" w:tplc="82546E1A">
      <w:start w:val="1"/>
      <w:numFmt w:val="bullet"/>
      <w:lvlText w:val=""/>
      <w:lvlJc w:val="left"/>
      <w:pPr>
        <w:ind w:left="720" w:hanging="360"/>
      </w:pPr>
      <w:rPr>
        <w:rFonts w:ascii="Symbol" w:hAnsi="Symbol"/>
      </w:rPr>
    </w:lvl>
    <w:lvl w:ilvl="4" w:tplc="3AB8F03E">
      <w:start w:val="1"/>
      <w:numFmt w:val="bullet"/>
      <w:lvlText w:val=""/>
      <w:lvlJc w:val="left"/>
      <w:pPr>
        <w:ind w:left="720" w:hanging="360"/>
      </w:pPr>
      <w:rPr>
        <w:rFonts w:ascii="Symbol" w:hAnsi="Symbol"/>
      </w:rPr>
    </w:lvl>
    <w:lvl w:ilvl="5" w:tplc="1B226C5C">
      <w:start w:val="1"/>
      <w:numFmt w:val="bullet"/>
      <w:lvlText w:val=""/>
      <w:lvlJc w:val="left"/>
      <w:pPr>
        <w:ind w:left="720" w:hanging="360"/>
      </w:pPr>
      <w:rPr>
        <w:rFonts w:ascii="Symbol" w:hAnsi="Symbol"/>
      </w:rPr>
    </w:lvl>
    <w:lvl w:ilvl="6" w:tplc="A29E1CB4">
      <w:start w:val="1"/>
      <w:numFmt w:val="bullet"/>
      <w:lvlText w:val=""/>
      <w:lvlJc w:val="left"/>
      <w:pPr>
        <w:ind w:left="720" w:hanging="360"/>
      </w:pPr>
      <w:rPr>
        <w:rFonts w:ascii="Symbol" w:hAnsi="Symbol"/>
      </w:rPr>
    </w:lvl>
    <w:lvl w:ilvl="7" w:tplc="7742B5AE">
      <w:start w:val="1"/>
      <w:numFmt w:val="bullet"/>
      <w:lvlText w:val=""/>
      <w:lvlJc w:val="left"/>
      <w:pPr>
        <w:ind w:left="720" w:hanging="360"/>
      </w:pPr>
      <w:rPr>
        <w:rFonts w:ascii="Symbol" w:hAnsi="Symbol"/>
      </w:rPr>
    </w:lvl>
    <w:lvl w:ilvl="8" w:tplc="60CCE09C">
      <w:start w:val="1"/>
      <w:numFmt w:val="bullet"/>
      <w:lvlText w:val=""/>
      <w:lvlJc w:val="left"/>
      <w:pPr>
        <w:ind w:left="720" w:hanging="360"/>
      </w:pPr>
      <w:rPr>
        <w:rFonts w:ascii="Symbol" w:hAnsi="Symbol"/>
      </w:rPr>
    </w:lvl>
  </w:abstractNum>
  <w:abstractNum w:abstractNumId="169" w15:restartNumberingAfterBreak="0">
    <w:nsid w:val="58062BD8"/>
    <w:multiLevelType w:val="hybridMultilevel"/>
    <w:tmpl w:val="8904EDBA"/>
    <w:lvl w:ilvl="0" w:tplc="4C7CBD90">
      <w:start w:val="1"/>
      <w:numFmt w:val="lowerLetter"/>
      <w:lvlText w:val="(%1)"/>
      <w:lvlJc w:val="left"/>
      <w:pPr>
        <w:ind w:left="839" w:hanging="360"/>
      </w:pPr>
      <w:rPr>
        <w:rFonts w:ascii="Calibri" w:eastAsia="Calibri" w:hAnsi="Calibri" w:cs="Calibri" w:hint="default"/>
        <w:b/>
        <w:bCs/>
        <w:i w:val="0"/>
        <w:iCs w:val="0"/>
        <w:spacing w:val="0"/>
        <w:w w:val="99"/>
        <w:sz w:val="20"/>
        <w:szCs w:val="20"/>
        <w:lang w:val="en-US" w:eastAsia="en-US" w:bidi="ar-SA"/>
      </w:rPr>
    </w:lvl>
    <w:lvl w:ilvl="1" w:tplc="0C0C0019" w:tentative="1">
      <w:start w:val="1"/>
      <w:numFmt w:val="lowerLetter"/>
      <w:lvlText w:val="%2."/>
      <w:lvlJc w:val="left"/>
      <w:pPr>
        <w:ind w:left="1559" w:hanging="360"/>
      </w:pPr>
    </w:lvl>
    <w:lvl w:ilvl="2" w:tplc="0C0C001B" w:tentative="1">
      <w:start w:val="1"/>
      <w:numFmt w:val="lowerRoman"/>
      <w:lvlText w:val="%3."/>
      <w:lvlJc w:val="right"/>
      <w:pPr>
        <w:ind w:left="2279" w:hanging="180"/>
      </w:pPr>
    </w:lvl>
    <w:lvl w:ilvl="3" w:tplc="0C0C000F" w:tentative="1">
      <w:start w:val="1"/>
      <w:numFmt w:val="decimal"/>
      <w:lvlText w:val="%4."/>
      <w:lvlJc w:val="left"/>
      <w:pPr>
        <w:ind w:left="2999" w:hanging="360"/>
      </w:pPr>
    </w:lvl>
    <w:lvl w:ilvl="4" w:tplc="0C0C0019" w:tentative="1">
      <w:start w:val="1"/>
      <w:numFmt w:val="lowerLetter"/>
      <w:lvlText w:val="%5."/>
      <w:lvlJc w:val="left"/>
      <w:pPr>
        <w:ind w:left="3719" w:hanging="360"/>
      </w:pPr>
    </w:lvl>
    <w:lvl w:ilvl="5" w:tplc="0C0C001B" w:tentative="1">
      <w:start w:val="1"/>
      <w:numFmt w:val="lowerRoman"/>
      <w:lvlText w:val="%6."/>
      <w:lvlJc w:val="right"/>
      <w:pPr>
        <w:ind w:left="4439" w:hanging="180"/>
      </w:pPr>
    </w:lvl>
    <w:lvl w:ilvl="6" w:tplc="0C0C000F" w:tentative="1">
      <w:start w:val="1"/>
      <w:numFmt w:val="decimal"/>
      <w:lvlText w:val="%7."/>
      <w:lvlJc w:val="left"/>
      <w:pPr>
        <w:ind w:left="5159" w:hanging="360"/>
      </w:pPr>
    </w:lvl>
    <w:lvl w:ilvl="7" w:tplc="0C0C0019" w:tentative="1">
      <w:start w:val="1"/>
      <w:numFmt w:val="lowerLetter"/>
      <w:lvlText w:val="%8."/>
      <w:lvlJc w:val="left"/>
      <w:pPr>
        <w:ind w:left="5879" w:hanging="360"/>
      </w:pPr>
    </w:lvl>
    <w:lvl w:ilvl="8" w:tplc="0C0C001B" w:tentative="1">
      <w:start w:val="1"/>
      <w:numFmt w:val="lowerRoman"/>
      <w:lvlText w:val="%9."/>
      <w:lvlJc w:val="right"/>
      <w:pPr>
        <w:ind w:left="6599" w:hanging="180"/>
      </w:pPr>
    </w:lvl>
  </w:abstractNum>
  <w:abstractNum w:abstractNumId="170" w15:restartNumberingAfterBreak="0">
    <w:nsid w:val="58502D8B"/>
    <w:multiLevelType w:val="hybridMultilevel"/>
    <w:tmpl w:val="B1266DE8"/>
    <w:lvl w:ilvl="0" w:tplc="A654731C">
      <w:start w:val="1"/>
      <w:numFmt w:val="lowerRoman"/>
      <w:lvlText w:val="%1."/>
      <w:lvlJc w:val="right"/>
      <w:pPr>
        <w:ind w:left="1559" w:hanging="360"/>
      </w:pPr>
      <w:rPr>
        <w:color w:val="auto"/>
      </w:rPr>
    </w:lvl>
    <w:lvl w:ilvl="1" w:tplc="0C0C0019" w:tentative="1">
      <w:start w:val="1"/>
      <w:numFmt w:val="lowerLetter"/>
      <w:lvlText w:val="%2."/>
      <w:lvlJc w:val="left"/>
      <w:pPr>
        <w:ind w:left="2279" w:hanging="360"/>
      </w:pPr>
    </w:lvl>
    <w:lvl w:ilvl="2" w:tplc="0C0C001B" w:tentative="1">
      <w:start w:val="1"/>
      <w:numFmt w:val="lowerRoman"/>
      <w:lvlText w:val="%3."/>
      <w:lvlJc w:val="right"/>
      <w:pPr>
        <w:ind w:left="2999" w:hanging="180"/>
      </w:pPr>
    </w:lvl>
    <w:lvl w:ilvl="3" w:tplc="0C0C000F" w:tentative="1">
      <w:start w:val="1"/>
      <w:numFmt w:val="decimal"/>
      <w:lvlText w:val="%4."/>
      <w:lvlJc w:val="left"/>
      <w:pPr>
        <w:ind w:left="3719" w:hanging="360"/>
      </w:pPr>
    </w:lvl>
    <w:lvl w:ilvl="4" w:tplc="0C0C0019" w:tentative="1">
      <w:start w:val="1"/>
      <w:numFmt w:val="lowerLetter"/>
      <w:lvlText w:val="%5."/>
      <w:lvlJc w:val="left"/>
      <w:pPr>
        <w:ind w:left="4439" w:hanging="360"/>
      </w:pPr>
    </w:lvl>
    <w:lvl w:ilvl="5" w:tplc="0C0C001B" w:tentative="1">
      <w:start w:val="1"/>
      <w:numFmt w:val="lowerRoman"/>
      <w:lvlText w:val="%6."/>
      <w:lvlJc w:val="right"/>
      <w:pPr>
        <w:ind w:left="5159" w:hanging="180"/>
      </w:pPr>
    </w:lvl>
    <w:lvl w:ilvl="6" w:tplc="0C0C000F" w:tentative="1">
      <w:start w:val="1"/>
      <w:numFmt w:val="decimal"/>
      <w:lvlText w:val="%7."/>
      <w:lvlJc w:val="left"/>
      <w:pPr>
        <w:ind w:left="5879" w:hanging="360"/>
      </w:pPr>
    </w:lvl>
    <w:lvl w:ilvl="7" w:tplc="0C0C0019" w:tentative="1">
      <w:start w:val="1"/>
      <w:numFmt w:val="lowerLetter"/>
      <w:lvlText w:val="%8."/>
      <w:lvlJc w:val="left"/>
      <w:pPr>
        <w:ind w:left="6599" w:hanging="360"/>
      </w:pPr>
    </w:lvl>
    <w:lvl w:ilvl="8" w:tplc="0C0C001B" w:tentative="1">
      <w:start w:val="1"/>
      <w:numFmt w:val="lowerRoman"/>
      <w:lvlText w:val="%9."/>
      <w:lvlJc w:val="right"/>
      <w:pPr>
        <w:ind w:left="7319" w:hanging="180"/>
      </w:pPr>
    </w:lvl>
  </w:abstractNum>
  <w:abstractNum w:abstractNumId="171" w15:restartNumberingAfterBreak="0">
    <w:nsid w:val="5870128C"/>
    <w:multiLevelType w:val="hybridMultilevel"/>
    <w:tmpl w:val="4B00C558"/>
    <w:lvl w:ilvl="0" w:tplc="10090001">
      <w:start w:val="1"/>
      <w:numFmt w:val="bullet"/>
      <w:lvlText w:val=""/>
      <w:lvlJc w:val="left"/>
      <w:pPr>
        <w:ind w:left="1919" w:hanging="360"/>
      </w:pPr>
      <w:rPr>
        <w:rFonts w:ascii="Symbol" w:hAnsi="Symbol" w:hint="default"/>
      </w:rPr>
    </w:lvl>
    <w:lvl w:ilvl="1" w:tplc="0C0C0003" w:tentative="1">
      <w:start w:val="1"/>
      <w:numFmt w:val="bullet"/>
      <w:lvlText w:val="o"/>
      <w:lvlJc w:val="left"/>
      <w:pPr>
        <w:ind w:left="2639" w:hanging="360"/>
      </w:pPr>
      <w:rPr>
        <w:rFonts w:ascii="Courier New" w:hAnsi="Courier New" w:cs="Courier New" w:hint="default"/>
      </w:rPr>
    </w:lvl>
    <w:lvl w:ilvl="2" w:tplc="0C0C0005" w:tentative="1">
      <w:start w:val="1"/>
      <w:numFmt w:val="bullet"/>
      <w:lvlText w:val=""/>
      <w:lvlJc w:val="left"/>
      <w:pPr>
        <w:ind w:left="3359" w:hanging="360"/>
      </w:pPr>
      <w:rPr>
        <w:rFonts w:ascii="Wingdings" w:hAnsi="Wingdings" w:hint="default"/>
      </w:rPr>
    </w:lvl>
    <w:lvl w:ilvl="3" w:tplc="0C0C0001" w:tentative="1">
      <w:start w:val="1"/>
      <w:numFmt w:val="bullet"/>
      <w:lvlText w:val=""/>
      <w:lvlJc w:val="left"/>
      <w:pPr>
        <w:ind w:left="4079" w:hanging="360"/>
      </w:pPr>
      <w:rPr>
        <w:rFonts w:ascii="Symbol" w:hAnsi="Symbol" w:hint="default"/>
      </w:rPr>
    </w:lvl>
    <w:lvl w:ilvl="4" w:tplc="0C0C0003" w:tentative="1">
      <w:start w:val="1"/>
      <w:numFmt w:val="bullet"/>
      <w:lvlText w:val="o"/>
      <w:lvlJc w:val="left"/>
      <w:pPr>
        <w:ind w:left="4799" w:hanging="360"/>
      </w:pPr>
      <w:rPr>
        <w:rFonts w:ascii="Courier New" w:hAnsi="Courier New" w:cs="Courier New" w:hint="default"/>
      </w:rPr>
    </w:lvl>
    <w:lvl w:ilvl="5" w:tplc="0C0C0005" w:tentative="1">
      <w:start w:val="1"/>
      <w:numFmt w:val="bullet"/>
      <w:lvlText w:val=""/>
      <w:lvlJc w:val="left"/>
      <w:pPr>
        <w:ind w:left="5519" w:hanging="360"/>
      </w:pPr>
      <w:rPr>
        <w:rFonts w:ascii="Wingdings" w:hAnsi="Wingdings" w:hint="default"/>
      </w:rPr>
    </w:lvl>
    <w:lvl w:ilvl="6" w:tplc="0C0C0001" w:tentative="1">
      <w:start w:val="1"/>
      <w:numFmt w:val="bullet"/>
      <w:lvlText w:val=""/>
      <w:lvlJc w:val="left"/>
      <w:pPr>
        <w:ind w:left="6239" w:hanging="360"/>
      </w:pPr>
      <w:rPr>
        <w:rFonts w:ascii="Symbol" w:hAnsi="Symbol" w:hint="default"/>
      </w:rPr>
    </w:lvl>
    <w:lvl w:ilvl="7" w:tplc="0C0C0003" w:tentative="1">
      <w:start w:val="1"/>
      <w:numFmt w:val="bullet"/>
      <w:lvlText w:val="o"/>
      <w:lvlJc w:val="left"/>
      <w:pPr>
        <w:ind w:left="6959" w:hanging="360"/>
      </w:pPr>
      <w:rPr>
        <w:rFonts w:ascii="Courier New" w:hAnsi="Courier New" w:cs="Courier New" w:hint="default"/>
      </w:rPr>
    </w:lvl>
    <w:lvl w:ilvl="8" w:tplc="0C0C0005" w:tentative="1">
      <w:start w:val="1"/>
      <w:numFmt w:val="bullet"/>
      <w:lvlText w:val=""/>
      <w:lvlJc w:val="left"/>
      <w:pPr>
        <w:ind w:left="7679" w:hanging="360"/>
      </w:pPr>
      <w:rPr>
        <w:rFonts w:ascii="Wingdings" w:hAnsi="Wingdings" w:hint="default"/>
      </w:rPr>
    </w:lvl>
  </w:abstractNum>
  <w:abstractNum w:abstractNumId="172" w15:restartNumberingAfterBreak="0">
    <w:nsid w:val="5872511D"/>
    <w:multiLevelType w:val="hybridMultilevel"/>
    <w:tmpl w:val="07DA8482"/>
    <w:lvl w:ilvl="0" w:tplc="D464A540">
      <w:start w:val="1"/>
      <w:numFmt w:val="bullet"/>
      <w:lvlText w:val=""/>
      <w:lvlJc w:val="left"/>
      <w:pPr>
        <w:ind w:left="720" w:hanging="360"/>
      </w:pPr>
      <w:rPr>
        <w:rFonts w:ascii="Symbol" w:hAnsi="Symbol"/>
      </w:rPr>
    </w:lvl>
    <w:lvl w:ilvl="1" w:tplc="12AA8478">
      <w:start w:val="1"/>
      <w:numFmt w:val="bullet"/>
      <w:lvlText w:val=""/>
      <w:lvlJc w:val="left"/>
      <w:pPr>
        <w:ind w:left="720" w:hanging="360"/>
      </w:pPr>
      <w:rPr>
        <w:rFonts w:ascii="Symbol" w:hAnsi="Symbol"/>
      </w:rPr>
    </w:lvl>
    <w:lvl w:ilvl="2" w:tplc="7B76C7FE">
      <w:start w:val="1"/>
      <w:numFmt w:val="bullet"/>
      <w:lvlText w:val=""/>
      <w:lvlJc w:val="left"/>
      <w:pPr>
        <w:ind w:left="720" w:hanging="360"/>
      </w:pPr>
      <w:rPr>
        <w:rFonts w:ascii="Symbol" w:hAnsi="Symbol"/>
      </w:rPr>
    </w:lvl>
    <w:lvl w:ilvl="3" w:tplc="F83CDD5A">
      <w:start w:val="1"/>
      <w:numFmt w:val="bullet"/>
      <w:lvlText w:val=""/>
      <w:lvlJc w:val="left"/>
      <w:pPr>
        <w:ind w:left="720" w:hanging="360"/>
      </w:pPr>
      <w:rPr>
        <w:rFonts w:ascii="Symbol" w:hAnsi="Symbol"/>
      </w:rPr>
    </w:lvl>
    <w:lvl w:ilvl="4" w:tplc="6FBE5C30">
      <w:start w:val="1"/>
      <w:numFmt w:val="bullet"/>
      <w:lvlText w:val=""/>
      <w:lvlJc w:val="left"/>
      <w:pPr>
        <w:ind w:left="720" w:hanging="360"/>
      </w:pPr>
      <w:rPr>
        <w:rFonts w:ascii="Symbol" w:hAnsi="Symbol"/>
      </w:rPr>
    </w:lvl>
    <w:lvl w:ilvl="5" w:tplc="3A62332E">
      <w:start w:val="1"/>
      <w:numFmt w:val="bullet"/>
      <w:lvlText w:val=""/>
      <w:lvlJc w:val="left"/>
      <w:pPr>
        <w:ind w:left="720" w:hanging="360"/>
      </w:pPr>
      <w:rPr>
        <w:rFonts w:ascii="Symbol" w:hAnsi="Symbol"/>
      </w:rPr>
    </w:lvl>
    <w:lvl w:ilvl="6" w:tplc="D37CBE54">
      <w:start w:val="1"/>
      <w:numFmt w:val="bullet"/>
      <w:lvlText w:val=""/>
      <w:lvlJc w:val="left"/>
      <w:pPr>
        <w:ind w:left="720" w:hanging="360"/>
      </w:pPr>
      <w:rPr>
        <w:rFonts w:ascii="Symbol" w:hAnsi="Symbol"/>
      </w:rPr>
    </w:lvl>
    <w:lvl w:ilvl="7" w:tplc="2A86C2DC">
      <w:start w:val="1"/>
      <w:numFmt w:val="bullet"/>
      <w:lvlText w:val=""/>
      <w:lvlJc w:val="left"/>
      <w:pPr>
        <w:ind w:left="720" w:hanging="360"/>
      </w:pPr>
      <w:rPr>
        <w:rFonts w:ascii="Symbol" w:hAnsi="Symbol"/>
      </w:rPr>
    </w:lvl>
    <w:lvl w:ilvl="8" w:tplc="11462600">
      <w:start w:val="1"/>
      <w:numFmt w:val="bullet"/>
      <w:lvlText w:val=""/>
      <w:lvlJc w:val="left"/>
      <w:pPr>
        <w:ind w:left="720" w:hanging="360"/>
      </w:pPr>
      <w:rPr>
        <w:rFonts w:ascii="Symbol" w:hAnsi="Symbol"/>
      </w:rPr>
    </w:lvl>
  </w:abstractNum>
  <w:abstractNum w:abstractNumId="173" w15:restartNumberingAfterBreak="0">
    <w:nsid w:val="58C70995"/>
    <w:multiLevelType w:val="multilevel"/>
    <w:tmpl w:val="B238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91E1A9C"/>
    <w:multiLevelType w:val="hybridMultilevel"/>
    <w:tmpl w:val="AC446188"/>
    <w:lvl w:ilvl="0" w:tplc="FFFFFFFF">
      <w:start w:val="1"/>
      <w:numFmt w:val="lowerLetter"/>
      <w:lvlText w:val="(%1)"/>
      <w:lvlJc w:val="left"/>
      <w:pPr>
        <w:ind w:left="720" w:hanging="360"/>
      </w:pPr>
      <w:rPr>
        <w:rFonts w:asciiTheme="minorHAnsi" w:hAnsiTheme="minorHAnsi" w:cstheme="minorHAnsi" w:hint="default"/>
        <w:b/>
        <w:bCs/>
        <w:color w:val="000000" w:themeColor="text1"/>
        <w:spacing w:val="0"/>
        <w:w w:val="99"/>
        <w:sz w:val="20"/>
        <w:szCs w:val="20"/>
        <w:lang w:val="en-US" w:eastAsia="en-US" w:bidi="ar-SA"/>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59CD4B75"/>
    <w:multiLevelType w:val="hybridMultilevel"/>
    <w:tmpl w:val="62F25398"/>
    <w:lvl w:ilvl="0" w:tplc="64AA594A">
      <w:start w:val="3"/>
      <w:numFmt w:val="lowerLetter"/>
      <w:lvlText w:val="(%1)"/>
      <w:lvlJc w:val="left"/>
      <w:pPr>
        <w:ind w:left="1080" w:hanging="360"/>
      </w:pPr>
      <w:rPr>
        <w:rFonts w:asciiTheme="minorHAnsi" w:hAnsiTheme="minorHAnsi" w:cstheme="minorHAnsi" w:hint="default"/>
        <w:b/>
        <w:sz w:val="20"/>
        <w:szCs w:val="20"/>
        <w:u w:val="none"/>
      </w:rPr>
    </w:lvl>
    <w:lvl w:ilvl="1" w:tplc="0C0C0019" w:tentative="1">
      <w:start w:val="1"/>
      <w:numFmt w:val="lowerLetter"/>
      <w:lvlText w:val="%2."/>
      <w:lvlJc w:val="left"/>
      <w:pPr>
        <w:ind w:left="950" w:hanging="360"/>
      </w:pPr>
    </w:lvl>
    <w:lvl w:ilvl="2" w:tplc="0C0C001B" w:tentative="1">
      <w:start w:val="1"/>
      <w:numFmt w:val="lowerRoman"/>
      <w:lvlText w:val="%3."/>
      <w:lvlJc w:val="right"/>
      <w:pPr>
        <w:ind w:left="1670" w:hanging="180"/>
      </w:pPr>
    </w:lvl>
    <w:lvl w:ilvl="3" w:tplc="0C0C000F" w:tentative="1">
      <w:start w:val="1"/>
      <w:numFmt w:val="decimal"/>
      <w:lvlText w:val="%4."/>
      <w:lvlJc w:val="left"/>
      <w:pPr>
        <w:ind w:left="2390" w:hanging="360"/>
      </w:pPr>
    </w:lvl>
    <w:lvl w:ilvl="4" w:tplc="0C0C0019" w:tentative="1">
      <w:start w:val="1"/>
      <w:numFmt w:val="lowerLetter"/>
      <w:lvlText w:val="%5."/>
      <w:lvlJc w:val="left"/>
      <w:pPr>
        <w:ind w:left="3110" w:hanging="360"/>
      </w:pPr>
    </w:lvl>
    <w:lvl w:ilvl="5" w:tplc="0C0C001B" w:tentative="1">
      <w:start w:val="1"/>
      <w:numFmt w:val="lowerRoman"/>
      <w:lvlText w:val="%6."/>
      <w:lvlJc w:val="right"/>
      <w:pPr>
        <w:ind w:left="3830" w:hanging="180"/>
      </w:pPr>
    </w:lvl>
    <w:lvl w:ilvl="6" w:tplc="0C0C000F" w:tentative="1">
      <w:start w:val="1"/>
      <w:numFmt w:val="decimal"/>
      <w:lvlText w:val="%7."/>
      <w:lvlJc w:val="left"/>
      <w:pPr>
        <w:ind w:left="4550" w:hanging="360"/>
      </w:pPr>
    </w:lvl>
    <w:lvl w:ilvl="7" w:tplc="0C0C0019" w:tentative="1">
      <w:start w:val="1"/>
      <w:numFmt w:val="lowerLetter"/>
      <w:lvlText w:val="%8."/>
      <w:lvlJc w:val="left"/>
      <w:pPr>
        <w:ind w:left="5270" w:hanging="360"/>
      </w:pPr>
    </w:lvl>
    <w:lvl w:ilvl="8" w:tplc="0C0C001B" w:tentative="1">
      <w:start w:val="1"/>
      <w:numFmt w:val="lowerRoman"/>
      <w:lvlText w:val="%9."/>
      <w:lvlJc w:val="right"/>
      <w:pPr>
        <w:ind w:left="5990" w:hanging="180"/>
      </w:pPr>
    </w:lvl>
  </w:abstractNum>
  <w:abstractNum w:abstractNumId="176" w15:restartNumberingAfterBreak="0">
    <w:nsid w:val="59F37E17"/>
    <w:multiLevelType w:val="hybridMultilevel"/>
    <w:tmpl w:val="C0E6EE16"/>
    <w:lvl w:ilvl="0" w:tplc="FFFFFFFF">
      <w:start w:val="1"/>
      <w:numFmt w:val="lowerRoman"/>
      <w:lvlText w:val="%1."/>
      <w:lvlJc w:val="right"/>
      <w:pPr>
        <w:ind w:left="1440" w:hanging="360"/>
      </w:pPr>
      <w:rPr>
        <w:rFonts w:asciiTheme="minorHAnsi" w:hAnsiTheme="minorHAnsi" w:cstheme="minorHAnsi" w:hint="default"/>
        <w:i w:val="0"/>
        <w:iCs w:val="0"/>
        <w:color w:val="auto"/>
      </w:rPr>
    </w:lvl>
    <w:lvl w:ilvl="1" w:tplc="FFFFFFFF">
      <w:start w:val="1"/>
      <w:numFmt w:val="lowerRoman"/>
      <w:lvlText w:val="%2."/>
      <w:lvlJc w:val="right"/>
      <w:pPr>
        <w:ind w:left="193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C265912"/>
    <w:multiLevelType w:val="hybridMultilevel"/>
    <w:tmpl w:val="B0C63E20"/>
    <w:lvl w:ilvl="0" w:tplc="42307DD6">
      <w:start w:val="4"/>
      <w:numFmt w:val="lowerLetter"/>
      <w:lvlText w:val="(%1)"/>
      <w:lvlJc w:val="left"/>
      <w:pPr>
        <w:ind w:left="1559" w:hanging="360"/>
      </w:pPr>
      <w:rPr>
        <w:rFonts w:ascii="Calibri" w:eastAsia="Calibri" w:hAnsi="Calibri" w:cs="Calibri" w:hint="default"/>
        <w:b/>
        <w:bCs/>
        <w:i w:val="0"/>
        <w:iCs w:val="0"/>
        <w:spacing w:val="0"/>
        <w:w w:val="99"/>
        <w:sz w:val="20"/>
        <w:szCs w:val="20"/>
      </w:rPr>
    </w:lvl>
    <w:lvl w:ilvl="1" w:tplc="0C0C0019" w:tentative="1">
      <w:start w:val="1"/>
      <w:numFmt w:val="lowerLetter"/>
      <w:lvlText w:val="%2."/>
      <w:lvlJc w:val="left"/>
      <w:pPr>
        <w:ind w:left="2279" w:hanging="360"/>
      </w:pPr>
    </w:lvl>
    <w:lvl w:ilvl="2" w:tplc="0C0C001B" w:tentative="1">
      <w:start w:val="1"/>
      <w:numFmt w:val="lowerRoman"/>
      <w:lvlText w:val="%3."/>
      <w:lvlJc w:val="right"/>
      <w:pPr>
        <w:ind w:left="2999" w:hanging="180"/>
      </w:pPr>
    </w:lvl>
    <w:lvl w:ilvl="3" w:tplc="0C0C000F" w:tentative="1">
      <w:start w:val="1"/>
      <w:numFmt w:val="decimal"/>
      <w:lvlText w:val="%4."/>
      <w:lvlJc w:val="left"/>
      <w:pPr>
        <w:ind w:left="3719" w:hanging="360"/>
      </w:pPr>
    </w:lvl>
    <w:lvl w:ilvl="4" w:tplc="0C0C0019" w:tentative="1">
      <w:start w:val="1"/>
      <w:numFmt w:val="lowerLetter"/>
      <w:lvlText w:val="%5."/>
      <w:lvlJc w:val="left"/>
      <w:pPr>
        <w:ind w:left="4439" w:hanging="360"/>
      </w:pPr>
    </w:lvl>
    <w:lvl w:ilvl="5" w:tplc="0C0C001B" w:tentative="1">
      <w:start w:val="1"/>
      <w:numFmt w:val="lowerRoman"/>
      <w:lvlText w:val="%6."/>
      <w:lvlJc w:val="right"/>
      <w:pPr>
        <w:ind w:left="5159" w:hanging="180"/>
      </w:pPr>
    </w:lvl>
    <w:lvl w:ilvl="6" w:tplc="0C0C000F" w:tentative="1">
      <w:start w:val="1"/>
      <w:numFmt w:val="decimal"/>
      <w:lvlText w:val="%7."/>
      <w:lvlJc w:val="left"/>
      <w:pPr>
        <w:ind w:left="5879" w:hanging="360"/>
      </w:pPr>
    </w:lvl>
    <w:lvl w:ilvl="7" w:tplc="0C0C0019" w:tentative="1">
      <w:start w:val="1"/>
      <w:numFmt w:val="lowerLetter"/>
      <w:lvlText w:val="%8."/>
      <w:lvlJc w:val="left"/>
      <w:pPr>
        <w:ind w:left="6599" w:hanging="360"/>
      </w:pPr>
    </w:lvl>
    <w:lvl w:ilvl="8" w:tplc="0C0C001B" w:tentative="1">
      <w:start w:val="1"/>
      <w:numFmt w:val="lowerRoman"/>
      <w:lvlText w:val="%9."/>
      <w:lvlJc w:val="right"/>
      <w:pPr>
        <w:ind w:left="7319" w:hanging="180"/>
      </w:pPr>
    </w:lvl>
  </w:abstractNum>
  <w:abstractNum w:abstractNumId="178" w15:restartNumberingAfterBreak="0">
    <w:nsid w:val="5CA166FB"/>
    <w:multiLevelType w:val="hybridMultilevel"/>
    <w:tmpl w:val="38184872"/>
    <w:lvl w:ilvl="0" w:tplc="FFFFFFFF">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FFFFFFF">
      <w:start w:val="1"/>
      <w:numFmt w:val="lowerLetter"/>
      <w:lvlText w:val="%2."/>
      <w:lvlJc w:val="left"/>
      <w:pPr>
        <w:ind w:left="1440" w:hanging="360"/>
      </w:pPr>
    </w:lvl>
    <w:lvl w:ilvl="2" w:tplc="FFFFFFFF">
      <w:numFmt w:val="bullet"/>
      <w:lvlText w:val=""/>
      <w:lvlJc w:val="left"/>
      <w:pPr>
        <w:ind w:left="2340" w:hanging="360"/>
      </w:pPr>
      <w:rPr>
        <w:rFonts w:ascii="Symbol" w:eastAsia="Symbol" w:hAnsi="Symbol" w:cs="Symbol" w:hint="default"/>
        <w:b w:val="0"/>
        <w:bCs w:val="0"/>
        <w:i w:val="0"/>
        <w:iCs w:val="0"/>
        <w:spacing w:val="0"/>
        <w:w w:val="99"/>
        <w:sz w:val="20"/>
        <w:szCs w:val="20"/>
        <w:lang w:val="en-US" w:eastAsia="en-US" w:bidi="ar-SA"/>
      </w:rPr>
    </w:lvl>
    <w:lvl w:ilvl="3" w:tplc="10090003">
      <w:start w:val="1"/>
      <w:numFmt w:val="bullet"/>
      <w:lvlText w:val="o"/>
      <w:lvlJc w:val="left"/>
      <w:pPr>
        <w:ind w:left="2880" w:hanging="360"/>
      </w:pPr>
      <w:rPr>
        <w:rFonts w:ascii="Courier New" w:hAnsi="Courier New" w:cs="Courier New"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5CCD7528"/>
    <w:multiLevelType w:val="hybridMultilevel"/>
    <w:tmpl w:val="956AA782"/>
    <w:lvl w:ilvl="0" w:tplc="FFFFFFFF">
      <w:start w:val="1"/>
      <w:numFmt w:val="lowerLetter"/>
      <w:lvlText w:val="(%1)"/>
      <w:lvlJc w:val="left"/>
      <w:pPr>
        <w:ind w:left="720" w:hanging="360"/>
      </w:pPr>
      <w:rPr>
        <w:rFonts w:ascii="Calibri" w:eastAsia="Calibri" w:hAnsi="Calibri" w:cs="Calibri" w:hint="default"/>
        <w:b/>
        <w:bCs/>
        <w:i w:val="0"/>
        <w:iCs w:val="0"/>
        <w:color w:val="000000" w:themeColor="text1"/>
        <w:spacing w:val="0"/>
        <w:w w:val="99"/>
        <w:sz w:val="20"/>
        <w:szCs w:val="20"/>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5CDB1885"/>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1" w15:restartNumberingAfterBreak="0">
    <w:nsid w:val="5CFA1E25"/>
    <w:multiLevelType w:val="hybridMultilevel"/>
    <w:tmpl w:val="2EDE5310"/>
    <w:lvl w:ilvl="0" w:tplc="1009001B">
      <w:start w:val="1"/>
      <w:numFmt w:val="lowerRoman"/>
      <w:lvlText w:val="%1."/>
      <w:lvlJc w:val="righ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182" w15:restartNumberingAfterBreak="0">
    <w:nsid w:val="5D2A6D2B"/>
    <w:multiLevelType w:val="hybridMultilevel"/>
    <w:tmpl w:val="D154FBBC"/>
    <w:lvl w:ilvl="0" w:tplc="64AA594A">
      <w:start w:val="3"/>
      <w:numFmt w:val="lowerLetter"/>
      <w:lvlText w:val="(%1)"/>
      <w:lvlJc w:val="left"/>
      <w:pPr>
        <w:ind w:left="785" w:hanging="360"/>
      </w:pPr>
      <w:rPr>
        <w:rFonts w:asciiTheme="minorHAnsi" w:hAnsiTheme="minorHAnsi" w:cstheme="minorHAnsi" w:hint="default"/>
        <w:b/>
        <w:sz w:val="20"/>
        <w:szCs w:val="20"/>
        <w:u w:val="none"/>
      </w:rPr>
    </w:lvl>
    <w:lvl w:ilvl="1" w:tplc="0C0C0019" w:tentative="1">
      <w:start w:val="1"/>
      <w:numFmt w:val="lowerLetter"/>
      <w:lvlText w:val="%2."/>
      <w:lvlJc w:val="left"/>
      <w:pPr>
        <w:ind w:left="1505" w:hanging="360"/>
      </w:pPr>
    </w:lvl>
    <w:lvl w:ilvl="2" w:tplc="0C0C001B" w:tentative="1">
      <w:start w:val="1"/>
      <w:numFmt w:val="lowerRoman"/>
      <w:lvlText w:val="%3."/>
      <w:lvlJc w:val="right"/>
      <w:pPr>
        <w:ind w:left="2225" w:hanging="180"/>
      </w:pPr>
    </w:lvl>
    <w:lvl w:ilvl="3" w:tplc="0C0C000F" w:tentative="1">
      <w:start w:val="1"/>
      <w:numFmt w:val="decimal"/>
      <w:lvlText w:val="%4."/>
      <w:lvlJc w:val="left"/>
      <w:pPr>
        <w:ind w:left="2945" w:hanging="360"/>
      </w:pPr>
    </w:lvl>
    <w:lvl w:ilvl="4" w:tplc="0C0C0019" w:tentative="1">
      <w:start w:val="1"/>
      <w:numFmt w:val="lowerLetter"/>
      <w:lvlText w:val="%5."/>
      <w:lvlJc w:val="left"/>
      <w:pPr>
        <w:ind w:left="3665" w:hanging="360"/>
      </w:pPr>
    </w:lvl>
    <w:lvl w:ilvl="5" w:tplc="0C0C001B" w:tentative="1">
      <w:start w:val="1"/>
      <w:numFmt w:val="lowerRoman"/>
      <w:lvlText w:val="%6."/>
      <w:lvlJc w:val="right"/>
      <w:pPr>
        <w:ind w:left="4385" w:hanging="180"/>
      </w:pPr>
    </w:lvl>
    <w:lvl w:ilvl="6" w:tplc="0C0C000F" w:tentative="1">
      <w:start w:val="1"/>
      <w:numFmt w:val="decimal"/>
      <w:lvlText w:val="%7."/>
      <w:lvlJc w:val="left"/>
      <w:pPr>
        <w:ind w:left="5105" w:hanging="360"/>
      </w:pPr>
    </w:lvl>
    <w:lvl w:ilvl="7" w:tplc="0C0C0019" w:tentative="1">
      <w:start w:val="1"/>
      <w:numFmt w:val="lowerLetter"/>
      <w:lvlText w:val="%8."/>
      <w:lvlJc w:val="left"/>
      <w:pPr>
        <w:ind w:left="5825" w:hanging="360"/>
      </w:pPr>
    </w:lvl>
    <w:lvl w:ilvl="8" w:tplc="0C0C001B" w:tentative="1">
      <w:start w:val="1"/>
      <w:numFmt w:val="lowerRoman"/>
      <w:lvlText w:val="%9."/>
      <w:lvlJc w:val="right"/>
      <w:pPr>
        <w:ind w:left="6545" w:hanging="180"/>
      </w:pPr>
    </w:lvl>
  </w:abstractNum>
  <w:abstractNum w:abstractNumId="183" w15:restartNumberingAfterBreak="0">
    <w:nsid w:val="5D444EDA"/>
    <w:multiLevelType w:val="hybridMultilevel"/>
    <w:tmpl w:val="B41AB8D0"/>
    <w:lvl w:ilvl="0" w:tplc="FFFFFFFF">
      <w:start w:val="1"/>
      <w:numFmt w:val="lowerLetter"/>
      <w:lvlText w:val="(%1)"/>
      <w:lvlJc w:val="left"/>
      <w:pPr>
        <w:ind w:left="1080" w:hanging="360"/>
      </w:pPr>
      <w:rPr>
        <w:rFonts w:hint="default"/>
        <w:b/>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4" w15:restartNumberingAfterBreak="0">
    <w:nsid w:val="5D722CE3"/>
    <w:multiLevelType w:val="hybridMultilevel"/>
    <w:tmpl w:val="81A4F7C4"/>
    <w:lvl w:ilvl="0" w:tplc="D91EEE16">
      <w:start w:val="1"/>
      <w:numFmt w:val="bullet"/>
      <w:lvlText w:val=""/>
      <w:lvlJc w:val="left"/>
      <w:pPr>
        <w:ind w:left="1080" w:hanging="360"/>
      </w:pPr>
      <w:rPr>
        <w:rFonts w:ascii="Symbol" w:hAnsi="Symbol"/>
      </w:rPr>
    </w:lvl>
    <w:lvl w:ilvl="1" w:tplc="7CEE57E0">
      <w:start w:val="1"/>
      <w:numFmt w:val="bullet"/>
      <w:lvlText w:val=""/>
      <w:lvlJc w:val="left"/>
      <w:pPr>
        <w:ind w:left="1080" w:hanging="360"/>
      </w:pPr>
      <w:rPr>
        <w:rFonts w:ascii="Symbol" w:hAnsi="Symbol"/>
      </w:rPr>
    </w:lvl>
    <w:lvl w:ilvl="2" w:tplc="B6EAAD58">
      <w:start w:val="1"/>
      <w:numFmt w:val="bullet"/>
      <w:lvlText w:val=""/>
      <w:lvlJc w:val="left"/>
      <w:pPr>
        <w:ind w:left="1080" w:hanging="360"/>
      </w:pPr>
      <w:rPr>
        <w:rFonts w:ascii="Symbol" w:hAnsi="Symbol"/>
      </w:rPr>
    </w:lvl>
    <w:lvl w:ilvl="3" w:tplc="B664CD28">
      <w:start w:val="1"/>
      <w:numFmt w:val="bullet"/>
      <w:lvlText w:val=""/>
      <w:lvlJc w:val="left"/>
      <w:pPr>
        <w:ind w:left="1080" w:hanging="360"/>
      </w:pPr>
      <w:rPr>
        <w:rFonts w:ascii="Symbol" w:hAnsi="Symbol"/>
      </w:rPr>
    </w:lvl>
    <w:lvl w:ilvl="4" w:tplc="24F893E2">
      <w:start w:val="1"/>
      <w:numFmt w:val="bullet"/>
      <w:lvlText w:val=""/>
      <w:lvlJc w:val="left"/>
      <w:pPr>
        <w:ind w:left="1080" w:hanging="360"/>
      </w:pPr>
      <w:rPr>
        <w:rFonts w:ascii="Symbol" w:hAnsi="Symbol"/>
      </w:rPr>
    </w:lvl>
    <w:lvl w:ilvl="5" w:tplc="C3D08C78">
      <w:start w:val="1"/>
      <w:numFmt w:val="bullet"/>
      <w:lvlText w:val=""/>
      <w:lvlJc w:val="left"/>
      <w:pPr>
        <w:ind w:left="1080" w:hanging="360"/>
      </w:pPr>
      <w:rPr>
        <w:rFonts w:ascii="Symbol" w:hAnsi="Symbol"/>
      </w:rPr>
    </w:lvl>
    <w:lvl w:ilvl="6" w:tplc="438E2CDE">
      <w:start w:val="1"/>
      <w:numFmt w:val="bullet"/>
      <w:lvlText w:val=""/>
      <w:lvlJc w:val="left"/>
      <w:pPr>
        <w:ind w:left="1080" w:hanging="360"/>
      </w:pPr>
      <w:rPr>
        <w:rFonts w:ascii="Symbol" w:hAnsi="Symbol"/>
      </w:rPr>
    </w:lvl>
    <w:lvl w:ilvl="7" w:tplc="AFB4241C">
      <w:start w:val="1"/>
      <w:numFmt w:val="bullet"/>
      <w:lvlText w:val=""/>
      <w:lvlJc w:val="left"/>
      <w:pPr>
        <w:ind w:left="1080" w:hanging="360"/>
      </w:pPr>
      <w:rPr>
        <w:rFonts w:ascii="Symbol" w:hAnsi="Symbol"/>
      </w:rPr>
    </w:lvl>
    <w:lvl w:ilvl="8" w:tplc="B89237A2">
      <w:start w:val="1"/>
      <w:numFmt w:val="bullet"/>
      <w:lvlText w:val=""/>
      <w:lvlJc w:val="left"/>
      <w:pPr>
        <w:ind w:left="1080" w:hanging="360"/>
      </w:pPr>
      <w:rPr>
        <w:rFonts w:ascii="Symbol" w:hAnsi="Symbol"/>
      </w:rPr>
    </w:lvl>
  </w:abstractNum>
  <w:abstractNum w:abstractNumId="185" w15:restartNumberingAfterBreak="0">
    <w:nsid w:val="5D94510E"/>
    <w:multiLevelType w:val="hybridMultilevel"/>
    <w:tmpl w:val="B6346B12"/>
    <w:lvl w:ilvl="0" w:tplc="1C8EE9C2">
      <w:start w:val="1"/>
      <w:numFmt w:val="lowerRoman"/>
      <w:lvlText w:val="%1."/>
      <w:lvlJc w:val="left"/>
      <w:pPr>
        <w:ind w:left="1199" w:hanging="456"/>
        <w:jc w:val="right"/>
      </w:pPr>
      <w:rPr>
        <w:rFonts w:ascii="Calibri" w:eastAsia="Calibri" w:hAnsi="Calibri" w:cs="Calibri" w:hint="default"/>
        <w:b w:val="0"/>
        <w:bCs w:val="0"/>
        <w:i w:val="0"/>
        <w:iCs w:val="0"/>
        <w:spacing w:val="-1"/>
        <w:w w:val="99"/>
        <w:sz w:val="20"/>
        <w:szCs w:val="20"/>
        <w:lang w:val="en-US" w:eastAsia="en-US" w:bidi="ar-SA"/>
      </w:rPr>
    </w:lvl>
    <w:lvl w:ilvl="1" w:tplc="537C434C">
      <w:numFmt w:val="bullet"/>
      <w:lvlText w:val=""/>
      <w:lvlJc w:val="left"/>
      <w:pPr>
        <w:ind w:left="1199" w:hanging="360"/>
      </w:pPr>
      <w:rPr>
        <w:rFonts w:ascii="Symbol" w:eastAsia="Symbol" w:hAnsi="Symbol" w:cs="Symbol" w:hint="default"/>
        <w:b w:val="0"/>
        <w:bCs w:val="0"/>
        <w:i w:val="0"/>
        <w:iCs w:val="0"/>
        <w:spacing w:val="0"/>
        <w:w w:val="99"/>
        <w:sz w:val="20"/>
        <w:szCs w:val="20"/>
        <w:lang w:val="en-US" w:eastAsia="en-US" w:bidi="ar-SA"/>
      </w:rPr>
    </w:lvl>
    <w:lvl w:ilvl="2" w:tplc="22F0C628">
      <w:numFmt w:val="bullet"/>
      <w:lvlText w:val="•"/>
      <w:lvlJc w:val="left"/>
      <w:pPr>
        <w:ind w:left="2992" w:hanging="360"/>
      </w:pPr>
      <w:rPr>
        <w:rFonts w:hint="default"/>
        <w:lang w:val="en-US" w:eastAsia="en-US" w:bidi="ar-SA"/>
      </w:rPr>
    </w:lvl>
    <w:lvl w:ilvl="3" w:tplc="A13018D4">
      <w:numFmt w:val="bullet"/>
      <w:lvlText w:val="•"/>
      <w:lvlJc w:val="left"/>
      <w:pPr>
        <w:ind w:left="3888" w:hanging="360"/>
      </w:pPr>
      <w:rPr>
        <w:rFonts w:hint="default"/>
        <w:lang w:val="en-US" w:eastAsia="en-US" w:bidi="ar-SA"/>
      </w:rPr>
    </w:lvl>
    <w:lvl w:ilvl="4" w:tplc="E602679E">
      <w:numFmt w:val="bullet"/>
      <w:lvlText w:val="•"/>
      <w:lvlJc w:val="left"/>
      <w:pPr>
        <w:ind w:left="4784" w:hanging="360"/>
      </w:pPr>
      <w:rPr>
        <w:rFonts w:hint="default"/>
        <w:lang w:val="en-US" w:eastAsia="en-US" w:bidi="ar-SA"/>
      </w:rPr>
    </w:lvl>
    <w:lvl w:ilvl="5" w:tplc="93B06E2C">
      <w:numFmt w:val="bullet"/>
      <w:lvlText w:val="•"/>
      <w:lvlJc w:val="left"/>
      <w:pPr>
        <w:ind w:left="5680" w:hanging="360"/>
      </w:pPr>
      <w:rPr>
        <w:rFonts w:hint="default"/>
        <w:lang w:val="en-US" w:eastAsia="en-US" w:bidi="ar-SA"/>
      </w:rPr>
    </w:lvl>
    <w:lvl w:ilvl="6" w:tplc="F634A992">
      <w:numFmt w:val="bullet"/>
      <w:lvlText w:val="•"/>
      <w:lvlJc w:val="left"/>
      <w:pPr>
        <w:ind w:left="6576" w:hanging="360"/>
      </w:pPr>
      <w:rPr>
        <w:rFonts w:hint="default"/>
        <w:lang w:val="en-US" w:eastAsia="en-US" w:bidi="ar-SA"/>
      </w:rPr>
    </w:lvl>
    <w:lvl w:ilvl="7" w:tplc="E9783100">
      <w:numFmt w:val="bullet"/>
      <w:lvlText w:val="•"/>
      <w:lvlJc w:val="left"/>
      <w:pPr>
        <w:ind w:left="7472" w:hanging="360"/>
      </w:pPr>
      <w:rPr>
        <w:rFonts w:hint="default"/>
        <w:lang w:val="en-US" w:eastAsia="en-US" w:bidi="ar-SA"/>
      </w:rPr>
    </w:lvl>
    <w:lvl w:ilvl="8" w:tplc="29AE81FC">
      <w:numFmt w:val="bullet"/>
      <w:lvlText w:val="•"/>
      <w:lvlJc w:val="left"/>
      <w:pPr>
        <w:ind w:left="8368" w:hanging="360"/>
      </w:pPr>
      <w:rPr>
        <w:rFonts w:hint="default"/>
        <w:lang w:val="en-US" w:eastAsia="en-US" w:bidi="ar-SA"/>
      </w:rPr>
    </w:lvl>
  </w:abstractNum>
  <w:abstractNum w:abstractNumId="186" w15:restartNumberingAfterBreak="0">
    <w:nsid w:val="5E1A68CF"/>
    <w:multiLevelType w:val="hybridMultilevel"/>
    <w:tmpl w:val="8D64B9B8"/>
    <w:lvl w:ilvl="0" w:tplc="FFFFFFFF">
      <w:start w:val="1"/>
      <w:numFmt w:val="lowerRoman"/>
      <w:lvlText w:val="%1."/>
      <w:lvlJc w:val="right"/>
      <w:pPr>
        <w:ind w:left="1080" w:hanging="360"/>
      </w:pPr>
      <w:rPr>
        <w:i w:val="0"/>
        <w:iCs w:val="0"/>
        <w:color w:val="auto"/>
      </w:rPr>
    </w:lvl>
    <w:lvl w:ilvl="1" w:tplc="1009001B">
      <w:start w:val="1"/>
      <w:numFmt w:val="lowerRoman"/>
      <w:lvlText w:val="%2."/>
      <w:lvlJc w:val="right"/>
      <w:pPr>
        <w:ind w:left="157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7" w15:restartNumberingAfterBreak="0">
    <w:nsid w:val="5EB637C2"/>
    <w:multiLevelType w:val="hybridMultilevel"/>
    <w:tmpl w:val="5C103820"/>
    <w:lvl w:ilvl="0" w:tplc="942029FE">
      <w:start w:val="1"/>
      <w:numFmt w:val="lowerRoman"/>
      <w:lvlText w:val="%1."/>
      <w:lvlJc w:val="right"/>
      <w:pPr>
        <w:ind w:left="1080" w:hanging="360"/>
      </w:pPr>
      <w:rPr>
        <w:rFonts w:hint="default"/>
        <w:b w:val="0"/>
        <w:bCs/>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5EF115BD"/>
    <w:multiLevelType w:val="hybridMultilevel"/>
    <w:tmpl w:val="EF6CB652"/>
    <w:lvl w:ilvl="0" w:tplc="FFFFFFFF">
      <w:start w:val="1"/>
      <w:numFmt w:val="lowerLetter"/>
      <w:lvlText w:val="(%1)"/>
      <w:lvlJc w:val="left"/>
      <w:pPr>
        <w:ind w:left="785" w:hanging="360"/>
      </w:pPr>
      <w:rPr>
        <w:rFonts w:asciiTheme="minorHAnsi" w:hAnsiTheme="minorHAnsi" w:cstheme="minorHAnsi" w:hint="default"/>
        <w:b/>
        <w:color w:val="000000" w:themeColor="text1"/>
        <w:sz w:val="20"/>
        <w:szCs w:val="20"/>
        <w:u w:val="none"/>
      </w:rPr>
    </w:lvl>
    <w:lvl w:ilvl="1" w:tplc="0C0C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5F092CDD"/>
    <w:multiLevelType w:val="hybridMultilevel"/>
    <w:tmpl w:val="9D8696FC"/>
    <w:lvl w:ilvl="0" w:tplc="DF045132">
      <w:start w:val="1"/>
      <w:numFmt w:val="bullet"/>
      <w:lvlText w:val=""/>
      <w:lvlJc w:val="left"/>
      <w:pPr>
        <w:ind w:left="720" w:hanging="360"/>
      </w:pPr>
      <w:rPr>
        <w:rFonts w:ascii="Symbol" w:hAnsi="Symbol"/>
      </w:rPr>
    </w:lvl>
    <w:lvl w:ilvl="1" w:tplc="50D220F0">
      <w:start w:val="1"/>
      <w:numFmt w:val="bullet"/>
      <w:lvlText w:val=""/>
      <w:lvlJc w:val="left"/>
      <w:pPr>
        <w:ind w:left="720" w:hanging="360"/>
      </w:pPr>
      <w:rPr>
        <w:rFonts w:ascii="Symbol" w:hAnsi="Symbol"/>
      </w:rPr>
    </w:lvl>
    <w:lvl w:ilvl="2" w:tplc="E16C7530">
      <w:start w:val="1"/>
      <w:numFmt w:val="bullet"/>
      <w:lvlText w:val=""/>
      <w:lvlJc w:val="left"/>
      <w:pPr>
        <w:ind w:left="720" w:hanging="360"/>
      </w:pPr>
      <w:rPr>
        <w:rFonts w:ascii="Symbol" w:hAnsi="Symbol"/>
      </w:rPr>
    </w:lvl>
    <w:lvl w:ilvl="3" w:tplc="1744FBD2">
      <w:start w:val="1"/>
      <w:numFmt w:val="bullet"/>
      <w:lvlText w:val=""/>
      <w:lvlJc w:val="left"/>
      <w:pPr>
        <w:ind w:left="720" w:hanging="360"/>
      </w:pPr>
      <w:rPr>
        <w:rFonts w:ascii="Symbol" w:hAnsi="Symbol"/>
      </w:rPr>
    </w:lvl>
    <w:lvl w:ilvl="4" w:tplc="5A6AFF16">
      <w:start w:val="1"/>
      <w:numFmt w:val="bullet"/>
      <w:lvlText w:val=""/>
      <w:lvlJc w:val="left"/>
      <w:pPr>
        <w:ind w:left="720" w:hanging="360"/>
      </w:pPr>
      <w:rPr>
        <w:rFonts w:ascii="Symbol" w:hAnsi="Symbol"/>
      </w:rPr>
    </w:lvl>
    <w:lvl w:ilvl="5" w:tplc="9E442338">
      <w:start w:val="1"/>
      <w:numFmt w:val="bullet"/>
      <w:lvlText w:val=""/>
      <w:lvlJc w:val="left"/>
      <w:pPr>
        <w:ind w:left="720" w:hanging="360"/>
      </w:pPr>
      <w:rPr>
        <w:rFonts w:ascii="Symbol" w:hAnsi="Symbol"/>
      </w:rPr>
    </w:lvl>
    <w:lvl w:ilvl="6" w:tplc="9326BA58">
      <w:start w:val="1"/>
      <w:numFmt w:val="bullet"/>
      <w:lvlText w:val=""/>
      <w:lvlJc w:val="left"/>
      <w:pPr>
        <w:ind w:left="720" w:hanging="360"/>
      </w:pPr>
      <w:rPr>
        <w:rFonts w:ascii="Symbol" w:hAnsi="Symbol"/>
      </w:rPr>
    </w:lvl>
    <w:lvl w:ilvl="7" w:tplc="7A825330">
      <w:start w:val="1"/>
      <w:numFmt w:val="bullet"/>
      <w:lvlText w:val=""/>
      <w:lvlJc w:val="left"/>
      <w:pPr>
        <w:ind w:left="720" w:hanging="360"/>
      </w:pPr>
      <w:rPr>
        <w:rFonts w:ascii="Symbol" w:hAnsi="Symbol"/>
      </w:rPr>
    </w:lvl>
    <w:lvl w:ilvl="8" w:tplc="B2DC5842">
      <w:start w:val="1"/>
      <w:numFmt w:val="bullet"/>
      <w:lvlText w:val=""/>
      <w:lvlJc w:val="left"/>
      <w:pPr>
        <w:ind w:left="720" w:hanging="360"/>
      </w:pPr>
      <w:rPr>
        <w:rFonts w:ascii="Symbol" w:hAnsi="Symbol"/>
      </w:rPr>
    </w:lvl>
  </w:abstractNum>
  <w:abstractNum w:abstractNumId="190" w15:restartNumberingAfterBreak="0">
    <w:nsid w:val="5FDE1C46"/>
    <w:multiLevelType w:val="hybridMultilevel"/>
    <w:tmpl w:val="D48C79F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1" w15:restartNumberingAfterBreak="0">
    <w:nsid w:val="60002DA0"/>
    <w:multiLevelType w:val="hybridMultilevel"/>
    <w:tmpl w:val="034E31FC"/>
    <w:lvl w:ilvl="0" w:tplc="FFFFFFFF">
      <w:start w:val="1"/>
      <w:numFmt w:val="lowerLetter"/>
      <w:lvlText w:val="(%1)"/>
      <w:lvlJc w:val="left"/>
      <w:pPr>
        <w:ind w:left="1080" w:hanging="360"/>
      </w:pPr>
      <w:rPr>
        <w:rFonts w:hint="default"/>
        <w:b/>
        <w:u w:val="no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2" w15:restartNumberingAfterBreak="0">
    <w:nsid w:val="615F3E81"/>
    <w:multiLevelType w:val="hybridMultilevel"/>
    <w:tmpl w:val="3990B736"/>
    <w:lvl w:ilvl="0" w:tplc="E3B07F06">
      <w:start w:val="1"/>
      <w:numFmt w:val="lowerLetter"/>
      <w:lvlText w:val="(%1)"/>
      <w:lvlJc w:val="left"/>
      <w:pPr>
        <w:ind w:left="839" w:hanging="360"/>
      </w:pPr>
      <w:rPr>
        <w:rFonts w:ascii="Calibri" w:eastAsia="Calibri" w:hAnsi="Calibri" w:cs="Calibri" w:hint="default"/>
        <w:b/>
        <w:bCs/>
        <w:i w:val="0"/>
        <w:iCs w:val="0"/>
        <w:color w:val="000000" w:themeColor="text1"/>
        <w:spacing w:val="0"/>
        <w:w w:val="99"/>
        <w:sz w:val="20"/>
        <w:szCs w:val="20"/>
        <w:u w:val="none"/>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3" w15:restartNumberingAfterBreak="0">
    <w:nsid w:val="617227D9"/>
    <w:multiLevelType w:val="hybridMultilevel"/>
    <w:tmpl w:val="5BC06090"/>
    <w:lvl w:ilvl="0" w:tplc="4C7CBD90">
      <w:start w:val="1"/>
      <w:numFmt w:val="lowerLetter"/>
      <w:lvlText w:val="(%1)"/>
      <w:lvlJc w:val="left"/>
      <w:pPr>
        <w:ind w:left="720" w:hanging="360"/>
      </w:pPr>
      <w:rPr>
        <w:rFonts w:ascii="Calibri" w:eastAsia="Calibri" w:hAnsi="Calibri" w:cs="Calibri" w:hint="default"/>
        <w:b/>
        <w:bCs/>
        <w:i w:val="0"/>
        <w:iCs w:val="0"/>
        <w:spacing w:val="0"/>
        <w:w w:val="99"/>
        <w:sz w:val="20"/>
        <w:szCs w:val="20"/>
        <w:lang w:val="en-US" w:eastAsia="en-US" w:bidi="ar-SA"/>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4" w15:restartNumberingAfterBreak="0">
    <w:nsid w:val="61A65C30"/>
    <w:multiLevelType w:val="hybridMultilevel"/>
    <w:tmpl w:val="6B086DAA"/>
    <w:lvl w:ilvl="0" w:tplc="FFFFFFFF">
      <w:start w:val="1"/>
      <w:numFmt w:val="lowerRoman"/>
      <w:lvlText w:val="%1."/>
      <w:lvlJc w:val="right"/>
      <w:pPr>
        <w:ind w:left="1080" w:hanging="360"/>
      </w:pPr>
      <w:rPr>
        <w:rFonts w:asciiTheme="minorHAnsi" w:hAnsiTheme="minorHAnsi" w:cstheme="minorHAnsi"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61F714E2"/>
    <w:multiLevelType w:val="multilevel"/>
    <w:tmpl w:val="8912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FD63A0"/>
    <w:multiLevelType w:val="hybridMultilevel"/>
    <w:tmpl w:val="783C01DA"/>
    <w:lvl w:ilvl="0" w:tplc="BFDAA092">
      <w:start w:val="1"/>
      <w:numFmt w:val="lowerLetter"/>
      <w:lvlText w:val="(%1)"/>
      <w:lvlJc w:val="left"/>
      <w:pPr>
        <w:ind w:left="360" w:hanging="360"/>
      </w:pPr>
      <w:rPr>
        <w:rFonts w:hint="default"/>
        <w:color w:val="000000" w:themeColor="text1"/>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97" w15:restartNumberingAfterBreak="0">
    <w:nsid w:val="630C1036"/>
    <w:multiLevelType w:val="hybridMultilevel"/>
    <w:tmpl w:val="133E98C2"/>
    <w:lvl w:ilvl="0" w:tplc="DB96B50A">
      <w:start w:val="1"/>
      <w:numFmt w:val="lowerLetter"/>
      <w:lvlText w:val="(%1)"/>
      <w:lvlJc w:val="left"/>
      <w:pPr>
        <w:ind w:left="785" w:hanging="360"/>
      </w:pPr>
      <w:rPr>
        <w:rFonts w:asciiTheme="minorHAnsi" w:hAnsiTheme="minorHAnsi" w:cstheme="minorHAnsi" w:hint="default"/>
        <w:b/>
        <w:color w:val="auto"/>
        <w:sz w:val="20"/>
        <w:szCs w:val="20"/>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63661AF8"/>
    <w:multiLevelType w:val="hybridMultilevel"/>
    <w:tmpl w:val="5A284056"/>
    <w:lvl w:ilvl="0" w:tplc="6572431C">
      <w:start w:val="1"/>
      <w:numFmt w:val="decimal"/>
      <w:lvlText w:val="%1."/>
      <w:lvlJc w:val="left"/>
      <w:pPr>
        <w:ind w:left="827" w:hanging="360"/>
      </w:pPr>
      <w:rPr>
        <w:rFonts w:ascii="Calibri" w:eastAsia="Calibri" w:hAnsi="Calibri" w:cs="Calibri" w:hint="default"/>
        <w:b/>
        <w:bCs/>
        <w:i w:val="0"/>
        <w:iCs w:val="0"/>
        <w:spacing w:val="-1"/>
        <w:w w:val="99"/>
        <w:sz w:val="20"/>
        <w:szCs w:val="20"/>
        <w:lang w:val="en-US" w:eastAsia="en-US" w:bidi="ar-SA"/>
      </w:rPr>
    </w:lvl>
    <w:lvl w:ilvl="1" w:tplc="E48A2600">
      <w:start w:val="1"/>
      <w:numFmt w:val="lowerLetter"/>
      <w:lvlText w:val="(%2)"/>
      <w:lvlJc w:val="left"/>
      <w:pPr>
        <w:ind w:left="1175" w:hanging="360"/>
        <w:jc w:val="right"/>
      </w:pPr>
      <w:rPr>
        <w:rFonts w:ascii="Calibri" w:eastAsia="Calibri" w:hAnsi="Calibri" w:cs="Calibri" w:hint="default"/>
        <w:b/>
        <w:bCs/>
        <w:i w:val="0"/>
        <w:iCs w:val="0"/>
        <w:spacing w:val="0"/>
        <w:w w:val="99"/>
        <w:sz w:val="20"/>
        <w:szCs w:val="20"/>
        <w:lang w:val="en-US" w:eastAsia="en-US" w:bidi="ar-SA"/>
      </w:rPr>
    </w:lvl>
    <w:lvl w:ilvl="2" w:tplc="84ECFB3C">
      <w:start w:val="1"/>
      <w:numFmt w:val="lowerLetter"/>
      <w:lvlText w:val="(%3)"/>
      <w:lvlJc w:val="left"/>
      <w:pPr>
        <w:ind w:left="839" w:hanging="360"/>
      </w:pPr>
      <w:rPr>
        <w:rFonts w:asciiTheme="minorHAnsi" w:hAnsiTheme="minorHAnsi" w:cstheme="minorHAnsi" w:hint="default"/>
        <w:b/>
        <w:bCs/>
        <w:color w:val="000000" w:themeColor="text1"/>
        <w:spacing w:val="0"/>
        <w:w w:val="99"/>
        <w:sz w:val="20"/>
        <w:szCs w:val="20"/>
      </w:rPr>
    </w:lvl>
    <w:lvl w:ilvl="3" w:tplc="68C4B944">
      <w:numFmt w:val="bullet"/>
      <w:lvlText w:val="•"/>
      <w:lvlJc w:val="left"/>
      <w:pPr>
        <w:ind w:left="2668" w:hanging="456"/>
      </w:pPr>
      <w:rPr>
        <w:rFonts w:hint="default"/>
        <w:lang w:val="en-US" w:eastAsia="en-US" w:bidi="ar-SA"/>
      </w:rPr>
    </w:lvl>
    <w:lvl w:ilvl="4" w:tplc="E22C61FC">
      <w:numFmt w:val="bullet"/>
      <w:lvlText w:val="•"/>
      <w:lvlJc w:val="left"/>
      <w:pPr>
        <w:ind w:left="3788" w:hanging="456"/>
      </w:pPr>
      <w:rPr>
        <w:rFonts w:hint="default"/>
        <w:lang w:val="en-US" w:eastAsia="en-US" w:bidi="ar-SA"/>
      </w:rPr>
    </w:lvl>
    <w:lvl w:ilvl="5" w:tplc="6CCC3926">
      <w:numFmt w:val="bullet"/>
      <w:lvlText w:val="•"/>
      <w:lvlJc w:val="left"/>
      <w:pPr>
        <w:ind w:left="4908" w:hanging="456"/>
      </w:pPr>
      <w:rPr>
        <w:rFonts w:hint="default"/>
        <w:lang w:val="en-US" w:eastAsia="en-US" w:bidi="ar-SA"/>
      </w:rPr>
    </w:lvl>
    <w:lvl w:ilvl="6" w:tplc="ED545F2A">
      <w:numFmt w:val="bullet"/>
      <w:lvlText w:val="•"/>
      <w:lvlJc w:val="left"/>
      <w:pPr>
        <w:ind w:left="6028" w:hanging="456"/>
      </w:pPr>
      <w:rPr>
        <w:rFonts w:hint="default"/>
        <w:lang w:val="en-US" w:eastAsia="en-US" w:bidi="ar-SA"/>
      </w:rPr>
    </w:lvl>
    <w:lvl w:ilvl="7" w:tplc="3C923E4A">
      <w:numFmt w:val="bullet"/>
      <w:lvlText w:val="•"/>
      <w:lvlJc w:val="left"/>
      <w:pPr>
        <w:ind w:left="7148" w:hanging="456"/>
      </w:pPr>
      <w:rPr>
        <w:rFonts w:hint="default"/>
        <w:lang w:val="en-US" w:eastAsia="en-US" w:bidi="ar-SA"/>
      </w:rPr>
    </w:lvl>
    <w:lvl w:ilvl="8" w:tplc="21B441F2">
      <w:numFmt w:val="bullet"/>
      <w:lvlText w:val="•"/>
      <w:lvlJc w:val="left"/>
      <w:pPr>
        <w:ind w:left="8268" w:hanging="456"/>
      </w:pPr>
      <w:rPr>
        <w:rFonts w:hint="default"/>
        <w:lang w:val="en-US" w:eastAsia="en-US" w:bidi="ar-SA"/>
      </w:rPr>
    </w:lvl>
  </w:abstractNum>
  <w:abstractNum w:abstractNumId="199" w15:restartNumberingAfterBreak="0">
    <w:nsid w:val="644A28EE"/>
    <w:multiLevelType w:val="hybridMultilevel"/>
    <w:tmpl w:val="DCC61646"/>
    <w:lvl w:ilvl="0" w:tplc="1009001B">
      <w:start w:val="1"/>
      <w:numFmt w:val="lowerRoman"/>
      <w:lvlText w:val="%1."/>
      <w:lvlJc w:val="right"/>
      <w:pPr>
        <w:ind w:left="1570" w:hanging="360"/>
      </w:pPr>
    </w:lvl>
    <w:lvl w:ilvl="1" w:tplc="0C0C0019" w:tentative="1">
      <w:start w:val="1"/>
      <w:numFmt w:val="lowerLetter"/>
      <w:lvlText w:val="%2."/>
      <w:lvlJc w:val="left"/>
      <w:pPr>
        <w:ind w:left="2290" w:hanging="360"/>
      </w:pPr>
    </w:lvl>
    <w:lvl w:ilvl="2" w:tplc="0C0C001B">
      <w:start w:val="1"/>
      <w:numFmt w:val="lowerRoman"/>
      <w:lvlText w:val="%3."/>
      <w:lvlJc w:val="right"/>
      <w:pPr>
        <w:ind w:left="3010" w:hanging="180"/>
      </w:pPr>
    </w:lvl>
    <w:lvl w:ilvl="3" w:tplc="0C0C000F" w:tentative="1">
      <w:start w:val="1"/>
      <w:numFmt w:val="decimal"/>
      <w:lvlText w:val="%4."/>
      <w:lvlJc w:val="left"/>
      <w:pPr>
        <w:ind w:left="3730" w:hanging="360"/>
      </w:pPr>
    </w:lvl>
    <w:lvl w:ilvl="4" w:tplc="0C0C0019" w:tentative="1">
      <w:start w:val="1"/>
      <w:numFmt w:val="lowerLetter"/>
      <w:lvlText w:val="%5."/>
      <w:lvlJc w:val="left"/>
      <w:pPr>
        <w:ind w:left="4450" w:hanging="360"/>
      </w:pPr>
    </w:lvl>
    <w:lvl w:ilvl="5" w:tplc="0C0C001B" w:tentative="1">
      <w:start w:val="1"/>
      <w:numFmt w:val="lowerRoman"/>
      <w:lvlText w:val="%6."/>
      <w:lvlJc w:val="right"/>
      <w:pPr>
        <w:ind w:left="5170" w:hanging="180"/>
      </w:pPr>
    </w:lvl>
    <w:lvl w:ilvl="6" w:tplc="0C0C000F" w:tentative="1">
      <w:start w:val="1"/>
      <w:numFmt w:val="decimal"/>
      <w:lvlText w:val="%7."/>
      <w:lvlJc w:val="left"/>
      <w:pPr>
        <w:ind w:left="5890" w:hanging="360"/>
      </w:pPr>
    </w:lvl>
    <w:lvl w:ilvl="7" w:tplc="0C0C0019" w:tentative="1">
      <w:start w:val="1"/>
      <w:numFmt w:val="lowerLetter"/>
      <w:lvlText w:val="%8."/>
      <w:lvlJc w:val="left"/>
      <w:pPr>
        <w:ind w:left="6610" w:hanging="360"/>
      </w:pPr>
    </w:lvl>
    <w:lvl w:ilvl="8" w:tplc="0C0C001B" w:tentative="1">
      <w:start w:val="1"/>
      <w:numFmt w:val="lowerRoman"/>
      <w:lvlText w:val="%9."/>
      <w:lvlJc w:val="right"/>
      <w:pPr>
        <w:ind w:left="7330" w:hanging="180"/>
      </w:pPr>
    </w:lvl>
  </w:abstractNum>
  <w:abstractNum w:abstractNumId="200" w15:restartNumberingAfterBreak="0">
    <w:nsid w:val="65682299"/>
    <w:multiLevelType w:val="hybridMultilevel"/>
    <w:tmpl w:val="46244826"/>
    <w:lvl w:ilvl="0" w:tplc="FFFFFFFF">
      <w:start w:val="1"/>
      <w:numFmt w:val="decimal"/>
      <w:lvlText w:val="%1."/>
      <w:lvlJc w:val="left"/>
      <w:pPr>
        <w:ind w:left="360" w:hanging="360"/>
      </w:pPr>
      <w:rPr>
        <w:rFonts w:ascii="Calibri" w:eastAsia="Calibri" w:hAnsi="Calibri" w:cs="Calibri" w:hint="default"/>
        <w:b/>
        <w:bCs/>
        <w:i w:val="0"/>
        <w:iCs w:val="0"/>
        <w:spacing w:val="-1"/>
        <w:w w:val="99"/>
        <w:sz w:val="20"/>
        <w:szCs w:val="20"/>
        <w:lang w:val="en-US" w:eastAsia="en-US" w:bidi="ar-SA"/>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1" w15:restartNumberingAfterBreak="0">
    <w:nsid w:val="65DC06D8"/>
    <w:multiLevelType w:val="hybridMultilevel"/>
    <w:tmpl w:val="8EC0D444"/>
    <w:lvl w:ilvl="0" w:tplc="CAD86AE2">
      <w:start w:val="1"/>
      <w:numFmt w:val="bullet"/>
      <w:lvlText w:val="•"/>
      <w:lvlJc w:val="left"/>
      <w:pPr>
        <w:tabs>
          <w:tab w:val="num" w:pos="720"/>
        </w:tabs>
        <w:ind w:left="720" w:hanging="360"/>
      </w:pPr>
      <w:rPr>
        <w:rFonts w:ascii="Arial" w:hAnsi="Arial" w:hint="default"/>
      </w:rPr>
    </w:lvl>
    <w:lvl w:ilvl="1" w:tplc="CCBCDFA8" w:tentative="1">
      <w:start w:val="1"/>
      <w:numFmt w:val="bullet"/>
      <w:lvlText w:val="•"/>
      <w:lvlJc w:val="left"/>
      <w:pPr>
        <w:tabs>
          <w:tab w:val="num" w:pos="1440"/>
        </w:tabs>
        <w:ind w:left="1440" w:hanging="360"/>
      </w:pPr>
      <w:rPr>
        <w:rFonts w:ascii="Arial" w:hAnsi="Arial" w:hint="default"/>
      </w:rPr>
    </w:lvl>
    <w:lvl w:ilvl="2" w:tplc="BAB8AB0E" w:tentative="1">
      <w:start w:val="1"/>
      <w:numFmt w:val="bullet"/>
      <w:lvlText w:val="•"/>
      <w:lvlJc w:val="left"/>
      <w:pPr>
        <w:tabs>
          <w:tab w:val="num" w:pos="2160"/>
        </w:tabs>
        <w:ind w:left="2160" w:hanging="360"/>
      </w:pPr>
      <w:rPr>
        <w:rFonts w:ascii="Arial" w:hAnsi="Arial" w:hint="default"/>
      </w:rPr>
    </w:lvl>
    <w:lvl w:ilvl="3" w:tplc="D48ECAE0" w:tentative="1">
      <w:start w:val="1"/>
      <w:numFmt w:val="bullet"/>
      <w:lvlText w:val="•"/>
      <w:lvlJc w:val="left"/>
      <w:pPr>
        <w:tabs>
          <w:tab w:val="num" w:pos="2880"/>
        </w:tabs>
        <w:ind w:left="2880" w:hanging="360"/>
      </w:pPr>
      <w:rPr>
        <w:rFonts w:ascii="Arial" w:hAnsi="Arial" w:hint="default"/>
      </w:rPr>
    </w:lvl>
    <w:lvl w:ilvl="4" w:tplc="6C962486" w:tentative="1">
      <w:start w:val="1"/>
      <w:numFmt w:val="bullet"/>
      <w:lvlText w:val="•"/>
      <w:lvlJc w:val="left"/>
      <w:pPr>
        <w:tabs>
          <w:tab w:val="num" w:pos="3600"/>
        </w:tabs>
        <w:ind w:left="3600" w:hanging="360"/>
      </w:pPr>
      <w:rPr>
        <w:rFonts w:ascii="Arial" w:hAnsi="Arial" w:hint="default"/>
      </w:rPr>
    </w:lvl>
    <w:lvl w:ilvl="5" w:tplc="7FC2B606" w:tentative="1">
      <w:start w:val="1"/>
      <w:numFmt w:val="bullet"/>
      <w:lvlText w:val="•"/>
      <w:lvlJc w:val="left"/>
      <w:pPr>
        <w:tabs>
          <w:tab w:val="num" w:pos="4320"/>
        </w:tabs>
        <w:ind w:left="4320" w:hanging="360"/>
      </w:pPr>
      <w:rPr>
        <w:rFonts w:ascii="Arial" w:hAnsi="Arial" w:hint="default"/>
      </w:rPr>
    </w:lvl>
    <w:lvl w:ilvl="6" w:tplc="B7DAAB36" w:tentative="1">
      <w:start w:val="1"/>
      <w:numFmt w:val="bullet"/>
      <w:lvlText w:val="•"/>
      <w:lvlJc w:val="left"/>
      <w:pPr>
        <w:tabs>
          <w:tab w:val="num" w:pos="5040"/>
        </w:tabs>
        <w:ind w:left="5040" w:hanging="360"/>
      </w:pPr>
      <w:rPr>
        <w:rFonts w:ascii="Arial" w:hAnsi="Arial" w:hint="default"/>
      </w:rPr>
    </w:lvl>
    <w:lvl w:ilvl="7" w:tplc="A950E2A6" w:tentative="1">
      <w:start w:val="1"/>
      <w:numFmt w:val="bullet"/>
      <w:lvlText w:val="•"/>
      <w:lvlJc w:val="left"/>
      <w:pPr>
        <w:tabs>
          <w:tab w:val="num" w:pos="5760"/>
        </w:tabs>
        <w:ind w:left="5760" w:hanging="360"/>
      </w:pPr>
      <w:rPr>
        <w:rFonts w:ascii="Arial" w:hAnsi="Arial" w:hint="default"/>
      </w:rPr>
    </w:lvl>
    <w:lvl w:ilvl="8" w:tplc="B616D70A" w:tentative="1">
      <w:start w:val="1"/>
      <w:numFmt w:val="bullet"/>
      <w:lvlText w:val="•"/>
      <w:lvlJc w:val="left"/>
      <w:pPr>
        <w:tabs>
          <w:tab w:val="num" w:pos="6480"/>
        </w:tabs>
        <w:ind w:left="6480" w:hanging="360"/>
      </w:pPr>
      <w:rPr>
        <w:rFonts w:ascii="Arial" w:hAnsi="Arial" w:hint="default"/>
      </w:rPr>
    </w:lvl>
  </w:abstractNum>
  <w:abstractNum w:abstractNumId="202" w15:restartNumberingAfterBreak="0">
    <w:nsid w:val="65DD2E99"/>
    <w:multiLevelType w:val="hybridMultilevel"/>
    <w:tmpl w:val="46244826"/>
    <w:lvl w:ilvl="0" w:tplc="0E149A70">
      <w:start w:val="1"/>
      <w:numFmt w:val="decimal"/>
      <w:lvlText w:val="%1."/>
      <w:lvlJc w:val="left"/>
      <w:pPr>
        <w:ind w:left="360" w:hanging="360"/>
      </w:pPr>
      <w:rPr>
        <w:rFonts w:ascii="Calibri" w:eastAsia="Calibri" w:hAnsi="Calibri" w:cs="Calibri" w:hint="default"/>
        <w:b/>
        <w:bCs/>
        <w:i w:val="0"/>
        <w:iCs w:val="0"/>
        <w:spacing w:val="-1"/>
        <w:w w:val="99"/>
        <w:sz w:val="20"/>
        <w:szCs w:val="20"/>
        <w:lang w:val="en-US" w:eastAsia="en-US" w:bidi="ar-SA"/>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3" w15:restartNumberingAfterBreak="0">
    <w:nsid w:val="66AC1E55"/>
    <w:multiLevelType w:val="hybridMultilevel"/>
    <w:tmpl w:val="786A0A44"/>
    <w:lvl w:ilvl="0" w:tplc="E7A67D90">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4" w15:restartNumberingAfterBreak="0">
    <w:nsid w:val="66B04D3A"/>
    <w:multiLevelType w:val="hybridMultilevel"/>
    <w:tmpl w:val="175EDB9A"/>
    <w:lvl w:ilvl="0" w:tplc="FFFFFFFF">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FFFFFFF">
      <w:start w:val="1"/>
      <w:numFmt w:val="lowerRoman"/>
      <w:lvlText w:val="%2."/>
      <w:lvlJc w:val="right"/>
      <w:pPr>
        <w:ind w:left="1570" w:hanging="360"/>
      </w:pPr>
    </w:lvl>
    <w:lvl w:ilvl="2" w:tplc="FFFFFFFF">
      <w:numFmt w:val="bullet"/>
      <w:lvlText w:val=""/>
      <w:lvlJc w:val="left"/>
      <w:pPr>
        <w:ind w:left="2340" w:hanging="360"/>
      </w:pPr>
      <w:rPr>
        <w:rFonts w:ascii="Symbol" w:eastAsia="Symbol" w:hAnsi="Symbol" w:cs="Symbol" w:hint="default"/>
        <w:b w:val="0"/>
        <w:bCs w:val="0"/>
        <w:i w:val="0"/>
        <w:iCs w:val="0"/>
        <w:spacing w:val="0"/>
        <w:w w:val="99"/>
        <w:sz w:val="20"/>
        <w:szCs w:val="20"/>
        <w:lang w:val="en-US" w:eastAsia="en-US" w:bidi="ar-SA"/>
      </w:rPr>
    </w:lvl>
    <w:lvl w:ilvl="3" w:tplc="0C0C0003">
      <w:start w:val="1"/>
      <w:numFmt w:val="bullet"/>
      <w:lvlText w:val="o"/>
      <w:lvlJc w:val="left"/>
      <w:pPr>
        <w:ind w:left="1800" w:hanging="360"/>
      </w:pPr>
      <w:rPr>
        <w:rFonts w:ascii="Courier New" w:hAnsi="Courier New" w:cs="Courier New"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66BB6C28"/>
    <w:multiLevelType w:val="hybridMultilevel"/>
    <w:tmpl w:val="361058B8"/>
    <w:lvl w:ilvl="0" w:tplc="13644BF4">
      <w:numFmt w:val="bullet"/>
      <w:lvlText w:val=""/>
      <w:lvlJc w:val="left"/>
      <w:pPr>
        <w:ind w:left="1559" w:hanging="360"/>
      </w:pPr>
      <w:rPr>
        <w:rFonts w:ascii="Symbol" w:eastAsia="Symbol" w:hAnsi="Symbol" w:cs="Symbol" w:hint="default"/>
        <w:b w:val="0"/>
        <w:bCs w:val="0"/>
        <w:i w:val="0"/>
        <w:iCs w:val="0"/>
        <w:spacing w:val="0"/>
        <w:w w:val="99"/>
        <w:sz w:val="20"/>
        <w:szCs w:val="20"/>
        <w:lang w:val="en-US" w:eastAsia="en-US" w:bidi="ar-SA"/>
      </w:rPr>
    </w:lvl>
    <w:lvl w:ilvl="1" w:tplc="5FB4F1F6">
      <w:numFmt w:val="bullet"/>
      <w:lvlText w:val="o"/>
      <w:lvlJc w:val="left"/>
      <w:pPr>
        <w:ind w:left="2279" w:hanging="360"/>
      </w:pPr>
      <w:rPr>
        <w:rFonts w:ascii="Courier New" w:eastAsia="Courier New" w:hAnsi="Courier New" w:cs="Courier New" w:hint="default"/>
        <w:b w:val="0"/>
        <w:bCs w:val="0"/>
        <w:i w:val="0"/>
        <w:iCs w:val="0"/>
        <w:spacing w:val="0"/>
        <w:w w:val="99"/>
        <w:sz w:val="20"/>
        <w:szCs w:val="20"/>
        <w:lang w:val="en-US" w:eastAsia="en-US" w:bidi="ar-SA"/>
      </w:rPr>
    </w:lvl>
    <w:lvl w:ilvl="2" w:tplc="FE5CB9B8">
      <w:numFmt w:val="bullet"/>
      <w:lvlText w:val=""/>
      <w:lvlJc w:val="left"/>
      <w:pPr>
        <w:ind w:left="2999" w:hanging="360"/>
      </w:pPr>
      <w:rPr>
        <w:rFonts w:ascii="Wingdings" w:eastAsia="Wingdings" w:hAnsi="Wingdings" w:cs="Wingdings" w:hint="default"/>
        <w:b w:val="0"/>
        <w:bCs w:val="0"/>
        <w:i w:val="0"/>
        <w:iCs w:val="0"/>
        <w:spacing w:val="0"/>
        <w:w w:val="99"/>
        <w:sz w:val="20"/>
        <w:szCs w:val="20"/>
        <w:lang w:val="en-US" w:eastAsia="en-US" w:bidi="ar-SA"/>
      </w:rPr>
    </w:lvl>
    <w:lvl w:ilvl="3" w:tplc="79AC1FBA">
      <w:numFmt w:val="bullet"/>
      <w:lvlText w:val="•"/>
      <w:lvlJc w:val="left"/>
      <w:pPr>
        <w:ind w:left="3940" w:hanging="360"/>
      </w:pPr>
      <w:rPr>
        <w:rFonts w:hint="default"/>
        <w:lang w:val="en-US" w:eastAsia="en-US" w:bidi="ar-SA"/>
      </w:rPr>
    </w:lvl>
    <w:lvl w:ilvl="4" w:tplc="A4640446">
      <w:numFmt w:val="bullet"/>
      <w:lvlText w:val="•"/>
      <w:lvlJc w:val="left"/>
      <w:pPr>
        <w:ind w:left="4880" w:hanging="360"/>
      </w:pPr>
      <w:rPr>
        <w:rFonts w:hint="default"/>
        <w:lang w:val="en-US" w:eastAsia="en-US" w:bidi="ar-SA"/>
      </w:rPr>
    </w:lvl>
    <w:lvl w:ilvl="5" w:tplc="577A60CA">
      <w:numFmt w:val="bullet"/>
      <w:lvlText w:val="•"/>
      <w:lvlJc w:val="left"/>
      <w:pPr>
        <w:ind w:left="5820" w:hanging="360"/>
      </w:pPr>
      <w:rPr>
        <w:rFonts w:hint="default"/>
        <w:lang w:val="en-US" w:eastAsia="en-US" w:bidi="ar-SA"/>
      </w:rPr>
    </w:lvl>
    <w:lvl w:ilvl="6" w:tplc="ADE23A72">
      <w:numFmt w:val="bullet"/>
      <w:lvlText w:val="•"/>
      <w:lvlJc w:val="left"/>
      <w:pPr>
        <w:ind w:left="6760" w:hanging="360"/>
      </w:pPr>
      <w:rPr>
        <w:rFonts w:hint="default"/>
        <w:lang w:val="en-US" w:eastAsia="en-US" w:bidi="ar-SA"/>
      </w:rPr>
    </w:lvl>
    <w:lvl w:ilvl="7" w:tplc="917E3A16">
      <w:numFmt w:val="bullet"/>
      <w:lvlText w:val="•"/>
      <w:lvlJc w:val="left"/>
      <w:pPr>
        <w:ind w:left="7700" w:hanging="360"/>
      </w:pPr>
      <w:rPr>
        <w:rFonts w:hint="default"/>
        <w:lang w:val="en-US" w:eastAsia="en-US" w:bidi="ar-SA"/>
      </w:rPr>
    </w:lvl>
    <w:lvl w:ilvl="8" w:tplc="BE9C0066">
      <w:numFmt w:val="bullet"/>
      <w:lvlText w:val="•"/>
      <w:lvlJc w:val="left"/>
      <w:pPr>
        <w:ind w:left="8640" w:hanging="360"/>
      </w:pPr>
      <w:rPr>
        <w:rFonts w:hint="default"/>
        <w:lang w:val="en-US" w:eastAsia="en-US" w:bidi="ar-SA"/>
      </w:rPr>
    </w:lvl>
  </w:abstractNum>
  <w:abstractNum w:abstractNumId="206" w15:restartNumberingAfterBreak="0">
    <w:nsid w:val="66D95DC4"/>
    <w:multiLevelType w:val="hybridMultilevel"/>
    <w:tmpl w:val="BFDE3992"/>
    <w:lvl w:ilvl="0" w:tplc="42307DD6">
      <w:start w:val="4"/>
      <w:numFmt w:val="lowerLetter"/>
      <w:lvlText w:val="(%1)"/>
      <w:lvlJc w:val="left"/>
      <w:pPr>
        <w:ind w:left="785" w:hanging="360"/>
      </w:pPr>
      <w:rPr>
        <w:rFonts w:ascii="Calibri" w:eastAsia="Calibri" w:hAnsi="Calibri" w:cs="Calibri" w:hint="default"/>
        <w:b/>
        <w:bCs/>
        <w:i w:val="0"/>
        <w:iCs w:val="0"/>
        <w:spacing w:val="0"/>
        <w:w w:val="99"/>
        <w:sz w:val="20"/>
        <w:szCs w:val="2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7" w15:restartNumberingAfterBreak="0">
    <w:nsid w:val="67AB4DBB"/>
    <w:multiLevelType w:val="hybridMultilevel"/>
    <w:tmpl w:val="0344BF86"/>
    <w:lvl w:ilvl="0" w:tplc="FFFFFFFF">
      <w:start w:val="1"/>
      <w:numFmt w:val="lowerLetter"/>
      <w:lvlText w:val="(%1)"/>
      <w:lvlJc w:val="left"/>
      <w:pPr>
        <w:ind w:left="720" w:hanging="360"/>
      </w:pPr>
      <w:rPr>
        <w:rFonts w:hint="default"/>
        <w:spacing w:val="0"/>
        <w:w w:val="99"/>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687653F8"/>
    <w:multiLevelType w:val="hybridMultilevel"/>
    <w:tmpl w:val="46CEAAF8"/>
    <w:lvl w:ilvl="0" w:tplc="A15A6984">
      <w:start w:val="1"/>
      <w:numFmt w:val="bullet"/>
      <w:lvlText w:val=""/>
      <w:lvlJc w:val="left"/>
      <w:pPr>
        <w:ind w:left="1020" w:hanging="360"/>
      </w:pPr>
      <w:rPr>
        <w:rFonts w:ascii="Symbol" w:hAnsi="Symbol"/>
      </w:rPr>
    </w:lvl>
    <w:lvl w:ilvl="1" w:tplc="5420B42E">
      <w:start w:val="1"/>
      <w:numFmt w:val="bullet"/>
      <w:lvlText w:val=""/>
      <w:lvlJc w:val="left"/>
      <w:pPr>
        <w:ind w:left="1020" w:hanging="360"/>
      </w:pPr>
      <w:rPr>
        <w:rFonts w:ascii="Symbol" w:hAnsi="Symbol"/>
      </w:rPr>
    </w:lvl>
    <w:lvl w:ilvl="2" w:tplc="C8EE093E">
      <w:start w:val="1"/>
      <w:numFmt w:val="bullet"/>
      <w:lvlText w:val=""/>
      <w:lvlJc w:val="left"/>
      <w:pPr>
        <w:ind w:left="1020" w:hanging="360"/>
      </w:pPr>
      <w:rPr>
        <w:rFonts w:ascii="Symbol" w:hAnsi="Symbol"/>
      </w:rPr>
    </w:lvl>
    <w:lvl w:ilvl="3" w:tplc="DE981132">
      <w:start w:val="1"/>
      <w:numFmt w:val="bullet"/>
      <w:lvlText w:val=""/>
      <w:lvlJc w:val="left"/>
      <w:pPr>
        <w:ind w:left="1020" w:hanging="360"/>
      </w:pPr>
      <w:rPr>
        <w:rFonts w:ascii="Symbol" w:hAnsi="Symbol"/>
      </w:rPr>
    </w:lvl>
    <w:lvl w:ilvl="4" w:tplc="19A8C0BC">
      <w:start w:val="1"/>
      <w:numFmt w:val="bullet"/>
      <w:lvlText w:val=""/>
      <w:lvlJc w:val="left"/>
      <w:pPr>
        <w:ind w:left="1020" w:hanging="360"/>
      </w:pPr>
      <w:rPr>
        <w:rFonts w:ascii="Symbol" w:hAnsi="Symbol"/>
      </w:rPr>
    </w:lvl>
    <w:lvl w:ilvl="5" w:tplc="81F0506A">
      <w:start w:val="1"/>
      <w:numFmt w:val="bullet"/>
      <w:lvlText w:val=""/>
      <w:lvlJc w:val="left"/>
      <w:pPr>
        <w:ind w:left="1020" w:hanging="360"/>
      </w:pPr>
      <w:rPr>
        <w:rFonts w:ascii="Symbol" w:hAnsi="Symbol"/>
      </w:rPr>
    </w:lvl>
    <w:lvl w:ilvl="6" w:tplc="7C1E137E">
      <w:start w:val="1"/>
      <w:numFmt w:val="bullet"/>
      <w:lvlText w:val=""/>
      <w:lvlJc w:val="left"/>
      <w:pPr>
        <w:ind w:left="1020" w:hanging="360"/>
      </w:pPr>
      <w:rPr>
        <w:rFonts w:ascii="Symbol" w:hAnsi="Symbol"/>
      </w:rPr>
    </w:lvl>
    <w:lvl w:ilvl="7" w:tplc="2C6202A8">
      <w:start w:val="1"/>
      <w:numFmt w:val="bullet"/>
      <w:lvlText w:val=""/>
      <w:lvlJc w:val="left"/>
      <w:pPr>
        <w:ind w:left="1020" w:hanging="360"/>
      </w:pPr>
      <w:rPr>
        <w:rFonts w:ascii="Symbol" w:hAnsi="Symbol"/>
      </w:rPr>
    </w:lvl>
    <w:lvl w:ilvl="8" w:tplc="52BEA20E">
      <w:start w:val="1"/>
      <w:numFmt w:val="bullet"/>
      <w:lvlText w:val=""/>
      <w:lvlJc w:val="left"/>
      <w:pPr>
        <w:ind w:left="1020" w:hanging="360"/>
      </w:pPr>
      <w:rPr>
        <w:rFonts w:ascii="Symbol" w:hAnsi="Symbol"/>
      </w:rPr>
    </w:lvl>
  </w:abstractNum>
  <w:abstractNum w:abstractNumId="209" w15:restartNumberingAfterBreak="0">
    <w:nsid w:val="69287691"/>
    <w:multiLevelType w:val="hybridMultilevel"/>
    <w:tmpl w:val="D5B88382"/>
    <w:lvl w:ilvl="0" w:tplc="0C0C0019">
      <w:start w:val="1"/>
      <w:numFmt w:val="lowerLetter"/>
      <w:lvlText w:val="%1."/>
      <w:lvlJc w:val="left"/>
      <w:pPr>
        <w:ind w:left="1039" w:hanging="360"/>
      </w:pPr>
    </w:lvl>
    <w:lvl w:ilvl="1" w:tplc="0C0C0019" w:tentative="1">
      <w:start w:val="1"/>
      <w:numFmt w:val="lowerLetter"/>
      <w:lvlText w:val="%2."/>
      <w:lvlJc w:val="left"/>
      <w:pPr>
        <w:ind w:left="1759" w:hanging="360"/>
      </w:pPr>
    </w:lvl>
    <w:lvl w:ilvl="2" w:tplc="0C0C001B" w:tentative="1">
      <w:start w:val="1"/>
      <w:numFmt w:val="lowerRoman"/>
      <w:lvlText w:val="%3."/>
      <w:lvlJc w:val="right"/>
      <w:pPr>
        <w:ind w:left="2479" w:hanging="180"/>
      </w:pPr>
    </w:lvl>
    <w:lvl w:ilvl="3" w:tplc="0C0C000F" w:tentative="1">
      <w:start w:val="1"/>
      <w:numFmt w:val="decimal"/>
      <w:lvlText w:val="%4."/>
      <w:lvlJc w:val="left"/>
      <w:pPr>
        <w:ind w:left="3199" w:hanging="360"/>
      </w:pPr>
    </w:lvl>
    <w:lvl w:ilvl="4" w:tplc="0C0C0019" w:tentative="1">
      <w:start w:val="1"/>
      <w:numFmt w:val="lowerLetter"/>
      <w:lvlText w:val="%5."/>
      <w:lvlJc w:val="left"/>
      <w:pPr>
        <w:ind w:left="3919" w:hanging="360"/>
      </w:pPr>
    </w:lvl>
    <w:lvl w:ilvl="5" w:tplc="0C0C001B" w:tentative="1">
      <w:start w:val="1"/>
      <w:numFmt w:val="lowerRoman"/>
      <w:lvlText w:val="%6."/>
      <w:lvlJc w:val="right"/>
      <w:pPr>
        <w:ind w:left="4639" w:hanging="180"/>
      </w:pPr>
    </w:lvl>
    <w:lvl w:ilvl="6" w:tplc="0C0C000F" w:tentative="1">
      <w:start w:val="1"/>
      <w:numFmt w:val="decimal"/>
      <w:lvlText w:val="%7."/>
      <w:lvlJc w:val="left"/>
      <w:pPr>
        <w:ind w:left="5359" w:hanging="360"/>
      </w:pPr>
    </w:lvl>
    <w:lvl w:ilvl="7" w:tplc="0C0C0019" w:tentative="1">
      <w:start w:val="1"/>
      <w:numFmt w:val="lowerLetter"/>
      <w:lvlText w:val="%8."/>
      <w:lvlJc w:val="left"/>
      <w:pPr>
        <w:ind w:left="6079" w:hanging="360"/>
      </w:pPr>
    </w:lvl>
    <w:lvl w:ilvl="8" w:tplc="0C0C001B" w:tentative="1">
      <w:start w:val="1"/>
      <w:numFmt w:val="lowerRoman"/>
      <w:lvlText w:val="%9."/>
      <w:lvlJc w:val="right"/>
      <w:pPr>
        <w:ind w:left="6799" w:hanging="180"/>
      </w:pPr>
    </w:lvl>
  </w:abstractNum>
  <w:abstractNum w:abstractNumId="210" w15:restartNumberingAfterBreak="0">
    <w:nsid w:val="6936136B"/>
    <w:multiLevelType w:val="hybridMultilevel"/>
    <w:tmpl w:val="370C3098"/>
    <w:lvl w:ilvl="0" w:tplc="EB76B350">
      <w:start w:val="1"/>
      <w:numFmt w:val="lowerLetter"/>
      <w:lvlText w:val="(%1)"/>
      <w:lvlJc w:val="left"/>
      <w:pPr>
        <w:ind w:left="839" w:hanging="360"/>
      </w:pPr>
      <w:rPr>
        <w:rFonts w:ascii="Calibri" w:eastAsia="Calibri" w:hAnsi="Calibri" w:cs="Calibri" w:hint="default"/>
        <w:b/>
        <w:bCs/>
        <w:i w:val="0"/>
        <w:iCs w:val="0"/>
        <w:spacing w:val="0"/>
        <w:w w:val="99"/>
        <w:sz w:val="20"/>
        <w:szCs w:val="20"/>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1" w15:restartNumberingAfterBreak="0">
    <w:nsid w:val="69CA36C7"/>
    <w:multiLevelType w:val="hybridMultilevel"/>
    <w:tmpl w:val="52B0A26A"/>
    <w:lvl w:ilvl="0" w:tplc="1009001B">
      <w:start w:val="1"/>
      <w:numFmt w:val="lowerRoman"/>
      <w:lvlText w:val="%1."/>
      <w:lvlJc w:val="righ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2" w15:restartNumberingAfterBreak="0">
    <w:nsid w:val="6A6458BD"/>
    <w:multiLevelType w:val="hybridMultilevel"/>
    <w:tmpl w:val="2EA83E74"/>
    <w:lvl w:ilvl="0" w:tplc="48E041E0">
      <w:start w:val="1"/>
      <w:numFmt w:val="bullet"/>
      <w:lvlText w:val=""/>
      <w:lvlJc w:val="left"/>
      <w:pPr>
        <w:tabs>
          <w:tab w:val="num" w:pos="720"/>
        </w:tabs>
        <w:ind w:left="720" w:hanging="360"/>
      </w:pPr>
      <w:rPr>
        <w:rFonts w:ascii="Wingdings" w:hAnsi="Wingdings" w:hint="default"/>
      </w:rPr>
    </w:lvl>
    <w:lvl w:ilvl="1" w:tplc="BAFE1920" w:tentative="1">
      <w:start w:val="1"/>
      <w:numFmt w:val="bullet"/>
      <w:lvlText w:val=""/>
      <w:lvlJc w:val="left"/>
      <w:pPr>
        <w:tabs>
          <w:tab w:val="num" w:pos="1440"/>
        </w:tabs>
        <w:ind w:left="1440" w:hanging="360"/>
      </w:pPr>
      <w:rPr>
        <w:rFonts w:ascii="Wingdings" w:hAnsi="Wingdings" w:hint="default"/>
      </w:rPr>
    </w:lvl>
    <w:lvl w:ilvl="2" w:tplc="324625F2" w:tentative="1">
      <w:start w:val="1"/>
      <w:numFmt w:val="bullet"/>
      <w:lvlText w:val=""/>
      <w:lvlJc w:val="left"/>
      <w:pPr>
        <w:tabs>
          <w:tab w:val="num" w:pos="2160"/>
        </w:tabs>
        <w:ind w:left="2160" w:hanging="360"/>
      </w:pPr>
      <w:rPr>
        <w:rFonts w:ascii="Wingdings" w:hAnsi="Wingdings" w:hint="default"/>
      </w:rPr>
    </w:lvl>
    <w:lvl w:ilvl="3" w:tplc="2480B76E" w:tentative="1">
      <w:start w:val="1"/>
      <w:numFmt w:val="bullet"/>
      <w:lvlText w:val=""/>
      <w:lvlJc w:val="left"/>
      <w:pPr>
        <w:tabs>
          <w:tab w:val="num" w:pos="2880"/>
        </w:tabs>
        <w:ind w:left="2880" w:hanging="360"/>
      </w:pPr>
      <w:rPr>
        <w:rFonts w:ascii="Wingdings" w:hAnsi="Wingdings" w:hint="default"/>
      </w:rPr>
    </w:lvl>
    <w:lvl w:ilvl="4" w:tplc="AF8CFB6E" w:tentative="1">
      <w:start w:val="1"/>
      <w:numFmt w:val="bullet"/>
      <w:lvlText w:val=""/>
      <w:lvlJc w:val="left"/>
      <w:pPr>
        <w:tabs>
          <w:tab w:val="num" w:pos="3600"/>
        </w:tabs>
        <w:ind w:left="3600" w:hanging="360"/>
      </w:pPr>
      <w:rPr>
        <w:rFonts w:ascii="Wingdings" w:hAnsi="Wingdings" w:hint="default"/>
      </w:rPr>
    </w:lvl>
    <w:lvl w:ilvl="5" w:tplc="74100BCE" w:tentative="1">
      <w:start w:val="1"/>
      <w:numFmt w:val="bullet"/>
      <w:lvlText w:val=""/>
      <w:lvlJc w:val="left"/>
      <w:pPr>
        <w:tabs>
          <w:tab w:val="num" w:pos="4320"/>
        </w:tabs>
        <w:ind w:left="4320" w:hanging="360"/>
      </w:pPr>
      <w:rPr>
        <w:rFonts w:ascii="Wingdings" w:hAnsi="Wingdings" w:hint="default"/>
      </w:rPr>
    </w:lvl>
    <w:lvl w:ilvl="6" w:tplc="36ACC1EE" w:tentative="1">
      <w:start w:val="1"/>
      <w:numFmt w:val="bullet"/>
      <w:lvlText w:val=""/>
      <w:lvlJc w:val="left"/>
      <w:pPr>
        <w:tabs>
          <w:tab w:val="num" w:pos="5040"/>
        </w:tabs>
        <w:ind w:left="5040" w:hanging="360"/>
      </w:pPr>
      <w:rPr>
        <w:rFonts w:ascii="Wingdings" w:hAnsi="Wingdings" w:hint="default"/>
      </w:rPr>
    </w:lvl>
    <w:lvl w:ilvl="7" w:tplc="7696B716" w:tentative="1">
      <w:start w:val="1"/>
      <w:numFmt w:val="bullet"/>
      <w:lvlText w:val=""/>
      <w:lvlJc w:val="left"/>
      <w:pPr>
        <w:tabs>
          <w:tab w:val="num" w:pos="5760"/>
        </w:tabs>
        <w:ind w:left="5760" w:hanging="360"/>
      </w:pPr>
      <w:rPr>
        <w:rFonts w:ascii="Wingdings" w:hAnsi="Wingdings" w:hint="default"/>
      </w:rPr>
    </w:lvl>
    <w:lvl w:ilvl="8" w:tplc="7E3C634E" w:tentative="1">
      <w:start w:val="1"/>
      <w:numFmt w:val="bullet"/>
      <w:lvlText w:val=""/>
      <w:lvlJc w:val="left"/>
      <w:pPr>
        <w:tabs>
          <w:tab w:val="num" w:pos="6480"/>
        </w:tabs>
        <w:ind w:left="6480" w:hanging="360"/>
      </w:pPr>
      <w:rPr>
        <w:rFonts w:ascii="Wingdings" w:hAnsi="Wingdings" w:hint="default"/>
      </w:rPr>
    </w:lvl>
  </w:abstractNum>
  <w:abstractNum w:abstractNumId="213" w15:restartNumberingAfterBreak="0">
    <w:nsid w:val="6AA04A31"/>
    <w:multiLevelType w:val="hybridMultilevel"/>
    <w:tmpl w:val="1910FC64"/>
    <w:lvl w:ilvl="0" w:tplc="1009001B">
      <w:start w:val="1"/>
      <w:numFmt w:val="lowerRoman"/>
      <w:lvlText w:val="%1."/>
      <w:lvlJc w:val="righ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4" w15:restartNumberingAfterBreak="0">
    <w:nsid w:val="6AAE7015"/>
    <w:multiLevelType w:val="hybridMultilevel"/>
    <w:tmpl w:val="E66EADB8"/>
    <w:lvl w:ilvl="0" w:tplc="209A03D0">
      <w:start w:val="1"/>
      <w:numFmt w:val="lowerLetter"/>
      <w:lvlText w:val="(%1)"/>
      <w:lvlJc w:val="left"/>
      <w:pPr>
        <w:ind w:left="1080" w:hanging="360"/>
      </w:pPr>
      <w:rPr>
        <w:rFonts w:hint="default"/>
        <w:b/>
        <w:bCs w:val="0"/>
        <w:i w:val="0"/>
        <w:iCs w:val="0"/>
        <w:spacing w:val="0"/>
        <w:w w:val="99"/>
        <w:sz w:val="20"/>
        <w:szCs w:val="20"/>
        <w:u w:val="none"/>
        <w:lang w:val="en-US" w:eastAsia="en-US" w:bidi="ar-SA"/>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5" w15:restartNumberingAfterBreak="0">
    <w:nsid w:val="6ADE0884"/>
    <w:multiLevelType w:val="hybridMultilevel"/>
    <w:tmpl w:val="81E47ABE"/>
    <w:lvl w:ilvl="0" w:tplc="2F0EA9B0">
      <w:start w:val="1"/>
      <w:numFmt w:val="lowerRoman"/>
      <w:lvlText w:val="%1."/>
      <w:lvlJc w:val="right"/>
      <w:pPr>
        <w:ind w:left="958" w:hanging="360"/>
      </w:pPr>
      <w:rPr>
        <w:color w:val="000000" w:themeColor="text1"/>
      </w:rPr>
    </w:lvl>
    <w:lvl w:ilvl="1" w:tplc="0C0C0019">
      <w:start w:val="1"/>
      <w:numFmt w:val="lowerLetter"/>
      <w:lvlText w:val="%2."/>
      <w:lvlJc w:val="left"/>
      <w:pPr>
        <w:ind w:left="1678" w:hanging="360"/>
      </w:pPr>
    </w:lvl>
    <w:lvl w:ilvl="2" w:tplc="0C0C001B">
      <w:start w:val="1"/>
      <w:numFmt w:val="lowerRoman"/>
      <w:lvlText w:val="%3."/>
      <w:lvlJc w:val="right"/>
      <w:pPr>
        <w:ind w:left="2398" w:hanging="180"/>
      </w:pPr>
    </w:lvl>
    <w:lvl w:ilvl="3" w:tplc="0C0C000F" w:tentative="1">
      <w:start w:val="1"/>
      <w:numFmt w:val="decimal"/>
      <w:lvlText w:val="%4."/>
      <w:lvlJc w:val="left"/>
      <w:pPr>
        <w:ind w:left="3118" w:hanging="360"/>
      </w:pPr>
    </w:lvl>
    <w:lvl w:ilvl="4" w:tplc="0C0C0019" w:tentative="1">
      <w:start w:val="1"/>
      <w:numFmt w:val="lowerLetter"/>
      <w:lvlText w:val="%5."/>
      <w:lvlJc w:val="left"/>
      <w:pPr>
        <w:ind w:left="3838" w:hanging="360"/>
      </w:pPr>
    </w:lvl>
    <w:lvl w:ilvl="5" w:tplc="0C0C001B" w:tentative="1">
      <w:start w:val="1"/>
      <w:numFmt w:val="lowerRoman"/>
      <w:lvlText w:val="%6."/>
      <w:lvlJc w:val="right"/>
      <w:pPr>
        <w:ind w:left="4558" w:hanging="180"/>
      </w:pPr>
    </w:lvl>
    <w:lvl w:ilvl="6" w:tplc="0C0C000F" w:tentative="1">
      <w:start w:val="1"/>
      <w:numFmt w:val="decimal"/>
      <w:lvlText w:val="%7."/>
      <w:lvlJc w:val="left"/>
      <w:pPr>
        <w:ind w:left="5278" w:hanging="360"/>
      </w:pPr>
    </w:lvl>
    <w:lvl w:ilvl="7" w:tplc="0C0C0019" w:tentative="1">
      <w:start w:val="1"/>
      <w:numFmt w:val="lowerLetter"/>
      <w:lvlText w:val="%8."/>
      <w:lvlJc w:val="left"/>
      <w:pPr>
        <w:ind w:left="5998" w:hanging="360"/>
      </w:pPr>
    </w:lvl>
    <w:lvl w:ilvl="8" w:tplc="0C0C001B" w:tentative="1">
      <w:start w:val="1"/>
      <w:numFmt w:val="lowerRoman"/>
      <w:lvlText w:val="%9."/>
      <w:lvlJc w:val="right"/>
      <w:pPr>
        <w:ind w:left="6718" w:hanging="180"/>
      </w:pPr>
    </w:lvl>
  </w:abstractNum>
  <w:abstractNum w:abstractNumId="216" w15:restartNumberingAfterBreak="0">
    <w:nsid w:val="6B0A376F"/>
    <w:multiLevelType w:val="hybridMultilevel"/>
    <w:tmpl w:val="18AE2786"/>
    <w:lvl w:ilvl="0" w:tplc="FFFFFFFF">
      <w:start w:val="1"/>
      <w:numFmt w:val="lowerLetter"/>
      <w:lvlText w:val="(%1)"/>
      <w:lvlJc w:val="left"/>
      <w:pPr>
        <w:ind w:left="1080" w:hanging="360"/>
      </w:pPr>
      <w:rPr>
        <w:rFonts w:ascii="Calibri" w:eastAsia="Calibri" w:hAnsi="Calibri" w:cs="Calibri" w:hint="default"/>
        <w:b/>
        <w:bCs/>
        <w:i w:val="0"/>
        <w:iCs w:val="0"/>
        <w:spacing w:val="0"/>
        <w:w w:val="99"/>
        <w:sz w:val="20"/>
        <w:szCs w:val="20"/>
      </w:rPr>
    </w:lvl>
    <w:lvl w:ilvl="1" w:tplc="FFFFFFFF">
      <w:start w:val="1"/>
      <w:numFmt w:val="lowerLetter"/>
      <w:lvlText w:val="(%2)"/>
      <w:lvlJc w:val="left"/>
      <w:pPr>
        <w:ind w:left="1681" w:hanging="360"/>
      </w:pPr>
      <w:rPr>
        <w:rFonts w:ascii="Calibri" w:eastAsia="Calibri" w:hAnsi="Calibri" w:cs="Calibri" w:hint="default"/>
        <w:b/>
        <w:bCs/>
        <w:i w:val="0"/>
        <w:iCs w:val="0"/>
        <w:spacing w:val="0"/>
        <w:w w:val="99"/>
        <w:sz w:val="20"/>
        <w:szCs w:val="20"/>
        <w:lang w:val="en-US" w:eastAsia="en-US" w:bidi="ar-SA"/>
      </w:rPr>
    </w:lvl>
    <w:lvl w:ilvl="2" w:tplc="FFFFFFFF" w:tentative="1">
      <w:start w:val="1"/>
      <w:numFmt w:val="lowerRoman"/>
      <w:lvlText w:val="%3."/>
      <w:lvlJc w:val="right"/>
      <w:pPr>
        <w:ind w:left="2401" w:hanging="180"/>
      </w:pPr>
    </w:lvl>
    <w:lvl w:ilvl="3" w:tplc="FFFFFFFF" w:tentative="1">
      <w:start w:val="1"/>
      <w:numFmt w:val="decimal"/>
      <w:lvlText w:val="%4."/>
      <w:lvlJc w:val="left"/>
      <w:pPr>
        <w:ind w:left="3121" w:hanging="360"/>
      </w:pPr>
    </w:lvl>
    <w:lvl w:ilvl="4" w:tplc="FFFFFFFF" w:tentative="1">
      <w:start w:val="1"/>
      <w:numFmt w:val="lowerLetter"/>
      <w:lvlText w:val="%5."/>
      <w:lvlJc w:val="left"/>
      <w:pPr>
        <w:ind w:left="3841" w:hanging="360"/>
      </w:pPr>
    </w:lvl>
    <w:lvl w:ilvl="5" w:tplc="FFFFFFFF" w:tentative="1">
      <w:start w:val="1"/>
      <w:numFmt w:val="lowerRoman"/>
      <w:lvlText w:val="%6."/>
      <w:lvlJc w:val="right"/>
      <w:pPr>
        <w:ind w:left="4561" w:hanging="180"/>
      </w:pPr>
    </w:lvl>
    <w:lvl w:ilvl="6" w:tplc="FFFFFFFF" w:tentative="1">
      <w:start w:val="1"/>
      <w:numFmt w:val="decimal"/>
      <w:lvlText w:val="%7."/>
      <w:lvlJc w:val="left"/>
      <w:pPr>
        <w:ind w:left="5281" w:hanging="360"/>
      </w:pPr>
    </w:lvl>
    <w:lvl w:ilvl="7" w:tplc="FFFFFFFF" w:tentative="1">
      <w:start w:val="1"/>
      <w:numFmt w:val="lowerLetter"/>
      <w:lvlText w:val="%8."/>
      <w:lvlJc w:val="left"/>
      <w:pPr>
        <w:ind w:left="6001" w:hanging="360"/>
      </w:pPr>
    </w:lvl>
    <w:lvl w:ilvl="8" w:tplc="FFFFFFFF" w:tentative="1">
      <w:start w:val="1"/>
      <w:numFmt w:val="lowerRoman"/>
      <w:lvlText w:val="%9."/>
      <w:lvlJc w:val="right"/>
      <w:pPr>
        <w:ind w:left="6721" w:hanging="180"/>
      </w:pPr>
    </w:lvl>
  </w:abstractNum>
  <w:abstractNum w:abstractNumId="217" w15:restartNumberingAfterBreak="0">
    <w:nsid w:val="6B1A08DE"/>
    <w:multiLevelType w:val="hybridMultilevel"/>
    <w:tmpl w:val="ADC63374"/>
    <w:lvl w:ilvl="0" w:tplc="42307DD6">
      <w:start w:val="4"/>
      <w:numFmt w:val="lowerLetter"/>
      <w:lvlText w:val="(%1)"/>
      <w:lvlJc w:val="left"/>
      <w:pPr>
        <w:ind w:left="1559" w:hanging="360"/>
      </w:pPr>
      <w:rPr>
        <w:rFonts w:ascii="Calibri" w:eastAsia="Calibri" w:hAnsi="Calibri" w:cs="Calibri" w:hint="default"/>
        <w:b/>
        <w:bCs/>
        <w:i w:val="0"/>
        <w:iCs w:val="0"/>
        <w:spacing w:val="0"/>
        <w:w w:val="99"/>
        <w:sz w:val="20"/>
        <w:szCs w:val="20"/>
      </w:rPr>
    </w:lvl>
    <w:lvl w:ilvl="1" w:tplc="0C0C0019" w:tentative="1">
      <w:start w:val="1"/>
      <w:numFmt w:val="lowerLetter"/>
      <w:lvlText w:val="%2."/>
      <w:lvlJc w:val="left"/>
      <w:pPr>
        <w:ind w:left="2279" w:hanging="360"/>
      </w:pPr>
    </w:lvl>
    <w:lvl w:ilvl="2" w:tplc="0C0C001B" w:tentative="1">
      <w:start w:val="1"/>
      <w:numFmt w:val="lowerRoman"/>
      <w:lvlText w:val="%3."/>
      <w:lvlJc w:val="right"/>
      <w:pPr>
        <w:ind w:left="2999" w:hanging="180"/>
      </w:pPr>
    </w:lvl>
    <w:lvl w:ilvl="3" w:tplc="0C0C000F" w:tentative="1">
      <w:start w:val="1"/>
      <w:numFmt w:val="decimal"/>
      <w:lvlText w:val="%4."/>
      <w:lvlJc w:val="left"/>
      <w:pPr>
        <w:ind w:left="3719" w:hanging="360"/>
      </w:pPr>
    </w:lvl>
    <w:lvl w:ilvl="4" w:tplc="0C0C0019" w:tentative="1">
      <w:start w:val="1"/>
      <w:numFmt w:val="lowerLetter"/>
      <w:lvlText w:val="%5."/>
      <w:lvlJc w:val="left"/>
      <w:pPr>
        <w:ind w:left="4439" w:hanging="360"/>
      </w:pPr>
    </w:lvl>
    <w:lvl w:ilvl="5" w:tplc="0C0C001B" w:tentative="1">
      <w:start w:val="1"/>
      <w:numFmt w:val="lowerRoman"/>
      <w:lvlText w:val="%6."/>
      <w:lvlJc w:val="right"/>
      <w:pPr>
        <w:ind w:left="5159" w:hanging="180"/>
      </w:pPr>
    </w:lvl>
    <w:lvl w:ilvl="6" w:tplc="0C0C000F" w:tentative="1">
      <w:start w:val="1"/>
      <w:numFmt w:val="decimal"/>
      <w:lvlText w:val="%7."/>
      <w:lvlJc w:val="left"/>
      <w:pPr>
        <w:ind w:left="5879" w:hanging="360"/>
      </w:pPr>
    </w:lvl>
    <w:lvl w:ilvl="7" w:tplc="0C0C0019" w:tentative="1">
      <w:start w:val="1"/>
      <w:numFmt w:val="lowerLetter"/>
      <w:lvlText w:val="%8."/>
      <w:lvlJc w:val="left"/>
      <w:pPr>
        <w:ind w:left="6599" w:hanging="360"/>
      </w:pPr>
    </w:lvl>
    <w:lvl w:ilvl="8" w:tplc="0C0C001B" w:tentative="1">
      <w:start w:val="1"/>
      <w:numFmt w:val="lowerRoman"/>
      <w:lvlText w:val="%9."/>
      <w:lvlJc w:val="right"/>
      <w:pPr>
        <w:ind w:left="7319" w:hanging="180"/>
      </w:pPr>
    </w:lvl>
  </w:abstractNum>
  <w:abstractNum w:abstractNumId="218" w15:restartNumberingAfterBreak="0">
    <w:nsid w:val="6BCE0673"/>
    <w:multiLevelType w:val="hybridMultilevel"/>
    <w:tmpl w:val="4D623192"/>
    <w:lvl w:ilvl="0" w:tplc="10090003">
      <w:start w:val="1"/>
      <w:numFmt w:val="bullet"/>
      <w:lvlText w:val="o"/>
      <w:lvlJc w:val="left"/>
      <w:pPr>
        <w:ind w:left="1559" w:hanging="360"/>
      </w:pPr>
      <w:rPr>
        <w:rFonts w:ascii="Courier New" w:hAnsi="Courier New" w:cs="Courier New" w:hint="default"/>
      </w:rPr>
    </w:lvl>
    <w:lvl w:ilvl="1" w:tplc="0C0C0003" w:tentative="1">
      <w:start w:val="1"/>
      <w:numFmt w:val="bullet"/>
      <w:lvlText w:val="o"/>
      <w:lvlJc w:val="left"/>
      <w:pPr>
        <w:ind w:left="2279" w:hanging="360"/>
      </w:pPr>
      <w:rPr>
        <w:rFonts w:ascii="Courier New" w:hAnsi="Courier New" w:cs="Courier New" w:hint="default"/>
      </w:rPr>
    </w:lvl>
    <w:lvl w:ilvl="2" w:tplc="0C0C0005" w:tentative="1">
      <w:start w:val="1"/>
      <w:numFmt w:val="bullet"/>
      <w:lvlText w:val=""/>
      <w:lvlJc w:val="left"/>
      <w:pPr>
        <w:ind w:left="2999" w:hanging="360"/>
      </w:pPr>
      <w:rPr>
        <w:rFonts w:ascii="Wingdings" w:hAnsi="Wingdings" w:hint="default"/>
      </w:rPr>
    </w:lvl>
    <w:lvl w:ilvl="3" w:tplc="0C0C0001" w:tentative="1">
      <w:start w:val="1"/>
      <w:numFmt w:val="bullet"/>
      <w:lvlText w:val=""/>
      <w:lvlJc w:val="left"/>
      <w:pPr>
        <w:ind w:left="3719" w:hanging="360"/>
      </w:pPr>
      <w:rPr>
        <w:rFonts w:ascii="Symbol" w:hAnsi="Symbol" w:hint="default"/>
      </w:rPr>
    </w:lvl>
    <w:lvl w:ilvl="4" w:tplc="0C0C0003" w:tentative="1">
      <w:start w:val="1"/>
      <w:numFmt w:val="bullet"/>
      <w:lvlText w:val="o"/>
      <w:lvlJc w:val="left"/>
      <w:pPr>
        <w:ind w:left="4439" w:hanging="360"/>
      </w:pPr>
      <w:rPr>
        <w:rFonts w:ascii="Courier New" w:hAnsi="Courier New" w:cs="Courier New" w:hint="default"/>
      </w:rPr>
    </w:lvl>
    <w:lvl w:ilvl="5" w:tplc="0C0C0005" w:tentative="1">
      <w:start w:val="1"/>
      <w:numFmt w:val="bullet"/>
      <w:lvlText w:val=""/>
      <w:lvlJc w:val="left"/>
      <w:pPr>
        <w:ind w:left="5159" w:hanging="360"/>
      </w:pPr>
      <w:rPr>
        <w:rFonts w:ascii="Wingdings" w:hAnsi="Wingdings" w:hint="default"/>
      </w:rPr>
    </w:lvl>
    <w:lvl w:ilvl="6" w:tplc="0C0C0001" w:tentative="1">
      <w:start w:val="1"/>
      <w:numFmt w:val="bullet"/>
      <w:lvlText w:val=""/>
      <w:lvlJc w:val="left"/>
      <w:pPr>
        <w:ind w:left="5879" w:hanging="360"/>
      </w:pPr>
      <w:rPr>
        <w:rFonts w:ascii="Symbol" w:hAnsi="Symbol" w:hint="default"/>
      </w:rPr>
    </w:lvl>
    <w:lvl w:ilvl="7" w:tplc="0C0C0003" w:tentative="1">
      <w:start w:val="1"/>
      <w:numFmt w:val="bullet"/>
      <w:lvlText w:val="o"/>
      <w:lvlJc w:val="left"/>
      <w:pPr>
        <w:ind w:left="6599" w:hanging="360"/>
      </w:pPr>
      <w:rPr>
        <w:rFonts w:ascii="Courier New" w:hAnsi="Courier New" w:cs="Courier New" w:hint="default"/>
      </w:rPr>
    </w:lvl>
    <w:lvl w:ilvl="8" w:tplc="0C0C0005" w:tentative="1">
      <w:start w:val="1"/>
      <w:numFmt w:val="bullet"/>
      <w:lvlText w:val=""/>
      <w:lvlJc w:val="left"/>
      <w:pPr>
        <w:ind w:left="7319" w:hanging="360"/>
      </w:pPr>
      <w:rPr>
        <w:rFonts w:ascii="Wingdings" w:hAnsi="Wingdings" w:hint="default"/>
      </w:rPr>
    </w:lvl>
  </w:abstractNum>
  <w:abstractNum w:abstractNumId="219" w15:restartNumberingAfterBreak="0">
    <w:nsid w:val="6C0C4658"/>
    <w:multiLevelType w:val="hybridMultilevel"/>
    <w:tmpl w:val="DD76B4E4"/>
    <w:lvl w:ilvl="0" w:tplc="FFFFFFFF">
      <w:start w:val="1"/>
      <w:numFmt w:val="lowerRoman"/>
      <w:lvlText w:val="%1."/>
      <w:lvlJc w:val="right"/>
      <w:pPr>
        <w:ind w:left="1080" w:hanging="360"/>
      </w:pPr>
      <w:rPr>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6CE84FC9"/>
    <w:multiLevelType w:val="hybridMultilevel"/>
    <w:tmpl w:val="2F589838"/>
    <w:lvl w:ilvl="0" w:tplc="0C0C001B">
      <w:start w:val="1"/>
      <w:numFmt w:val="lowerRoman"/>
      <w:lvlText w:val="%1."/>
      <w:lvlJc w:val="righ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21" w15:restartNumberingAfterBreak="0">
    <w:nsid w:val="6D1E6AD6"/>
    <w:multiLevelType w:val="hybridMultilevel"/>
    <w:tmpl w:val="C6C6477C"/>
    <w:lvl w:ilvl="0" w:tplc="0AD04186">
      <w:start w:val="1"/>
      <w:numFmt w:val="lowerLetter"/>
      <w:lvlText w:val="(%1)"/>
      <w:lvlJc w:val="left"/>
      <w:pPr>
        <w:ind w:left="720" w:hanging="360"/>
      </w:pPr>
      <w:rPr>
        <w:rFonts w:hint="default"/>
        <w:spacing w:val="0"/>
        <w:w w:val="99"/>
        <w:lang w:val="en-US" w:eastAsia="en-US" w:bidi="ar-SA"/>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2" w15:restartNumberingAfterBreak="0">
    <w:nsid w:val="6D5519E3"/>
    <w:multiLevelType w:val="hybridMultilevel"/>
    <w:tmpl w:val="B9F68098"/>
    <w:lvl w:ilvl="0" w:tplc="1009001B">
      <w:start w:val="1"/>
      <w:numFmt w:val="lowerRoman"/>
      <w:lvlText w:val="%1."/>
      <w:lvlJc w:val="right"/>
      <w:pPr>
        <w:ind w:left="157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3" w15:restartNumberingAfterBreak="0">
    <w:nsid w:val="6D8B4FA3"/>
    <w:multiLevelType w:val="hybridMultilevel"/>
    <w:tmpl w:val="9A9CDF40"/>
    <w:lvl w:ilvl="0" w:tplc="F47A88F2">
      <w:start w:val="4"/>
      <w:numFmt w:val="decimal"/>
      <w:lvlText w:val="%1."/>
      <w:lvlJc w:val="left"/>
      <w:pPr>
        <w:ind w:left="785" w:hanging="360"/>
      </w:pPr>
      <w:rPr>
        <w:rFonts w:ascii="Calibri" w:eastAsia="Calibri" w:hAnsi="Calibri" w:cs="Calibri" w:hint="default"/>
        <w:b/>
        <w:bCs/>
        <w:i w:val="0"/>
        <w:iCs w:val="0"/>
        <w:spacing w:val="-1"/>
        <w:w w:val="99"/>
        <w:sz w:val="20"/>
        <w:szCs w:val="20"/>
      </w:r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EE14F916">
      <w:numFmt w:val="bullet"/>
      <w:lvlText w:val=""/>
      <w:lvlJc w:val="left"/>
      <w:pPr>
        <w:ind w:left="839" w:hanging="360"/>
      </w:pPr>
      <w:rPr>
        <w:rFonts w:ascii="Symbol" w:eastAsia="Symbol" w:hAnsi="Symbol" w:cs="Symbol" w:hint="default"/>
        <w:b w:val="0"/>
        <w:bCs w:val="0"/>
        <w:i w:val="0"/>
        <w:iCs w:val="0"/>
        <w:spacing w:val="0"/>
        <w:w w:val="99"/>
        <w:sz w:val="20"/>
        <w:szCs w:val="20"/>
        <w:lang w:val="en-US" w:eastAsia="en-US" w:bidi="ar-SA"/>
      </w:r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4" w15:restartNumberingAfterBreak="0">
    <w:nsid w:val="6DBA58AA"/>
    <w:multiLevelType w:val="hybridMultilevel"/>
    <w:tmpl w:val="82CAF150"/>
    <w:lvl w:ilvl="0" w:tplc="BCBC1D30">
      <w:numFmt w:val="bullet"/>
      <w:lvlText w:val="•"/>
      <w:lvlJc w:val="left"/>
      <w:pPr>
        <w:ind w:left="1080" w:hanging="360"/>
      </w:pPr>
      <w:rPr>
        <w:rFonts w:hint="default"/>
        <w:lang w:val="en-US" w:eastAsia="en-US" w:bidi="ar-SA"/>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5" w15:restartNumberingAfterBreak="0">
    <w:nsid w:val="6EBB3DCF"/>
    <w:multiLevelType w:val="hybridMultilevel"/>
    <w:tmpl w:val="B4E41614"/>
    <w:lvl w:ilvl="0" w:tplc="D70467B2">
      <w:start w:val="1"/>
      <w:numFmt w:val="lowerLetter"/>
      <w:lvlText w:val="(%1)"/>
      <w:lvlJc w:val="left"/>
      <w:pPr>
        <w:ind w:left="785" w:hanging="360"/>
      </w:pPr>
      <w:rPr>
        <w:rFonts w:asciiTheme="minorHAnsi" w:hAnsiTheme="minorHAnsi" w:cstheme="minorHAnsi" w:hint="default"/>
        <w:b/>
        <w:color w:val="000000" w:themeColor="text1"/>
        <w:sz w:val="20"/>
        <w:szCs w:val="20"/>
        <w:u w:val="no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6EC72ADF"/>
    <w:multiLevelType w:val="hybridMultilevel"/>
    <w:tmpl w:val="BE0EBF06"/>
    <w:lvl w:ilvl="0" w:tplc="68AE6ADA">
      <w:start w:val="2"/>
      <w:numFmt w:val="lowerLetter"/>
      <w:lvlText w:val="(%1)"/>
      <w:lvlJc w:val="left"/>
      <w:pPr>
        <w:ind w:left="720" w:hanging="360"/>
      </w:pPr>
      <w:rPr>
        <w:rFonts w:ascii="Calibri" w:eastAsia="Calibri" w:hAnsi="Calibri" w:cs="Calibri" w:hint="default"/>
        <w:b/>
        <w:bCs/>
        <w:i w:val="0"/>
        <w:iCs w:val="0"/>
        <w:spacing w:val="0"/>
        <w:w w:val="99"/>
        <w:sz w:val="20"/>
        <w:szCs w:val="2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7" w15:restartNumberingAfterBreak="0">
    <w:nsid w:val="70136AD6"/>
    <w:multiLevelType w:val="hybridMultilevel"/>
    <w:tmpl w:val="A524F328"/>
    <w:lvl w:ilvl="0" w:tplc="FFFFFFFF">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0C0C0003">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228" w15:restartNumberingAfterBreak="0">
    <w:nsid w:val="701F18C6"/>
    <w:multiLevelType w:val="hybridMultilevel"/>
    <w:tmpl w:val="C4AECE98"/>
    <w:lvl w:ilvl="0" w:tplc="0C0C000F">
      <w:start w:val="1"/>
      <w:numFmt w:val="decimal"/>
      <w:lvlText w:val="%1."/>
      <w:lvlJc w:val="left"/>
      <w:pPr>
        <w:ind w:left="1080" w:hanging="360"/>
      </w:pPr>
      <w:rPr>
        <w:rFonts w:hint="default"/>
        <w:b/>
        <w:u w:val="none"/>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9" w15:restartNumberingAfterBreak="0">
    <w:nsid w:val="716506A8"/>
    <w:multiLevelType w:val="hybridMultilevel"/>
    <w:tmpl w:val="3A1830E6"/>
    <w:lvl w:ilvl="0" w:tplc="CC8A7334">
      <w:start w:val="1"/>
      <w:numFmt w:val="lowerRoman"/>
      <w:lvlText w:val="%1."/>
      <w:lvlJc w:val="left"/>
      <w:pPr>
        <w:ind w:left="1199" w:hanging="456"/>
        <w:jc w:val="right"/>
      </w:pPr>
      <w:rPr>
        <w:rFonts w:ascii="Calibri" w:eastAsia="Calibri" w:hAnsi="Calibri" w:cs="Calibri" w:hint="default"/>
        <w:b w:val="0"/>
        <w:bCs w:val="0"/>
        <w:i w:val="0"/>
        <w:iCs w:val="0"/>
        <w:spacing w:val="-1"/>
        <w:w w:val="99"/>
        <w:sz w:val="20"/>
        <w:szCs w:val="20"/>
        <w:lang w:val="en-US" w:eastAsia="en-US" w:bidi="ar-SA"/>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30" w15:restartNumberingAfterBreak="0">
    <w:nsid w:val="719E04CD"/>
    <w:multiLevelType w:val="hybridMultilevel"/>
    <w:tmpl w:val="B8B44D5C"/>
    <w:lvl w:ilvl="0" w:tplc="0C0C0019">
      <w:start w:val="1"/>
      <w:numFmt w:val="lowerLetter"/>
      <w:lvlText w:val="%1."/>
      <w:lvlJc w:val="left"/>
      <w:pPr>
        <w:ind w:left="1039" w:hanging="360"/>
      </w:pPr>
    </w:lvl>
    <w:lvl w:ilvl="1" w:tplc="0C0C0019" w:tentative="1">
      <w:start w:val="1"/>
      <w:numFmt w:val="lowerLetter"/>
      <w:lvlText w:val="%2."/>
      <w:lvlJc w:val="left"/>
      <w:pPr>
        <w:ind w:left="1759" w:hanging="360"/>
      </w:pPr>
    </w:lvl>
    <w:lvl w:ilvl="2" w:tplc="0C0C001B" w:tentative="1">
      <w:start w:val="1"/>
      <w:numFmt w:val="lowerRoman"/>
      <w:lvlText w:val="%3."/>
      <w:lvlJc w:val="right"/>
      <w:pPr>
        <w:ind w:left="2479" w:hanging="180"/>
      </w:pPr>
    </w:lvl>
    <w:lvl w:ilvl="3" w:tplc="0C0C000F" w:tentative="1">
      <w:start w:val="1"/>
      <w:numFmt w:val="decimal"/>
      <w:lvlText w:val="%4."/>
      <w:lvlJc w:val="left"/>
      <w:pPr>
        <w:ind w:left="3199" w:hanging="360"/>
      </w:pPr>
    </w:lvl>
    <w:lvl w:ilvl="4" w:tplc="0C0C0019" w:tentative="1">
      <w:start w:val="1"/>
      <w:numFmt w:val="lowerLetter"/>
      <w:lvlText w:val="%5."/>
      <w:lvlJc w:val="left"/>
      <w:pPr>
        <w:ind w:left="3919" w:hanging="360"/>
      </w:pPr>
    </w:lvl>
    <w:lvl w:ilvl="5" w:tplc="0C0C001B" w:tentative="1">
      <w:start w:val="1"/>
      <w:numFmt w:val="lowerRoman"/>
      <w:lvlText w:val="%6."/>
      <w:lvlJc w:val="right"/>
      <w:pPr>
        <w:ind w:left="4639" w:hanging="180"/>
      </w:pPr>
    </w:lvl>
    <w:lvl w:ilvl="6" w:tplc="0C0C000F" w:tentative="1">
      <w:start w:val="1"/>
      <w:numFmt w:val="decimal"/>
      <w:lvlText w:val="%7."/>
      <w:lvlJc w:val="left"/>
      <w:pPr>
        <w:ind w:left="5359" w:hanging="360"/>
      </w:pPr>
    </w:lvl>
    <w:lvl w:ilvl="7" w:tplc="0C0C0019" w:tentative="1">
      <w:start w:val="1"/>
      <w:numFmt w:val="lowerLetter"/>
      <w:lvlText w:val="%8."/>
      <w:lvlJc w:val="left"/>
      <w:pPr>
        <w:ind w:left="6079" w:hanging="360"/>
      </w:pPr>
    </w:lvl>
    <w:lvl w:ilvl="8" w:tplc="0C0C001B" w:tentative="1">
      <w:start w:val="1"/>
      <w:numFmt w:val="lowerRoman"/>
      <w:lvlText w:val="%9."/>
      <w:lvlJc w:val="right"/>
      <w:pPr>
        <w:ind w:left="6799" w:hanging="180"/>
      </w:pPr>
    </w:lvl>
  </w:abstractNum>
  <w:abstractNum w:abstractNumId="231" w15:restartNumberingAfterBreak="0">
    <w:nsid w:val="71CD07ED"/>
    <w:multiLevelType w:val="hybridMultilevel"/>
    <w:tmpl w:val="E9F04B62"/>
    <w:lvl w:ilvl="0" w:tplc="85C8DFCA">
      <w:start w:val="1"/>
      <w:numFmt w:val="lowerRoman"/>
      <w:lvlText w:val="%1."/>
      <w:lvlJc w:val="right"/>
      <w:pPr>
        <w:ind w:left="1440" w:hanging="360"/>
      </w:pPr>
      <w:rPr>
        <w:rFonts w:asciiTheme="minorHAnsi" w:hAnsiTheme="minorHAnsi" w:cstheme="minorHAnsi" w:hint="default"/>
        <w:i w:val="0"/>
        <w:iCs w:val="0"/>
        <w:color w:val="auto"/>
      </w:rPr>
    </w:lvl>
    <w:lvl w:ilvl="1" w:tplc="FFFFFFFF">
      <w:start w:val="1"/>
      <w:numFmt w:val="lowerRoman"/>
      <w:lvlText w:val="%2."/>
      <w:lvlJc w:val="right"/>
      <w:pPr>
        <w:ind w:left="193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2" w15:restartNumberingAfterBreak="0">
    <w:nsid w:val="721A0FE3"/>
    <w:multiLevelType w:val="hybridMultilevel"/>
    <w:tmpl w:val="369C8A5E"/>
    <w:lvl w:ilvl="0" w:tplc="CA2456A0">
      <w:start w:val="1"/>
      <w:numFmt w:val="bullet"/>
      <w:lvlText w:val=""/>
      <w:lvlJc w:val="left"/>
      <w:pPr>
        <w:ind w:left="1080" w:hanging="360"/>
      </w:pPr>
      <w:rPr>
        <w:rFonts w:ascii="Symbol" w:hAnsi="Symbol"/>
      </w:rPr>
    </w:lvl>
    <w:lvl w:ilvl="1" w:tplc="C9CE6736">
      <w:start w:val="1"/>
      <w:numFmt w:val="bullet"/>
      <w:lvlText w:val=""/>
      <w:lvlJc w:val="left"/>
      <w:pPr>
        <w:ind w:left="1080" w:hanging="360"/>
      </w:pPr>
      <w:rPr>
        <w:rFonts w:ascii="Symbol" w:hAnsi="Symbol"/>
      </w:rPr>
    </w:lvl>
    <w:lvl w:ilvl="2" w:tplc="192E6936">
      <w:start w:val="1"/>
      <w:numFmt w:val="bullet"/>
      <w:lvlText w:val=""/>
      <w:lvlJc w:val="left"/>
      <w:pPr>
        <w:ind w:left="1080" w:hanging="360"/>
      </w:pPr>
      <w:rPr>
        <w:rFonts w:ascii="Symbol" w:hAnsi="Symbol"/>
      </w:rPr>
    </w:lvl>
    <w:lvl w:ilvl="3" w:tplc="A8FC6B7A">
      <w:start w:val="1"/>
      <w:numFmt w:val="bullet"/>
      <w:lvlText w:val=""/>
      <w:lvlJc w:val="left"/>
      <w:pPr>
        <w:ind w:left="1080" w:hanging="360"/>
      </w:pPr>
      <w:rPr>
        <w:rFonts w:ascii="Symbol" w:hAnsi="Symbol"/>
      </w:rPr>
    </w:lvl>
    <w:lvl w:ilvl="4" w:tplc="8160CA16">
      <w:start w:val="1"/>
      <w:numFmt w:val="bullet"/>
      <w:lvlText w:val=""/>
      <w:lvlJc w:val="left"/>
      <w:pPr>
        <w:ind w:left="1080" w:hanging="360"/>
      </w:pPr>
      <w:rPr>
        <w:rFonts w:ascii="Symbol" w:hAnsi="Symbol"/>
      </w:rPr>
    </w:lvl>
    <w:lvl w:ilvl="5" w:tplc="52969C16">
      <w:start w:val="1"/>
      <w:numFmt w:val="bullet"/>
      <w:lvlText w:val=""/>
      <w:lvlJc w:val="left"/>
      <w:pPr>
        <w:ind w:left="1080" w:hanging="360"/>
      </w:pPr>
      <w:rPr>
        <w:rFonts w:ascii="Symbol" w:hAnsi="Symbol"/>
      </w:rPr>
    </w:lvl>
    <w:lvl w:ilvl="6" w:tplc="A96AFA04">
      <w:start w:val="1"/>
      <w:numFmt w:val="bullet"/>
      <w:lvlText w:val=""/>
      <w:lvlJc w:val="left"/>
      <w:pPr>
        <w:ind w:left="1080" w:hanging="360"/>
      </w:pPr>
      <w:rPr>
        <w:rFonts w:ascii="Symbol" w:hAnsi="Symbol"/>
      </w:rPr>
    </w:lvl>
    <w:lvl w:ilvl="7" w:tplc="FFC4B482">
      <w:start w:val="1"/>
      <w:numFmt w:val="bullet"/>
      <w:lvlText w:val=""/>
      <w:lvlJc w:val="left"/>
      <w:pPr>
        <w:ind w:left="1080" w:hanging="360"/>
      </w:pPr>
      <w:rPr>
        <w:rFonts w:ascii="Symbol" w:hAnsi="Symbol"/>
      </w:rPr>
    </w:lvl>
    <w:lvl w:ilvl="8" w:tplc="653C06D0">
      <w:start w:val="1"/>
      <w:numFmt w:val="bullet"/>
      <w:lvlText w:val=""/>
      <w:lvlJc w:val="left"/>
      <w:pPr>
        <w:ind w:left="1080" w:hanging="360"/>
      </w:pPr>
      <w:rPr>
        <w:rFonts w:ascii="Symbol" w:hAnsi="Symbol"/>
      </w:rPr>
    </w:lvl>
  </w:abstractNum>
  <w:abstractNum w:abstractNumId="233" w15:restartNumberingAfterBreak="0">
    <w:nsid w:val="7319641E"/>
    <w:multiLevelType w:val="hybridMultilevel"/>
    <w:tmpl w:val="0CF20B4E"/>
    <w:lvl w:ilvl="0" w:tplc="77CC5A64">
      <w:numFmt w:val="bullet"/>
      <w:lvlText w:val="-"/>
      <w:lvlJc w:val="left"/>
      <w:pPr>
        <w:ind w:left="720" w:hanging="360"/>
      </w:pPr>
      <w:rPr>
        <w:rFonts w:ascii="Calibri" w:eastAsia="Calibr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4" w15:restartNumberingAfterBreak="0">
    <w:nsid w:val="73A9640A"/>
    <w:multiLevelType w:val="hybridMultilevel"/>
    <w:tmpl w:val="509A84FA"/>
    <w:lvl w:ilvl="0" w:tplc="FFFFFFFF">
      <w:start w:val="1"/>
      <w:numFmt w:val="lowerLetter"/>
      <w:lvlText w:val="(%1)"/>
      <w:lvlJc w:val="left"/>
      <w:pPr>
        <w:ind w:left="785" w:hanging="360"/>
      </w:pPr>
      <w:rPr>
        <w:rFonts w:asciiTheme="minorHAnsi" w:hAnsiTheme="minorHAnsi" w:cstheme="minorHAnsi" w:hint="default"/>
        <w:b/>
        <w:sz w:val="20"/>
        <w:szCs w:val="20"/>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423388A"/>
    <w:multiLevelType w:val="hybridMultilevel"/>
    <w:tmpl w:val="B41AB8D0"/>
    <w:lvl w:ilvl="0" w:tplc="209A03D0">
      <w:start w:val="1"/>
      <w:numFmt w:val="lowerLetter"/>
      <w:lvlText w:val="(%1)"/>
      <w:lvlJc w:val="left"/>
      <w:pPr>
        <w:ind w:left="1080" w:hanging="360"/>
      </w:pPr>
      <w:rPr>
        <w:rFonts w:hint="default"/>
        <w:b/>
        <w:u w:val="none"/>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36" w15:restartNumberingAfterBreak="0">
    <w:nsid w:val="74327566"/>
    <w:multiLevelType w:val="hybridMultilevel"/>
    <w:tmpl w:val="525CFE12"/>
    <w:lvl w:ilvl="0" w:tplc="42307DD6">
      <w:start w:val="4"/>
      <w:numFmt w:val="lowerLetter"/>
      <w:lvlText w:val="(%1)"/>
      <w:lvlJc w:val="left"/>
      <w:pPr>
        <w:ind w:left="1559" w:hanging="360"/>
      </w:pPr>
      <w:rPr>
        <w:rFonts w:ascii="Calibri" w:eastAsia="Calibri" w:hAnsi="Calibri" w:cs="Calibri" w:hint="default"/>
        <w:b/>
        <w:bCs/>
        <w:i w:val="0"/>
        <w:iCs w:val="0"/>
        <w:spacing w:val="0"/>
        <w:w w:val="99"/>
        <w:sz w:val="20"/>
        <w:szCs w:val="20"/>
      </w:rPr>
    </w:lvl>
    <w:lvl w:ilvl="1" w:tplc="0C0C0019" w:tentative="1">
      <w:start w:val="1"/>
      <w:numFmt w:val="lowerLetter"/>
      <w:lvlText w:val="%2."/>
      <w:lvlJc w:val="left"/>
      <w:pPr>
        <w:ind w:left="2279" w:hanging="360"/>
      </w:pPr>
    </w:lvl>
    <w:lvl w:ilvl="2" w:tplc="0C0C001B" w:tentative="1">
      <w:start w:val="1"/>
      <w:numFmt w:val="lowerRoman"/>
      <w:lvlText w:val="%3."/>
      <w:lvlJc w:val="right"/>
      <w:pPr>
        <w:ind w:left="2999" w:hanging="180"/>
      </w:pPr>
    </w:lvl>
    <w:lvl w:ilvl="3" w:tplc="0C0C000F" w:tentative="1">
      <w:start w:val="1"/>
      <w:numFmt w:val="decimal"/>
      <w:lvlText w:val="%4."/>
      <w:lvlJc w:val="left"/>
      <w:pPr>
        <w:ind w:left="3719" w:hanging="360"/>
      </w:pPr>
    </w:lvl>
    <w:lvl w:ilvl="4" w:tplc="0C0C0019" w:tentative="1">
      <w:start w:val="1"/>
      <w:numFmt w:val="lowerLetter"/>
      <w:lvlText w:val="%5."/>
      <w:lvlJc w:val="left"/>
      <w:pPr>
        <w:ind w:left="4439" w:hanging="360"/>
      </w:pPr>
    </w:lvl>
    <w:lvl w:ilvl="5" w:tplc="0C0C001B" w:tentative="1">
      <w:start w:val="1"/>
      <w:numFmt w:val="lowerRoman"/>
      <w:lvlText w:val="%6."/>
      <w:lvlJc w:val="right"/>
      <w:pPr>
        <w:ind w:left="5159" w:hanging="180"/>
      </w:pPr>
    </w:lvl>
    <w:lvl w:ilvl="6" w:tplc="0C0C000F" w:tentative="1">
      <w:start w:val="1"/>
      <w:numFmt w:val="decimal"/>
      <w:lvlText w:val="%7."/>
      <w:lvlJc w:val="left"/>
      <w:pPr>
        <w:ind w:left="5879" w:hanging="360"/>
      </w:pPr>
    </w:lvl>
    <w:lvl w:ilvl="7" w:tplc="0C0C0019" w:tentative="1">
      <w:start w:val="1"/>
      <w:numFmt w:val="lowerLetter"/>
      <w:lvlText w:val="%8."/>
      <w:lvlJc w:val="left"/>
      <w:pPr>
        <w:ind w:left="6599" w:hanging="360"/>
      </w:pPr>
    </w:lvl>
    <w:lvl w:ilvl="8" w:tplc="0C0C001B" w:tentative="1">
      <w:start w:val="1"/>
      <w:numFmt w:val="lowerRoman"/>
      <w:lvlText w:val="%9."/>
      <w:lvlJc w:val="right"/>
      <w:pPr>
        <w:ind w:left="7319" w:hanging="180"/>
      </w:pPr>
    </w:lvl>
  </w:abstractNum>
  <w:abstractNum w:abstractNumId="237" w15:restartNumberingAfterBreak="0">
    <w:nsid w:val="74E0788B"/>
    <w:multiLevelType w:val="hybridMultilevel"/>
    <w:tmpl w:val="0FC2F23C"/>
    <w:lvl w:ilvl="0" w:tplc="FFFFFFFF">
      <w:start w:val="1"/>
      <w:numFmt w:val="lowerRoman"/>
      <w:lvlText w:val="%1."/>
      <w:lvlJc w:val="left"/>
      <w:pPr>
        <w:ind w:left="1199" w:hanging="456"/>
        <w:jc w:val="right"/>
      </w:pPr>
      <w:rPr>
        <w:rFonts w:ascii="Calibri" w:eastAsia="Calibri" w:hAnsi="Calibri" w:cs="Calibri" w:hint="default"/>
        <w:b w:val="0"/>
        <w:bCs w:val="0"/>
        <w:i w:val="0"/>
        <w:iCs w:val="0"/>
        <w:spacing w:val="-1"/>
        <w:w w:val="99"/>
        <w:sz w:val="20"/>
        <w:szCs w:val="20"/>
        <w:lang w:val="en-US" w:eastAsia="en-US" w:bidi="ar-SA"/>
      </w:rPr>
    </w:lvl>
    <w:lvl w:ilvl="1" w:tplc="FFFFFFFF">
      <w:numFmt w:val="bullet"/>
      <w:lvlText w:val=""/>
      <w:lvlJc w:val="left"/>
      <w:pPr>
        <w:ind w:left="1199" w:hanging="360"/>
      </w:pPr>
      <w:rPr>
        <w:rFonts w:ascii="Symbol" w:eastAsia="Symbol" w:hAnsi="Symbol" w:cs="Symbol" w:hint="default"/>
        <w:b w:val="0"/>
        <w:bCs w:val="0"/>
        <w:i w:val="0"/>
        <w:iCs w:val="0"/>
        <w:spacing w:val="0"/>
        <w:w w:val="99"/>
        <w:sz w:val="20"/>
        <w:szCs w:val="20"/>
        <w:lang w:val="en-US" w:eastAsia="en-US" w:bidi="ar-SA"/>
      </w:rPr>
    </w:lvl>
    <w:lvl w:ilvl="2" w:tplc="0C0C0003">
      <w:start w:val="1"/>
      <w:numFmt w:val="bullet"/>
      <w:lvlText w:val="o"/>
      <w:lvlJc w:val="left"/>
      <w:pPr>
        <w:ind w:left="2992" w:hanging="360"/>
      </w:pPr>
      <w:rPr>
        <w:rFonts w:ascii="Courier New" w:hAnsi="Courier New" w:cs="Courier New" w:hint="default"/>
      </w:rPr>
    </w:lvl>
    <w:lvl w:ilvl="3" w:tplc="FFFFFFFF">
      <w:numFmt w:val="bullet"/>
      <w:lvlText w:val="•"/>
      <w:lvlJc w:val="left"/>
      <w:pPr>
        <w:ind w:left="3888" w:hanging="360"/>
      </w:pPr>
      <w:rPr>
        <w:rFonts w:hint="default"/>
        <w:lang w:val="en-US" w:eastAsia="en-US" w:bidi="ar-SA"/>
      </w:rPr>
    </w:lvl>
    <w:lvl w:ilvl="4" w:tplc="FFFFFFFF">
      <w:numFmt w:val="bullet"/>
      <w:lvlText w:val="•"/>
      <w:lvlJc w:val="left"/>
      <w:pPr>
        <w:ind w:left="4784" w:hanging="360"/>
      </w:pPr>
      <w:rPr>
        <w:rFonts w:hint="default"/>
        <w:lang w:val="en-US" w:eastAsia="en-US" w:bidi="ar-SA"/>
      </w:rPr>
    </w:lvl>
    <w:lvl w:ilvl="5" w:tplc="FFFFFFFF">
      <w:numFmt w:val="bullet"/>
      <w:lvlText w:val="•"/>
      <w:lvlJc w:val="left"/>
      <w:pPr>
        <w:ind w:left="5680" w:hanging="360"/>
      </w:pPr>
      <w:rPr>
        <w:rFonts w:hint="default"/>
        <w:lang w:val="en-US" w:eastAsia="en-US" w:bidi="ar-SA"/>
      </w:rPr>
    </w:lvl>
    <w:lvl w:ilvl="6" w:tplc="FFFFFFFF">
      <w:numFmt w:val="bullet"/>
      <w:lvlText w:val="•"/>
      <w:lvlJc w:val="left"/>
      <w:pPr>
        <w:ind w:left="6576" w:hanging="360"/>
      </w:pPr>
      <w:rPr>
        <w:rFonts w:hint="default"/>
        <w:lang w:val="en-US" w:eastAsia="en-US" w:bidi="ar-SA"/>
      </w:rPr>
    </w:lvl>
    <w:lvl w:ilvl="7" w:tplc="FFFFFFFF">
      <w:numFmt w:val="bullet"/>
      <w:lvlText w:val="•"/>
      <w:lvlJc w:val="left"/>
      <w:pPr>
        <w:ind w:left="7472" w:hanging="360"/>
      </w:pPr>
      <w:rPr>
        <w:rFonts w:hint="default"/>
        <w:lang w:val="en-US" w:eastAsia="en-US" w:bidi="ar-SA"/>
      </w:rPr>
    </w:lvl>
    <w:lvl w:ilvl="8" w:tplc="FFFFFFFF">
      <w:numFmt w:val="bullet"/>
      <w:lvlText w:val="•"/>
      <w:lvlJc w:val="left"/>
      <w:pPr>
        <w:ind w:left="8368" w:hanging="360"/>
      </w:pPr>
      <w:rPr>
        <w:rFonts w:hint="default"/>
        <w:lang w:val="en-US" w:eastAsia="en-US" w:bidi="ar-SA"/>
      </w:rPr>
    </w:lvl>
  </w:abstractNum>
  <w:abstractNum w:abstractNumId="238" w15:restartNumberingAfterBreak="0">
    <w:nsid w:val="754F1BB7"/>
    <w:multiLevelType w:val="hybridMultilevel"/>
    <w:tmpl w:val="DE90F5A2"/>
    <w:lvl w:ilvl="0" w:tplc="FFFFFFFF">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239" w15:restartNumberingAfterBreak="0">
    <w:nsid w:val="757E39E1"/>
    <w:multiLevelType w:val="hybridMultilevel"/>
    <w:tmpl w:val="8EA0198E"/>
    <w:lvl w:ilvl="0" w:tplc="4C7CBD90">
      <w:start w:val="1"/>
      <w:numFmt w:val="lowerLetter"/>
      <w:lvlText w:val="(%1)"/>
      <w:lvlJc w:val="left"/>
      <w:pPr>
        <w:ind w:left="1080" w:hanging="360"/>
      </w:pPr>
      <w:rPr>
        <w:rFonts w:ascii="Calibri" w:eastAsia="Calibri" w:hAnsi="Calibri" w:cs="Calibri" w:hint="default"/>
        <w:b/>
        <w:bCs/>
        <w:i w:val="0"/>
        <w:iCs w:val="0"/>
        <w:color w:val="000000" w:themeColor="text1"/>
        <w:spacing w:val="0"/>
        <w:w w:val="99"/>
        <w:sz w:val="20"/>
        <w:szCs w:val="20"/>
        <w:lang w:val="en-US" w:eastAsia="en-US" w:bidi="ar-SA"/>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40" w15:restartNumberingAfterBreak="0">
    <w:nsid w:val="75D40CDA"/>
    <w:multiLevelType w:val="hybridMultilevel"/>
    <w:tmpl w:val="5F1A04D0"/>
    <w:lvl w:ilvl="0" w:tplc="DB34F65C">
      <w:numFmt w:val="bullet"/>
      <w:lvlText w:val=""/>
      <w:lvlJc w:val="left"/>
      <w:pPr>
        <w:ind w:left="839" w:hanging="360"/>
      </w:pPr>
      <w:rPr>
        <w:rFonts w:ascii="Symbol" w:eastAsia="Symbol" w:hAnsi="Symbol" w:cs="Symbol" w:hint="default"/>
        <w:b w:val="0"/>
        <w:bCs w:val="0"/>
        <w:i w:val="0"/>
        <w:iCs w:val="0"/>
        <w:spacing w:val="0"/>
        <w:w w:val="99"/>
        <w:sz w:val="20"/>
        <w:szCs w:val="20"/>
        <w:lang w:val="en-US" w:eastAsia="en-US" w:bidi="ar-SA"/>
      </w:rPr>
    </w:lvl>
    <w:lvl w:ilvl="1" w:tplc="E9DA0910">
      <w:numFmt w:val="bullet"/>
      <w:lvlText w:val="•"/>
      <w:lvlJc w:val="left"/>
      <w:pPr>
        <w:ind w:left="1772" w:hanging="360"/>
      </w:pPr>
      <w:rPr>
        <w:rFonts w:hint="default"/>
        <w:lang w:val="en-US" w:eastAsia="en-US" w:bidi="ar-SA"/>
      </w:rPr>
    </w:lvl>
    <w:lvl w:ilvl="2" w:tplc="21A29C4A">
      <w:numFmt w:val="bullet"/>
      <w:lvlText w:val="•"/>
      <w:lvlJc w:val="left"/>
      <w:pPr>
        <w:ind w:left="2704" w:hanging="360"/>
      </w:pPr>
      <w:rPr>
        <w:rFonts w:hint="default"/>
        <w:lang w:val="en-US" w:eastAsia="en-US" w:bidi="ar-SA"/>
      </w:rPr>
    </w:lvl>
    <w:lvl w:ilvl="3" w:tplc="54ACC79C">
      <w:numFmt w:val="bullet"/>
      <w:lvlText w:val="•"/>
      <w:lvlJc w:val="left"/>
      <w:pPr>
        <w:ind w:left="3636" w:hanging="360"/>
      </w:pPr>
      <w:rPr>
        <w:rFonts w:hint="default"/>
        <w:lang w:val="en-US" w:eastAsia="en-US" w:bidi="ar-SA"/>
      </w:rPr>
    </w:lvl>
    <w:lvl w:ilvl="4" w:tplc="2D44FA94">
      <w:numFmt w:val="bullet"/>
      <w:lvlText w:val="•"/>
      <w:lvlJc w:val="left"/>
      <w:pPr>
        <w:ind w:left="4568" w:hanging="360"/>
      </w:pPr>
      <w:rPr>
        <w:rFonts w:hint="default"/>
        <w:lang w:val="en-US" w:eastAsia="en-US" w:bidi="ar-SA"/>
      </w:rPr>
    </w:lvl>
    <w:lvl w:ilvl="5" w:tplc="826CE0C2">
      <w:numFmt w:val="bullet"/>
      <w:lvlText w:val="•"/>
      <w:lvlJc w:val="left"/>
      <w:pPr>
        <w:ind w:left="5500" w:hanging="360"/>
      </w:pPr>
      <w:rPr>
        <w:rFonts w:hint="default"/>
        <w:lang w:val="en-US" w:eastAsia="en-US" w:bidi="ar-SA"/>
      </w:rPr>
    </w:lvl>
    <w:lvl w:ilvl="6" w:tplc="3784523E">
      <w:numFmt w:val="bullet"/>
      <w:lvlText w:val="•"/>
      <w:lvlJc w:val="left"/>
      <w:pPr>
        <w:ind w:left="6432" w:hanging="360"/>
      </w:pPr>
      <w:rPr>
        <w:rFonts w:hint="default"/>
        <w:lang w:val="en-US" w:eastAsia="en-US" w:bidi="ar-SA"/>
      </w:rPr>
    </w:lvl>
    <w:lvl w:ilvl="7" w:tplc="7E1CA0BC">
      <w:numFmt w:val="bullet"/>
      <w:lvlText w:val="•"/>
      <w:lvlJc w:val="left"/>
      <w:pPr>
        <w:ind w:left="7364" w:hanging="360"/>
      </w:pPr>
      <w:rPr>
        <w:rFonts w:hint="default"/>
        <w:lang w:val="en-US" w:eastAsia="en-US" w:bidi="ar-SA"/>
      </w:rPr>
    </w:lvl>
    <w:lvl w:ilvl="8" w:tplc="EA404010">
      <w:numFmt w:val="bullet"/>
      <w:lvlText w:val="•"/>
      <w:lvlJc w:val="left"/>
      <w:pPr>
        <w:ind w:left="8296" w:hanging="360"/>
      </w:pPr>
      <w:rPr>
        <w:rFonts w:hint="default"/>
        <w:lang w:val="en-US" w:eastAsia="en-US" w:bidi="ar-SA"/>
      </w:rPr>
    </w:lvl>
  </w:abstractNum>
  <w:abstractNum w:abstractNumId="241" w15:restartNumberingAfterBreak="0">
    <w:nsid w:val="769455B2"/>
    <w:multiLevelType w:val="hybridMultilevel"/>
    <w:tmpl w:val="87DEBAC4"/>
    <w:lvl w:ilvl="0" w:tplc="BFDAA092">
      <w:start w:val="1"/>
      <w:numFmt w:val="lowerLetter"/>
      <w:lvlText w:val="(%1)"/>
      <w:lvlJc w:val="left"/>
      <w:pPr>
        <w:ind w:left="720" w:hanging="360"/>
      </w:pPr>
      <w:rPr>
        <w:rFonts w:hint="default"/>
        <w:color w:val="000000" w:themeColor="text1"/>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2" w15:restartNumberingAfterBreak="0">
    <w:nsid w:val="773906C2"/>
    <w:multiLevelType w:val="hybridMultilevel"/>
    <w:tmpl w:val="C4FA592C"/>
    <w:lvl w:ilvl="0" w:tplc="209A03D0">
      <w:start w:val="1"/>
      <w:numFmt w:val="lowerLetter"/>
      <w:lvlText w:val="(%1)"/>
      <w:lvlJc w:val="left"/>
      <w:pPr>
        <w:ind w:left="1080" w:hanging="360"/>
      </w:pPr>
      <w:rPr>
        <w:rFonts w:hint="default"/>
        <w:b/>
        <w:u w:val="none"/>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43" w15:restartNumberingAfterBreak="0">
    <w:nsid w:val="78331DAA"/>
    <w:multiLevelType w:val="hybridMultilevel"/>
    <w:tmpl w:val="E5C424F6"/>
    <w:lvl w:ilvl="0" w:tplc="FFFFFFFF">
      <w:start w:val="1"/>
      <w:numFmt w:val="lowerLetter"/>
      <w:lvlText w:val="(%1)"/>
      <w:lvlJc w:val="left"/>
      <w:pPr>
        <w:ind w:left="785" w:hanging="360"/>
      </w:pPr>
      <w:rPr>
        <w:rFonts w:asciiTheme="minorHAnsi" w:hAnsiTheme="minorHAnsi" w:cstheme="minorHAnsi" w:hint="default"/>
        <w:b/>
        <w:color w:val="auto"/>
        <w:sz w:val="20"/>
        <w:szCs w:val="20"/>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84F2EEB"/>
    <w:multiLevelType w:val="hybridMultilevel"/>
    <w:tmpl w:val="F3DE1810"/>
    <w:lvl w:ilvl="0" w:tplc="4C7CBD90">
      <w:start w:val="1"/>
      <w:numFmt w:val="lowerLetter"/>
      <w:lvlText w:val="(%1)"/>
      <w:lvlJc w:val="left"/>
      <w:pPr>
        <w:ind w:left="1080" w:hanging="360"/>
      </w:pPr>
      <w:rPr>
        <w:rFonts w:ascii="Calibri" w:eastAsia="Calibri" w:hAnsi="Calibri" w:cs="Calibri" w:hint="default"/>
        <w:b/>
        <w:bCs/>
        <w:i w:val="0"/>
        <w:iCs w:val="0"/>
        <w:color w:val="auto"/>
        <w:spacing w:val="0"/>
        <w:w w:val="99"/>
        <w:sz w:val="20"/>
        <w:szCs w:val="20"/>
        <w:lang w:val="en-US" w:eastAsia="en-US" w:bidi="ar-SA"/>
      </w:rPr>
    </w:lvl>
    <w:lvl w:ilvl="1" w:tplc="1009001B">
      <w:start w:val="1"/>
      <w:numFmt w:val="lowerRoman"/>
      <w:lvlText w:val="%2."/>
      <w:lvlJc w:val="right"/>
      <w:pPr>
        <w:ind w:left="157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5" w15:restartNumberingAfterBreak="0">
    <w:nsid w:val="785D5855"/>
    <w:multiLevelType w:val="multilevel"/>
    <w:tmpl w:val="5BE6149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57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6" w15:restartNumberingAfterBreak="0">
    <w:nsid w:val="787A400A"/>
    <w:multiLevelType w:val="hybridMultilevel"/>
    <w:tmpl w:val="FB22F236"/>
    <w:lvl w:ilvl="0" w:tplc="E85EFB76">
      <w:start w:val="2"/>
      <w:numFmt w:val="lowerRoman"/>
      <w:lvlText w:val="%1."/>
      <w:lvlJc w:val="right"/>
      <w:pPr>
        <w:ind w:left="1080" w:hanging="360"/>
      </w:pPr>
      <w:rPr>
        <w:rFonts w:hint="default"/>
        <w:color w:val="000000" w:themeColor="text1"/>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7" w15:restartNumberingAfterBreak="0">
    <w:nsid w:val="793A03EF"/>
    <w:multiLevelType w:val="hybridMultilevel"/>
    <w:tmpl w:val="40B2586C"/>
    <w:lvl w:ilvl="0" w:tplc="FFFFFFFF">
      <w:start w:val="1"/>
      <w:numFmt w:val="lowerRoman"/>
      <w:lvlText w:val="%1."/>
      <w:lvlJc w:val="right"/>
      <w:pPr>
        <w:ind w:left="1080" w:hanging="360"/>
      </w:pPr>
      <w:rPr>
        <w:i w:val="0"/>
        <w:iCs w:val="0"/>
        <w:color w:val="auto"/>
      </w:rPr>
    </w:lvl>
    <w:lvl w:ilvl="1" w:tplc="FFFFFFFF">
      <w:start w:val="1"/>
      <w:numFmt w:val="lowerRoman"/>
      <w:lvlText w:val="%2."/>
      <w:lvlJc w:val="right"/>
      <w:pPr>
        <w:ind w:left="157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794A65F7"/>
    <w:multiLevelType w:val="hybridMultilevel"/>
    <w:tmpl w:val="B5CCFDAC"/>
    <w:lvl w:ilvl="0" w:tplc="0C0C0017">
      <w:start w:val="8"/>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9" w15:restartNumberingAfterBreak="0">
    <w:nsid w:val="794E0184"/>
    <w:multiLevelType w:val="hybridMultilevel"/>
    <w:tmpl w:val="40B2586C"/>
    <w:lvl w:ilvl="0" w:tplc="FFFFFFFF">
      <w:start w:val="1"/>
      <w:numFmt w:val="lowerRoman"/>
      <w:lvlText w:val="%1."/>
      <w:lvlJc w:val="right"/>
      <w:pPr>
        <w:ind w:left="1080" w:hanging="360"/>
      </w:pPr>
      <w:rPr>
        <w:i w:val="0"/>
        <w:iCs w:val="0"/>
        <w:color w:val="auto"/>
      </w:rPr>
    </w:lvl>
    <w:lvl w:ilvl="1" w:tplc="FFFFFFFF">
      <w:start w:val="1"/>
      <w:numFmt w:val="lowerRoman"/>
      <w:lvlText w:val="%2."/>
      <w:lvlJc w:val="right"/>
      <w:pPr>
        <w:ind w:left="157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797C690B"/>
    <w:multiLevelType w:val="hybridMultilevel"/>
    <w:tmpl w:val="7F3EF742"/>
    <w:lvl w:ilvl="0" w:tplc="0C0C0001">
      <w:start w:val="1"/>
      <w:numFmt w:val="bullet"/>
      <w:lvlText w:val=""/>
      <w:lvlJc w:val="left"/>
      <w:pPr>
        <w:ind w:left="1800" w:hanging="360"/>
      </w:pPr>
      <w:rPr>
        <w:rFonts w:ascii="Symbol" w:hAnsi="Symbol" w:hint="default"/>
      </w:rPr>
    </w:lvl>
    <w:lvl w:ilvl="1" w:tplc="0C0C0003" w:tentative="1">
      <w:start w:val="1"/>
      <w:numFmt w:val="bullet"/>
      <w:lvlText w:val="o"/>
      <w:lvlJc w:val="left"/>
      <w:pPr>
        <w:ind w:left="2520" w:hanging="360"/>
      </w:pPr>
      <w:rPr>
        <w:rFonts w:ascii="Courier New" w:hAnsi="Courier New" w:cs="Courier New" w:hint="default"/>
      </w:rPr>
    </w:lvl>
    <w:lvl w:ilvl="2" w:tplc="0C0C0005" w:tentative="1">
      <w:start w:val="1"/>
      <w:numFmt w:val="bullet"/>
      <w:lvlText w:val=""/>
      <w:lvlJc w:val="left"/>
      <w:pPr>
        <w:ind w:left="3240" w:hanging="360"/>
      </w:pPr>
      <w:rPr>
        <w:rFonts w:ascii="Wingdings" w:hAnsi="Wingdings" w:hint="default"/>
      </w:rPr>
    </w:lvl>
    <w:lvl w:ilvl="3" w:tplc="0C0C0001" w:tentative="1">
      <w:start w:val="1"/>
      <w:numFmt w:val="bullet"/>
      <w:lvlText w:val=""/>
      <w:lvlJc w:val="left"/>
      <w:pPr>
        <w:ind w:left="3960" w:hanging="360"/>
      </w:pPr>
      <w:rPr>
        <w:rFonts w:ascii="Symbol" w:hAnsi="Symbol" w:hint="default"/>
      </w:rPr>
    </w:lvl>
    <w:lvl w:ilvl="4" w:tplc="0C0C0003" w:tentative="1">
      <w:start w:val="1"/>
      <w:numFmt w:val="bullet"/>
      <w:lvlText w:val="o"/>
      <w:lvlJc w:val="left"/>
      <w:pPr>
        <w:ind w:left="4680" w:hanging="360"/>
      </w:pPr>
      <w:rPr>
        <w:rFonts w:ascii="Courier New" w:hAnsi="Courier New" w:cs="Courier New" w:hint="default"/>
      </w:rPr>
    </w:lvl>
    <w:lvl w:ilvl="5" w:tplc="0C0C0005" w:tentative="1">
      <w:start w:val="1"/>
      <w:numFmt w:val="bullet"/>
      <w:lvlText w:val=""/>
      <w:lvlJc w:val="left"/>
      <w:pPr>
        <w:ind w:left="5400" w:hanging="360"/>
      </w:pPr>
      <w:rPr>
        <w:rFonts w:ascii="Wingdings" w:hAnsi="Wingdings" w:hint="default"/>
      </w:rPr>
    </w:lvl>
    <w:lvl w:ilvl="6" w:tplc="0C0C0001" w:tentative="1">
      <w:start w:val="1"/>
      <w:numFmt w:val="bullet"/>
      <w:lvlText w:val=""/>
      <w:lvlJc w:val="left"/>
      <w:pPr>
        <w:ind w:left="6120" w:hanging="360"/>
      </w:pPr>
      <w:rPr>
        <w:rFonts w:ascii="Symbol" w:hAnsi="Symbol" w:hint="default"/>
      </w:rPr>
    </w:lvl>
    <w:lvl w:ilvl="7" w:tplc="0C0C0003" w:tentative="1">
      <w:start w:val="1"/>
      <w:numFmt w:val="bullet"/>
      <w:lvlText w:val="o"/>
      <w:lvlJc w:val="left"/>
      <w:pPr>
        <w:ind w:left="6840" w:hanging="360"/>
      </w:pPr>
      <w:rPr>
        <w:rFonts w:ascii="Courier New" w:hAnsi="Courier New" w:cs="Courier New" w:hint="default"/>
      </w:rPr>
    </w:lvl>
    <w:lvl w:ilvl="8" w:tplc="0C0C0005" w:tentative="1">
      <w:start w:val="1"/>
      <w:numFmt w:val="bullet"/>
      <w:lvlText w:val=""/>
      <w:lvlJc w:val="left"/>
      <w:pPr>
        <w:ind w:left="7560" w:hanging="360"/>
      </w:pPr>
      <w:rPr>
        <w:rFonts w:ascii="Wingdings" w:hAnsi="Wingdings" w:hint="default"/>
      </w:rPr>
    </w:lvl>
  </w:abstractNum>
  <w:abstractNum w:abstractNumId="251" w15:restartNumberingAfterBreak="0">
    <w:nsid w:val="7ABE26A4"/>
    <w:multiLevelType w:val="hybridMultilevel"/>
    <w:tmpl w:val="3D66E01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2" w15:restartNumberingAfterBreak="0">
    <w:nsid w:val="7B34452D"/>
    <w:multiLevelType w:val="hybridMultilevel"/>
    <w:tmpl w:val="214CA444"/>
    <w:lvl w:ilvl="0" w:tplc="765E8CA4">
      <w:start w:val="2"/>
      <w:numFmt w:val="lowerRoman"/>
      <w:lvlText w:val="%1."/>
      <w:lvlJc w:val="right"/>
      <w:pPr>
        <w:ind w:left="157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3" w15:restartNumberingAfterBreak="0">
    <w:nsid w:val="7B3E3C5C"/>
    <w:multiLevelType w:val="hybridMultilevel"/>
    <w:tmpl w:val="D144CC8E"/>
    <w:lvl w:ilvl="0" w:tplc="1009001B">
      <w:start w:val="1"/>
      <w:numFmt w:val="lowerRoman"/>
      <w:lvlText w:val="%1."/>
      <w:lvlJc w:val="right"/>
      <w:pPr>
        <w:ind w:left="1080" w:hanging="360"/>
      </w:p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54" w15:restartNumberingAfterBreak="0">
    <w:nsid w:val="7B554168"/>
    <w:multiLevelType w:val="hybridMultilevel"/>
    <w:tmpl w:val="EEEA3A76"/>
    <w:lvl w:ilvl="0" w:tplc="FFFFFFFF">
      <w:numFmt w:val="bullet"/>
      <w:lvlText w:val=""/>
      <w:lvlJc w:val="left"/>
      <w:pPr>
        <w:ind w:left="1080" w:hanging="360"/>
      </w:pPr>
      <w:rPr>
        <w:rFonts w:ascii="Symbol" w:eastAsia="Symbol" w:hAnsi="Symbol" w:cs="Symbol" w:hint="default"/>
        <w:b w:val="0"/>
        <w:bCs w:val="0"/>
        <w:i w:val="0"/>
        <w:iCs w:val="0"/>
        <w:spacing w:val="0"/>
        <w:w w:val="99"/>
        <w:sz w:val="20"/>
        <w:szCs w:val="20"/>
        <w:u w:val="none"/>
        <w:lang w:val="en-US" w:eastAsia="en-US" w:bidi="ar-SA"/>
      </w:rPr>
    </w:lvl>
    <w:lvl w:ilvl="1" w:tplc="FFFFFFFF">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5" w15:restartNumberingAfterBreak="0">
    <w:nsid w:val="7C466E48"/>
    <w:multiLevelType w:val="multilevel"/>
    <w:tmpl w:val="280C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CEC2F11"/>
    <w:multiLevelType w:val="hybridMultilevel"/>
    <w:tmpl w:val="3638630E"/>
    <w:lvl w:ilvl="0" w:tplc="81BEE7C4">
      <w:start w:val="1"/>
      <w:numFmt w:val="lowerLetter"/>
      <w:lvlText w:val="(%1)"/>
      <w:lvlJc w:val="left"/>
      <w:pPr>
        <w:ind w:left="720" w:hanging="360"/>
      </w:pPr>
      <w:rPr>
        <w:rFonts w:asciiTheme="minorHAnsi" w:hAnsiTheme="minorHAnsi" w:cstheme="minorHAnsi" w:hint="default"/>
        <w:b/>
        <w:bCs/>
        <w:color w:val="000000" w:themeColor="text1"/>
        <w:spacing w:val="0"/>
        <w:w w:val="99"/>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7DA75402"/>
    <w:multiLevelType w:val="hybridMultilevel"/>
    <w:tmpl w:val="D310AD12"/>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8" w15:restartNumberingAfterBreak="0">
    <w:nsid w:val="7E7A5914"/>
    <w:multiLevelType w:val="hybridMultilevel"/>
    <w:tmpl w:val="2C92288C"/>
    <w:lvl w:ilvl="0" w:tplc="0D804C50">
      <w:start w:val="1"/>
      <w:numFmt w:val="lowerRoman"/>
      <w:lvlText w:val="%1."/>
      <w:lvlJc w:val="left"/>
      <w:pPr>
        <w:ind w:left="1199" w:hanging="456"/>
        <w:jc w:val="right"/>
      </w:pPr>
      <w:rPr>
        <w:rFonts w:ascii="Calibri" w:eastAsia="Calibri" w:hAnsi="Calibri" w:cs="Calibri" w:hint="default"/>
        <w:b w:val="0"/>
        <w:bCs w:val="0"/>
        <w:i w:val="0"/>
        <w:iCs w:val="0"/>
        <w:spacing w:val="-1"/>
        <w:w w:val="99"/>
        <w:sz w:val="20"/>
        <w:szCs w:val="20"/>
        <w:lang w:val="en-US" w:eastAsia="en-US" w:bidi="ar-SA"/>
      </w:rPr>
    </w:lvl>
    <w:lvl w:ilvl="1" w:tplc="0DD2826C">
      <w:numFmt w:val="bullet"/>
      <w:lvlText w:val="•"/>
      <w:lvlJc w:val="left"/>
      <w:pPr>
        <w:ind w:left="1199" w:hanging="360"/>
      </w:pPr>
      <w:rPr>
        <w:rFonts w:ascii="Calibri" w:eastAsia="Calibri" w:hAnsi="Calibri" w:cs="Calibri" w:hint="default"/>
        <w:b w:val="0"/>
        <w:bCs w:val="0"/>
        <w:i w:val="0"/>
        <w:iCs w:val="0"/>
        <w:spacing w:val="0"/>
        <w:w w:val="99"/>
        <w:sz w:val="20"/>
        <w:szCs w:val="20"/>
        <w:lang w:val="en-US" w:eastAsia="en-US" w:bidi="ar-SA"/>
      </w:rPr>
    </w:lvl>
    <w:lvl w:ilvl="2" w:tplc="C7663500">
      <w:numFmt w:val="bullet"/>
      <w:lvlText w:val="•"/>
      <w:lvlJc w:val="left"/>
      <w:pPr>
        <w:ind w:left="2992" w:hanging="360"/>
      </w:pPr>
      <w:rPr>
        <w:rFonts w:hint="default"/>
        <w:lang w:val="en-US" w:eastAsia="en-US" w:bidi="ar-SA"/>
      </w:rPr>
    </w:lvl>
    <w:lvl w:ilvl="3" w:tplc="C80E66CA">
      <w:numFmt w:val="bullet"/>
      <w:lvlText w:val="•"/>
      <w:lvlJc w:val="left"/>
      <w:pPr>
        <w:ind w:left="3888" w:hanging="360"/>
      </w:pPr>
      <w:rPr>
        <w:rFonts w:hint="default"/>
        <w:lang w:val="en-US" w:eastAsia="en-US" w:bidi="ar-SA"/>
      </w:rPr>
    </w:lvl>
    <w:lvl w:ilvl="4" w:tplc="C9D46F24">
      <w:numFmt w:val="bullet"/>
      <w:lvlText w:val="•"/>
      <w:lvlJc w:val="left"/>
      <w:pPr>
        <w:ind w:left="4784" w:hanging="360"/>
      </w:pPr>
      <w:rPr>
        <w:rFonts w:hint="default"/>
        <w:lang w:val="en-US" w:eastAsia="en-US" w:bidi="ar-SA"/>
      </w:rPr>
    </w:lvl>
    <w:lvl w:ilvl="5" w:tplc="401A83DC">
      <w:numFmt w:val="bullet"/>
      <w:lvlText w:val="•"/>
      <w:lvlJc w:val="left"/>
      <w:pPr>
        <w:ind w:left="5680" w:hanging="360"/>
      </w:pPr>
      <w:rPr>
        <w:rFonts w:hint="default"/>
        <w:lang w:val="en-US" w:eastAsia="en-US" w:bidi="ar-SA"/>
      </w:rPr>
    </w:lvl>
    <w:lvl w:ilvl="6" w:tplc="0B88BE14">
      <w:numFmt w:val="bullet"/>
      <w:lvlText w:val="•"/>
      <w:lvlJc w:val="left"/>
      <w:pPr>
        <w:ind w:left="6576" w:hanging="360"/>
      </w:pPr>
      <w:rPr>
        <w:rFonts w:hint="default"/>
        <w:lang w:val="en-US" w:eastAsia="en-US" w:bidi="ar-SA"/>
      </w:rPr>
    </w:lvl>
    <w:lvl w:ilvl="7" w:tplc="A412ED1C">
      <w:numFmt w:val="bullet"/>
      <w:lvlText w:val="•"/>
      <w:lvlJc w:val="left"/>
      <w:pPr>
        <w:ind w:left="7472" w:hanging="360"/>
      </w:pPr>
      <w:rPr>
        <w:rFonts w:hint="default"/>
        <w:lang w:val="en-US" w:eastAsia="en-US" w:bidi="ar-SA"/>
      </w:rPr>
    </w:lvl>
    <w:lvl w:ilvl="8" w:tplc="0ADE2D2C">
      <w:numFmt w:val="bullet"/>
      <w:lvlText w:val="•"/>
      <w:lvlJc w:val="left"/>
      <w:pPr>
        <w:ind w:left="8368" w:hanging="360"/>
      </w:pPr>
      <w:rPr>
        <w:rFonts w:hint="default"/>
        <w:lang w:val="en-US" w:eastAsia="en-US" w:bidi="ar-SA"/>
      </w:rPr>
    </w:lvl>
  </w:abstractNum>
  <w:abstractNum w:abstractNumId="259" w15:restartNumberingAfterBreak="0">
    <w:nsid w:val="7EAA14DA"/>
    <w:multiLevelType w:val="hybridMultilevel"/>
    <w:tmpl w:val="38D464DC"/>
    <w:lvl w:ilvl="0" w:tplc="D722BCE8">
      <w:start w:val="1"/>
      <w:numFmt w:val="bullet"/>
      <w:lvlText w:val=""/>
      <w:lvlJc w:val="left"/>
      <w:pPr>
        <w:ind w:left="720" w:hanging="360"/>
      </w:pPr>
      <w:rPr>
        <w:rFonts w:ascii="Symbol" w:hAnsi="Symbol"/>
      </w:rPr>
    </w:lvl>
    <w:lvl w:ilvl="1" w:tplc="928689F2">
      <w:start w:val="1"/>
      <w:numFmt w:val="bullet"/>
      <w:lvlText w:val=""/>
      <w:lvlJc w:val="left"/>
      <w:pPr>
        <w:ind w:left="720" w:hanging="360"/>
      </w:pPr>
      <w:rPr>
        <w:rFonts w:ascii="Symbol" w:hAnsi="Symbol"/>
      </w:rPr>
    </w:lvl>
    <w:lvl w:ilvl="2" w:tplc="817C0F4A">
      <w:start w:val="1"/>
      <w:numFmt w:val="bullet"/>
      <w:lvlText w:val=""/>
      <w:lvlJc w:val="left"/>
      <w:pPr>
        <w:ind w:left="720" w:hanging="360"/>
      </w:pPr>
      <w:rPr>
        <w:rFonts w:ascii="Symbol" w:hAnsi="Symbol"/>
      </w:rPr>
    </w:lvl>
    <w:lvl w:ilvl="3" w:tplc="D50A5D9E">
      <w:start w:val="1"/>
      <w:numFmt w:val="bullet"/>
      <w:lvlText w:val=""/>
      <w:lvlJc w:val="left"/>
      <w:pPr>
        <w:ind w:left="720" w:hanging="360"/>
      </w:pPr>
      <w:rPr>
        <w:rFonts w:ascii="Symbol" w:hAnsi="Symbol"/>
      </w:rPr>
    </w:lvl>
    <w:lvl w:ilvl="4" w:tplc="F63601F6">
      <w:start w:val="1"/>
      <w:numFmt w:val="bullet"/>
      <w:lvlText w:val=""/>
      <w:lvlJc w:val="left"/>
      <w:pPr>
        <w:ind w:left="720" w:hanging="360"/>
      </w:pPr>
      <w:rPr>
        <w:rFonts w:ascii="Symbol" w:hAnsi="Symbol"/>
      </w:rPr>
    </w:lvl>
    <w:lvl w:ilvl="5" w:tplc="7C820692">
      <w:start w:val="1"/>
      <w:numFmt w:val="bullet"/>
      <w:lvlText w:val=""/>
      <w:lvlJc w:val="left"/>
      <w:pPr>
        <w:ind w:left="720" w:hanging="360"/>
      </w:pPr>
      <w:rPr>
        <w:rFonts w:ascii="Symbol" w:hAnsi="Symbol"/>
      </w:rPr>
    </w:lvl>
    <w:lvl w:ilvl="6" w:tplc="54FA682C">
      <w:start w:val="1"/>
      <w:numFmt w:val="bullet"/>
      <w:lvlText w:val=""/>
      <w:lvlJc w:val="left"/>
      <w:pPr>
        <w:ind w:left="720" w:hanging="360"/>
      </w:pPr>
      <w:rPr>
        <w:rFonts w:ascii="Symbol" w:hAnsi="Symbol"/>
      </w:rPr>
    </w:lvl>
    <w:lvl w:ilvl="7" w:tplc="01AC9676">
      <w:start w:val="1"/>
      <w:numFmt w:val="bullet"/>
      <w:lvlText w:val=""/>
      <w:lvlJc w:val="left"/>
      <w:pPr>
        <w:ind w:left="720" w:hanging="360"/>
      </w:pPr>
      <w:rPr>
        <w:rFonts w:ascii="Symbol" w:hAnsi="Symbol"/>
      </w:rPr>
    </w:lvl>
    <w:lvl w:ilvl="8" w:tplc="DAC8DA80">
      <w:start w:val="1"/>
      <w:numFmt w:val="bullet"/>
      <w:lvlText w:val=""/>
      <w:lvlJc w:val="left"/>
      <w:pPr>
        <w:ind w:left="720" w:hanging="360"/>
      </w:pPr>
      <w:rPr>
        <w:rFonts w:ascii="Symbol" w:hAnsi="Symbol"/>
      </w:rPr>
    </w:lvl>
  </w:abstractNum>
  <w:abstractNum w:abstractNumId="260" w15:restartNumberingAfterBreak="0">
    <w:nsid w:val="7F954C30"/>
    <w:multiLevelType w:val="hybridMultilevel"/>
    <w:tmpl w:val="2DD00E10"/>
    <w:lvl w:ilvl="0" w:tplc="69487730">
      <w:start w:val="1"/>
      <w:numFmt w:val="decimal"/>
      <w:lvlText w:val="%1."/>
      <w:lvlJc w:val="left"/>
      <w:pPr>
        <w:ind w:left="720" w:hanging="360"/>
      </w:pPr>
      <w:rPr>
        <w:rFonts w:ascii="Calibri" w:eastAsia="Calibri" w:hAnsi="Calibri" w:cs="Calibri" w:hint="default"/>
        <w:b/>
        <w:bCs/>
        <w:i w:val="0"/>
        <w:iCs w:val="0"/>
        <w:spacing w:val="-1"/>
        <w:w w:val="99"/>
        <w:sz w:val="20"/>
        <w:szCs w:val="20"/>
        <w:lang w:val="en-US" w:eastAsia="en-US" w:bidi="ar-SA"/>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394742369">
    <w:abstractNumId w:val="150"/>
  </w:num>
  <w:num w:numId="2" w16cid:durableId="1330867466">
    <w:abstractNumId w:val="108"/>
  </w:num>
  <w:num w:numId="3" w16cid:durableId="1950813811">
    <w:abstractNumId w:val="47"/>
  </w:num>
  <w:num w:numId="4" w16cid:durableId="1829780629">
    <w:abstractNumId w:val="205"/>
  </w:num>
  <w:num w:numId="5" w16cid:durableId="144009616">
    <w:abstractNumId w:val="258"/>
  </w:num>
  <w:num w:numId="6" w16cid:durableId="1324506576">
    <w:abstractNumId w:val="3"/>
  </w:num>
  <w:num w:numId="7" w16cid:durableId="617836532">
    <w:abstractNumId w:val="185"/>
  </w:num>
  <w:num w:numId="8" w16cid:durableId="1424761600">
    <w:abstractNumId w:val="64"/>
  </w:num>
  <w:num w:numId="9" w16cid:durableId="228073675">
    <w:abstractNumId w:val="166"/>
  </w:num>
  <w:num w:numId="10" w16cid:durableId="1153644095">
    <w:abstractNumId w:val="42"/>
  </w:num>
  <w:num w:numId="11" w16cid:durableId="552620878">
    <w:abstractNumId w:val="110"/>
  </w:num>
  <w:num w:numId="12" w16cid:durableId="1312448331">
    <w:abstractNumId w:val="61"/>
  </w:num>
  <w:num w:numId="13" w16cid:durableId="7143851">
    <w:abstractNumId w:val="32"/>
  </w:num>
  <w:num w:numId="14" w16cid:durableId="1232498715">
    <w:abstractNumId w:val="198"/>
  </w:num>
  <w:num w:numId="15" w16cid:durableId="347489838">
    <w:abstractNumId w:val="66"/>
  </w:num>
  <w:num w:numId="16" w16cid:durableId="1402942294">
    <w:abstractNumId w:val="164"/>
  </w:num>
  <w:num w:numId="17" w16cid:durableId="1089232619">
    <w:abstractNumId w:val="37"/>
  </w:num>
  <w:num w:numId="18" w16cid:durableId="859969431">
    <w:abstractNumId w:val="132"/>
  </w:num>
  <w:num w:numId="19" w16cid:durableId="1541093158">
    <w:abstractNumId w:val="15"/>
  </w:num>
  <w:num w:numId="20" w16cid:durableId="2123455786">
    <w:abstractNumId w:val="240"/>
  </w:num>
  <w:num w:numId="21" w16cid:durableId="1247691113">
    <w:abstractNumId w:val="184"/>
  </w:num>
  <w:num w:numId="22" w16cid:durableId="1905407997">
    <w:abstractNumId w:val="38"/>
  </w:num>
  <w:num w:numId="23" w16cid:durableId="1088309149">
    <w:abstractNumId w:val="58"/>
  </w:num>
  <w:num w:numId="24" w16cid:durableId="636029165">
    <w:abstractNumId w:val="95"/>
  </w:num>
  <w:num w:numId="25" w16cid:durableId="1888951714">
    <w:abstractNumId w:val="260"/>
  </w:num>
  <w:num w:numId="26" w16cid:durableId="1781409925">
    <w:abstractNumId w:val="202"/>
  </w:num>
  <w:num w:numId="27" w16cid:durableId="1101418231">
    <w:abstractNumId w:val="207"/>
  </w:num>
  <w:num w:numId="28" w16cid:durableId="397947258">
    <w:abstractNumId w:val="131"/>
  </w:num>
  <w:num w:numId="29" w16cid:durableId="1133208925">
    <w:abstractNumId w:val="124"/>
  </w:num>
  <w:num w:numId="30" w16cid:durableId="201602255">
    <w:abstractNumId w:val="129"/>
  </w:num>
  <w:num w:numId="31" w16cid:durableId="1614939277">
    <w:abstractNumId w:val="120"/>
  </w:num>
  <w:num w:numId="32" w16cid:durableId="895623063">
    <w:abstractNumId w:val="54"/>
  </w:num>
  <w:num w:numId="33" w16cid:durableId="1461260933">
    <w:abstractNumId w:val="256"/>
  </w:num>
  <w:num w:numId="34" w16cid:durableId="1028797376">
    <w:abstractNumId w:val="56"/>
  </w:num>
  <w:num w:numId="35" w16cid:durableId="1708220544">
    <w:abstractNumId w:val="138"/>
  </w:num>
  <w:num w:numId="36" w16cid:durableId="646086503">
    <w:abstractNumId w:val="17"/>
  </w:num>
  <w:num w:numId="37" w16cid:durableId="1683124687">
    <w:abstractNumId w:val="190"/>
  </w:num>
  <w:num w:numId="38" w16cid:durableId="1795906409">
    <w:abstractNumId w:val="31"/>
  </w:num>
  <w:num w:numId="39" w16cid:durableId="1583030718">
    <w:abstractNumId w:val="98"/>
  </w:num>
  <w:num w:numId="40" w16cid:durableId="282812048">
    <w:abstractNumId w:val="197"/>
  </w:num>
  <w:num w:numId="41" w16cid:durableId="350688513">
    <w:abstractNumId w:val="221"/>
  </w:num>
  <w:num w:numId="42" w16cid:durableId="981740352">
    <w:abstractNumId w:val="127"/>
  </w:num>
  <w:num w:numId="43" w16cid:durableId="1362510129">
    <w:abstractNumId w:val="43"/>
  </w:num>
  <w:num w:numId="44" w16cid:durableId="309213021">
    <w:abstractNumId w:val="234"/>
  </w:num>
  <w:num w:numId="45" w16cid:durableId="198788626">
    <w:abstractNumId w:val="21"/>
  </w:num>
  <w:num w:numId="46" w16cid:durableId="1469543064">
    <w:abstractNumId w:val="14"/>
  </w:num>
  <w:num w:numId="47" w16cid:durableId="1089274250">
    <w:abstractNumId w:val="90"/>
  </w:num>
  <w:num w:numId="48" w16cid:durableId="712845417">
    <w:abstractNumId w:val="223"/>
  </w:num>
  <w:num w:numId="49" w16cid:durableId="1677922974">
    <w:abstractNumId w:val="125"/>
  </w:num>
  <w:num w:numId="50" w16cid:durableId="1577133452">
    <w:abstractNumId w:val="194"/>
  </w:num>
  <w:num w:numId="51" w16cid:durableId="250746969">
    <w:abstractNumId w:val="87"/>
  </w:num>
  <w:num w:numId="52" w16cid:durableId="1792048835">
    <w:abstractNumId w:val="143"/>
  </w:num>
  <w:num w:numId="53" w16cid:durableId="1076972364">
    <w:abstractNumId w:val="162"/>
  </w:num>
  <w:num w:numId="54" w16cid:durableId="1589077682">
    <w:abstractNumId w:val="92"/>
  </w:num>
  <w:num w:numId="55" w16cid:durableId="2117485000">
    <w:abstractNumId w:val="99"/>
  </w:num>
  <w:num w:numId="56" w16cid:durableId="2015911985">
    <w:abstractNumId w:val="156"/>
  </w:num>
  <w:num w:numId="57" w16cid:durableId="1876498348">
    <w:abstractNumId w:val="225"/>
  </w:num>
  <w:num w:numId="58" w16cid:durableId="567426456">
    <w:abstractNumId w:val="140"/>
  </w:num>
  <w:num w:numId="59" w16cid:durableId="804082116">
    <w:abstractNumId w:val="76"/>
  </w:num>
  <w:num w:numId="60" w16cid:durableId="1185482796">
    <w:abstractNumId w:val="105"/>
  </w:num>
  <w:num w:numId="61" w16cid:durableId="272056199">
    <w:abstractNumId w:val="199"/>
  </w:num>
  <w:num w:numId="62" w16cid:durableId="1424573188">
    <w:abstractNumId w:val="133"/>
  </w:num>
  <w:num w:numId="63" w16cid:durableId="1799908804">
    <w:abstractNumId w:val="170"/>
  </w:num>
  <w:num w:numId="64" w16cid:durableId="1112894549">
    <w:abstractNumId w:val="126"/>
  </w:num>
  <w:num w:numId="65" w16cid:durableId="1654988817">
    <w:abstractNumId w:val="5"/>
  </w:num>
  <w:num w:numId="66" w16cid:durableId="283318818">
    <w:abstractNumId w:val="107"/>
  </w:num>
  <w:num w:numId="67" w16cid:durableId="377631686">
    <w:abstractNumId w:val="211"/>
  </w:num>
  <w:num w:numId="68" w16cid:durableId="571038390">
    <w:abstractNumId w:val="119"/>
  </w:num>
  <w:num w:numId="69" w16cid:durableId="1419643147">
    <w:abstractNumId w:val="102"/>
  </w:num>
  <w:num w:numId="70" w16cid:durableId="547179864">
    <w:abstractNumId w:val="242"/>
  </w:num>
  <w:num w:numId="71" w16cid:durableId="1845584797">
    <w:abstractNumId w:val="153"/>
  </w:num>
  <w:num w:numId="72" w16cid:durableId="373891345">
    <w:abstractNumId w:val="152"/>
  </w:num>
  <w:num w:numId="73" w16cid:durableId="1761443616">
    <w:abstractNumId w:val="161"/>
  </w:num>
  <w:num w:numId="74" w16cid:durableId="1389644278">
    <w:abstractNumId w:val="81"/>
  </w:num>
  <w:num w:numId="75" w16cid:durableId="416488658">
    <w:abstractNumId w:val="147"/>
  </w:num>
  <w:num w:numId="76" w16cid:durableId="1340697476">
    <w:abstractNumId w:val="173"/>
  </w:num>
  <w:num w:numId="77" w16cid:durableId="402069879">
    <w:abstractNumId w:val="79"/>
  </w:num>
  <w:num w:numId="78" w16cid:durableId="540098380">
    <w:abstractNumId w:val="46"/>
  </w:num>
  <w:num w:numId="79" w16cid:durableId="1468472063">
    <w:abstractNumId w:val="22"/>
  </w:num>
  <w:num w:numId="80" w16cid:durableId="2004770296">
    <w:abstractNumId w:val="104"/>
  </w:num>
  <w:num w:numId="81" w16cid:durableId="1443109615">
    <w:abstractNumId w:val="232"/>
  </w:num>
  <w:num w:numId="82" w16cid:durableId="1480225016">
    <w:abstractNumId w:val="97"/>
  </w:num>
  <w:num w:numId="83" w16cid:durableId="1339700868">
    <w:abstractNumId w:val="13"/>
  </w:num>
  <w:num w:numId="84" w16cid:durableId="1527333228">
    <w:abstractNumId w:val="145"/>
  </w:num>
  <w:num w:numId="85" w16cid:durableId="1312753328">
    <w:abstractNumId w:val="122"/>
  </w:num>
  <w:num w:numId="86" w16cid:durableId="316613357">
    <w:abstractNumId w:val="174"/>
  </w:num>
  <w:num w:numId="87" w16cid:durableId="1795295375">
    <w:abstractNumId w:val="34"/>
  </w:num>
  <w:num w:numId="88" w16cid:durableId="1283607881">
    <w:abstractNumId w:val="243"/>
  </w:num>
  <w:num w:numId="89" w16cid:durableId="1388920510">
    <w:abstractNumId w:val="100"/>
  </w:num>
  <w:num w:numId="90" w16cid:durableId="237131312">
    <w:abstractNumId w:val="116"/>
  </w:num>
  <w:num w:numId="91" w16cid:durableId="813520758">
    <w:abstractNumId w:val="57"/>
  </w:num>
  <w:num w:numId="92" w16cid:durableId="1425347441">
    <w:abstractNumId w:val="245"/>
  </w:num>
  <w:num w:numId="93" w16cid:durableId="1489908216">
    <w:abstractNumId w:val="83"/>
  </w:num>
  <w:num w:numId="94" w16cid:durableId="1859001191">
    <w:abstractNumId w:val="252"/>
  </w:num>
  <w:num w:numId="95" w16cid:durableId="1553079214">
    <w:abstractNumId w:val="93"/>
  </w:num>
  <w:num w:numId="96" w16cid:durableId="1557743485">
    <w:abstractNumId w:val="148"/>
  </w:num>
  <w:num w:numId="97" w16cid:durableId="1606843934">
    <w:abstractNumId w:val="77"/>
  </w:num>
  <w:num w:numId="98" w16cid:durableId="1563448015">
    <w:abstractNumId w:val="30"/>
  </w:num>
  <w:num w:numId="99" w16cid:durableId="186648988">
    <w:abstractNumId w:val="180"/>
  </w:num>
  <w:num w:numId="100" w16cid:durableId="1938979267">
    <w:abstractNumId w:val="224"/>
  </w:num>
  <w:num w:numId="101" w16cid:durableId="79835456">
    <w:abstractNumId w:val="178"/>
  </w:num>
  <w:num w:numId="102" w16cid:durableId="1257597596">
    <w:abstractNumId w:val="75"/>
  </w:num>
  <w:num w:numId="103" w16cid:durableId="137458023">
    <w:abstractNumId w:val="212"/>
  </w:num>
  <w:num w:numId="104" w16cid:durableId="59058479">
    <w:abstractNumId w:val="123"/>
  </w:num>
  <w:num w:numId="105" w16cid:durableId="1422943675">
    <w:abstractNumId w:val="18"/>
  </w:num>
  <w:num w:numId="106" w16cid:durableId="98570498">
    <w:abstractNumId w:val="114"/>
  </w:num>
  <w:num w:numId="107" w16cid:durableId="571934852">
    <w:abstractNumId w:val="175"/>
  </w:num>
  <w:num w:numId="108" w16cid:durableId="1064379436">
    <w:abstractNumId w:val="239"/>
  </w:num>
  <w:num w:numId="109" w16cid:durableId="1921596688">
    <w:abstractNumId w:val="137"/>
  </w:num>
  <w:num w:numId="110" w16cid:durableId="299893492">
    <w:abstractNumId w:val="244"/>
  </w:num>
  <w:num w:numId="111" w16cid:durableId="405305698">
    <w:abstractNumId w:val="201"/>
  </w:num>
  <w:num w:numId="112" w16cid:durableId="1519932514">
    <w:abstractNumId w:val="227"/>
  </w:num>
  <w:num w:numId="113" w16cid:durableId="1299412799">
    <w:abstractNumId w:val="62"/>
  </w:num>
  <w:num w:numId="114" w16cid:durableId="496118942">
    <w:abstractNumId w:val="238"/>
  </w:num>
  <w:num w:numId="115" w16cid:durableId="34815259">
    <w:abstractNumId w:val="6"/>
  </w:num>
  <w:num w:numId="116" w16cid:durableId="57166624">
    <w:abstractNumId w:val="139"/>
  </w:num>
  <w:num w:numId="117" w16cid:durableId="436217671">
    <w:abstractNumId w:val="7"/>
  </w:num>
  <w:num w:numId="118" w16cid:durableId="828443929">
    <w:abstractNumId w:val="59"/>
  </w:num>
  <w:num w:numId="119" w16cid:durableId="1349286873">
    <w:abstractNumId w:val="60"/>
  </w:num>
  <w:num w:numId="120" w16cid:durableId="882055184">
    <w:abstractNumId w:val="141"/>
  </w:num>
  <w:num w:numId="121" w16cid:durableId="219169047">
    <w:abstractNumId w:val="182"/>
  </w:num>
  <w:num w:numId="122" w16cid:durableId="444885242">
    <w:abstractNumId w:val="25"/>
  </w:num>
  <w:num w:numId="123" w16cid:durableId="1669551123">
    <w:abstractNumId w:val="51"/>
  </w:num>
  <w:num w:numId="124" w16cid:durableId="901522387">
    <w:abstractNumId w:val="9"/>
  </w:num>
  <w:num w:numId="125" w16cid:durableId="1999455655">
    <w:abstractNumId w:val="215"/>
  </w:num>
  <w:num w:numId="126" w16cid:durableId="1392583898">
    <w:abstractNumId w:val="2"/>
  </w:num>
  <w:num w:numId="127" w16cid:durableId="1104690951">
    <w:abstractNumId w:val="86"/>
  </w:num>
  <w:num w:numId="128" w16cid:durableId="736825416">
    <w:abstractNumId w:val="241"/>
  </w:num>
  <w:num w:numId="129" w16cid:durableId="1265917037">
    <w:abstractNumId w:val="23"/>
  </w:num>
  <w:num w:numId="130" w16cid:durableId="550310311">
    <w:abstractNumId w:val="109"/>
  </w:num>
  <w:num w:numId="131" w16cid:durableId="1119372037">
    <w:abstractNumId w:val="151"/>
  </w:num>
  <w:num w:numId="132" w16cid:durableId="1684697617">
    <w:abstractNumId w:val="169"/>
  </w:num>
  <w:num w:numId="133" w16cid:durableId="212231839">
    <w:abstractNumId w:val="85"/>
  </w:num>
  <w:num w:numId="134" w16cid:durableId="621425343">
    <w:abstractNumId w:val="39"/>
  </w:num>
  <w:num w:numId="135" w16cid:durableId="1943998000">
    <w:abstractNumId w:val="206"/>
  </w:num>
  <w:num w:numId="136" w16cid:durableId="1325275558">
    <w:abstractNumId w:val="69"/>
  </w:num>
  <w:num w:numId="137" w16cid:durableId="840126358">
    <w:abstractNumId w:val="236"/>
  </w:num>
  <w:num w:numId="138" w16cid:durableId="1847014457">
    <w:abstractNumId w:val="89"/>
  </w:num>
  <w:num w:numId="139" w16cid:durableId="1946771722">
    <w:abstractNumId w:val="8"/>
  </w:num>
  <w:num w:numId="140" w16cid:durableId="603853445">
    <w:abstractNumId w:val="73"/>
  </w:num>
  <w:num w:numId="141" w16cid:durableId="184369090">
    <w:abstractNumId w:val="113"/>
  </w:num>
  <w:num w:numId="142" w16cid:durableId="129178027">
    <w:abstractNumId w:val="217"/>
  </w:num>
  <w:num w:numId="143" w16cid:durableId="895899645">
    <w:abstractNumId w:val="177"/>
  </w:num>
  <w:num w:numId="144" w16cid:durableId="1308391276">
    <w:abstractNumId w:val="130"/>
  </w:num>
  <w:num w:numId="145" w16cid:durableId="358627561">
    <w:abstractNumId w:val="235"/>
  </w:num>
  <w:num w:numId="146" w16cid:durableId="1552155020">
    <w:abstractNumId w:val="128"/>
  </w:num>
  <w:num w:numId="147" w16cid:durableId="1001857688">
    <w:abstractNumId w:val="167"/>
  </w:num>
  <w:num w:numId="148" w16cid:durableId="1905792434">
    <w:abstractNumId w:val="16"/>
  </w:num>
  <w:num w:numId="149" w16cid:durableId="2096247549">
    <w:abstractNumId w:val="149"/>
  </w:num>
  <w:num w:numId="150" w16cid:durableId="1341852207">
    <w:abstractNumId w:val="183"/>
  </w:num>
  <w:num w:numId="151" w16cid:durableId="348801019">
    <w:abstractNumId w:val="214"/>
  </w:num>
  <w:num w:numId="152" w16cid:durableId="2036155172">
    <w:abstractNumId w:val="254"/>
  </w:num>
  <w:num w:numId="153" w16cid:durableId="1155221514">
    <w:abstractNumId w:val="210"/>
  </w:num>
  <w:num w:numId="154" w16cid:durableId="51848676">
    <w:abstractNumId w:val="155"/>
  </w:num>
  <w:num w:numId="155" w16cid:durableId="1098646653">
    <w:abstractNumId w:val="192"/>
  </w:num>
  <w:num w:numId="156" w16cid:durableId="275799772">
    <w:abstractNumId w:val="229"/>
  </w:num>
  <w:num w:numId="157" w16cid:durableId="1083533239">
    <w:abstractNumId w:val="52"/>
  </w:num>
  <w:num w:numId="158" w16cid:durableId="1766269915">
    <w:abstractNumId w:val="111"/>
  </w:num>
  <w:num w:numId="159" w16cid:durableId="622231517">
    <w:abstractNumId w:val="36"/>
  </w:num>
  <w:num w:numId="160" w16cid:durableId="1586911994">
    <w:abstractNumId w:val="253"/>
  </w:num>
  <w:num w:numId="161" w16cid:durableId="154104189">
    <w:abstractNumId w:val="257"/>
  </w:num>
  <w:num w:numId="162" w16cid:durableId="1315722845">
    <w:abstractNumId w:val="246"/>
  </w:num>
  <w:num w:numId="163" w16cid:durableId="1456757194">
    <w:abstractNumId w:val="181"/>
  </w:num>
  <w:num w:numId="164" w16cid:durableId="1654138201">
    <w:abstractNumId w:val="49"/>
  </w:num>
  <w:num w:numId="165" w16cid:durableId="254023618">
    <w:abstractNumId w:val="144"/>
  </w:num>
  <w:num w:numId="166" w16cid:durableId="1498963577">
    <w:abstractNumId w:val="134"/>
  </w:num>
  <w:num w:numId="167" w16cid:durableId="1141120983">
    <w:abstractNumId w:val="88"/>
  </w:num>
  <w:num w:numId="168" w16cid:durableId="1970238891">
    <w:abstractNumId w:val="165"/>
  </w:num>
  <w:num w:numId="169" w16cid:durableId="1799714931">
    <w:abstractNumId w:val="159"/>
  </w:num>
  <w:num w:numId="170" w16cid:durableId="399136689">
    <w:abstractNumId w:val="68"/>
  </w:num>
  <w:num w:numId="171" w16cid:durableId="1540817629">
    <w:abstractNumId w:val="35"/>
  </w:num>
  <w:num w:numId="172" w16cid:durableId="1408309455">
    <w:abstractNumId w:val="179"/>
  </w:num>
  <w:num w:numId="173" w16cid:durableId="1285187888">
    <w:abstractNumId w:val="72"/>
  </w:num>
  <w:num w:numId="174" w16cid:durableId="238566015">
    <w:abstractNumId w:val="213"/>
  </w:num>
  <w:num w:numId="175" w16cid:durableId="1517962841">
    <w:abstractNumId w:val="249"/>
  </w:num>
  <w:num w:numId="176" w16cid:durableId="668798436">
    <w:abstractNumId w:val="65"/>
  </w:num>
  <w:num w:numId="177" w16cid:durableId="1437097156">
    <w:abstractNumId w:val="45"/>
  </w:num>
  <w:num w:numId="178" w16cid:durableId="527525423">
    <w:abstractNumId w:val="247"/>
  </w:num>
  <w:num w:numId="179" w16cid:durableId="382753094">
    <w:abstractNumId w:val="74"/>
  </w:num>
  <w:num w:numId="180" w16cid:durableId="682778583">
    <w:abstractNumId w:val="50"/>
  </w:num>
  <w:num w:numId="181" w16cid:durableId="1456024997">
    <w:abstractNumId w:val="193"/>
  </w:num>
  <w:num w:numId="182" w16cid:durableId="71781749">
    <w:abstractNumId w:val="12"/>
  </w:num>
  <w:num w:numId="183" w16cid:durableId="1531066507">
    <w:abstractNumId w:val="226"/>
  </w:num>
  <w:num w:numId="184" w16cid:durableId="2017919933">
    <w:abstractNumId w:val="33"/>
  </w:num>
  <w:num w:numId="185" w16cid:durableId="136648162">
    <w:abstractNumId w:val="233"/>
  </w:num>
  <w:num w:numId="186" w16cid:durableId="291516468">
    <w:abstractNumId w:val="26"/>
  </w:num>
  <w:num w:numId="187" w16cid:durableId="1137381635">
    <w:abstractNumId w:val="146"/>
  </w:num>
  <w:num w:numId="188" w16cid:durableId="307130312">
    <w:abstractNumId w:val="19"/>
  </w:num>
  <w:num w:numId="189" w16cid:durableId="488207120">
    <w:abstractNumId w:val="191"/>
  </w:num>
  <w:num w:numId="190" w16cid:durableId="1890648444">
    <w:abstractNumId w:val="27"/>
  </w:num>
  <w:num w:numId="191" w16cid:durableId="129515327">
    <w:abstractNumId w:val="28"/>
  </w:num>
  <w:num w:numId="192" w16cid:durableId="1925455545">
    <w:abstractNumId w:val="196"/>
  </w:num>
  <w:num w:numId="193" w16cid:durableId="1510094288">
    <w:abstractNumId w:val="187"/>
  </w:num>
  <w:num w:numId="194" w16cid:durableId="1746798079">
    <w:abstractNumId w:val="101"/>
  </w:num>
  <w:num w:numId="195" w16cid:durableId="277034273">
    <w:abstractNumId w:val="1"/>
  </w:num>
  <w:num w:numId="196" w16cid:durableId="2002733946">
    <w:abstractNumId w:val="171"/>
  </w:num>
  <w:num w:numId="197" w16cid:durableId="666519049">
    <w:abstractNumId w:val="0"/>
  </w:num>
  <w:num w:numId="198" w16cid:durableId="100496717">
    <w:abstractNumId w:val="218"/>
  </w:num>
  <w:num w:numId="199" w16cid:durableId="1572698056">
    <w:abstractNumId w:val="82"/>
  </w:num>
  <w:num w:numId="200" w16cid:durableId="672145150">
    <w:abstractNumId w:val="80"/>
  </w:num>
  <w:num w:numId="201" w16cid:durableId="238561667">
    <w:abstractNumId w:val="200"/>
  </w:num>
  <w:num w:numId="202" w16cid:durableId="1110516435">
    <w:abstractNumId w:val="78"/>
  </w:num>
  <w:num w:numId="203" w16cid:durableId="1794597500">
    <w:abstractNumId w:val="251"/>
  </w:num>
  <w:num w:numId="204" w16cid:durableId="399793355">
    <w:abstractNumId w:val="55"/>
  </w:num>
  <w:num w:numId="205" w16cid:durableId="377703005">
    <w:abstractNumId w:val="186"/>
  </w:num>
  <w:num w:numId="206" w16cid:durableId="16857761">
    <w:abstractNumId w:val="250"/>
  </w:num>
  <w:num w:numId="207" w16cid:durableId="1859806024">
    <w:abstractNumId w:val="135"/>
  </w:num>
  <w:num w:numId="208" w16cid:durableId="1542664231">
    <w:abstractNumId w:val="112"/>
  </w:num>
  <w:num w:numId="209" w16cid:durableId="378748616">
    <w:abstractNumId w:val="158"/>
  </w:num>
  <w:num w:numId="210" w16cid:durableId="848562832">
    <w:abstractNumId w:val="231"/>
  </w:num>
  <w:num w:numId="211" w16cid:durableId="1346252467">
    <w:abstractNumId w:val="163"/>
  </w:num>
  <w:num w:numId="212" w16cid:durableId="267279386">
    <w:abstractNumId w:val="70"/>
  </w:num>
  <w:num w:numId="213" w16cid:durableId="1520192378">
    <w:abstractNumId w:val="219"/>
  </w:num>
  <w:num w:numId="214" w16cid:durableId="1246499781">
    <w:abstractNumId w:val="48"/>
  </w:num>
  <w:num w:numId="215" w16cid:durableId="1579904919">
    <w:abstractNumId w:val="103"/>
  </w:num>
  <w:num w:numId="216" w16cid:durableId="1247298783">
    <w:abstractNumId w:val="157"/>
  </w:num>
  <w:num w:numId="217" w16cid:durableId="349335802">
    <w:abstractNumId w:val="117"/>
  </w:num>
  <w:num w:numId="218" w16cid:durableId="714893672">
    <w:abstractNumId w:val="4"/>
  </w:num>
  <w:num w:numId="219" w16cid:durableId="761997770">
    <w:abstractNumId w:val="203"/>
  </w:num>
  <w:num w:numId="220" w16cid:durableId="1430153075">
    <w:abstractNumId w:val="154"/>
  </w:num>
  <w:num w:numId="221" w16cid:durableId="804740036">
    <w:abstractNumId w:val="71"/>
  </w:num>
  <w:num w:numId="222" w16cid:durableId="1824464907">
    <w:abstractNumId w:val="142"/>
  </w:num>
  <w:num w:numId="223" w16cid:durableId="1420979970">
    <w:abstractNumId w:val="41"/>
  </w:num>
  <w:num w:numId="224" w16cid:durableId="531263550">
    <w:abstractNumId w:val="248"/>
  </w:num>
  <w:num w:numId="225" w16cid:durableId="1612781074">
    <w:abstractNumId w:val="230"/>
  </w:num>
  <w:num w:numId="226" w16cid:durableId="1892688631">
    <w:abstractNumId w:val="24"/>
  </w:num>
  <w:num w:numId="227" w16cid:durableId="1568110172">
    <w:abstractNumId w:val="209"/>
  </w:num>
  <w:num w:numId="228" w16cid:durableId="747312461">
    <w:abstractNumId w:val="228"/>
  </w:num>
  <w:num w:numId="229" w16cid:durableId="81530878">
    <w:abstractNumId w:val="84"/>
  </w:num>
  <w:num w:numId="230" w16cid:durableId="888105848">
    <w:abstractNumId w:val="44"/>
  </w:num>
  <w:num w:numId="231" w16cid:durableId="757096458">
    <w:abstractNumId w:val="40"/>
  </w:num>
  <w:num w:numId="232" w16cid:durableId="283387349">
    <w:abstractNumId w:val="106"/>
  </w:num>
  <w:num w:numId="233" w16cid:durableId="1254315707">
    <w:abstractNumId w:val="208"/>
  </w:num>
  <w:num w:numId="234" w16cid:durableId="1115246236">
    <w:abstractNumId w:val="237"/>
  </w:num>
  <w:num w:numId="235" w16cid:durableId="899094365">
    <w:abstractNumId w:val="188"/>
  </w:num>
  <w:num w:numId="236" w16cid:durableId="673146559">
    <w:abstractNumId w:val="220"/>
  </w:num>
  <w:num w:numId="237" w16cid:durableId="1802068358">
    <w:abstractNumId w:val="65"/>
    <w:lvlOverride w:ilvl="0">
      <w:startOverride w:val="1"/>
    </w:lvlOverride>
  </w:num>
  <w:num w:numId="238" w16cid:durableId="1585529433">
    <w:abstractNumId w:val="65"/>
  </w:num>
  <w:num w:numId="239" w16cid:durableId="1383018842">
    <w:abstractNumId w:val="29"/>
  </w:num>
  <w:num w:numId="240" w16cid:durableId="1748770497">
    <w:abstractNumId w:val="65"/>
  </w:num>
  <w:num w:numId="241" w16cid:durableId="583338891">
    <w:abstractNumId w:val="96"/>
  </w:num>
  <w:num w:numId="242" w16cid:durableId="307979916">
    <w:abstractNumId w:val="176"/>
  </w:num>
  <w:num w:numId="243" w16cid:durableId="1827435229">
    <w:abstractNumId w:val="67"/>
  </w:num>
  <w:num w:numId="244" w16cid:durableId="637566511">
    <w:abstractNumId w:val="65"/>
  </w:num>
  <w:num w:numId="245" w16cid:durableId="1399206362">
    <w:abstractNumId w:val="65"/>
  </w:num>
  <w:num w:numId="246" w16cid:durableId="1977681970">
    <w:abstractNumId w:val="65"/>
  </w:num>
  <w:num w:numId="247" w16cid:durableId="680401297">
    <w:abstractNumId w:val="65"/>
  </w:num>
  <w:num w:numId="248" w16cid:durableId="381288764">
    <w:abstractNumId w:val="65"/>
  </w:num>
  <w:num w:numId="249" w16cid:durableId="914319029">
    <w:abstractNumId w:val="65"/>
  </w:num>
  <w:num w:numId="250" w16cid:durableId="383524023">
    <w:abstractNumId w:val="65"/>
  </w:num>
  <w:num w:numId="251" w16cid:durableId="83188172">
    <w:abstractNumId w:val="65"/>
  </w:num>
  <w:num w:numId="252" w16cid:durableId="87847744">
    <w:abstractNumId w:val="121"/>
  </w:num>
  <w:num w:numId="253" w16cid:durableId="1862089005">
    <w:abstractNumId w:val="216"/>
  </w:num>
  <w:num w:numId="254" w16cid:durableId="1597589292">
    <w:abstractNumId w:val="118"/>
  </w:num>
  <w:num w:numId="255" w16cid:durableId="572666046">
    <w:abstractNumId w:val="195"/>
  </w:num>
  <w:num w:numId="256" w16cid:durableId="101000296">
    <w:abstractNumId w:val="94"/>
  </w:num>
  <w:num w:numId="257" w16cid:durableId="475491762">
    <w:abstractNumId w:val="255"/>
  </w:num>
  <w:num w:numId="258" w16cid:durableId="762266311">
    <w:abstractNumId w:val="53"/>
  </w:num>
  <w:num w:numId="259" w16cid:durableId="720520773">
    <w:abstractNumId w:val="172"/>
  </w:num>
  <w:num w:numId="260" w16cid:durableId="728264211">
    <w:abstractNumId w:val="160"/>
  </w:num>
  <w:num w:numId="261" w16cid:durableId="924457551">
    <w:abstractNumId w:val="189"/>
  </w:num>
  <w:num w:numId="262" w16cid:durableId="344215903">
    <w:abstractNumId w:val="63"/>
  </w:num>
  <w:num w:numId="263" w16cid:durableId="695496409">
    <w:abstractNumId w:val="168"/>
  </w:num>
  <w:num w:numId="264" w16cid:durableId="277298101">
    <w:abstractNumId w:val="259"/>
  </w:num>
  <w:num w:numId="265" w16cid:durableId="567500054">
    <w:abstractNumId w:val="136"/>
  </w:num>
  <w:num w:numId="266" w16cid:durableId="232743941">
    <w:abstractNumId w:val="20"/>
  </w:num>
  <w:num w:numId="267" w16cid:durableId="792678424">
    <w:abstractNumId w:val="222"/>
  </w:num>
  <w:num w:numId="268" w16cid:durableId="983435101">
    <w:abstractNumId w:val="115"/>
  </w:num>
  <w:num w:numId="269" w16cid:durableId="1111975272">
    <w:abstractNumId w:val="11"/>
  </w:num>
  <w:num w:numId="270" w16cid:durableId="1727988539">
    <w:abstractNumId w:val="204"/>
  </w:num>
  <w:num w:numId="271" w16cid:durableId="2095859970">
    <w:abstractNumId w:val="10"/>
  </w:num>
  <w:num w:numId="272" w16cid:durableId="661586837">
    <w:abstractNumId w:val="91"/>
  </w:num>
  <w:numIdMacAtCleanup w:val="27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ncent Boisclair">
    <w15:presenceInfo w15:providerId="AD" w15:userId="S::vincent.boisclair@fxinnovation.com::55278621-9e77-4add-9d69-4356f51a883c"/>
  </w15:person>
  <w15:person w15:author="Archambault, Sophie">
    <w15:presenceInfo w15:providerId="AD" w15:userId="S::Sophie.Archambault2@ia.ca::79c5c82d-4dd2-4012-bbf1-6eb312c00388"/>
  </w15:person>
  <w15:person w15:author="Bigras, Louis-Philippe">
    <w15:presenceInfo w15:providerId="AD" w15:userId="S::louis-philippe.bigras@ia.ca::f1491c7b-d4c4-462a-b562-db611e9ec1ba"/>
  </w15:person>
  <w15:person w15:author="Vincent Boisclair [2]">
    <w15:presenceInfo w15:providerId="AD" w15:userId="S::vincent.boisclair@ateko.com::55278621-9e77-4add-9d69-4356f51a883c"/>
  </w15:person>
  <w15:person w15:author="Wojciechowski, Antoine">
    <w15:presenceInfo w15:providerId="AD" w15:userId="S::antoine.wojciechowski@ia.ca::8ec7f092-4ac7-403c-a905-fb41b74984d6"/>
  </w15:person>
  <w15:person w15:author="De Barros Albuquerque, Patrick">
    <w15:presenceInfo w15:providerId="AD" w15:userId="S::patrick.de-barros-albuquerque@ia.ca::e2fb77e2-0e39-43c5-b153-acfd387c1998"/>
  </w15:person>
  <w15:person w15:author="Sicard-Payant, Timothé">
    <w15:presenceInfo w15:providerId="AD" w15:userId="S::Timothe.Sicard-Payant@ia.ca::ccb402c5-e031-4160-b0c1-6df7eab002e6"/>
  </w15:person>
  <w15:person w15:author="Tousignant, Marc-André">
    <w15:presenceInfo w15:providerId="AD" w15:userId="S::marc-andre.tousignant@ia.ca::6c339698-b561-44b9-abf5-8e8667ee3202"/>
  </w15:person>
  <w15:person w15:author="Rouleau, Stéphane">
    <w15:presenceInfo w15:providerId="AD" w15:userId="S::Stephane.Rouleau@ia.ca::9dfac463-4a8a-4b40-b1af-092d8082cb05"/>
  </w15:person>
  <w15:person w15:author="De Barros Albuquerque, Patrick [2]">
    <w15:presenceInfo w15:providerId="AD" w15:userId="S::Patrick.De-Barros-Albuquerque@ia.ca::e2fb77e2-0e39-43c5-b153-acfd387c1998"/>
  </w15:person>
  <w15:person w15:author="Veillette, Hugo">
    <w15:presenceInfo w15:providerId="AD" w15:userId="S::hugo.veillette@ia.ca::d2b5c086-07de-4fae-9913-dc6e33d43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revisionView w:markup="0"/>
  <w:trackRevisions/>
  <w:documentProtection w:edit="readOnly" w:enforcement="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872"/>
    <w:rsid w:val="000000C0"/>
    <w:rsid w:val="000000EE"/>
    <w:rsid w:val="00000403"/>
    <w:rsid w:val="000005B2"/>
    <w:rsid w:val="0000084C"/>
    <w:rsid w:val="00000A56"/>
    <w:rsid w:val="00000B04"/>
    <w:rsid w:val="00000CF1"/>
    <w:rsid w:val="00000F07"/>
    <w:rsid w:val="000010AE"/>
    <w:rsid w:val="00001186"/>
    <w:rsid w:val="000014CF"/>
    <w:rsid w:val="000015BC"/>
    <w:rsid w:val="00002239"/>
    <w:rsid w:val="00002242"/>
    <w:rsid w:val="00002579"/>
    <w:rsid w:val="000027C1"/>
    <w:rsid w:val="00002887"/>
    <w:rsid w:val="00002AB8"/>
    <w:rsid w:val="00002B46"/>
    <w:rsid w:val="00002C11"/>
    <w:rsid w:val="00002D22"/>
    <w:rsid w:val="000035D2"/>
    <w:rsid w:val="000037D6"/>
    <w:rsid w:val="0000381F"/>
    <w:rsid w:val="00003838"/>
    <w:rsid w:val="00003EA9"/>
    <w:rsid w:val="00004040"/>
    <w:rsid w:val="0000409F"/>
    <w:rsid w:val="0000431D"/>
    <w:rsid w:val="000043C8"/>
    <w:rsid w:val="00004497"/>
    <w:rsid w:val="000044CB"/>
    <w:rsid w:val="00004E17"/>
    <w:rsid w:val="00004EEA"/>
    <w:rsid w:val="00004F10"/>
    <w:rsid w:val="0000507F"/>
    <w:rsid w:val="00005198"/>
    <w:rsid w:val="000054B0"/>
    <w:rsid w:val="000054C4"/>
    <w:rsid w:val="0000568A"/>
    <w:rsid w:val="0000572B"/>
    <w:rsid w:val="00005941"/>
    <w:rsid w:val="00005F45"/>
    <w:rsid w:val="000060DE"/>
    <w:rsid w:val="0000625F"/>
    <w:rsid w:val="000062DD"/>
    <w:rsid w:val="000064E5"/>
    <w:rsid w:val="00006577"/>
    <w:rsid w:val="0000754A"/>
    <w:rsid w:val="000077C8"/>
    <w:rsid w:val="0000781E"/>
    <w:rsid w:val="00007D76"/>
    <w:rsid w:val="000100B1"/>
    <w:rsid w:val="00010462"/>
    <w:rsid w:val="00010504"/>
    <w:rsid w:val="0001077E"/>
    <w:rsid w:val="000108F7"/>
    <w:rsid w:val="00010AA2"/>
    <w:rsid w:val="000110A4"/>
    <w:rsid w:val="000112B0"/>
    <w:rsid w:val="000112F7"/>
    <w:rsid w:val="000112FA"/>
    <w:rsid w:val="000118BF"/>
    <w:rsid w:val="00011935"/>
    <w:rsid w:val="00011A34"/>
    <w:rsid w:val="00011AFF"/>
    <w:rsid w:val="00011FEF"/>
    <w:rsid w:val="0001237C"/>
    <w:rsid w:val="00012516"/>
    <w:rsid w:val="00012A9C"/>
    <w:rsid w:val="000130A4"/>
    <w:rsid w:val="00013100"/>
    <w:rsid w:val="000132F4"/>
    <w:rsid w:val="00013DF8"/>
    <w:rsid w:val="00013F92"/>
    <w:rsid w:val="0001432A"/>
    <w:rsid w:val="00014596"/>
    <w:rsid w:val="000145D7"/>
    <w:rsid w:val="00014648"/>
    <w:rsid w:val="00014A49"/>
    <w:rsid w:val="00014AC6"/>
    <w:rsid w:val="00014C32"/>
    <w:rsid w:val="00014D72"/>
    <w:rsid w:val="00014ED6"/>
    <w:rsid w:val="00015533"/>
    <w:rsid w:val="00015787"/>
    <w:rsid w:val="000157F0"/>
    <w:rsid w:val="000158A8"/>
    <w:rsid w:val="00015B31"/>
    <w:rsid w:val="00015D69"/>
    <w:rsid w:val="00015DE9"/>
    <w:rsid w:val="00015E6A"/>
    <w:rsid w:val="000161BF"/>
    <w:rsid w:val="00016544"/>
    <w:rsid w:val="000167B8"/>
    <w:rsid w:val="00016992"/>
    <w:rsid w:val="00016A84"/>
    <w:rsid w:val="00017590"/>
    <w:rsid w:val="000176D1"/>
    <w:rsid w:val="000179D1"/>
    <w:rsid w:val="00017C17"/>
    <w:rsid w:val="00017F13"/>
    <w:rsid w:val="000200E9"/>
    <w:rsid w:val="0002024F"/>
    <w:rsid w:val="00020335"/>
    <w:rsid w:val="00020A45"/>
    <w:rsid w:val="00020B9A"/>
    <w:rsid w:val="00020CDB"/>
    <w:rsid w:val="00020F72"/>
    <w:rsid w:val="0002115C"/>
    <w:rsid w:val="00021309"/>
    <w:rsid w:val="000218B8"/>
    <w:rsid w:val="00021B8A"/>
    <w:rsid w:val="00021FA0"/>
    <w:rsid w:val="00022334"/>
    <w:rsid w:val="00022AF5"/>
    <w:rsid w:val="00022B09"/>
    <w:rsid w:val="00022B35"/>
    <w:rsid w:val="00022C8C"/>
    <w:rsid w:val="00022CCF"/>
    <w:rsid w:val="00022DD5"/>
    <w:rsid w:val="00022EB3"/>
    <w:rsid w:val="0002306E"/>
    <w:rsid w:val="000237DD"/>
    <w:rsid w:val="00023D8A"/>
    <w:rsid w:val="000240F5"/>
    <w:rsid w:val="0002414D"/>
    <w:rsid w:val="000244B3"/>
    <w:rsid w:val="000244ED"/>
    <w:rsid w:val="00024783"/>
    <w:rsid w:val="000248E8"/>
    <w:rsid w:val="00024C89"/>
    <w:rsid w:val="0002536B"/>
    <w:rsid w:val="00025417"/>
    <w:rsid w:val="00025CB4"/>
    <w:rsid w:val="00025D4F"/>
    <w:rsid w:val="00025E51"/>
    <w:rsid w:val="00025F23"/>
    <w:rsid w:val="000260CE"/>
    <w:rsid w:val="000264D9"/>
    <w:rsid w:val="000265A7"/>
    <w:rsid w:val="00026607"/>
    <w:rsid w:val="00026739"/>
    <w:rsid w:val="00026A29"/>
    <w:rsid w:val="00026B43"/>
    <w:rsid w:val="00026C83"/>
    <w:rsid w:val="00026C94"/>
    <w:rsid w:val="00026CB5"/>
    <w:rsid w:val="00026F8D"/>
    <w:rsid w:val="00027274"/>
    <w:rsid w:val="00027409"/>
    <w:rsid w:val="00027481"/>
    <w:rsid w:val="00027627"/>
    <w:rsid w:val="000276B8"/>
    <w:rsid w:val="00027866"/>
    <w:rsid w:val="000278A1"/>
    <w:rsid w:val="000279A6"/>
    <w:rsid w:val="000279DF"/>
    <w:rsid w:val="00027BDE"/>
    <w:rsid w:val="0003073A"/>
    <w:rsid w:val="000307FF"/>
    <w:rsid w:val="0003088C"/>
    <w:rsid w:val="00030A33"/>
    <w:rsid w:val="00030D94"/>
    <w:rsid w:val="000312CD"/>
    <w:rsid w:val="00031785"/>
    <w:rsid w:val="00031942"/>
    <w:rsid w:val="00032385"/>
    <w:rsid w:val="000324E5"/>
    <w:rsid w:val="000329AF"/>
    <w:rsid w:val="00032A51"/>
    <w:rsid w:val="00032DDF"/>
    <w:rsid w:val="00032EAA"/>
    <w:rsid w:val="00032F5D"/>
    <w:rsid w:val="00033051"/>
    <w:rsid w:val="00033173"/>
    <w:rsid w:val="000331A9"/>
    <w:rsid w:val="0003330B"/>
    <w:rsid w:val="00033312"/>
    <w:rsid w:val="00033D02"/>
    <w:rsid w:val="00034313"/>
    <w:rsid w:val="0003433C"/>
    <w:rsid w:val="0003483A"/>
    <w:rsid w:val="00034A23"/>
    <w:rsid w:val="00034ADA"/>
    <w:rsid w:val="00034D7C"/>
    <w:rsid w:val="00034ECC"/>
    <w:rsid w:val="00034FFC"/>
    <w:rsid w:val="00035132"/>
    <w:rsid w:val="000351EB"/>
    <w:rsid w:val="000352B5"/>
    <w:rsid w:val="00035404"/>
    <w:rsid w:val="0003575F"/>
    <w:rsid w:val="00035B23"/>
    <w:rsid w:val="00035DA3"/>
    <w:rsid w:val="00035E5B"/>
    <w:rsid w:val="00036B09"/>
    <w:rsid w:val="00036C35"/>
    <w:rsid w:val="00036C77"/>
    <w:rsid w:val="00036C99"/>
    <w:rsid w:val="00036CE2"/>
    <w:rsid w:val="0003721D"/>
    <w:rsid w:val="0003741A"/>
    <w:rsid w:val="000376F0"/>
    <w:rsid w:val="00037804"/>
    <w:rsid w:val="0003780B"/>
    <w:rsid w:val="00037891"/>
    <w:rsid w:val="000378DD"/>
    <w:rsid w:val="0003798A"/>
    <w:rsid w:val="00037A25"/>
    <w:rsid w:val="00037DA5"/>
    <w:rsid w:val="00037DE1"/>
    <w:rsid w:val="00037F55"/>
    <w:rsid w:val="0004007F"/>
    <w:rsid w:val="0004008C"/>
    <w:rsid w:val="00040862"/>
    <w:rsid w:val="00040F0F"/>
    <w:rsid w:val="00040F44"/>
    <w:rsid w:val="00041012"/>
    <w:rsid w:val="00041521"/>
    <w:rsid w:val="000419AD"/>
    <w:rsid w:val="00041D18"/>
    <w:rsid w:val="00041E4E"/>
    <w:rsid w:val="00042211"/>
    <w:rsid w:val="000422EE"/>
    <w:rsid w:val="0004261A"/>
    <w:rsid w:val="00042C51"/>
    <w:rsid w:val="00042DB0"/>
    <w:rsid w:val="00043857"/>
    <w:rsid w:val="0004393B"/>
    <w:rsid w:val="00043AAB"/>
    <w:rsid w:val="00043C56"/>
    <w:rsid w:val="00043C6D"/>
    <w:rsid w:val="00043CCD"/>
    <w:rsid w:val="00043CEE"/>
    <w:rsid w:val="00043EB0"/>
    <w:rsid w:val="000440AC"/>
    <w:rsid w:val="00044585"/>
    <w:rsid w:val="0004472E"/>
    <w:rsid w:val="00044C22"/>
    <w:rsid w:val="00044FF7"/>
    <w:rsid w:val="0004511B"/>
    <w:rsid w:val="000454A3"/>
    <w:rsid w:val="00045576"/>
    <w:rsid w:val="00045C0F"/>
    <w:rsid w:val="00045D72"/>
    <w:rsid w:val="00045DE3"/>
    <w:rsid w:val="00046175"/>
    <w:rsid w:val="000463A7"/>
    <w:rsid w:val="0004643D"/>
    <w:rsid w:val="000465B3"/>
    <w:rsid w:val="00046945"/>
    <w:rsid w:val="000469EE"/>
    <w:rsid w:val="00046C99"/>
    <w:rsid w:val="00046CBB"/>
    <w:rsid w:val="00046E01"/>
    <w:rsid w:val="00047140"/>
    <w:rsid w:val="000473A1"/>
    <w:rsid w:val="00047770"/>
    <w:rsid w:val="00047E25"/>
    <w:rsid w:val="00047E78"/>
    <w:rsid w:val="00050400"/>
    <w:rsid w:val="00050417"/>
    <w:rsid w:val="00050575"/>
    <w:rsid w:val="000506A8"/>
    <w:rsid w:val="00050884"/>
    <w:rsid w:val="00050985"/>
    <w:rsid w:val="000509B5"/>
    <w:rsid w:val="000509C7"/>
    <w:rsid w:val="00050A57"/>
    <w:rsid w:val="00050B03"/>
    <w:rsid w:val="00050B94"/>
    <w:rsid w:val="00050BAA"/>
    <w:rsid w:val="00050CF7"/>
    <w:rsid w:val="00050D24"/>
    <w:rsid w:val="000510BF"/>
    <w:rsid w:val="00051741"/>
    <w:rsid w:val="000518C2"/>
    <w:rsid w:val="00051E50"/>
    <w:rsid w:val="00052075"/>
    <w:rsid w:val="00052218"/>
    <w:rsid w:val="000523A0"/>
    <w:rsid w:val="00052426"/>
    <w:rsid w:val="00052876"/>
    <w:rsid w:val="00052B34"/>
    <w:rsid w:val="00053329"/>
    <w:rsid w:val="000534EA"/>
    <w:rsid w:val="00053A23"/>
    <w:rsid w:val="00053C9B"/>
    <w:rsid w:val="0005419B"/>
    <w:rsid w:val="000543E2"/>
    <w:rsid w:val="00054713"/>
    <w:rsid w:val="00054746"/>
    <w:rsid w:val="0005483D"/>
    <w:rsid w:val="000548C7"/>
    <w:rsid w:val="00054A0C"/>
    <w:rsid w:val="00054C03"/>
    <w:rsid w:val="00054DB5"/>
    <w:rsid w:val="00054F8B"/>
    <w:rsid w:val="0005509F"/>
    <w:rsid w:val="0005571C"/>
    <w:rsid w:val="000557DA"/>
    <w:rsid w:val="00055837"/>
    <w:rsid w:val="00055E73"/>
    <w:rsid w:val="00056476"/>
    <w:rsid w:val="00056619"/>
    <w:rsid w:val="00056B8D"/>
    <w:rsid w:val="00056CE2"/>
    <w:rsid w:val="00056F66"/>
    <w:rsid w:val="000570A5"/>
    <w:rsid w:val="000570AC"/>
    <w:rsid w:val="0005742F"/>
    <w:rsid w:val="0005745F"/>
    <w:rsid w:val="000579B1"/>
    <w:rsid w:val="00057AAD"/>
    <w:rsid w:val="00057FBF"/>
    <w:rsid w:val="00057FCD"/>
    <w:rsid w:val="00057FE1"/>
    <w:rsid w:val="000603EF"/>
    <w:rsid w:val="00060517"/>
    <w:rsid w:val="0006090A"/>
    <w:rsid w:val="0006097C"/>
    <w:rsid w:val="00060F6F"/>
    <w:rsid w:val="000610F9"/>
    <w:rsid w:val="0006125B"/>
    <w:rsid w:val="00061371"/>
    <w:rsid w:val="00061598"/>
    <w:rsid w:val="0006170A"/>
    <w:rsid w:val="00062081"/>
    <w:rsid w:val="000620B3"/>
    <w:rsid w:val="00062362"/>
    <w:rsid w:val="000623DA"/>
    <w:rsid w:val="00062599"/>
    <w:rsid w:val="0006294D"/>
    <w:rsid w:val="00062999"/>
    <w:rsid w:val="00062DAB"/>
    <w:rsid w:val="00062DCB"/>
    <w:rsid w:val="00062E30"/>
    <w:rsid w:val="000638FD"/>
    <w:rsid w:val="00063A5A"/>
    <w:rsid w:val="00063CDA"/>
    <w:rsid w:val="00063E2A"/>
    <w:rsid w:val="00064337"/>
    <w:rsid w:val="00064506"/>
    <w:rsid w:val="00064554"/>
    <w:rsid w:val="00064986"/>
    <w:rsid w:val="00064A7D"/>
    <w:rsid w:val="00064BA3"/>
    <w:rsid w:val="00065055"/>
    <w:rsid w:val="000650C6"/>
    <w:rsid w:val="000652CE"/>
    <w:rsid w:val="000655F8"/>
    <w:rsid w:val="000665BC"/>
    <w:rsid w:val="00066969"/>
    <w:rsid w:val="00066BE9"/>
    <w:rsid w:val="00066D67"/>
    <w:rsid w:val="00066E34"/>
    <w:rsid w:val="00067566"/>
    <w:rsid w:val="00067592"/>
    <w:rsid w:val="000677C3"/>
    <w:rsid w:val="000677D6"/>
    <w:rsid w:val="000679B8"/>
    <w:rsid w:val="00070C73"/>
    <w:rsid w:val="00070E0A"/>
    <w:rsid w:val="00070E6B"/>
    <w:rsid w:val="000710B3"/>
    <w:rsid w:val="0007111D"/>
    <w:rsid w:val="000712B3"/>
    <w:rsid w:val="0007138C"/>
    <w:rsid w:val="00071523"/>
    <w:rsid w:val="0007188F"/>
    <w:rsid w:val="000718DA"/>
    <w:rsid w:val="00071BC3"/>
    <w:rsid w:val="00071F6B"/>
    <w:rsid w:val="00071FB2"/>
    <w:rsid w:val="00072415"/>
    <w:rsid w:val="0007263D"/>
    <w:rsid w:val="000726B7"/>
    <w:rsid w:val="000727C9"/>
    <w:rsid w:val="0007296C"/>
    <w:rsid w:val="000729AF"/>
    <w:rsid w:val="00072AFB"/>
    <w:rsid w:val="00072F0B"/>
    <w:rsid w:val="0007320D"/>
    <w:rsid w:val="00073232"/>
    <w:rsid w:val="000732CA"/>
    <w:rsid w:val="0007339F"/>
    <w:rsid w:val="00074311"/>
    <w:rsid w:val="00074556"/>
    <w:rsid w:val="00074641"/>
    <w:rsid w:val="000746FB"/>
    <w:rsid w:val="00074BA4"/>
    <w:rsid w:val="00074E3C"/>
    <w:rsid w:val="000750A4"/>
    <w:rsid w:val="000751AA"/>
    <w:rsid w:val="0007554D"/>
    <w:rsid w:val="000759C1"/>
    <w:rsid w:val="000759DC"/>
    <w:rsid w:val="00075E2C"/>
    <w:rsid w:val="00075E84"/>
    <w:rsid w:val="00075F06"/>
    <w:rsid w:val="00076544"/>
    <w:rsid w:val="00076582"/>
    <w:rsid w:val="0007660C"/>
    <w:rsid w:val="00076615"/>
    <w:rsid w:val="00076B26"/>
    <w:rsid w:val="00076C77"/>
    <w:rsid w:val="00076F04"/>
    <w:rsid w:val="0007710B"/>
    <w:rsid w:val="000774E7"/>
    <w:rsid w:val="0007769D"/>
    <w:rsid w:val="00077B6A"/>
    <w:rsid w:val="00077BF6"/>
    <w:rsid w:val="00077F04"/>
    <w:rsid w:val="00077FB8"/>
    <w:rsid w:val="00077FFA"/>
    <w:rsid w:val="00080473"/>
    <w:rsid w:val="0008048B"/>
    <w:rsid w:val="000805C5"/>
    <w:rsid w:val="00080CCA"/>
    <w:rsid w:val="000810FA"/>
    <w:rsid w:val="00081529"/>
    <w:rsid w:val="00081560"/>
    <w:rsid w:val="00081793"/>
    <w:rsid w:val="000818AA"/>
    <w:rsid w:val="00082065"/>
    <w:rsid w:val="000822F1"/>
    <w:rsid w:val="00082459"/>
    <w:rsid w:val="0008273E"/>
    <w:rsid w:val="00082856"/>
    <w:rsid w:val="00082A11"/>
    <w:rsid w:val="00082C22"/>
    <w:rsid w:val="00082CC3"/>
    <w:rsid w:val="00083000"/>
    <w:rsid w:val="000830B6"/>
    <w:rsid w:val="000834B9"/>
    <w:rsid w:val="000836D5"/>
    <w:rsid w:val="000837B3"/>
    <w:rsid w:val="00083953"/>
    <w:rsid w:val="00083993"/>
    <w:rsid w:val="00083AFB"/>
    <w:rsid w:val="00083B5D"/>
    <w:rsid w:val="00083CF9"/>
    <w:rsid w:val="00083FB5"/>
    <w:rsid w:val="00084385"/>
    <w:rsid w:val="000843EE"/>
    <w:rsid w:val="000844CA"/>
    <w:rsid w:val="000845EC"/>
    <w:rsid w:val="00084CCE"/>
    <w:rsid w:val="00084DD7"/>
    <w:rsid w:val="000850E9"/>
    <w:rsid w:val="00085765"/>
    <w:rsid w:val="00085C25"/>
    <w:rsid w:val="00085FDA"/>
    <w:rsid w:val="000869D1"/>
    <w:rsid w:val="00086D3E"/>
    <w:rsid w:val="00086D5F"/>
    <w:rsid w:val="00086D6B"/>
    <w:rsid w:val="000870D8"/>
    <w:rsid w:val="000873A6"/>
    <w:rsid w:val="0008748F"/>
    <w:rsid w:val="0008781F"/>
    <w:rsid w:val="0008783F"/>
    <w:rsid w:val="000878BA"/>
    <w:rsid w:val="00087985"/>
    <w:rsid w:val="00087D6B"/>
    <w:rsid w:val="00090017"/>
    <w:rsid w:val="00090DD1"/>
    <w:rsid w:val="00090ED3"/>
    <w:rsid w:val="0009116B"/>
    <w:rsid w:val="0009122B"/>
    <w:rsid w:val="00091292"/>
    <w:rsid w:val="00091402"/>
    <w:rsid w:val="00091DCE"/>
    <w:rsid w:val="00091F6C"/>
    <w:rsid w:val="0009201D"/>
    <w:rsid w:val="000920D0"/>
    <w:rsid w:val="00092320"/>
    <w:rsid w:val="00092608"/>
    <w:rsid w:val="00092FA6"/>
    <w:rsid w:val="00093007"/>
    <w:rsid w:val="00093561"/>
    <w:rsid w:val="00093877"/>
    <w:rsid w:val="00093C88"/>
    <w:rsid w:val="0009469A"/>
    <w:rsid w:val="0009469D"/>
    <w:rsid w:val="000947A2"/>
    <w:rsid w:val="00094E72"/>
    <w:rsid w:val="000951AE"/>
    <w:rsid w:val="00095427"/>
    <w:rsid w:val="00095A1B"/>
    <w:rsid w:val="00095D57"/>
    <w:rsid w:val="00095D6B"/>
    <w:rsid w:val="00095E43"/>
    <w:rsid w:val="00096012"/>
    <w:rsid w:val="0009634A"/>
    <w:rsid w:val="000965A3"/>
    <w:rsid w:val="000966AA"/>
    <w:rsid w:val="000967A1"/>
    <w:rsid w:val="00096877"/>
    <w:rsid w:val="000968CF"/>
    <w:rsid w:val="00096A36"/>
    <w:rsid w:val="00096DF1"/>
    <w:rsid w:val="00097049"/>
    <w:rsid w:val="000970BB"/>
    <w:rsid w:val="00097140"/>
    <w:rsid w:val="00097188"/>
    <w:rsid w:val="0009774B"/>
    <w:rsid w:val="00097851"/>
    <w:rsid w:val="00097C7A"/>
    <w:rsid w:val="00097DEA"/>
    <w:rsid w:val="00097F4D"/>
    <w:rsid w:val="00097FA2"/>
    <w:rsid w:val="000A00AE"/>
    <w:rsid w:val="000A0299"/>
    <w:rsid w:val="000A0361"/>
    <w:rsid w:val="000A03C3"/>
    <w:rsid w:val="000A03DA"/>
    <w:rsid w:val="000A04BF"/>
    <w:rsid w:val="000A07DB"/>
    <w:rsid w:val="000A08F4"/>
    <w:rsid w:val="000A0AF0"/>
    <w:rsid w:val="000A0C0C"/>
    <w:rsid w:val="000A104D"/>
    <w:rsid w:val="000A12A9"/>
    <w:rsid w:val="000A1322"/>
    <w:rsid w:val="000A15C1"/>
    <w:rsid w:val="000A17BE"/>
    <w:rsid w:val="000A1E81"/>
    <w:rsid w:val="000A1E90"/>
    <w:rsid w:val="000A1F51"/>
    <w:rsid w:val="000A2251"/>
    <w:rsid w:val="000A26CF"/>
    <w:rsid w:val="000A2739"/>
    <w:rsid w:val="000A2A0A"/>
    <w:rsid w:val="000A305D"/>
    <w:rsid w:val="000A32B0"/>
    <w:rsid w:val="000A34F7"/>
    <w:rsid w:val="000A3504"/>
    <w:rsid w:val="000A351D"/>
    <w:rsid w:val="000A3640"/>
    <w:rsid w:val="000A39FF"/>
    <w:rsid w:val="000A3CCF"/>
    <w:rsid w:val="000A3D51"/>
    <w:rsid w:val="000A3FD5"/>
    <w:rsid w:val="000A4029"/>
    <w:rsid w:val="000A4696"/>
    <w:rsid w:val="000A4AEB"/>
    <w:rsid w:val="000A4B37"/>
    <w:rsid w:val="000A4FD6"/>
    <w:rsid w:val="000A5355"/>
    <w:rsid w:val="000A54E0"/>
    <w:rsid w:val="000A5565"/>
    <w:rsid w:val="000A5591"/>
    <w:rsid w:val="000A55B4"/>
    <w:rsid w:val="000A5E95"/>
    <w:rsid w:val="000A5FAC"/>
    <w:rsid w:val="000A64A0"/>
    <w:rsid w:val="000A66C3"/>
    <w:rsid w:val="000A6BB4"/>
    <w:rsid w:val="000A6FC2"/>
    <w:rsid w:val="000A7040"/>
    <w:rsid w:val="000A73F1"/>
    <w:rsid w:val="000A78EC"/>
    <w:rsid w:val="000A78F1"/>
    <w:rsid w:val="000A7AF4"/>
    <w:rsid w:val="000B0475"/>
    <w:rsid w:val="000B0F37"/>
    <w:rsid w:val="000B0FC9"/>
    <w:rsid w:val="000B1354"/>
    <w:rsid w:val="000B14EF"/>
    <w:rsid w:val="000B1756"/>
    <w:rsid w:val="000B182F"/>
    <w:rsid w:val="000B18DE"/>
    <w:rsid w:val="000B1935"/>
    <w:rsid w:val="000B1986"/>
    <w:rsid w:val="000B1FFD"/>
    <w:rsid w:val="000B2203"/>
    <w:rsid w:val="000B24C3"/>
    <w:rsid w:val="000B286A"/>
    <w:rsid w:val="000B28FB"/>
    <w:rsid w:val="000B2994"/>
    <w:rsid w:val="000B2B57"/>
    <w:rsid w:val="000B2B72"/>
    <w:rsid w:val="000B2B76"/>
    <w:rsid w:val="000B2BDC"/>
    <w:rsid w:val="000B2D53"/>
    <w:rsid w:val="000B2E28"/>
    <w:rsid w:val="000B3023"/>
    <w:rsid w:val="000B365B"/>
    <w:rsid w:val="000B366C"/>
    <w:rsid w:val="000B3C28"/>
    <w:rsid w:val="000B3DED"/>
    <w:rsid w:val="000B425C"/>
    <w:rsid w:val="000B42B5"/>
    <w:rsid w:val="000B42FC"/>
    <w:rsid w:val="000B4A90"/>
    <w:rsid w:val="000B4BEB"/>
    <w:rsid w:val="000B4C3E"/>
    <w:rsid w:val="000B4DA4"/>
    <w:rsid w:val="000B5271"/>
    <w:rsid w:val="000B57A2"/>
    <w:rsid w:val="000B5CF9"/>
    <w:rsid w:val="000B60D8"/>
    <w:rsid w:val="000B67EF"/>
    <w:rsid w:val="000B6CA4"/>
    <w:rsid w:val="000B6EF6"/>
    <w:rsid w:val="000B6FD7"/>
    <w:rsid w:val="000B71EE"/>
    <w:rsid w:val="000B7680"/>
    <w:rsid w:val="000B7835"/>
    <w:rsid w:val="000B7C7D"/>
    <w:rsid w:val="000B7DF7"/>
    <w:rsid w:val="000C0171"/>
    <w:rsid w:val="000C057A"/>
    <w:rsid w:val="000C070C"/>
    <w:rsid w:val="000C08F0"/>
    <w:rsid w:val="000C0D2D"/>
    <w:rsid w:val="000C1041"/>
    <w:rsid w:val="000C1086"/>
    <w:rsid w:val="000C1234"/>
    <w:rsid w:val="000C128C"/>
    <w:rsid w:val="000C1505"/>
    <w:rsid w:val="000C15C0"/>
    <w:rsid w:val="000C15F1"/>
    <w:rsid w:val="000C1C01"/>
    <w:rsid w:val="000C1F07"/>
    <w:rsid w:val="000C237F"/>
    <w:rsid w:val="000C35C4"/>
    <w:rsid w:val="000C38F8"/>
    <w:rsid w:val="000C3A31"/>
    <w:rsid w:val="000C4725"/>
    <w:rsid w:val="000C48E8"/>
    <w:rsid w:val="000C4ABC"/>
    <w:rsid w:val="000C4C16"/>
    <w:rsid w:val="000C4E3B"/>
    <w:rsid w:val="000C4E8A"/>
    <w:rsid w:val="000C4EF7"/>
    <w:rsid w:val="000C5249"/>
    <w:rsid w:val="000C52A0"/>
    <w:rsid w:val="000C532E"/>
    <w:rsid w:val="000C565A"/>
    <w:rsid w:val="000C57A1"/>
    <w:rsid w:val="000C5872"/>
    <w:rsid w:val="000C5937"/>
    <w:rsid w:val="000C594C"/>
    <w:rsid w:val="000C5E35"/>
    <w:rsid w:val="000C620D"/>
    <w:rsid w:val="000C6375"/>
    <w:rsid w:val="000C64FE"/>
    <w:rsid w:val="000C6EA2"/>
    <w:rsid w:val="000C6FA9"/>
    <w:rsid w:val="000C70AE"/>
    <w:rsid w:val="000C7138"/>
    <w:rsid w:val="000C7373"/>
    <w:rsid w:val="000C74AA"/>
    <w:rsid w:val="000C780E"/>
    <w:rsid w:val="000C78E8"/>
    <w:rsid w:val="000C7AD8"/>
    <w:rsid w:val="000C7F2E"/>
    <w:rsid w:val="000D010E"/>
    <w:rsid w:val="000D02BE"/>
    <w:rsid w:val="000D0316"/>
    <w:rsid w:val="000D07B6"/>
    <w:rsid w:val="000D07D2"/>
    <w:rsid w:val="000D0BA4"/>
    <w:rsid w:val="000D0E8F"/>
    <w:rsid w:val="000D1158"/>
    <w:rsid w:val="000D1425"/>
    <w:rsid w:val="000D17E6"/>
    <w:rsid w:val="000D1B4C"/>
    <w:rsid w:val="000D1BA8"/>
    <w:rsid w:val="000D1C91"/>
    <w:rsid w:val="000D1E5F"/>
    <w:rsid w:val="000D2099"/>
    <w:rsid w:val="000D2208"/>
    <w:rsid w:val="000D27EA"/>
    <w:rsid w:val="000D299A"/>
    <w:rsid w:val="000D2CDB"/>
    <w:rsid w:val="000D2CFB"/>
    <w:rsid w:val="000D2E81"/>
    <w:rsid w:val="000D31DF"/>
    <w:rsid w:val="000D36F8"/>
    <w:rsid w:val="000D399A"/>
    <w:rsid w:val="000D3A4C"/>
    <w:rsid w:val="000D3C60"/>
    <w:rsid w:val="000D3C99"/>
    <w:rsid w:val="000D3D48"/>
    <w:rsid w:val="000D40CC"/>
    <w:rsid w:val="000D430D"/>
    <w:rsid w:val="000D4481"/>
    <w:rsid w:val="000D4597"/>
    <w:rsid w:val="000D46F6"/>
    <w:rsid w:val="000D49EA"/>
    <w:rsid w:val="000D4AB3"/>
    <w:rsid w:val="000D4E49"/>
    <w:rsid w:val="000D53D3"/>
    <w:rsid w:val="000D5639"/>
    <w:rsid w:val="000D59B6"/>
    <w:rsid w:val="000D5BCD"/>
    <w:rsid w:val="000D5C26"/>
    <w:rsid w:val="000D5CF4"/>
    <w:rsid w:val="000D5D49"/>
    <w:rsid w:val="000D5F92"/>
    <w:rsid w:val="000D6832"/>
    <w:rsid w:val="000D6A42"/>
    <w:rsid w:val="000D6CED"/>
    <w:rsid w:val="000D6D15"/>
    <w:rsid w:val="000D6FB6"/>
    <w:rsid w:val="000D7184"/>
    <w:rsid w:val="000D7267"/>
    <w:rsid w:val="000D794B"/>
    <w:rsid w:val="000D7BA1"/>
    <w:rsid w:val="000D7E57"/>
    <w:rsid w:val="000D7EE6"/>
    <w:rsid w:val="000E046F"/>
    <w:rsid w:val="000E04F4"/>
    <w:rsid w:val="000E099C"/>
    <w:rsid w:val="000E09B4"/>
    <w:rsid w:val="000E0F79"/>
    <w:rsid w:val="000E1384"/>
    <w:rsid w:val="000E16E7"/>
    <w:rsid w:val="000E170E"/>
    <w:rsid w:val="000E176F"/>
    <w:rsid w:val="000E1A15"/>
    <w:rsid w:val="000E1BDB"/>
    <w:rsid w:val="000E1DA2"/>
    <w:rsid w:val="000E1E9C"/>
    <w:rsid w:val="000E1EB0"/>
    <w:rsid w:val="000E1F32"/>
    <w:rsid w:val="000E2015"/>
    <w:rsid w:val="000E210E"/>
    <w:rsid w:val="000E238A"/>
    <w:rsid w:val="000E25CD"/>
    <w:rsid w:val="000E28B1"/>
    <w:rsid w:val="000E2AC5"/>
    <w:rsid w:val="000E2CCE"/>
    <w:rsid w:val="000E2D07"/>
    <w:rsid w:val="000E2F04"/>
    <w:rsid w:val="000E2F1A"/>
    <w:rsid w:val="000E3291"/>
    <w:rsid w:val="000E3314"/>
    <w:rsid w:val="000E3326"/>
    <w:rsid w:val="000E3487"/>
    <w:rsid w:val="000E375D"/>
    <w:rsid w:val="000E397F"/>
    <w:rsid w:val="000E3A7C"/>
    <w:rsid w:val="000E3E94"/>
    <w:rsid w:val="000E3FA2"/>
    <w:rsid w:val="000E4004"/>
    <w:rsid w:val="000E4064"/>
    <w:rsid w:val="000E422A"/>
    <w:rsid w:val="000E4464"/>
    <w:rsid w:val="000E46EA"/>
    <w:rsid w:val="000E4947"/>
    <w:rsid w:val="000E4F6E"/>
    <w:rsid w:val="000E4FA0"/>
    <w:rsid w:val="000E52A2"/>
    <w:rsid w:val="000E5503"/>
    <w:rsid w:val="000E576D"/>
    <w:rsid w:val="000E583D"/>
    <w:rsid w:val="000E58F0"/>
    <w:rsid w:val="000E5BAA"/>
    <w:rsid w:val="000E5C0B"/>
    <w:rsid w:val="000E5E8F"/>
    <w:rsid w:val="000E5F78"/>
    <w:rsid w:val="000E6420"/>
    <w:rsid w:val="000E6593"/>
    <w:rsid w:val="000E686E"/>
    <w:rsid w:val="000E6954"/>
    <w:rsid w:val="000E7327"/>
    <w:rsid w:val="000E7552"/>
    <w:rsid w:val="000E782D"/>
    <w:rsid w:val="000E786F"/>
    <w:rsid w:val="000E7B1C"/>
    <w:rsid w:val="000E7C95"/>
    <w:rsid w:val="000E7F69"/>
    <w:rsid w:val="000E7FD3"/>
    <w:rsid w:val="000F0388"/>
    <w:rsid w:val="000F0396"/>
    <w:rsid w:val="000F0648"/>
    <w:rsid w:val="000F0A1D"/>
    <w:rsid w:val="000F0FF7"/>
    <w:rsid w:val="000F105A"/>
    <w:rsid w:val="000F1256"/>
    <w:rsid w:val="000F154E"/>
    <w:rsid w:val="000F1567"/>
    <w:rsid w:val="000F15C2"/>
    <w:rsid w:val="000F1F53"/>
    <w:rsid w:val="000F23B2"/>
    <w:rsid w:val="000F2533"/>
    <w:rsid w:val="000F257A"/>
    <w:rsid w:val="000F2611"/>
    <w:rsid w:val="000F28CB"/>
    <w:rsid w:val="000F2AEB"/>
    <w:rsid w:val="000F2B5D"/>
    <w:rsid w:val="000F2BB4"/>
    <w:rsid w:val="000F2CB0"/>
    <w:rsid w:val="000F2D38"/>
    <w:rsid w:val="000F320E"/>
    <w:rsid w:val="000F3B2D"/>
    <w:rsid w:val="000F4522"/>
    <w:rsid w:val="000F45E1"/>
    <w:rsid w:val="000F477D"/>
    <w:rsid w:val="000F48BE"/>
    <w:rsid w:val="000F492F"/>
    <w:rsid w:val="000F513F"/>
    <w:rsid w:val="000F5269"/>
    <w:rsid w:val="000F5953"/>
    <w:rsid w:val="000F5BF5"/>
    <w:rsid w:val="000F5E1C"/>
    <w:rsid w:val="000F6116"/>
    <w:rsid w:val="000F627E"/>
    <w:rsid w:val="000F6321"/>
    <w:rsid w:val="000F67A0"/>
    <w:rsid w:val="000F69C7"/>
    <w:rsid w:val="000F6AB4"/>
    <w:rsid w:val="000F7178"/>
    <w:rsid w:val="000F72D9"/>
    <w:rsid w:val="000F743A"/>
    <w:rsid w:val="000F74E3"/>
    <w:rsid w:val="000F7B18"/>
    <w:rsid w:val="000F7B6B"/>
    <w:rsid w:val="000F7D75"/>
    <w:rsid w:val="000F7F91"/>
    <w:rsid w:val="00100489"/>
    <w:rsid w:val="001005B7"/>
    <w:rsid w:val="00100CBD"/>
    <w:rsid w:val="00100CC3"/>
    <w:rsid w:val="00100E1B"/>
    <w:rsid w:val="00101798"/>
    <w:rsid w:val="001019A4"/>
    <w:rsid w:val="00101FF2"/>
    <w:rsid w:val="00102124"/>
    <w:rsid w:val="001026DE"/>
    <w:rsid w:val="001026FC"/>
    <w:rsid w:val="00102A06"/>
    <w:rsid w:val="00102BB2"/>
    <w:rsid w:val="00102C61"/>
    <w:rsid w:val="00102E54"/>
    <w:rsid w:val="00103510"/>
    <w:rsid w:val="001037EC"/>
    <w:rsid w:val="00103FF8"/>
    <w:rsid w:val="00104550"/>
    <w:rsid w:val="0010462F"/>
    <w:rsid w:val="00104923"/>
    <w:rsid w:val="00104AF6"/>
    <w:rsid w:val="00104BD9"/>
    <w:rsid w:val="00105032"/>
    <w:rsid w:val="001050B6"/>
    <w:rsid w:val="00105167"/>
    <w:rsid w:val="001051A7"/>
    <w:rsid w:val="001055D0"/>
    <w:rsid w:val="00105B2E"/>
    <w:rsid w:val="00105CB3"/>
    <w:rsid w:val="00105CD6"/>
    <w:rsid w:val="001061A2"/>
    <w:rsid w:val="00106625"/>
    <w:rsid w:val="00106831"/>
    <w:rsid w:val="00106D09"/>
    <w:rsid w:val="00106E61"/>
    <w:rsid w:val="00107046"/>
    <w:rsid w:val="001073D1"/>
    <w:rsid w:val="0010780D"/>
    <w:rsid w:val="00107CB1"/>
    <w:rsid w:val="00107DBA"/>
    <w:rsid w:val="001101F9"/>
    <w:rsid w:val="0011040C"/>
    <w:rsid w:val="00110640"/>
    <w:rsid w:val="001108D3"/>
    <w:rsid w:val="00110974"/>
    <w:rsid w:val="00110EC2"/>
    <w:rsid w:val="00110FC6"/>
    <w:rsid w:val="00111250"/>
    <w:rsid w:val="00111376"/>
    <w:rsid w:val="0011149F"/>
    <w:rsid w:val="001116E0"/>
    <w:rsid w:val="0011171E"/>
    <w:rsid w:val="00111D83"/>
    <w:rsid w:val="00111DAD"/>
    <w:rsid w:val="00111DBD"/>
    <w:rsid w:val="00111E99"/>
    <w:rsid w:val="001120C7"/>
    <w:rsid w:val="0011247E"/>
    <w:rsid w:val="0011261C"/>
    <w:rsid w:val="001129FC"/>
    <w:rsid w:val="00112AF4"/>
    <w:rsid w:val="00112C04"/>
    <w:rsid w:val="00112D19"/>
    <w:rsid w:val="00112E8A"/>
    <w:rsid w:val="0011315C"/>
    <w:rsid w:val="00113514"/>
    <w:rsid w:val="0011366C"/>
    <w:rsid w:val="001137DD"/>
    <w:rsid w:val="001138D2"/>
    <w:rsid w:val="00113985"/>
    <w:rsid w:val="00113A0A"/>
    <w:rsid w:val="00113A6B"/>
    <w:rsid w:val="00113EED"/>
    <w:rsid w:val="0011404E"/>
    <w:rsid w:val="0011410A"/>
    <w:rsid w:val="00114287"/>
    <w:rsid w:val="0011435F"/>
    <w:rsid w:val="00114837"/>
    <w:rsid w:val="00114883"/>
    <w:rsid w:val="00114BA6"/>
    <w:rsid w:val="00114D09"/>
    <w:rsid w:val="00114E2E"/>
    <w:rsid w:val="00114ED7"/>
    <w:rsid w:val="00114EF5"/>
    <w:rsid w:val="00115ABB"/>
    <w:rsid w:val="00115B37"/>
    <w:rsid w:val="00115F09"/>
    <w:rsid w:val="00115F1E"/>
    <w:rsid w:val="00116251"/>
    <w:rsid w:val="00116585"/>
    <w:rsid w:val="00116611"/>
    <w:rsid w:val="001166BE"/>
    <w:rsid w:val="00116A2B"/>
    <w:rsid w:val="00116F8A"/>
    <w:rsid w:val="00117148"/>
    <w:rsid w:val="001171D8"/>
    <w:rsid w:val="001177D4"/>
    <w:rsid w:val="00117A3D"/>
    <w:rsid w:val="00117A71"/>
    <w:rsid w:val="00117BF3"/>
    <w:rsid w:val="00117E23"/>
    <w:rsid w:val="00117F9F"/>
    <w:rsid w:val="00117FCF"/>
    <w:rsid w:val="00117FFE"/>
    <w:rsid w:val="00120717"/>
    <w:rsid w:val="00120A60"/>
    <w:rsid w:val="00120E86"/>
    <w:rsid w:val="00120F45"/>
    <w:rsid w:val="00121105"/>
    <w:rsid w:val="001211A5"/>
    <w:rsid w:val="00121293"/>
    <w:rsid w:val="0012154B"/>
    <w:rsid w:val="00121847"/>
    <w:rsid w:val="001218C2"/>
    <w:rsid w:val="00121B61"/>
    <w:rsid w:val="00121C25"/>
    <w:rsid w:val="00121EBB"/>
    <w:rsid w:val="0012203A"/>
    <w:rsid w:val="00122324"/>
    <w:rsid w:val="00122371"/>
    <w:rsid w:val="00122646"/>
    <w:rsid w:val="0012265C"/>
    <w:rsid w:val="001226E2"/>
    <w:rsid w:val="00122A17"/>
    <w:rsid w:val="00122B0A"/>
    <w:rsid w:val="00122B91"/>
    <w:rsid w:val="00122EC2"/>
    <w:rsid w:val="00122F0D"/>
    <w:rsid w:val="00123A1E"/>
    <w:rsid w:val="00123B73"/>
    <w:rsid w:val="00123D5D"/>
    <w:rsid w:val="00123ECE"/>
    <w:rsid w:val="00124012"/>
    <w:rsid w:val="00124014"/>
    <w:rsid w:val="00124034"/>
    <w:rsid w:val="00124124"/>
    <w:rsid w:val="0012418E"/>
    <w:rsid w:val="00124307"/>
    <w:rsid w:val="00124346"/>
    <w:rsid w:val="00124544"/>
    <w:rsid w:val="001246E5"/>
    <w:rsid w:val="00124DBB"/>
    <w:rsid w:val="00124F71"/>
    <w:rsid w:val="00125083"/>
    <w:rsid w:val="001251B2"/>
    <w:rsid w:val="00125561"/>
    <w:rsid w:val="001256F6"/>
    <w:rsid w:val="00125764"/>
    <w:rsid w:val="001260A4"/>
    <w:rsid w:val="001260B9"/>
    <w:rsid w:val="0012689F"/>
    <w:rsid w:val="001268DC"/>
    <w:rsid w:val="001269B3"/>
    <w:rsid w:val="001269FB"/>
    <w:rsid w:val="00126FBE"/>
    <w:rsid w:val="001271E0"/>
    <w:rsid w:val="001272D9"/>
    <w:rsid w:val="001274AD"/>
    <w:rsid w:val="001274B1"/>
    <w:rsid w:val="00127543"/>
    <w:rsid w:val="00127888"/>
    <w:rsid w:val="00127F26"/>
    <w:rsid w:val="001300B9"/>
    <w:rsid w:val="00130308"/>
    <w:rsid w:val="001306C3"/>
    <w:rsid w:val="00130730"/>
    <w:rsid w:val="001307FA"/>
    <w:rsid w:val="00130BE3"/>
    <w:rsid w:val="00130EF3"/>
    <w:rsid w:val="00131398"/>
    <w:rsid w:val="0013154C"/>
    <w:rsid w:val="001315DA"/>
    <w:rsid w:val="0013174F"/>
    <w:rsid w:val="00131779"/>
    <w:rsid w:val="00131950"/>
    <w:rsid w:val="00131A5C"/>
    <w:rsid w:val="00131AAE"/>
    <w:rsid w:val="00131ADE"/>
    <w:rsid w:val="00131AEF"/>
    <w:rsid w:val="00131CC4"/>
    <w:rsid w:val="00131E26"/>
    <w:rsid w:val="001321E3"/>
    <w:rsid w:val="00132419"/>
    <w:rsid w:val="00132BCA"/>
    <w:rsid w:val="00132BF8"/>
    <w:rsid w:val="00132C92"/>
    <w:rsid w:val="00133174"/>
    <w:rsid w:val="0013324E"/>
    <w:rsid w:val="0013357F"/>
    <w:rsid w:val="00133631"/>
    <w:rsid w:val="00133760"/>
    <w:rsid w:val="00133C48"/>
    <w:rsid w:val="00133C67"/>
    <w:rsid w:val="00133DF6"/>
    <w:rsid w:val="00133EA8"/>
    <w:rsid w:val="00134110"/>
    <w:rsid w:val="00134114"/>
    <w:rsid w:val="001342E6"/>
    <w:rsid w:val="0013435B"/>
    <w:rsid w:val="00134367"/>
    <w:rsid w:val="001348B3"/>
    <w:rsid w:val="0013524C"/>
    <w:rsid w:val="001356FF"/>
    <w:rsid w:val="00135B30"/>
    <w:rsid w:val="00135FAF"/>
    <w:rsid w:val="00136921"/>
    <w:rsid w:val="00136931"/>
    <w:rsid w:val="00136BA3"/>
    <w:rsid w:val="00136DEC"/>
    <w:rsid w:val="00136DF0"/>
    <w:rsid w:val="00136DFA"/>
    <w:rsid w:val="00137004"/>
    <w:rsid w:val="001376CD"/>
    <w:rsid w:val="00137972"/>
    <w:rsid w:val="0013797B"/>
    <w:rsid w:val="00137B6D"/>
    <w:rsid w:val="00137D4B"/>
    <w:rsid w:val="00137DA1"/>
    <w:rsid w:val="00137E78"/>
    <w:rsid w:val="00140851"/>
    <w:rsid w:val="00140E84"/>
    <w:rsid w:val="00140EE8"/>
    <w:rsid w:val="00141268"/>
    <w:rsid w:val="001413FE"/>
    <w:rsid w:val="00141514"/>
    <w:rsid w:val="00141AD4"/>
    <w:rsid w:val="00141E6B"/>
    <w:rsid w:val="0014255F"/>
    <w:rsid w:val="00142792"/>
    <w:rsid w:val="00142962"/>
    <w:rsid w:val="00142AD5"/>
    <w:rsid w:val="001432D1"/>
    <w:rsid w:val="0014330F"/>
    <w:rsid w:val="001434E9"/>
    <w:rsid w:val="0014353D"/>
    <w:rsid w:val="0014365E"/>
    <w:rsid w:val="00143B95"/>
    <w:rsid w:val="0014407A"/>
    <w:rsid w:val="0014422A"/>
    <w:rsid w:val="001443B7"/>
    <w:rsid w:val="0014440C"/>
    <w:rsid w:val="001444C3"/>
    <w:rsid w:val="001446F1"/>
    <w:rsid w:val="001448C3"/>
    <w:rsid w:val="00144DAA"/>
    <w:rsid w:val="0014516C"/>
    <w:rsid w:val="001451C4"/>
    <w:rsid w:val="00145278"/>
    <w:rsid w:val="0014588C"/>
    <w:rsid w:val="00145A76"/>
    <w:rsid w:val="00145BC8"/>
    <w:rsid w:val="00145E87"/>
    <w:rsid w:val="00145F48"/>
    <w:rsid w:val="001460EF"/>
    <w:rsid w:val="00146570"/>
    <w:rsid w:val="001465D6"/>
    <w:rsid w:val="00146608"/>
    <w:rsid w:val="001467EC"/>
    <w:rsid w:val="00146855"/>
    <w:rsid w:val="00146987"/>
    <w:rsid w:val="00146BCC"/>
    <w:rsid w:val="00146F58"/>
    <w:rsid w:val="00147045"/>
    <w:rsid w:val="001475E6"/>
    <w:rsid w:val="00147686"/>
    <w:rsid w:val="00147D16"/>
    <w:rsid w:val="00150490"/>
    <w:rsid w:val="00150494"/>
    <w:rsid w:val="001504D1"/>
    <w:rsid w:val="00150709"/>
    <w:rsid w:val="00150862"/>
    <w:rsid w:val="00150977"/>
    <w:rsid w:val="001509B1"/>
    <w:rsid w:val="001509F3"/>
    <w:rsid w:val="00151145"/>
    <w:rsid w:val="00151203"/>
    <w:rsid w:val="001515CB"/>
    <w:rsid w:val="0015180A"/>
    <w:rsid w:val="0015189D"/>
    <w:rsid w:val="00151A2A"/>
    <w:rsid w:val="00151BE2"/>
    <w:rsid w:val="00151E55"/>
    <w:rsid w:val="0015217D"/>
    <w:rsid w:val="00152A0F"/>
    <w:rsid w:val="00152B2A"/>
    <w:rsid w:val="00152FCE"/>
    <w:rsid w:val="00153244"/>
    <w:rsid w:val="001536E1"/>
    <w:rsid w:val="00153DA5"/>
    <w:rsid w:val="00153E66"/>
    <w:rsid w:val="001540C1"/>
    <w:rsid w:val="00154275"/>
    <w:rsid w:val="00154541"/>
    <w:rsid w:val="00154550"/>
    <w:rsid w:val="00155003"/>
    <w:rsid w:val="0015511E"/>
    <w:rsid w:val="001552D2"/>
    <w:rsid w:val="00155422"/>
    <w:rsid w:val="001554EF"/>
    <w:rsid w:val="0015588C"/>
    <w:rsid w:val="00155A8F"/>
    <w:rsid w:val="00155B18"/>
    <w:rsid w:val="00155F24"/>
    <w:rsid w:val="00155FB4"/>
    <w:rsid w:val="00156450"/>
    <w:rsid w:val="0015655C"/>
    <w:rsid w:val="001566A5"/>
    <w:rsid w:val="001566F9"/>
    <w:rsid w:val="001568C3"/>
    <w:rsid w:val="001569B3"/>
    <w:rsid w:val="00156AF8"/>
    <w:rsid w:val="00156E1D"/>
    <w:rsid w:val="00156E47"/>
    <w:rsid w:val="00157418"/>
    <w:rsid w:val="001576CD"/>
    <w:rsid w:val="00157BB9"/>
    <w:rsid w:val="00157C9F"/>
    <w:rsid w:val="00157E36"/>
    <w:rsid w:val="0016000E"/>
    <w:rsid w:val="001604C5"/>
    <w:rsid w:val="00160570"/>
    <w:rsid w:val="00160695"/>
    <w:rsid w:val="00160AAD"/>
    <w:rsid w:val="00160E16"/>
    <w:rsid w:val="00161511"/>
    <w:rsid w:val="00161A98"/>
    <w:rsid w:val="00161CB5"/>
    <w:rsid w:val="00161E60"/>
    <w:rsid w:val="00161F2B"/>
    <w:rsid w:val="0016200C"/>
    <w:rsid w:val="00162024"/>
    <w:rsid w:val="00162158"/>
    <w:rsid w:val="001622CF"/>
    <w:rsid w:val="00162450"/>
    <w:rsid w:val="00162553"/>
    <w:rsid w:val="00162605"/>
    <w:rsid w:val="00162879"/>
    <w:rsid w:val="00162898"/>
    <w:rsid w:val="001629C7"/>
    <w:rsid w:val="001629FE"/>
    <w:rsid w:val="00162CBF"/>
    <w:rsid w:val="00162FBC"/>
    <w:rsid w:val="00163000"/>
    <w:rsid w:val="001630D2"/>
    <w:rsid w:val="00163302"/>
    <w:rsid w:val="0016394A"/>
    <w:rsid w:val="00163A78"/>
    <w:rsid w:val="00163BCB"/>
    <w:rsid w:val="00164097"/>
    <w:rsid w:val="001642F2"/>
    <w:rsid w:val="00164382"/>
    <w:rsid w:val="00164398"/>
    <w:rsid w:val="00164573"/>
    <w:rsid w:val="00164A79"/>
    <w:rsid w:val="00164CA2"/>
    <w:rsid w:val="00164D3C"/>
    <w:rsid w:val="0016566D"/>
    <w:rsid w:val="001656F6"/>
    <w:rsid w:val="00165949"/>
    <w:rsid w:val="00165BF9"/>
    <w:rsid w:val="001662A9"/>
    <w:rsid w:val="00166317"/>
    <w:rsid w:val="0016639A"/>
    <w:rsid w:val="001663B4"/>
    <w:rsid w:val="00166532"/>
    <w:rsid w:val="001666A2"/>
    <w:rsid w:val="00166826"/>
    <w:rsid w:val="00166D78"/>
    <w:rsid w:val="00167086"/>
    <w:rsid w:val="0016709C"/>
    <w:rsid w:val="00167420"/>
    <w:rsid w:val="001675F0"/>
    <w:rsid w:val="00167683"/>
    <w:rsid w:val="00167B7F"/>
    <w:rsid w:val="00167C10"/>
    <w:rsid w:val="00170480"/>
    <w:rsid w:val="001705B2"/>
    <w:rsid w:val="0017075C"/>
    <w:rsid w:val="001709DB"/>
    <w:rsid w:val="00170BCE"/>
    <w:rsid w:val="00170CD1"/>
    <w:rsid w:val="0017120D"/>
    <w:rsid w:val="00171739"/>
    <w:rsid w:val="00171782"/>
    <w:rsid w:val="0017190C"/>
    <w:rsid w:val="00171998"/>
    <w:rsid w:val="00172607"/>
    <w:rsid w:val="001727C4"/>
    <w:rsid w:val="00172FC9"/>
    <w:rsid w:val="00173133"/>
    <w:rsid w:val="001733C5"/>
    <w:rsid w:val="00173804"/>
    <w:rsid w:val="00173B42"/>
    <w:rsid w:val="00173DAB"/>
    <w:rsid w:val="00173F39"/>
    <w:rsid w:val="00174454"/>
    <w:rsid w:val="00174528"/>
    <w:rsid w:val="001746C9"/>
    <w:rsid w:val="001747F1"/>
    <w:rsid w:val="00174C8C"/>
    <w:rsid w:val="00175105"/>
    <w:rsid w:val="0017544E"/>
    <w:rsid w:val="00175471"/>
    <w:rsid w:val="00175A20"/>
    <w:rsid w:val="00175E76"/>
    <w:rsid w:val="00176230"/>
    <w:rsid w:val="00176561"/>
    <w:rsid w:val="00176651"/>
    <w:rsid w:val="00176E33"/>
    <w:rsid w:val="00176ED0"/>
    <w:rsid w:val="00177101"/>
    <w:rsid w:val="0017745C"/>
    <w:rsid w:val="00177AEA"/>
    <w:rsid w:val="00177B3D"/>
    <w:rsid w:val="00177D2D"/>
    <w:rsid w:val="00177D33"/>
    <w:rsid w:val="00180491"/>
    <w:rsid w:val="00180502"/>
    <w:rsid w:val="00180A39"/>
    <w:rsid w:val="00180C92"/>
    <w:rsid w:val="00180F9F"/>
    <w:rsid w:val="001811AF"/>
    <w:rsid w:val="00181263"/>
    <w:rsid w:val="0018145A"/>
    <w:rsid w:val="00181517"/>
    <w:rsid w:val="00181632"/>
    <w:rsid w:val="001819BA"/>
    <w:rsid w:val="001819E5"/>
    <w:rsid w:val="00181A02"/>
    <w:rsid w:val="00181D7B"/>
    <w:rsid w:val="00181D7D"/>
    <w:rsid w:val="00181D83"/>
    <w:rsid w:val="001821DC"/>
    <w:rsid w:val="001824B3"/>
    <w:rsid w:val="00182592"/>
    <w:rsid w:val="00182714"/>
    <w:rsid w:val="001828D0"/>
    <w:rsid w:val="00182B50"/>
    <w:rsid w:val="00182F62"/>
    <w:rsid w:val="00183416"/>
    <w:rsid w:val="001836E1"/>
    <w:rsid w:val="001839B3"/>
    <w:rsid w:val="00183A6D"/>
    <w:rsid w:val="00183B56"/>
    <w:rsid w:val="00183C5F"/>
    <w:rsid w:val="00183D82"/>
    <w:rsid w:val="00183FC4"/>
    <w:rsid w:val="00184501"/>
    <w:rsid w:val="00184848"/>
    <w:rsid w:val="00184858"/>
    <w:rsid w:val="0018493C"/>
    <w:rsid w:val="00184F8B"/>
    <w:rsid w:val="00185040"/>
    <w:rsid w:val="00185069"/>
    <w:rsid w:val="00185207"/>
    <w:rsid w:val="0018525F"/>
    <w:rsid w:val="0018567C"/>
    <w:rsid w:val="00185C7C"/>
    <w:rsid w:val="0018613F"/>
    <w:rsid w:val="001862EB"/>
    <w:rsid w:val="001863D1"/>
    <w:rsid w:val="001863DF"/>
    <w:rsid w:val="001864B5"/>
    <w:rsid w:val="0018654A"/>
    <w:rsid w:val="00186550"/>
    <w:rsid w:val="001867D4"/>
    <w:rsid w:val="00186E8F"/>
    <w:rsid w:val="00186F62"/>
    <w:rsid w:val="001870DB"/>
    <w:rsid w:val="00187118"/>
    <w:rsid w:val="001873DE"/>
    <w:rsid w:val="00187A62"/>
    <w:rsid w:val="00187B02"/>
    <w:rsid w:val="00187E0C"/>
    <w:rsid w:val="001902F7"/>
    <w:rsid w:val="001903FA"/>
    <w:rsid w:val="0019088E"/>
    <w:rsid w:val="001909F7"/>
    <w:rsid w:val="00190AD9"/>
    <w:rsid w:val="00190B51"/>
    <w:rsid w:val="00190D85"/>
    <w:rsid w:val="0019118C"/>
    <w:rsid w:val="00191241"/>
    <w:rsid w:val="0019178A"/>
    <w:rsid w:val="00191D18"/>
    <w:rsid w:val="001920D7"/>
    <w:rsid w:val="0019227A"/>
    <w:rsid w:val="001923EF"/>
    <w:rsid w:val="001924C4"/>
    <w:rsid w:val="001924EF"/>
    <w:rsid w:val="001925D9"/>
    <w:rsid w:val="00192A7C"/>
    <w:rsid w:val="00192B44"/>
    <w:rsid w:val="00192E83"/>
    <w:rsid w:val="0019316C"/>
    <w:rsid w:val="001932FB"/>
    <w:rsid w:val="00193414"/>
    <w:rsid w:val="001936FA"/>
    <w:rsid w:val="00193AAB"/>
    <w:rsid w:val="00193C24"/>
    <w:rsid w:val="00193C27"/>
    <w:rsid w:val="001946CB"/>
    <w:rsid w:val="001947C1"/>
    <w:rsid w:val="00194A85"/>
    <w:rsid w:val="00194D8A"/>
    <w:rsid w:val="001954A1"/>
    <w:rsid w:val="00195925"/>
    <w:rsid w:val="00195BF7"/>
    <w:rsid w:val="00195EAC"/>
    <w:rsid w:val="00195EEC"/>
    <w:rsid w:val="00195FEC"/>
    <w:rsid w:val="0019609E"/>
    <w:rsid w:val="00196205"/>
    <w:rsid w:val="00196381"/>
    <w:rsid w:val="001964A7"/>
    <w:rsid w:val="001965F1"/>
    <w:rsid w:val="001967DE"/>
    <w:rsid w:val="00196804"/>
    <w:rsid w:val="00196A08"/>
    <w:rsid w:val="00196AE0"/>
    <w:rsid w:val="00196C45"/>
    <w:rsid w:val="00196DC1"/>
    <w:rsid w:val="00196E05"/>
    <w:rsid w:val="00197091"/>
    <w:rsid w:val="001971EC"/>
    <w:rsid w:val="0019734A"/>
    <w:rsid w:val="0019735E"/>
    <w:rsid w:val="00197660"/>
    <w:rsid w:val="00197964"/>
    <w:rsid w:val="00197ACD"/>
    <w:rsid w:val="00197C12"/>
    <w:rsid w:val="00197DB1"/>
    <w:rsid w:val="001A0070"/>
    <w:rsid w:val="001A0351"/>
    <w:rsid w:val="001A0787"/>
    <w:rsid w:val="001A08E7"/>
    <w:rsid w:val="001A092B"/>
    <w:rsid w:val="001A09A9"/>
    <w:rsid w:val="001A09DA"/>
    <w:rsid w:val="001A0A3A"/>
    <w:rsid w:val="001A1014"/>
    <w:rsid w:val="001A1040"/>
    <w:rsid w:val="001A1061"/>
    <w:rsid w:val="001A1153"/>
    <w:rsid w:val="001A13A5"/>
    <w:rsid w:val="001A195F"/>
    <w:rsid w:val="001A1C56"/>
    <w:rsid w:val="001A1CF4"/>
    <w:rsid w:val="001A1D52"/>
    <w:rsid w:val="001A1E6F"/>
    <w:rsid w:val="001A1F5A"/>
    <w:rsid w:val="001A1F69"/>
    <w:rsid w:val="001A1FD3"/>
    <w:rsid w:val="001A22CF"/>
    <w:rsid w:val="001A232A"/>
    <w:rsid w:val="001A26B2"/>
    <w:rsid w:val="001A277B"/>
    <w:rsid w:val="001A2A84"/>
    <w:rsid w:val="001A2BCC"/>
    <w:rsid w:val="001A2CD8"/>
    <w:rsid w:val="001A2D37"/>
    <w:rsid w:val="001A33FC"/>
    <w:rsid w:val="001A359C"/>
    <w:rsid w:val="001A3A93"/>
    <w:rsid w:val="001A3B30"/>
    <w:rsid w:val="001A3BCB"/>
    <w:rsid w:val="001A3CAE"/>
    <w:rsid w:val="001A3D82"/>
    <w:rsid w:val="001A419A"/>
    <w:rsid w:val="001A42BF"/>
    <w:rsid w:val="001A44E9"/>
    <w:rsid w:val="001A44FC"/>
    <w:rsid w:val="001A465A"/>
    <w:rsid w:val="001A4745"/>
    <w:rsid w:val="001A47F9"/>
    <w:rsid w:val="001A482E"/>
    <w:rsid w:val="001A4A76"/>
    <w:rsid w:val="001A4BC8"/>
    <w:rsid w:val="001A4C1F"/>
    <w:rsid w:val="001A4D0B"/>
    <w:rsid w:val="001A4DEB"/>
    <w:rsid w:val="001A4F53"/>
    <w:rsid w:val="001A4FC5"/>
    <w:rsid w:val="001A4FF9"/>
    <w:rsid w:val="001A5181"/>
    <w:rsid w:val="001A52ED"/>
    <w:rsid w:val="001A5328"/>
    <w:rsid w:val="001A54BE"/>
    <w:rsid w:val="001A5920"/>
    <w:rsid w:val="001A59D6"/>
    <w:rsid w:val="001A5C4C"/>
    <w:rsid w:val="001A600E"/>
    <w:rsid w:val="001A6429"/>
    <w:rsid w:val="001A6772"/>
    <w:rsid w:val="001A67BB"/>
    <w:rsid w:val="001A6CAD"/>
    <w:rsid w:val="001A70EC"/>
    <w:rsid w:val="001A7492"/>
    <w:rsid w:val="001A7A39"/>
    <w:rsid w:val="001A7DBA"/>
    <w:rsid w:val="001A7DF0"/>
    <w:rsid w:val="001A7F6F"/>
    <w:rsid w:val="001B0182"/>
    <w:rsid w:val="001B02CC"/>
    <w:rsid w:val="001B047D"/>
    <w:rsid w:val="001B0635"/>
    <w:rsid w:val="001B1315"/>
    <w:rsid w:val="001B1361"/>
    <w:rsid w:val="001B1E19"/>
    <w:rsid w:val="001B1EC9"/>
    <w:rsid w:val="001B1FFB"/>
    <w:rsid w:val="001B22F2"/>
    <w:rsid w:val="001B25D6"/>
    <w:rsid w:val="001B2913"/>
    <w:rsid w:val="001B29D5"/>
    <w:rsid w:val="001B30FE"/>
    <w:rsid w:val="001B3276"/>
    <w:rsid w:val="001B3377"/>
    <w:rsid w:val="001B341A"/>
    <w:rsid w:val="001B35CF"/>
    <w:rsid w:val="001B3AAE"/>
    <w:rsid w:val="001B3BFB"/>
    <w:rsid w:val="001B3DE9"/>
    <w:rsid w:val="001B4359"/>
    <w:rsid w:val="001B4460"/>
    <w:rsid w:val="001B45B2"/>
    <w:rsid w:val="001B4734"/>
    <w:rsid w:val="001B4A3B"/>
    <w:rsid w:val="001B5619"/>
    <w:rsid w:val="001B565E"/>
    <w:rsid w:val="001B5939"/>
    <w:rsid w:val="001B59DB"/>
    <w:rsid w:val="001B5C34"/>
    <w:rsid w:val="001B5C75"/>
    <w:rsid w:val="001B5D7C"/>
    <w:rsid w:val="001B5D8C"/>
    <w:rsid w:val="001B5E81"/>
    <w:rsid w:val="001B60A6"/>
    <w:rsid w:val="001B650C"/>
    <w:rsid w:val="001B6513"/>
    <w:rsid w:val="001B672E"/>
    <w:rsid w:val="001B6D9A"/>
    <w:rsid w:val="001B6E01"/>
    <w:rsid w:val="001B6F2D"/>
    <w:rsid w:val="001B6FFA"/>
    <w:rsid w:val="001B75C3"/>
    <w:rsid w:val="001B791A"/>
    <w:rsid w:val="001B7A50"/>
    <w:rsid w:val="001B7B37"/>
    <w:rsid w:val="001B7D0B"/>
    <w:rsid w:val="001C048A"/>
    <w:rsid w:val="001C0595"/>
    <w:rsid w:val="001C05C7"/>
    <w:rsid w:val="001C0674"/>
    <w:rsid w:val="001C06D5"/>
    <w:rsid w:val="001C0867"/>
    <w:rsid w:val="001C0B65"/>
    <w:rsid w:val="001C0D5A"/>
    <w:rsid w:val="001C10C6"/>
    <w:rsid w:val="001C12FD"/>
    <w:rsid w:val="001C17D8"/>
    <w:rsid w:val="001C1872"/>
    <w:rsid w:val="001C18EA"/>
    <w:rsid w:val="001C1E0E"/>
    <w:rsid w:val="001C1FA6"/>
    <w:rsid w:val="001C2012"/>
    <w:rsid w:val="001C2139"/>
    <w:rsid w:val="001C22AD"/>
    <w:rsid w:val="001C25EA"/>
    <w:rsid w:val="001C2902"/>
    <w:rsid w:val="001C296F"/>
    <w:rsid w:val="001C2F81"/>
    <w:rsid w:val="001C3356"/>
    <w:rsid w:val="001C35FA"/>
    <w:rsid w:val="001C3794"/>
    <w:rsid w:val="001C3888"/>
    <w:rsid w:val="001C38CB"/>
    <w:rsid w:val="001C3A1A"/>
    <w:rsid w:val="001C3CC3"/>
    <w:rsid w:val="001C4049"/>
    <w:rsid w:val="001C4563"/>
    <w:rsid w:val="001C4777"/>
    <w:rsid w:val="001C48C1"/>
    <w:rsid w:val="001C4918"/>
    <w:rsid w:val="001C4A9D"/>
    <w:rsid w:val="001C5310"/>
    <w:rsid w:val="001C5683"/>
    <w:rsid w:val="001C60E5"/>
    <w:rsid w:val="001C6209"/>
    <w:rsid w:val="001C64F4"/>
    <w:rsid w:val="001C6543"/>
    <w:rsid w:val="001C680C"/>
    <w:rsid w:val="001C68A4"/>
    <w:rsid w:val="001C6FE1"/>
    <w:rsid w:val="001C7000"/>
    <w:rsid w:val="001C7232"/>
    <w:rsid w:val="001C7336"/>
    <w:rsid w:val="001C77B6"/>
    <w:rsid w:val="001C7D7D"/>
    <w:rsid w:val="001C7DFF"/>
    <w:rsid w:val="001C7F15"/>
    <w:rsid w:val="001D0341"/>
    <w:rsid w:val="001D088A"/>
    <w:rsid w:val="001D09DE"/>
    <w:rsid w:val="001D14F2"/>
    <w:rsid w:val="001D15C4"/>
    <w:rsid w:val="001D18ED"/>
    <w:rsid w:val="001D1A8D"/>
    <w:rsid w:val="001D1AC1"/>
    <w:rsid w:val="001D1C79"/>
    <w:rsid w:val="001D2053"/>
    <w:rsid w:val="001D209A"/>
    <w:rsid w:val="001D2120"/>
    <w:rsid w:val="001D22B0"/>
    <w:rsid w:val="001D23FB"/>
    <w:rsid w:val="001D24BA"/>
    <w:rsid w:val="001D2D04"/>
    <w:rsid w:val="001D2DF9"/>
    <w:rsid w:val="001D30E9"/>
    <w:rsid w:val="001D33A7"/>
    <w:rsid w:val="001D33EE"/>
    <w:rsid w:val="001D36D3"/>
    <w:rsid w:val="001D38A0"/>
    <w:rsid w:val="001D39E5"/>
    <w:rsid w:val="001D3A25"/>
    <w:rsid w:val="001D3C2A"/>
    <w:rsid w:val="001D3C77"/>
    <w:rsid w:val="001D43FE"/>
    <w:rsid w:val="001D4579"/>
    <w:rsid w:val="001D4658"/>
    <w:rsid w:val="001D4D9A"/>
    <w:rsid w:val="001D5257"/>
    <w:rsid w:val="001D54AB"/>
    <w:rsid w:val="001D5630"/>
    <w:rsid w:val="001D59C3"/>
    <w:rsid w:val="001D5A42"/>
    <w:rsid w:val="001D5C00"/>
    <w:rsid w:val="001D5E21"/>
    <w:rsid w:val="001D5EC5"/>
    <w:rsid w:val="001D6362"/>
    <w:rsid w:val="001D6731"/>
    <w:rsid w:val="001D6741"/>
    <w:rsid w:val="001D67E7"/>
    <w:rsid w:val="001D68D5"/>
    <w:rsid w:val="001D6D83"/>
    <w:rsid w:val="001D6F39"/>
    <w:rsid w:val="001D6FFD"/>
    <w:rsid w:val="001D76ED"/>
    <w:rsid w:val="001D7AAC"/>
    <w:rsid w:val="001D7DB8"/>
    <w:rsid w:val="001E00E3"/>
    <w:rsid w:val="001E0243"/>
    <w:rsid w:val="001E0248"/>
    <w:rsid w:val="001E0344"/>
    <w:rsid w:val="001E0624"/>
    <w:rsid w:val="001E0644"/>
    <w:rsid w:val="001E0886"/>
    <w:rsid w:val="001E0C58"/>
    <w:rsid w:val="001E0C83"/>
    <w:rsid w:val="001E0D26"/>
    <w:rsid w:val="001E0F7C"/>
    <w:rsid w:val="001E1012"/>
    <w:rsid w:val="001E1271"/>
    <w:rsid w:val="001E17EF"/>
    <w:rsid w:val="001E1A40"/>
    <w:rsid w:val="001E1ABE"/>
    <w:rsid w:val="001E1F33"/>
    <w:rsid w:val="001E210C"/>
    <w:rsid w:val="001E2322"/>
    <w:rsid w:val="001E235E"/>
    <w:rsid w:val="001E243B"/>
    <w:rsid w:val="001E26C2"/>
    <w:rsid w:val="001E29C2"/>
    <w:rsid w:val="001E2EA2"/>
    <w:rsid w:val="001E2F60"/>
    <w:rsid w:val="001E3000"/>
    <w:rsid w:val="001E3728"/>
    <w:rsid w:val="001E3AE1"/>
    <w:rsid w:val="001E41B0"/>
    <w:rsid w:val="001E438C"/>
    <w:rsid w:val="001E4687"/>
    <w:rsid w:val="001E478A"/>
    <w:rsid w:val="001E48BC"/>
    <w:rsid w:val="001E4BDF"/>
    <w:rsid w:val="001E4C41"/>
    <w:rsid w:val="001E4DCC"/>
    <w:rsid w:val="001E55CA"/>
    <w:rsid w:val="001E5615"/>
    <w:rsid w:val="001E57DF"/>
    <w:rsid w:val="001E5C48"/>
    <w:rsid w:val="001E5C4C"/>
    <w:rsid w:val="001E5F5A"/>
    <w:rsid w:val="001E6069"/>
    <w:rsid w:val="001E6349"/>
    <w:rsid w:val="001E638D"/>
    <w:rsid w:val="001E646C"/>
    <w:rsid w:val="001E64D2"/>
    <w:rsid w:val="001E6591"/>
    <w:rsid w:val="001E66BA"/>
    <w:rsid w:val="001E69DF"/>
    <w:rsid w:val="001E6F84"/>
    <w:rsid w:val="001E7918"/>
    <w:rsid w:val="001E7992"/>
    <w:rsid w:val="001E7A7C"/>
    <w:rsid w:val="001E7ACD"/>
    <w:rsid w:val="001E7B47"/>
    <w:rsid w:val="001E7BC6"/>
    <w:rsid w:val="001E7C2B"/>
    <w:rsid w:val="001E7E85"/>
    <w:rsid w:val="001F016F"/>
    <w:rsid w:val="001F047A"/>
    <w:rsid w:val="001F0535"/>
    <w:rsid w:val="001F0977"/>
    <w:rsid w:val="001F0B8B"/>
    <w:rsid w:val="001F0BCB"/>
    <w:rsid w:val="001F1245"/>
    <w:rsid w:val="001F1269"/>
    <w:rsid w:val="001F14E4"/>
    <w:rsid w:val="001F177B"/>
    <w:rsid w:val="001F1797"/>
    <w:rsid w:val="001F1A46"/>
    <w:rsid w:val="001F1D78"/>
    <w:rsid w:val="001F1EF2"/>
    <w:rsid w:val="001F1FCD"/>
    <w:rsid w:val="001F2003"/>
    <w:rsid w:val="001F2066"/>
    <w:rsid w:val="001F2246"/>
    <w:rsid w:val="001F2445"/>
    <w:rsid w:val="001F262F"/>
    <w:rsid w:val="001F2668"/>
    <w:rsid w:val="001F2839"/>
    <w:rsid w:val="001F2CFE"/>
    <w:rsid w:val="001F2E06"/>
    <w:rsid w:val="001F32B8"/>
    <w:rsid w:val="001F371B"/>
    <w:rsid w:val="001F389F"/>
    <w:rsid w:val="001F3A14"/>
    <w:rsid w:val="001F3D10"/>
    <w:rsid w:val="001F487F"/>
    <w:rsid w:val="001F494A"/>
    <w:rsid w:val="001F4993"/>
    <w:rsid w:val="001F4A1B"/>
    <w:rsid w:val="001F4ADC"/>
    <w:rsid w:val="001F56C6"/>
    <w:rsid w:val="001F5CE8"/>
    <w:rsid w:val="001F5D49"/>
    <w:rsid w:val="001F5E7F"/>
    <w:rsid w:val="001F5FD8"/>
    <w:rsid w:val="001F6057"/>
    <w:rsid w:val="001F642F"/>
    <w:rsid w:val="001F6523"/>
    <w:rsid w:val="001F6E53"/>
    <w:rsid w:val="001F7024"/>
    <w:rsid w:val="001F7258"/>
    <w:rsid w:val="001F72D3"/>
    <w:rsid w:val="001F7729"/>
    <w:rsid w:val="001F7814"/>
    <w:rsid w:val="001F7885"/>
    <w:rsid w:val="001F7A92"/>
    <w:rsid w:val="0020009D"/>
    <w:rsid w:val="00200177"/>
    <w:rsid w:val="00200373"/>
    <w:rsid w:val="002006D0"/>
    <w:rsid w:val="00200779"/>
    <w:rsid w:val="00200D3E"/>
    <w:rsid w:val="00201035"/>
    <w:rsid w:val="00201054"/>
    <w:rsid w:val="00201579"/>
    <w:rsid w:val="00201628"/>
    <w:rsid w:val="00201A9C"/>
    <w:rsid w:val="00201FEB"/>
    <w:rsid w:val="0020205B"/>
    <w:rsid w:val="002021EC"/>
    <w:rsid w:val="002025AB"/>
    <w:rsid w:val="00202F96"/>
    <w:rsid w:val="002031BD"/>
    <w:rsid w:val="00203A62"/>
    <w:rsid w:val="00203AB5"/>
    <w:rsid w:val="00203BD5"/>
    <w:rsid w:val="00203D25"/>
    <w:rsid w:val="00203DE2"/>
    <w:rsid w:val="00203E38"/>
    <w:rsid w:val="002048EF"/>
    <w:rsid w:val="00204932"/>
    <w:rsid w:val="002049C6"/>
    <w:rsid w:val="00204D58"/>
    <w:rsid w:val="0020531F"/>
    <w:rsid w:val="002054B8"/>
    <w:rsid w:val="002054BE"/>
    <w:rsid w:val="002058FB"/>
    <w:rsid w:val="002059C8"/>
    <w:rsid w:val="00205A18"/>
    <w:rsid w:val="00205F8E"/>
    <w:rsid w:val="002060A6"/>
    <w:rsid w:val="002064C4"/>
    <w:rsid w:val="00206A01"/>
    <w:rsid w:val="00206ADF"/>
    <w:rsid w:val="00206CE2"/>
    <w:rsid w:val="00206E1C"/>
    <w:rsid w:val="00206F06"/>
    <w:rsid w:val="00206F95"/>
    <w:rsid w:val="00207247"/>
    <w:rsid w:val="002073BE"/>
    <w:rsid w:val="002073DE"/>
    <w:rsid w:val="00207615"/>
    <w:rsid w:val="0020768C"/>
    <w:rsid w:val="002076E1"/>
    <w:rsid w:val="00207742"/>
    <w:rsid w:val="0020782B"/>
    <w:rsid w:val="00207864"/>
    <w:rsid w:val="002078B3"/>
    <w:rsid w:val="002078D1"/>
    <w:rsid w:val="002078DE"/>
    <w:rsid w:val="00207CA3"/>
    <w:rsid w:val="00207FD8"/>
    <w:rsid w:val="00207FF8"/>
    <w:rsid w:val="0021001D"/>
    <w:rsid w:val="002103C7"/>
    <w:rsid w:val="002104E7"/>
    <w:rsid w:val="00210704"/>
    <w:rsid w:val="002109C0"/>
    <w:rsid w:val="00210B3D"/>
    <w:rsid w:val="00210BD7"/>
    <w:rsid w:val="00210D18"/>
    <w:rsid w:val="00210EE4"/>
    <w:rsid w:val="0021105B"/>
    <w:rsid w:val="0021153A"/>
    <w:rsid w:val="00211988"/>
    <w:rsid w:val="00211B6B"/>
    <w:rsid w:val="00211DF3"/>
    <w:rsid w:val="00211FB1"/>
    <w:rsid w:val="00211FF3"/>
    <w:rsid w:val="002120A4"/>
    <w:rsid w:val="00212147"/>
    <w:rsid w:val="00212213"/>
    <w:rsid w:val="002128F9"/>
    <w:rsid w:val="00212A71"/>
    <w:rsid w:val="00212E9E"/>
    <w:rsid w:val="00213080"/>
    <w:rsid w:val="002130FF"/>
    <w:rsid w:val="00213494"/>
    <w:rsid w:val="0021367E"/>
    <w:rsid w:val="00213693"/>
    <w:rsid w:val="002136D2"/>
    <w:rsid w:val="002138A5"/>
    <w:rsid w:val="00213D21"/>
    <w:rsid w:val="00214099"/>
    <w:rsid w:val="00214404"/>
    <w:rsid w:val="002144D2"/>
    <w:rsid w:val="00214634"/>
    <w:rsid w:val="002147FD"/>
    <w:rsid w:val="00214871"/>
    <w:rsid w:val="002148AA"/>
    <w:rsid w:val="002149D8"/>
    <w:rsid w:val="00214D16"/>
    <w:rsid w:val="00214D24"/>
    <w:rsid w:val="00214D57"/>
    <w:rsid w:val="00215008"/>
    <w:rsid w:val="002150C7"/>
    <w:rsid w:val="002158EE"/>
    <w:rsid w:val="00215AE7"/>
    <w:rsid w:val="00215FAF"/>
    <w:rsid w:val="002162E5"/>
    <w:rsid w:val="002162F3"/>
    <w:rsid w:val="002165FD"/>
    <w:rsid w:val="002166B2"/>
    <w:rsid w:val="00216792"/>
    <w:rsid w:val="00216BE4"/>
    <w:rsid w:val="00216D98"/>
    <w:rsid w:val="00217095"/>
    <w:rsid w:val="0021715F"/>
    <w:rsid w:val="002171F7"/>
    <w:rsid w:val="0021724E"/>
    <w:rsid w:val="002175DE"/>
    <w:rsid w:val="002175FA"/>
    <w:rsid w:val="00217A47"/>
    <w:rsid w:val="00217F93"/>
    <w:rsid w:val="0022001D"/>
    <w:rsid w:val="0022068E"/>
    <w:rsid w:val="00220D33"/>
    <w:rsid w:val="00220ECE"/>
    <w:rsid w:val="00220F03"/>
    <w:rsid w:val="002210BF"/>
    <w:rsid w:val="002212FF"/>
    <w:rsid w:val="002214A5"/>
    <w:rsid w:val="00221621"/>
    <w:rsid w:val="00221F8D"/>
    <w:rsid w:val="00221FF6"/>
    <w:rsid w:val="002220B4"/>
    <w:rsid w:val="0022240E"/>
    <w:rsid w:val="002224F3"/>
    <w:rsid w:val="00222987"/>
    <w:rsid w:val="0022299E"/>
    <w:rsid w:val="00222BFA"/>
    <w:rsid w:val="00222E2D"/>
    <w:rsid w:val="00222F48"/>
    <w:rsid w:val="002231D9"/>
    <w:rsid w:val="002231DA"/>
    <w:rsid w:val="00223514"/>
    <w:rsid w:val="002236B1"/>
    <w:rsid w:val="00223A55"/>
    <w:rsid w:val="00223CD9"/>
    <w:rsid w:val="00224022"/>
    <w:rsid w:val="002240A3"/>
    <w:rsid w:val="00224380"/>
    <w:rsid w:val="00224385"/>
    <w:rsid w:val="002247EB"/>
    <w:rsid w:val="002248CD"/>
    <w:rsid w:val="00224914"/>
    <w:rsid w:val="00224B1B"/>
    <w:rsid w:val="00224FB6"/>
    <w:rsid w:val="002252CC"/>
    <w:rsid w:val="0022546B"/>
    <w:rsid w:val="00225496"/>
    <w:rsid w:val="002256A0"/>
    <w:rsid w:val="00225724"/>
    <w:rsid w:val="002259FB"/>
    <w:rsid w:val="002261E1"/>
    <w:rsid w:val="002262B1"/>
    <w:rsid w:val="002262B4"/>
    <w:rsid w:val="00226449"/>
    <w:rsid w:val="00226456"/>
    <w:rsid w:val="002266C5"/>
    <w:rsid w:val="002268FF"/>
    <w:rsid w:val="00226A45"/>
    <w:rsid w:val="00226B30"/>
    <w:rsid w:val="00226B38"/>
    <w:rsid w:val="00226F20"/>
    <w:rsid w:val="00226FC7"/>
    <w:rsid w:val="0022728B"/>
    <w:rsid w:val="0022728D"/>
    <w:rsid w:val="00227327"/>
    <w:rsid w:val="00227631"/>
    <w:rsid w:val="00227F72"/>
    <w:rsid w:val="00230073"/>
    <w:rsid w:val="002300AF"/>
    <w:rsid w:val="00230114"/>
    <w:rsid w:val="00230128"/>
    <w:rsid w:val="0023092C"/>
    <w:rsid w:val="0023096F"/>
    <w:rsid w:val="0023097C"/>
    <w:rsid w:val="00230C0D"/>
    <w:rsid w:val="00230C19"/>
    <w:rsid w:val="00230C8E"/>
    <w:rsid w:val="00230F35"/>
    <w:rsid w:val="00231110"/>
    <w:rsid w:val="002315A7"/>
    <w:rsid w:val="00231AD9"/>
    <w:rsid w:val="00231AE8"/>
    <w:rsid w:val="00231B8F"/>
    <w:rsid w:val="00231DD2"/>
    <w:rsid w:val="00231DE4"/>
    <w:rsid w:val="002320B6"/>
    <w:rsid w:val="0023235C"/>
    <w:rsid w:val="002323B8"/>
    <w:rsid w:val="002324D7"/>
    <w:rsid w:val="00232564"/>
    <w:rsid w:val="002329FC"/>
    <w:rsid w:val="00232B3D"/>
    <w:rsid w:val="00232BF4"/>
    <w:rsid w:val="0023309D"/>
    <w:rsid w:val="00233516"/>
    <w:rsid w:val="0023363A"/>
    <w:rsid w:val="00233A28"/>
    <w:rsid w:val="00233DA5"/>
    <w:rsid w:val="0023462F"/>
    <w:rsid w:val="002346C0"/>
    <w:rsid w:val="002349F6"/>
    <w:rsid w:val="00234A74"/>
    <w:rsid w:val="00234BE9"/>
    <w:rsid w:val="0023521D"/>
    <w:rsid w:val="002353EA"/>
    <w:rsid w:val="00235A91"/>
    <w:rsid w:val="00235CB4"/>
    <w:rsid w:val="00236B69"/>
    <w:rsid w:val="00236C97"/>
    <w:rsid w:val="00236F5C"/>
    <w:rsid w:val="00236F8C"/>
    <w:rsid w:val="0023705C"/>
    <w:rsid w:val="0023735F"/>
    <w:rsid w:val="00237556"/>
    <w:rsid w:val="0023763E"/>
    <w:rsid w:val="00237774"/>
    <w:rsid w:val="0023798F"/>
    <w:rsid w:val="00237EB3"/>
    <w:rsid w:val="0024030C"/>
    <w:rsid w:val="002406B3"/>
    <w:rsid w:val="00240770"/>
    <w:rsid w:val="00240BD0"/>
    <w:rsid w:val="00240BDE"/>
    <w:rsid w:val="002412E6"/>
    <w:rsid w:val="00241430"/>
    <w:rsid w:val="00241DB9"/>
    <w:rsid w:val="00241EE1"/>
    <w:rsid w:val="00242137"/>
    <w:rsid w:val="0024213C"/>
    <w:rsid w:val="0024226D"/>
    <w:rsid w:val="002422C6"/>
    <w:rsid w:val="00242304"/>
    <w:rsid w:val="00242992"/>
    <w:rsid w:val="00242D3D"/>
    <w:rsid w:val="00243922"/>
    <w:rsid w:val="0024396B"/>
    <w:rsid w:val="00243B0C"/>
    <w:rsid w:val="00244882"/>
    <w:rsid w:val="00244924"/>
    <w:rsid w:val="00244987"/>
    <w:rsid w:val="00244D81"/>
    <w:rsid w:val="00244D8D"/>
    <w:rsid w:val="0024528E"/>
    <w:rsid w:val="002458E9"/>
    <w:rsid w:val="00245DF7"/>
    <w:rsid w:val="00245F74"/>
    <w:rsid w:val="00246397"/>
    <w:rsid w:val="002463EA"/>
    <w:rsid w:val="002468A6"/>
    <w:rsid w:val="002468B3"/>
    <w:rsid w:val="00246A9A"/>
    <w:rsid w:val="00247035"/>
    <w:rsid w:val="00247216"/>
    <w:rsid w:val="00247355"/>
    <w:rsid w:val="002474A2"/>
    <w:rsid w:val="002474FA"/>
    <w:rsid w:val="002475CE"/>
    <w:rsid w:val="00247679"/>
    <w:rsid w:val="002476DF"/>
    <w:rsid w:val="00247A1B"/>
    <w:rsid w:val="00247C68"/>
    <w:rsid w:val="00247DA0"/>
    <w:rsid w:val="00250192"/>
    <w:rsid w:val="00250672"/>
    <w:rsid w:val="002508A9"/>
    <w:rsid w:val="00250D05"/>
    <w:rsid w:val="00250D18"/>
    <w:rsid w:val="00250D9A"/>
    <w:rsid w:val="00250DE9"/>
    <w:rsid w:val="00250DF6"/>
    <w:rsid w:val="0025156C"/>
    <w:rsid w:val="0025186C"/>
    <w:rsid w:val="00251A0A"/>
    <w:rsid w:val="00251AEC"/>
    <w:rsid w:val="00251C44"/>
    <w:rsid w:val="002521A6"/>
    <w:rsid w:val="0025223F"/>
    <w:rsid w:val="0025241C"/>
    <w:rsid w:val="00252498"/>
    <w:rsid w:val="00252523"/>
    <w:rsid w:val="00252E96"/>
    <w:rsid w:val="002533A4"/>
    <w:rsid w:val="002535A1"/>
    <w:rsid w:val="00253713"/>
    <w:rsid w:val="002537A2"/>
    <w:rsid w:val="00253E03"/>
    <w:rsid w:val="0025412C"/>
    <w:rsid w:val="002541A6"/>
    <w:rsid w:val="0025433F"/>
    <w:rsid w:val="002543CC"/>
    <w:rsid w:val="00254483"/>
    <w:rsid w:val="00254948"/>
    <w:rsid w:val="002549DB"/>
    <w:rsid w:val="00254B91"/>
    <w:rsid w:val="00254DF2"/>
    <w:rsid w:val="00254EB1"/>
    <w:rsid w:val="00254EB7"/>
    <w:rsid w:val="00255474"/>
    <w:rsid w:val="002556D3"/>
    <w:rsid w:val="0025577A"/>
    <w:rsid w:val="00255893"/>
    <w:rsid w:val="002559DA"/>
    <w:rsid w:val="00255A78"/>
    <w:rsid w:val="00255EA4"/>
    <w:rsid w:val="00255F99"/>
    <w:rsid w:val="00256044"/>
    <w:rsid w:val="002561D6"/>
    <w:rsid w:val="00256424"/>
    <w:rsid w:val="00256443"/>
    <w:rsid w:val="00256544"/>
    <w:rsid w:val="0025667A"/>
    <w:rsid w:val="0025669C"/>
    <w:rsid w:val="002566B2"/>
    <w:rsid w:val="002566D7"/>
    <w:rsid w:val="00256AEE"/>
    <w:rsid w:val="00256B03"/>
    <w:rsid w:val="00256CFC"/>
    <w:rsid w:val="00256DA4"/>
    <w:rsid w:val="00256FF1"/>
    <w:rsid w:val="00256FF5"/>
    <w:rsid w:val="00257003"/>
    <w:rsid w:val="002570CA"/>
    <w:rsid w:val="00257245"/>
    <w:rsid w:val="00257692"/>
    <w:rsid w:val="00257769"/>
    <w:rsid w:val="002578A5"/>
    <w:rsid w:val="00257BD4"/>
    <w:rsid w:val="0026017B"/>
    <w:rsid w:val="0026036A"/>
    <w:rsid w:val="002603CC"/>
    <w:rsid w:val="00260CDA"/>
    <w:rsid w:val="00261048"/>
    <w:rsid w:val="00261053"/>
    <w:rsid w:val="002610C8"/>
    <w:rsid w:val="00261105"/>
    <w:rsid w:val="0026135D"/>
    <w:rsid w:val="00261568"/>
    <w:rsid w:val="002616D9"/>
    <w:rsid w:val="00261849"/>
    <w:rsid w:val="002619DE"/>
    <w:rsid w:val="00261AD4"/>
    <w:rsid w:val="00261E0D"/>
    <w:rsid w:val="00262075"/>
    <w:rsid w:val="002624A3"/>
    <w:rsid w:val="00262621"/>
    <w:rsid w:val="0026294A"/>
    <w:rsid w:val="00262C74"/>
    <w:rsid w:val="00262F85"/>
    <w:rsid w:val="00263035"/>
    <w:rsid w:val="0026324B"/>
    <w:rsid w:val="002632A9"/>
    <w:rsid w:val="00263456"/>
    <w:rsid w:val="002634E7"/>
    <w:rsid w:val="00263964"/>
    <w:rsid w:val="00263E6B"/>
    <w:rsid w:val="00264077"/>
    <w:rsid w:val="00264239"/>
    <w:rsid w:val="00264547"/>
    <w:rsid w:val="0026456A"/>
    <w:rsid w:val="002645F1"/>
    <w:rsid w:val="002647C5"/>
    <w:rsid w:val="00264841"/>
    <w:rsid w:val="00264875"/>
    <w:rsid w:val="00264940"/>
    <w:rsid w:val="00264949"/>
    <w:rsid w:val="0026498D"/>
    <w:rsid w:val="00264B03"/>
    <w:rsid w:val="00264BFC"/>
    <w:rsid w:val="00264EBA"/>
    <w:rsid w:val="00265034"/>
    <w:rsid w:val="002652C6"/>
    <w:rsid w:val="00265980"/>
    <w:rsid w:val="00265A70"/>
    <w:rsid w:val="00265E1B"/>
    <w:rsid w:val="00265ED3"/>
    <w:rsid w:val="00266003"/>
    <w:rsid w:val="0026633D"/>
    <w:rsid w:val="0026656D"/>
    <w:rsid w:val="00266858"/>
    <w:rsid w:val="002668D8"/>
    <w:rsid w:val="00266A43"/>
    <w:rsid w:val="00266A63"/>
    <w:rsid w:val="00266D6C"/>
    <w:rsid w:val="0026701C"/>
    <w:rsid w:val="00267293"/>
    <w:rsid w:val="002673C7"/>
    <w:rsid w:val="00267625"/>
    <w:rsid w:val="0026762E"/>
    <w:rsid w:val="002679DA"/>
    <w:rsid w:val="00267C7C"/>
    <w:rsid w:val="0027000B"/>
    <w:rsid w:val="002706DC"/>
    <w:rsid w:val="00270767"/>
    <w:rsid w:val="002709A5"/>
    <w:rsid w:val="00270EC8"/>
    <w:rsid w:val="002712B5"/>
    <w:rsid w:val="00271358"/>
    <w:rsid w:val="00271AFB"/>
    <w:rsid w:val="00271B68"/>
    <w:rsid w:val="00271E52"/>
    <w:rsid w:val="00272136"/>
    <w:rsid w:val="00272897"/>
    <w:rsid w:val="0027292E"/>
    <w:rsid w:val="00272AE2"/>
    <w:rsid w:val="00272D09"/>
    <w:rsid w:val="00272F11"/>
    <w:rsid w:val="00272F9B"/>
    <w:rsid w:val="00272FF2"/>
    <w:rsid w:val="002730FB"/>
    <w:rsid w:val="0027315A"/>
    <w:rsid w:val="002735D9"/>
    <w:rsid w:val="00274514"/>
    <w:rsid w:val="0027460E"/>
    <w:rsid w:val="00274C34"/>
    <w:rsid w:val="00274C5F"/>
    <w:rsid w:val="00274D24"/>
    <w:rsid w:val="00274E79"/>
    <w:rsid w:val="00275092"/>
    <w:rsid w:val="002755D3"/>
    <w:rsid w:val="002755E0"/>
    <w:rsid w:val="0027573F"/>
    <w:rsid w:val="00275919"/>
    <w:rsid w:val="00275A4C"/>
    <w:rsid w:val="00275CC7"/>
    <w:rsid w:val="00275E1C"/>
    <w:rsid w:val="00275F58"/>
    <w:rsid w:val="00275FE6"/>
    <w:rsid w:val="00276161"/>
    <w:rsid w:val="0027617C"/>
    <w:rsid w:val="0027662E"/>
    <w:rsid w:val="002768BA"/>
    <w:rsid w:val="00276CA3"/>
    <w:rsid w:val="00276D72"/>
    <w:rsid w:val="00276D80"/>
    <w:rsid w:val="00276E24"/>
    <w:rsid w:val="00276E74"/>
    <w:rsid w:val="002778A4"/>
    <w:rsid w:val="002778EF"/>
    <w:rsid w:val="0028005B"/>
    <w:rsid w:val="00280083"/>
    <w:rsid w:val="002808BA"/>
    <w:rsid w:val="00280A29"/>
    <w:rsid w:val="00280E39"/>
    <w:rsid w:val="0028174A"/>
    <w:rsid w:val="00281976"/>
    <w:rsid w:val="00281B0B"/>
    <w:rsid w:val="00281C39"/>
    <w:rsid w:val="00281D09"/>
    <w:rsid w:val="00281D4D"/>
    <w:rsid w:val="0028240D"/>
    <w:rsid w:val="00282566"/>
    <w:rsid w:val="00282754"/>
    <w:rsid w:val="0028298C"/>
    <w:rsid w:val="00282CA4"/>
    <w:rsid w:val="00282CC7"/>
    <w:rsid w:val="00282D6C"/>
    <w:rsid w:val="00282E79"/>
    <w:rsid w:val="002830F3"/>
    <w:rsid w:val="00283195"/>
    <w:rsid w:val="0028348C"/>
    <w:rsid w:val="0028383F"/>
    <w:rsid w:val="0028393C"/>
    <w:rsid w:val="00283FBE"/>
    <w:rsid w:val="0028419F"/>
    <w:rsid w:val="00284269"/>
    <w:rsid w:val="0028454B"/>
    <w:rsid w:val="002845DF"/>
    <w:rsid w:val="002845EE"/>
    <w:rsid w:val="0028492C"/>
    <w:rsid w:val="0028498A"/>
    <w:rsid w:val="002850A1"/>
    <w:rsid w:val="0028520B"/>
    <w:rsid w:val="002852C5"/>
    <w:rsid w:val="002853BF"/>
    <w:rsid w:val="00285F7C"/>
    <w:rsid w:val="00286381"/>
    <w:rsid w:val="002867E6"/>
    <w:rsid w:val="00286943"/>
    <w:rsid w:val="0028699E"/>
    <w:rsid w:val="00286AA1"/>
    <w:rsid w:val="00286D2F"/>
    <w:rsid w:val="00286EF7"/>
    <w:rsid w:val="00286F77"/>
    <w:rsid w:val="00287404"/>
    <w:rsid w:val="00287AFB"/>
    <w:rsid w:val="00287CD9"/>
    <w:rsid w:val="00287DD7"/>
    <w:rsid w:val="00290078"/>
    <w:rsid w:val="00290147"/>
    <w:rsid w:val="00290316"/>
    <w:rsid w:val="0029063F"/>
    <w:rsid w:val="0029068F"/>
    <w:rsid w:val="002906AE"/>
    <w:rsid w:val="002906B6"/>
    <w:rsid w:val="00290B27"/>
    <w:rsid w:val="00290C62"/>
    <w:rsid w:val="002910F0"/>
    <w:rsid w:val="002911B2"/>
    <w:rsid w:val="0029127D"/>
    <w:rsid w:val="00291322"/>
    <w:rsid w:val="002913E5"/>
    <w:rsid w:val="00291566"/>
    <w:rsid w:val="002917D2"/>
    <w:rsid w:val="00291E17"/>
    <w:rsid w:val="00291E9C"/>
    <w:rsid w:val="00291EC4"/>
    <w:rsid w:val="002921B6"/>
    <w:rsid w:val="00292314"/>
    <w:rsid w:val="00292492"/>
    <w:rsid w:val="00292528"/>
    <w:rsid w:val="0029269E"/>
    <w:rsid w:val="00292AC6"/>
    <w:rsid w:val="00292AF1"/>
    <w:rsid w:val="00292CB9"/>
    <w:rsid w:val="00292D18"/>
    <w:rsid w:val="00292EBD"/>
    <w:rsid w:val="002930FB"/>
    <w:rsid w:val="00293765"/>
    <w:rsid w:val="00293ABB"/>
    <w:rsid w:val="00293B27"/>
    <w:rsid w:val="00293B37"/>
    <w:rsid w:val="00293C8E"/>
    <w:rsid w:val="00293E79"/>
    <w:rsid w:val="0029412E"/>
    <w:rsid w:val="002942F3"/>
    <w:rsid w:val="0029437F"/>
    <w:rsid w:val="0029451B"/>
    <w:rsid w:val="002948EB"/>
    <w:rsid w:val="00294B00"/>
    <w:rsid w:val="00294BC2"/>
    <w:rsid w:val="00294C5D"/>
    <w:rsid w:val="00294EEB"/>
    <w:rsid w:val="00294F8F"/>
    <w:rsid w:val="0029509D"/>
    <w:rsid w:val="0029510E"/>
    <w:rsid w:val="00295131"/>
    <w:rsid w:val="00295285"/>
    <w:rsid w:val="0029535F"/>
    <w:rsid w:val="0029539A"/>
    <w:rsid w:val="00295483"/>
    <w:rsid w:val="002956B6"/>
    <w:rsid w:val="002956BD"/>
    <w:rsid w:val="0029576F"/>
    <w:rsid w:val="00295B73"/>
    <w:rsid w:val="002960B7"/>
    <w:rsid w:val="002960ED"/>
    <w:rsid w:val="00296119"/>
    <w:rsid w:val="002963E3"/>
    <w:rsid w:val="0029659A"/>
    <w:rsid w:val="00296B16"/>
    <w:rsid w:val="00296DC1"/>
    <w:rsid w:val="0029723E"/>
    <w:rsid w:val="00297823"/>
    <w:rsid w:val="0029789E"/>
    <w:rsid w:val="002A0009"/>
    <w:rsid w:val="002A0150"/>
    <w:rsid w:val="002A0514"/>
    <w:rsid w:val="002A0550"/>
    <w:rsid w:val="002A0F8E"/>
    <w:rsid w:val="002A1053"/>
    <w:rsid w:val="002A131B"/>
    <w:rsid w:val="002A19EE"/>
    <w:rsid w:val="002A1A71"/>
    <w:rsid w:val="002A1EE0"/>
    <w:rsid w:val="002A241F"/>
    <w:rsid w:val="002A2568"/>
    <w:rsid w:val="002A25A0"/>
    <w:rsid w:val="002A27F0"/>
    <w:rsid w:val="002A29E5"/>
    <w:rsid w:val="002A2B5D"/>
    <w:rsid w:val="002A2DEA"/>
    <w:rsid w:val="002A3181"/>
    <w:rsid w:val="002A31B2"/>
    <w:rsid w:val="002A3219"/>
    <w:rsid w:val="002A3369"/>
    <w:rsid w:val="002A3442"/>
    <w:rsid w:val="002A3B99"/>
    <w:rsid w:val="002A3CCF"/>
    <w:rsid w:val="002A3E87"/>
    <w:rsid w:val="002A4024"/>
    <w:rsid w:val="002A4224"/>
    <w:rsid w:val="002A43F2"/>
    <w:rsid w:val="002A463B"/>
    <w:rsid w:val="002A463D"/>
    <w:rsid w:val="002A4767"/>
    <w:rsid w:val="002A476B"/>
    <w:rsid w:val="002A4B96"/>
    <w:rsid w:val="002A4DBF"/>
    <w:rsid w:val="002A4F25"/>
    <w:rsid w:val="002A559C"/>
    <w:rsid w:val="002A581D"/>
    <w:rsid w:val="002A58ED"/>
    <w:rsid w:val="002A5980"/>
    <w:rsid w:val="002A5E56"/>
    <w:rsid w:val="002A5EDC"/>
    <w:rsid w:val="002A606B"/>
    <w:rsid w:val="002A6396"/>
    <w:rsid w:val="002A64AB"/>
    <w:rsid w:val="002A671C"/>
    <w:rsid w:val="002A6B75"/>
    <w:rsid w:val="002A6EA0"/>
    <w:rsid w:val="002A6EA3"/>
    <w:rsid w:val="002A73B1"/>
    <w:rsid w:val="002A73F4"/>
    <w:rsid w:val="002A75CC"/>
    <w:rsid w:val="002A77F6"/>
    <w:rsid w:val="002A78B8"/>
    <w:rsid w:val="002A79D5"/>
    <w:rsid w:val="002A7A71"/>
    <w:rsid w:val="002A7A89"/>
    <w:rsid w:val="002A7BE5"/>
    <w:rsid w:val="002A7C3B"/>
    <w:rsid w:val="002A7C43"/>
    <w:rsid w:val="002B00B6"/>
    <w:rsid w:val="002B0149"/>
    <w:rsid w:val="002B0325"/>
    <w:rsid w:val="002B03E8"/>
    <w:rsid w:val="002B04B2"/>
    <w:rsid w:val="002B06DE"/>
    <w:rsid w:val="002B0818"/>
    <w:rsid w:val="002B083E"/>
    <w:rsid w:val="002B0A22"/>
    <w:rsid w:val="002B0A3B"/>
    <w:rsid w:val="002B0B97"/>
    <w:rsid w:val="002B0F00"/>
    <w:rsid w:val="002B116B"/>
    <w:rsid w:val="002B1643"/>
    <w:rsid w:val="002B17F1"/>
    <w:rsid w:val="002B1AC6"/>
    <w:rsid w:val="002B1C0C"/>
    <w:rsid w:val="002B1EBD"/>
    <w:rsid w:val="002B2313"/>
    <w:rsid w:val="002B268A"/>
    <w:rsid w:val="002B26E2"/>
    <w:rsid w:val="002B285D"/>
    <w:rsid w:val="002B2998"/>
    <w:rsid w:val="002B2AD8"/>
    <w:rsid w:val="002B2E49"/>
    <w:rsid w:val="002B2FCE"/>
    <w:rsid w:val="002B3053"/>
    <w:rsid w:val="002B32D6"/>
    <w:rsid w:val="002B37F7"/>
    <w:rsid w:val="002B3F9F"/>
    <w:rsid w:val="002B3FE5"/>
    <w:rsid w:val="002B41CB"/>
    <w:rsid w:val="002B42AA"/>
    <w:rsid w:val="002B4303"/>
    <w:rsid w:val="002B468B"/>
    <w:rsid w:val="002B4B4E"/>
    <w:rsid w:val="002B4B60"/>
    <w:rsid w:val="002B4C86"/>
    <w:rsid w:val="002B4F23"/>
    <w:rsid w:val="002B5653"/>
    <w:rsid w:val="002B5A10"/>
    <w:rsid w:val="002B5AEA"/>
    <w:rsid w:val="002B5B5D"/>
    <w:rsid w:val="002B5C73"/>
    <w:rsid w:val="002B5CCD"/>
    <w:rsid w:val="002B5E29"/>
    <w:rsid w:val="002B5E96"/>
    <w:rsid w:val="002B5F5C"/>
    <w:rsid w:val="002B60DA"/>
    <w:rsid w:val="002B62B5"/>
    <w:rsid w:val="002B63B7"/>
    <w:rsid w:val="002B6629"/>
    <w:rsid w:val="002B6749"/>
    <w:rsid w:val="002B69F7"/>
    <w:rsid w:val="002B6D45"/>
    <w:rsid w:val="002B6E69"/>
    <w:rsid w:val="002B6EF8"/>
    <w:rsid w:val="002B7311"/>
    <w:rsid w:val="002B731B"/>
    <w:rsid w:val="002B74E2"/>
    <w:rsid w:val="002B78E2"/>
    <w:rsid w:val="002B7BC6"/>
    <w:rsid w:val="002B7DEC"/>
    <w:rsid w:val="002B7EBA"/>
    <w:rsid w:val="002B7ED2"/>
    <w:rsid w:val="002B7FBB"/>
    <w:rsid w:val="002C00A2"/>
    <w:rsid w:val="002C02D6"/>
    <w:rsid w:val="002C099D"/>
    <w:rsid w:val="002C0B63"/>
    <w:rsid w:val="002C16E4"/>
    <w:rsid w:val="002C198C"/>
    <w:rsid w:val="002C1AF2"/>
    <w:rsid w:val="002C1AFF"/>
    <w:rsid w:val="002C1BF9"/>
    <w:rsid w:val="002C20F3"/>
    <w:rsid w:val="002C231F"/>
    <w:rsid w:val="002C247E"/>
    <w:rsid w:val="002C2958"/>
    <w:rsid w:val="002C2B2A"/>
    <w:rsid w:val="002C2EB4"/>
    <w:rsid w:val="002C3239"/>
    <w:rsid w:val="002C325E"/>
    <w:rsid w:val="002C331A"/>
    <w:rsid w:val="002C33C9"/>
    <w:rsid w:val="002C346C"/>
    <w:rsid w:val="002C3717"/>
    <w:rsid w:val="002C379A"/>
    <w:rsid w:val="002C3874"/>
    <w:rsid w:val="002C38C1"/>
    <w:rsid w:val="002C3A93"/>
    <w:rsid w:val="002C3E77"/>
    <w:rsid w:val="002C40F2"/>
    <w:rsid w:val="002C4201"/>
    <w:rsid w:val="002C43C0"/>
    <w:rsid w:val="002C4589"/>
    <w:rsid w:val="002C4624"/>
    <w:rsid w:val="002C4818"/>
    <w:rsid w:val="002C4A08"/>
    <w:rsid w:val="002C4B01"/>
    <w:rsid w:val="002C4B2E"/>
    <w:rsid w:val="002C5550"/>
    <w:rsid w:val="002C56D5"/>
    <w:rsid w:val="002C5B75"/>
    <w:rsid w:val="002C5ECC"/>
    <w:rsid w:val="002C62DC"/>
    <w:rsid w:val="002C6426"/>
    <w:rsid w:val="002C6905"/>
    <w:rsid w:val="002C69D8"/>
    <w:rsid w:val="002C70ED"/>
    <w:rsid w:val="002C73EE"/>
    <w:rsid w:val="002C7445"/>
    <w:rsid w:val="002C74E2"/>
    <w:rsid w:val="002C7BAB"/>
    <w:rsid w:val="002C7DF0"/>
    <w:rsid w:val="002C7F81"/>
    <w:rsid w:val="002D01AE"/>
    <w:rsid w:val="002D020F"/>
    <w:rsid w:val="002D0302"/>
    <w:rsid w:val="002D040B"/>
    <w:rsid w:val="002D0C09"/>
    <w:rsid w:val="002D11BE"/>
    <w:rsid w:val="002D1395"/>
    <w:rsid w:val="002D13B8"/>
    <w:rsid w:val="002D148E"/>
    <w:rsid w:val="002D185C"/>
    <w:rsid w:val="002D18C7"/>
    <w:rsid w:val="002D1B66"/>
    <w:rsid w:val="002D1B8C"/>
    <w:rsid w:val="002D1D2D"/>
    <w:rsid w:val="002D1E02"/>
    <w:rsid w:val="002D2005"/>
    <w:rsid w:val="002D2189"/>
    <w:rsid w:val="002D22AB"/>
    <w:rsid w:val="002D28BC"/>
    <w:rsid w:val="002D2F58"/>
    <w:rsid w:val="002D2F5C"/>
    <w:rsid w:val="002D2FD2"/>
    <w:rsid w:val="002D3004"/>
    <w:rsid w:val="002D32F5"/>
    <w:rsid w:val="002D3D17"/>
    <w:rsid w:val="002D3E2E"/>
    <w:rsid w:val="002D3F0E"/>
    <w:rsid w:val="002D4514"/>
    <w:rsid w:val="002D46F1"/>
    <w:rsid w:val="002D4829"/>
    <w:rsid w:val="002D48D7"/>
    <w:rsid w:val="002D4A7E"/>
    <w:rsid w:val="002D4E58"/>
    <w:rsid w:val="002D50F3"/>
    <w:rsid w:val="002D51A2"/>
    <w:rsid w:val="002D5560"/>
    <w:rsid w:val="002D5794"/>
    <w:rsid w:val="002D57DA"/>
    <w:rsid w:val="002D5887"/>
    <w:rsid w:val="002D5A13"/>
    <w:rsid w:val="002D5AA6"/>
    <w:rsid w:val="002D5CE5"/>
    <w:rsid w:val="002D64C0"/>
    <w:rsid w:val="002D6552"/>
    <w:rsid w:val="002D697D"/>
    <w:rsid w:val="002D69EC"/>
    <w:rsid w:val="002D6A6C"/>
    <w:rsid w:val="002D6F72"/>
    <w:rsid w:val="002D73F8"/>
    <w:rsid w:val="002D751D"/>
    <w:rsid w:val="002D7579"/>
    <w:rsid w:val="002D7620"/>
    <w:rsid w:val="002D7AC9"/>
    <w:rsid w:val="002D7F9D"/>
    <w:rsid w:val="002E05A6"/>
    <w:rsid w:val="002E09C1"/>
    <w:rsid w:val="002E0A18"/>
    <w:rsid w:val="002E0ADC"/>
    <w:rsid w:val="002E0C35"/>
    <w:rsid w:val="002E0C66"/>
    <w:rsid w:val="002E0E04"/>
    <w:rsid w:val="002E0F3D"/>
    <w:rsid w:val="002E1218"/>
    <w:rsid w:val="002E12B6"/>
    <w:rsid w:val="002E1334"/>
    <w:rsid w:val="002E1462"/>
    <w:rsid w:val="002E16F1"/>
    <w:rsid w:val="002E193E"/>
    <w:rsid w:val="002E19B0"/>
    <w:rsid w:val="002E1AA5"/>
    <w:rsid w:val="002E1AA8"/>
    <w:rsid w:val="002E1BC6"/>
    <w:rsid w:val="002E201B"/>
    <w:rsid w:val="002E22AA"/>
    <w:rsid w:val="002E27AA"/>
    <w:rsid w:val="002E2925"/>
    <w:rsid w:val="002E29D8"/>
    <w:rsid w:val="002E2AB1"/>
    <w:rsid w:val="002E2E92"/>
    <w:rsid w:val="002E30C8"/>
    <w:rsid w:val="002E33AF"/>
    <w:rsid w:val="002E33D6"/>
    <w:rsid w:val="002E3464"/>
    <w:rsid w:val="002E348E"/>
    <w:rsid w:val="002E394E"/>
    <w:rsid w:val="002E3B5B"/>
    <w:rsid w:val="002E3BEA"/>
    <w:rsid w:val="002E3D12"/>
    <w:rsid w:val="002E3E34"/>
    <w:rsid w:val="002E42F4"/>
    <w:rsid w:val="002E4310"/>
    <w:rsid w:val="002E43F7"/>
    <w:rsid w:val="002E4419"/>
    <w:rsid w:val="002E4A3C"/>
    <w:rsid w:val="002E4B78"/>
    <w:rsid w:val="002E4C6B"/>
    <w:rsid w:val="002E5AC1"/>
    <w:rsid w:val="002E6004"/>
    <w:rsid w:val="002E6026"/>
    <w:rsid w:val="002E60B6"/>
    <w:rsid w:val="002E615B"/>
    <w:rsid w:val="002E62B8"/>
    <w:rsid w:val="002E637E"/>
    <w:rsid w:val="002E66A4"/>
    <w:rsid w:val="002E673A"/>
    <w:rsid w:val="002E6D3E"/>
    <w:rsid w:val="002E6D61"/>
    <w:rsid w:val="002E6E3F"/>
    <w:rsid w:val="002E6E9F"/>
    <w:rsid w:val="002E7319"/>
    <w:rsid w:val="002E7401"/>
    <w:rsid w:val="002E7566"/>
    <w:rsid w:val="002E777D"/>
    <w:rsid w:val="002E7904"/>
    <w:rsid w:val="002E7AAB"/>
    <w:rsid w:val="002E7AD7"/>
    <w:rsid w:val="002F00B7"/>
    <w:rsid w:val="002F00BC"/>
    <w:rsid w:val="002F00D6"/>
    <w:rsid w:val="002F0215"/>
    <w:rsid w:val="002F064C"/>
    <w:rsid w:val="002F069E"/>
    <w:rsid w:val="002F06CD"/>
    <w:rsid w:val="002F0738"/>
    <w:rsid w:val="002F0870"/>
    <w:rsid w:val="002F0D7B"/>
    <w:rsid w:val="002F1055"/>
    <w:rsid w:val="002F1609"/>
    <w:rsid w:val="002F17A3"/>
    <w:rsid w:val="002F1989"/>
    <w:rsid w:val="002F1C42"/>
    <w:rsid w:val="002F1C74"/>
    <w:rsid w:val="002F1E11"/>
    <w:rsid w:val="002F2093"/>
    <w:rsid w:val="002F22A0"/>
    <w:rsid w:val="002F265D"/>
    <w:rsid w:val="002F2F6F"/>
    <w:rsid w:val="002F2FA7"/>
    <w:rsid w:val="002F322D"/>
    <w:rsid w:val="002F3426"/>
    <w:rsid w:val="002F35B0"/>
    <w:rsid w:val="002F35D6"/>
    <w:rsid w:val="002F3657"/>
    <w:rsid w:val="002F3817"/>
    <w:rsid w:val="002F3D76"/>
    <w:rsid w:val="002F3F25"/>
    <w:rsid w:val="002F453D"/>
    <w:rsid w:val="002F4726"/>
    <w:rsid w:val="002F47A5"/>
    <w:rsid w:val="002F48DD"/>
    <w:rsid w:val="002F48E5"/>
    <w:rsid w:val="002F4987"/>
    <w:rsid w:val="002F4C36"/>
    <w:rsid w:val="002F4FD4"/>
    <w:rsid w:val="002F5207"/>
    <w:rsid w:val="002F55CB"/>
    <w:rsid w:val="002F5825"/>
    <w:rsid w:val="002F5B6F"/>
    <w:rsid w:val="002F5DD8"/>
    <w:rsid w:val="002F5F2B"/>
    <w:rsid w:val="002F6130"/>
    <w:rsid w:val="002F636B"/>
    <w:rsid w:val="002F646D"/>
    <w:rsid w:val="002F683E"/>
    <w:rsid w:val="002F69CA"/>
    <w:rsid w:val="002F6A03"/>
    <w:rsid w:val="002F6D9E"/>
    <w:rsid w:val="002F6DBC"/>
    <w:rsid w:val="002F6E75"/>
    <w:rsid w:val="002F725F"/>
    <w:rsid w:val="002F7320"/>
    <w:rsid w:val="002F7671"/>
    <w:rsid w:val="002F76CA"/>
    <w:rsid w:val="002F7836"/>
    <w:rsid w:val="002F79D6"/>
    <w:rsid w:val="002F7A78"/>
    <w:rsid w:val="0030048B"/>
    <w:rsid w:val="00300491"/>
    <w:rsid w:val="003005B1"/>
    <w:rsid w:val="00300619"/>
    <w:rsid w:val="00300BC9"/>
    <w:rsid w:val="00300CF7"/>
    <w:rsid w:val="00300EF1"/>
    <w:rsid w:val="0030117E"/>
    <w:rsid w:val="003011F1"/>
    <w:rsid w:val="0030124A"/>
    <w:rsid w:val="0030125F"/>
    <w:rsid w:val="0030161D"/>
    <w:rsid w:val="00301630"/>
    <w:rsid w:val="00301650"/>
    <w:rsid w:val="003016E2"/>
    <w:rsid w:val="003018A9"/>
    <w:rsid w:val="00301906"/>
    <w:rsid w:val="00301B5C"/>
    <w:rsid w:val="00301C35"/>
    <w:rsid w:val="0030212D"/>
    <w:rsid w:val="003021AE"/>
    <w:rsid w:val="0030225C"/>
    <w:rsid w:val="00302392"/>
    <w:rsid w:val="0030244A"/>
    <w:rsid w:val="00302707"/>
    <w:rsid w:val="00302779"/>
    <w:rsid w:val="0030284F"/>
    <w:rsid w:val="003028DB"/>
    <w:rsid w:val="00302A75"/>
    <w:rsid w:val="00302B01"/>
    <w:rsid w:val="00302FB3"/>
    <w:rsid w:val="00303010"/>
    <w:rsid w:val="003037E0"/>
    <w:rsid w:val="003039E0"/>
    <w:rsid w:val="00303B84"/>
    <w:rsid w:val="00303BDC"/>
    <w:rsid w:val="0030408A"/>
    <w:rsid w:val="003041B9"/>
    <w:rsid w:val="003043A3"/>
    <w:rsid w:val="003044DA"/>
    <w:rsid w:val="0030458E"/>
    <w:rsid w:val="00304715"/>
    <w:rsid w:val="00304B3F"/>
    <w:rsid w:val="00304CAC"/>
    <w:rsid w:val="00304DA7"/>
    <w:rsid w:val="00304FDC"/>
    <w:rsid w:val="00305767"/>
    <w:rsid w:val="00305BDE"/>
    <w:rsid w:val="00305D07"/>
    <w:rsid w:val="00305FCC"/>
    <w:rsid w:val="003061A8"/>
    <w:rsid w:val="003061FF"/>
    <w:rsid w:val="00306443"/>
    <w:rsid w:val="003065D2"/>
    <w:rsid w:val="0030673E"/>
    <w:rsid w:val="00306833"/>
    <w:rsid w:val="00306A85"/>
    <w:rsid w:val="00306F84"/>
    <w:rsid w:val="00307206"/>
    <w:rsid w:val="0030721E"/>
    <w:rsid w:val="003073AB"/>
    <w:rsid w:val="00307584"/>
    <w:rsid w:val="003079CD"/>
    <w:rsid w:val="00307A6D"/>
    <w:rsid w:val="00307CE0"/>
    <w:rsid w:val="00307D78"/>
    <w:rsid w:val="00307DEE"/>
    <w:rsid w:val="00307E7A"/>
    <w:rsid w:val="00310587"/>
    <w:rsid w:val="0031063C"/>
    <w:rsid w:val="003107B8"/>
    <w:rsid w:val="003107FC"/>
    <w:rsid w:val="0031092D"/>
    <w:rsid w:val="00311082"/>
    <w:rsid w:val="003111A6"/>
    <w:rsid w:val="003117B0"/>
    <w:rsid w:val="003117C8"/>
    <w:rsid w:val="0031181A"/>
    <w:rsid w:val="003119EC"/>
    <w:rsid w:val="00311D63"/>
    <w:rsid w:val="00311E6F"/>
    <w:rsid w:val="00311F1B"/>
    <w:rsid w:val="00311F55"/>
    <w:rsid w:val="003120AD"/>
    <w:rsid w:val="00312281"/>
    <w:rsid w:val="0031280F"/>
    <w:rsid w:val="00312D45"/>
    <w:rsid w:val="00313475"/>
    <w:rsid w:val="00313684"/>
    <w:rsid w:val="00313730"/>
    <w:rsid w:val="00313BD0"/>
    <w:rsid w:val="00313CBB"/>
    <w:rsid w:val="00313D37"/>
    <w:rsid w:val="00313DB0"/>
    <w:rsid w:val="00313E62"/>
    <w:rsid w:val="00313FE9"/>
    <w:rsid w:val="0031408B"/>
    <w:rsid w:val="003145F3"/>
    <w:rsid w:val="00314630"/>
    <w:rsid w:val="00314737"/>
    <w:rsid w:val="00314765"/>
    <w:rsid w:val="00314B00"/>
    <w:rsid w:val="00314B9D"/>
    <w:rsid w:val="0031516F"/>
    <w:rsid w:val="003153FC"/>
    <w:rsid w:val="00315555"/>
    <w:rsid w:val="003157B9"/>
    <w:rsid w:val="003159E9"/>
    <w:rsid w:val="00315F49"/>
    <w:rsid w:val="00315FAB"/>
    <w:rsid w:val="00315FF7"/>
    <w:rsid w:val="0031637C"/>
    <w:rsid w:val="0031697C"/>
    <w:rsid w:val="00316DDA"/>
    <w:rsid w:val="00317163"/>
    <w:rsid w:val="00317381"/>
    <w:rsid w:val="00317832"/>
    <w:rsid w:val="00317875"/>
    <w:rsid w:val="00317970"/>
    <w:rsid w:val="003179C6"/>
    <w:rsid w:val="00317A0C"/>
    <w:rsid w:val="00320103"/>
    <w:rsid w:val="00320732"/>
    <w:rsid w:val="00320BB6"/>
    <w:rsid w:val="0032162F"/>
    <w:rsid w:val="003217AE"/>
    <w:rsid w:val="003219B1"/>
    <w:rsid w:val="00321A67"/>
    <w:rsid w:val="00321AE5"/>
    <w:rsid w:val="00321B37"/>
    <w:rsid w:val="00321BEC"/>
    <w:rsid w:val="00321D5D"/>
    <w:rsid w:val="00321E3B"/>
    <w:rsid w:val="00322034"/>
    <w:rsid w:val="00322176"/>
    <w:rsid w:val="003223BF"/>
    <w:rsid w:val="003225B1"/>
    <w:rsid w:val="0032277E"/>
    <w:rsid w:val="0032334D"/>
    <w:rsid w:val="00323499"/>
    <w:rsid w:val="003234D3"/>
    <w:rsid w:val="00323E9B"/>
    <w:rsid w:val="00323FD9"/>
    <w:rsid w:val="003240A8"/>
    <w:rsid w:val="0032429C"/>
    <w:rsid w:val="003242B8"/>
    <w:rsid w:val="003243A8"/>
    <w:rsid w:val="003243BB"/>
    <w:rsid w:val="00324714"/>
    <w:rsid w:val="00324944"/>
    <w:rsid w:val="00324945"/>
    <w:rsid w:val="00324DD1"/>
    <w:rsid w:val="00324FEA"/>
    <w:rsid w:val="0032551F"/>
    <w:rsid w:val="00325584"/>
    <w:rsid w:val="00325723"/>
    <w:rsid w:val="003259B1"/>
    <w:rsid w:val="00325A78"/>
    <w:rsid w:val="00325A9B"/>
    <w:rsid w:val="00325C48"/>
    <w:rsid w:val="00325C9C"/>
    <w:rsid w:val="00325E5D"/>
    <w:rsid w:val="00325E67"/>
    <w:rsid w:val="0032710C"/>
    <w:rsid w:val="0032713D"/>
    <w:rsid w:val="00327645"/>
    <w:rsid w:val="0032798D"/>
    <w:rsid w:val="00327A53"/>
    <w:rsid w:val="00327C40"/>
    <w:rsid w:val="003301D9"/>
    <w:rsid w:val="0033029F"/>
    <w:rsid w:val="0033064D"/>
    <w:rsid w:val="003307FE"/>
    <w:rsid w:val="00330BE7"/>
    <w:rsid w:val="00330E1C"/>
    <w:rsid w:val="00331004"/>
    <w:rsid w:val="00331119"/>
    <w:rsid w:val="003312DA"/>
    <w:rsid w:val="003313E6"/>
    <w:rsid w:val="0033163B"/>
    <w:rsid w:val="0033224C"/>
    <w:rsid w:val="00332528"/>
    <w:rsid w:val="0033264F"/>
    <w:rsid w:val="0033286B"/>
    <w:rsid w:val="00332E58"/>
    <w:rsid w:val="00333084"/>
    <w:rsid w:val="00333158"/>
    <w:rsid w:val="00333366"/>
    <w:rsid w:val="003334BD"/>
    <w:rsid w:val="0033350F"/>
    <w:rsid w:val="0033394E"/>
    <w:rsid w:val="00333A34"/>
    <w:rsid w:val="0033421F"/>
    <w:rsid w:val="0033426A"/>
    <w:rsid w:val="00334274"/>
    <w:rsid w:val="003342B6"/>
    <w:rsid w:val="0033432B"/>
    <w:rsid w:val="0033487B"/>
    <w:rsid w:val="00334945"/>
    <w:rsid w:val="00334AAD"/>
    <w:rsid w:val="00334C8D"/>
    <w:rsid w:val="00334EE3"/>
    <w:rsid w:val="00335061"/>
    <w:rsid w:val="00335228"/>
    <w:rsid w:val="00335241"/>
    <w:rsid w:val="003353FC"/>
    <w:rsid w:val="00335713"/>
    <w:rsid w:val="0033594B"/>
    <w:rsid w:val="00335A6D"/>
    <w:rsid w:val="00335CAE"/>
    <w:rsid w:val="0033634A"/>
    <w:rsid w:val="00336376"/>
    <w:rsid w:val="0033668B"/>
    <w:rsid w:val="003368DE"/>
    <w:rsid w:val="00336990"/>
    <w:rsid w:val="00336AD2"/>
    <w:rsid w:val="00336C98"/>
    <w:rsid w:val="00336D67"/>
    <w:rsid w:val="00336D77"/>
    <w:rsid w:val="00336E46"/>
    <w:rsid w:val="00337009"/>
    <w:rsid w:val="003370B6"/>
    <w:rsid w:val="00337727"/>
    <w:rsid w:val="00337927"/>
    <w:rsid w:val="003379C6"/>
    <w:rsid w:val="00337B28"/>
    <w:rsid w:val="003406C7"/>
    <w:rsid w:val="0034083D"/>
    <w:rsid w:val="00340B9A"/>
    <w:rsid w:val="00340BED"/>
    <w:rsid w:val="0034180C"/>
    <w:rsid w:val="00341C90"/>
    <w:rsid w:val="003425B0"/>
    <w:rsid w:val="003425DB"/>
    <w:rsid w:val="00342605"/>
    <w:rsid w:val="00342637"/>
    <w:rsid w:val="00342A0E"/>
    <w:rsid w:val="00342C5B"/>
    <w:rsid w:val="00342D0C"/>
    <w:rsid w:val="00342FD5"/>
    <w:rsid w:val="00343369"/>
    <w:rsid w:val="003436B1"/>
    <w:rsid w:val="00343706"/>
    <w:rsid w:val="0034380B"/>
    <w:rsid w:val="00343912"/>
    <w:rsid w:val="00343A62"/>
    <w:rsid w:val="00343BA9"/>
    <w:rsid w:val="00343C6B"/>
    <w:rsid w:val="00343E83"/>
    <w:rsid w:val="00344159"/>
    <w:rsid w:val="00344225"/>
    <w:rsid w:val="00344277"/>
    <w:rsid w:val="00344373"/>
    <w:rsid w:val="003444C6"/>
    <w:rsid w:val="0034457B"/>
    <w:rsid w:val="003447B7"/>
    <w:rsid w:val="003450B2"/>
    <w:rsid w:val="00345A51"/>
    <w:rsid w:val="00345B76"/>
    <w:rsid w:val="00345CE7"/>
    <w:rsid w:val="00346251"/>
    <w:rsid w:val="00346607"/>
    <w:rsid w:val="003467C9"/>
    <w:rsid w:val="003469D1"/>
    <w:rsid w:val="00346E3E"/>
    <w:rsid w:val="00346F60"/>
    <w:rsid w:val="00346F7F"/>
    <w:rsid w:val="003472E5"/>
    <w:rsid w:val="003475AE"/>
    <w:rsid w:val="00347970"/>
    <w:rsid w:val="00347A67"/>
    <w:rsid w:val="00347F91"/>
    <w:rsid w:val="003500A2"/>
    <w:rsid w:val="00350185"/>
    <w:rsid w:val="00350836"/>
    <w:rsid w:val="003508A6"/>
    <w:rsid w:val="00350FD1"/>
    <w:rsid w:val="003510A7"/>
    <w:rsid w:val="00351128"/>
    <w:rsid w:val="003513AB"/>
    <w:rsid w:val="0035156C"/>
    <w:rsid w:val="00351759"/>
    <w:rsid w:val="00351C33"/>
    <w:rsid w:val="0035237B"/>
    <w:rsid w:val="00352E71"/>
    <w:rsid w:val="00352E72"/>
    <w:rsid w:val="00352FD9"/>
    <w:rsid w:val="00352FF0"/>
    <w:rsid w:val="00353363"/>
    <w:rsid w:val="003534C7"/>
    <w:rsid w:val="00353655"/>
    <w:rsid w:val="003538C0"/>
    <w:rsid w:val="00353C8B"/>
    <w:rsid w:val="00353F52"/>
    <w:rsid w:val="00354096"/>
    <w:rsid w:val="003541D5"/>
    <w:rsid w:val="003542AE"/>
    <w:rsid w:val="003544EB"/>
    <w:rsid w:val="0035495C"/>
    <w:rsid w:val="00354B0E"/>
    <w:rsid w:val="00354BBC"/>
    <w:rsid w:val="00355111"/>
    <w:rsid w:val="00355113"/>
    <w:rsid w:val="0035512C"/>
    <w:rsid w:val="003551CF"/>
    <w:rsid w:val="00355224"/>
    <w:rsid w:val="0035536E"/>
    <w:rsid w:val="003554E3"/>
    <w:rsid w:val="003558FF"/>
    <w:rsid w:val="00355BC2"/>
    <w:rsid w:val="00355C3F"/>
    <w:rsid w:val="00355DE6"/>
    <w:rsid w:val="0035619E"/>
    <w:rsid w:val="003563CE"/>
    <w:rsid w:val="003564AA"/>
    <w:rsid w:val="0035658E"/>
    <w:rsid w:val="003565A9"/>
    <w:rsid w:val="00356721"/>
    <w:rsid w:val="00356743"/>
    <w:rsid w:val="003567F8"/>
    <w:rsid w:val="00356B85"/>
    <w:rsid w:val="00356BE5"/>
    <w:rsid w:val="00356D1D"/>
    <w:rsid w:val="00357E61"/>
    <w:rsid w:val="003600EC"/>
    <w:rsid w:val="00360392"/>
    <w:rsid w:val="00360437"/>
    <w:rsid w:val="003609AA"/>
    <w:rsid w:val="00360DD9"/>
    <w:rsid w:val="00360EFB"/>
    <w:rsid w:val="003612D0"/>
    <w:rsid w:val="00361385"/>
    <w:rsid w:val="00361444"/>
    <w:rsid w:val="00361750"/>
    <w:rsid w:val="00361A43"/>
    <w:rsid w:val="00361B89"/>
    <w:rsid w:val="00362024"/>
    <w:rsid w:val="003621EB"/>
    <w:rsid w:val="00362842"/>
    <w:rsid w:val="0036285D"/>
    <w:rsid w:val="003629A4"/>
    <w:rsid w:val="00362A6A"/>
    <w:rsid w:val="00363323"/>
    <w:rsid w:val="00363A28"/>
    <w:rsid w:val="00363AEB"/>
    <w:rsid w:val="00363CC1"/>
    <w:rsid w:val="00363DC4"/>
    <w:rsid w:val="00363DD8"/>
    <w:rsid w:val="00363EDA"/>
    <w:rsid w:val="00364159"/>
    <w:rsid w:val="0036422F"/>
    <w:rsid w:val="0036437C"/>
    <w:rsid w:val="0036439E"/>
    <w:rsid w:val="003646B4"/>
    <w:rsid w:val="00364ADD"/>
    <w:rsid w:val="00364BAC"/>
    <w:rsid w:val="00364C61"/>
    <w:rsid w:val="00364DCE"/>
    <w:rsid w:val="00364F83"/>
    <w:rsid w:val="00365780"/>
    <w:rsid w:val="00365A18"/>
    <w:rsid w:val="00365A8A"/>
    <w:rsid w:val="00365C3D"/>
    <w:rsid w:val="00365CF2"/>
    <w:rsid w:val="00365DCB"/>
    <w:rsid w:val="00365E9A"/>
    <w:rsid w:val="003661AB"/>
    <w:rsid w:val="003663FF"/>
    <w:rsid w:val="00366452"/>
    <w:rsid w:val="00366AA4"/>
    <w:rsid w:val="00366D05"/>
    <w:rsid w:val="00367367"/>
    <w:rsid w:val="003677CA"/>
    <w:rsid w:val="003678D9"/>
    <w:rsid w:val="00367982"/>
    <w:rsid w:val="00367D38"/>
    <w:rsid w:val="00367DEF"/>
    <w:rsid w:val="00367E2B"/>
    <w:rsid w:val="00367ED3"/>
    <w:rsid w:val="00370F10"/>
    <w:rsid w:val="0037100F"/>
    <w:rsid w:val="00371271"/>
    <w:rsid w:val="0037140F"/>
    <w:rsid w:val="00371792"/>
    <w:rsid w:val="003718B2"/>
    <w:rsid w:val="00371A76"/>
    <w:rsid w:val="00371C19"/>
    <w:rsid w:val="00371CD8"/>
    <w:rsid w:val="00371D0F"/>
    <w:rsid w:val="00372270"/>
    <w:rsid w:val="00372274"/>
    <w:rsid w:val="00372483"/>
    <w:rsid w:val="0037276F"/>
    <w:rsid w:val="003727B2"/>
    <w:rsid w:val="003729C4"/>
    <w:rsid w:val="00372B20"/>
    <w:rsid w:val="00372C5B"/>
    <w:rsid w:val="00372C67"/>
    <w:rsid w:val="00372CDC"/>
    <w:rsid w:val="00372DF3"/>
    <w:rsid w:val="00373271"/>
    <w:rsid w:val="003737CA"/>
    <w:rsid w:val="00373824"/>
    <w:rsid w:val="00373986"/>
    <w:rsid w:val="003739C0"/>
    <w:rsid w:val="00373A14"/>
    <w:rsid w:val="00373A4A"/>
    <w:rsid w:val="00373D98"/>
    <w:rsid w:val="00374119"/>
    <w:rsid w:val="00374580"/>
    <w:rsid w:val="00374596"/>
    <w:rsid w:val="00374A82"/>
    <w:rsid w:val="00374B11"/>
    <w:rsid w:val="00374B8F"/>
    <w:rsid w:val="00374C00"/>
    <w:rsid w:val="00374C1B"/>
    <w:rsid w:val="0037515C"/>
    <w:rsid w:val="003752ED"/>
    <w:rsid w:val="00375397"/>
    <w:rsid w:val="003755D7"/>
    <w:rsid w:val="00375F3C"/>
    <w:rsid w:val="003761F0"/>
    <w:rsid w:val="00376341"/>
    <w:rsid w:val="003765E9"/>
    <w:rsid w:val="003766FF"/>
    <w:rsid w:val="00376B43"/>
    <w:rsid w:val="00376EA0"/>
    <w:rsid w:val="00376FC8"/>
    <w:rsid w:val="00377032"/>
    <w:rsid w:val="003771AE"/>
    <w:rsid w:val="00377548"/>
    <w:rsid w:val="003775E5"/>
    <w:rsid w:val="003776E5"/>
    <w:rsid w:val="0037787A"/>
    <w:rsid w:val="003778DF"/>
    <w:rsid w:val="00377A6B"/>
    <w:rsid w:val="00377C12"/>
    <w:rsid w:val="00377E68"/>
    <w:rsid w:val="00377F29"/>
    <w:rsid w:val="003800BA"/>
    <w:rsid w:val="003800DD"/>
    <w:rsid w:val="003800E8"/>
    <w:rsid w:val="00380331"/>
    <w:rsid w:val="003803EF"/>
    <w:rsid w:val="00380D2B"/>
    <w:rsid w:val="0038135F"/>
    <w:rsid w:val="0038169C"/>
    <w:rsid w:val="0038183E"/>
    <w:rsid w:val="0038195A"/>
    <w:rsid w:val="00381B2E"/>
    <w:rsid w:val="00381BD8"/>
    <w:rsid w:val="00382271"/>
    <w:rsid w:val="00382440"/>
    <w:rsid w:val="00382AF5"/>
    <w:rsid w:val="00382C4F"/>
    <w:rsid w:val="00382E22"/>
    <w:rsid w:val="00382E2B"/>
    <w:rsid w:val="00382E89"/>
    <w:rsid w:val="0038306F"/>
    <w:rsid w:val="003831BB"/>
    <w:rsid w:val="0038323D"/>
    <w:rsid w:val="00383581"/>
    <w:rsid w:val="003836A7"/>
    <w:rsid w:val="00383799"/>
    <w:rsid w:val="00383919"/>
    <w:rsid w:val="00384041"/>
    <w:rsid w:val="0038432B"/>
    <w:rsid w:val="0038436B"/>
    <w:rsid w:val="00384484"/>
    <w:rsid w:val="003847A6"/>
    <w:rsid w:val="00384B91"/>
    <w:rsid w:val="00384CE1"/>
    <w:rsid w:val="00384F03"/>
    <w:rsid w:val="00385049"/>
    <w:rsid w:val="00385667"/>
    <w:rsid w:val="00385696"/>
    <w:rsid w:val="003856D1"/>
    <w:rsid w:val="00385939"/>
    <w:rsid w:val="00385B0D"/>
    <w:rsid w:val="00385C3C"/>
    <w:rsid w:val="00385E8D"/>
    <w:rsid w:val="00385FED"/>
    <w:rsid w:val="0038697B"/>
    <w:rsid w:val="00386D28"/>
    <w:rsid w:val="00387184"/>
    <w:rsid w:val="0038736C"/>
    <w:rsid w:val="0038777B"/>
    <w:rsid w:val="0038791F"/>
    <w:rsid w:val="00387A96"/>
    <w:rsid w:val="00387CA5"/>
    <w:rsid w:val="00387CD9"/>
    <w:rsid w:val="00387EDC"/>
    <w:rsid w:val="00387F45"/>
    <w:rsid w:val="0039002E"/>
    <w:rsid w:val="0039028C"/>
    <w:rsid w:val="0039034A"/>
    <w:rsid w:val="003904F3"/>
    <w:rsid w:val="0039052C"/>
    <w:rsid w:val="003907B6"/>
    <w:rsid w:val="003908AD"/>
    <w:rsid w:val="003908B0"/>
    <w:rsid w:val="00390CB5"/>
    <w:rsid w:val="00391026"/>
    <w:rsid w:val="003912AA"/>
    <w:rsid w:val="003912D0"/>
    <w:rsid w:val="00391457"/>
    <w:rsid w:val="003914C8"/>
    <w:rsid w:val="00391561"/>
    <w:rsid w:val="00391B12"/>
    <w:rsid w:val="00391FB6"/>
    <w:rsid w:val="003921DF"/>
    <w:rsid w:val="0039221D"/>
    <w:rsid w:val="0039252B"/>
    <w:rsid w:val="0039258D"/>
    <w:rsid w:val="00392710"/>
    <w:rsid w:val="00392D66"/>
    <w:rsid w:val="00392D98"/>
    <w:rsid w:val="003930AD"/>
    <w:rsid w:val="003932C4"/>
    <w:rsid w:val="003936BF"/>
    <w:rsid w:val="003937F5"/>
    <w:rsid w:val="00393C68"/>
    <w:rsid w:val="00393F1B"/>
    <w:rsid w:val="0039402C"/>
    <w:rsid w:val="00394235"/>
    <w:rsid w:val="0039455F"/>
    <w:rsid w:val="00394852"/>
    <w:rsid w:val="003948B9"/>
    <w:rsid w:val="00394925"/>
    <w:rsid w:val="00394E35"/>
    <w:rsid w:val="00394E90"/>
    <w:rsid w:val="00395170"/>
    <w:rsid w:val="00395315"/>
    <w:rsid w:val="00395A8E"/>
    <w:rsid w:val="00395B45"/>
    <w:rsid w:val="00395BBB"/>
    <w:rsid w:val="00395C9D"/>
    <w:rsid w:val="00395D00"/>
    <w:rsid w:val="00395EEC"/>
    <w:rsid w:val="003961D4"/>
    <w:rsid w:val="0039652A"/>
    <w:rsid w:val="00396580"/>
    <w:rsid w:val="0039663A"/>
    <w:rsid w:val="00396C54"/>
    <w:rsid w:val="00396D00"/>
    <w:rsid w:val="00396EDF"/>
    <w:rsid w:val="0039705E"/>
    <w:rsid w:val="0039725E"/>
    <w:rsid w:val="0039731E"/>
    <w:rsid w:val="00397503"/>
    <w:rsid w:val="00397613"/>
    <w:rsid w:val="003977E3"/>
    <w:rsid w:val="00397864"/>
    <w:rsid w:val="003979D7"/>
    <w:rsid w:val="00397D1E"/>
    <w:rsid w:val="003A0433"/>
    <w:rsid w:val="003A06D3"/>
    <w:rsid w:val="003A0750"/>
    <w:rsid w:val="003A09A8"/>
    <w:rsid w:val="003A0D16"/>
    <w:rsid w:val="003A0F49"/>
    <w:rsid w:val="003A11EC"/>
    <w:rsid w:val="003A121C"/>
    <w:rsid w:val="003A134C"/>
    <w:rsid w:val="003A1B0C"/>
    <w:rsid w:val="003A1BC8"/>
    <w:rsid w:val="003A1C85"/>
    <w:rsid w:val="003A1F10"/>
    <w:rsid w:val="003A1F1F"/>
    <w:rsid w:val="003A230D"/>
    <w:rsid w:val="003A2737"/>
    <w:rsid w:val="003A277D"/>
    <w:rsid w:val="003A2964"/>
    <w:rsid w:val="003A2A72"/>
    <w:rsid w:val="003A2F12"/>
    <w:rsid w:val="003A2FD7"/>
    <w:rsid w:val="003A303E"/>
    <w:rsid w:val="003A3066"/>
    <w:rsid w:val="003A319F"/>
    <w:rsid w:val="003A3200"/>
    <w:rsid w:val="003A344A"/>
    <w:rsid w:val="003A376E"/>
    <w:rsid w:val="003A3A46"/>
    <w:rsid w:val="003A3B94"/>
    <w:rsid w:val="003A3BF4"/>
    <w:rsid w:val="003A3E8B"/>
    <w:rsid w:val="003A3EDC"/>
    <w:rsid w:val="003A3F1F"/>
    <w:rsid w:val="003A413B"/>
    <w:rsid w:val="003A4156"/>
    <w:rsid w:val="003A4256"/>
    <w:rsid w:val="003A47EE"/>
    <w:rsid w:val="003A4986"/>
    <w:rsid w:val="003A4C1A"/>
    <w:rsid w:val="003A4CCD"/>
    <w:rsid w:val="003A50F9"/>
    <w:rsid w:val="003A58AD"/>
    <w:rsid w:val="003A59E4"/>
    <w:rsid w:val="003A5EDB"/>
    <w:rsid w:val="003A5FAC"/>
    <w:rsid w:val="003A5FDA"/>
    <w:rsid w:val="003A618F"/>
    <w:rsid w:val="003A62B5"/>
    <w:rsid w:val="003A6BFB"/>
    <w:rsid w:val="003A6D56"/>
    <w:rsid w:val="003A6E4D"/>
    <w:rsid w:val="003A7B1B"/>
    <w:rsid w:val="003A7BD6"/>
    <w:rsid w:val="003A7CAB"/>
    <w:rsid w:val="003A7EE5"/>
    <w:rsid w:val="003B010A"/>
    <w:rsid w:val="003B06FC"/>
    <w:rsid w:val="003B0E81"/>
    <w:rsid w:val="003B131F"/>
    <w:rsid w:val="003B1640"/>
    <w:rsid w:val="003B167C"/>
    <w:rsid w:val="003B18E3"/>
    <w:rsid w:val="003B1934"/>
    <w:rsid w:val="003B1C1F"/>
    <w:rsid w:val="003B1FC3"/>
    <w:rsid w:val="003B1FF1"/>
    <w:rsid w:val="003B286A"/>
    <w:rsid w:val="003B2C79"/>
    <w:rsid w:val="003B36D7"/>
    <w:rsid w:val="003B3809"/>
    <w:rsid w:val="003B3904"/>
    <w:rsid w:val="003B39BC"/>
    <w:rsid w:val="003B3A58"/>
    <w:rsid w:val="003B3C39"/>
    <w:rsid w:val="003B3C90"/>
    <w:rsid w:val="003B465D"/>
    <w:rsid w:val="003B4A3D"/>
    <w:rsid w:val="003B4E0B"/>
    <w:rsid w:val="003B5854"/>
    <w:rsid w:val="003B5920"/>
    <w:rsid w:val="003B5C53"/>
    <w:rsid w:val="003B5DC9"/>
    <w:rsid w:val="003B61F6"/>
    <w:rsid w:val="003B626F"/>
    <w:rsid w:val="003B62BE"/>
    <w:rsid w:val="003B6353"/>
    <w:rsid w:val="003B6505"/>
    <w:rsid w:val="003B6565"/>
    <w:rsid w:val="003B66BF"/>
    <w:rsid w:val="003B66E3"/>
    <w:rsid w:val="003B67D4"/>
    <w:rsid w:val="003B6BFA"/>
    <w:rsid w:val="003B6C76"/>
    <w:rsid w:val="003B6EC8"/>
    <w:rsid w:val="003B702F"/>
    <w:rsid w:val="003B76D9"/>
    <w:rsid w:val="003B77A6"/>
    <w:rsid w:val="003B78E2"/>
    <w:rsid w:val="003B790B"/>
    <w:rsid w:val="003B7976"/>
    <w:rsid w:val="003B7B10"/>
    <w:rsid w:val="003B7B13"/>
    <w:rsid w:val="003B7CCD"/>
    <w:rsid w:val="003B7FAF"/>
    <w:rsid w:val="003C0000"/>
    <w:rsid w:val="003C0195"/>
    <w:rsid w:val="003C05DC"/>
    <w:rsid w:val="003C0759"/>
    <w:rsid w:val="003C09FA"/>
    <w:rsid w:val="003C0A33"/>
    <w:rsid w:val="003C13C0"/>
    <w:rsid w:val="003C14AE"/>
    <w:rsid w:val="003C15B0"/>
    <w:rsid w:val="003C1843"/>
    <w:rsid w:val="003C1A6C"/>
    <w:rsid w:val="003C1CC4"/>
    <w:rsid w:val="003C1D4A"/>
    <w:rsid w:val="003C2A69"/>
    <w:rsid w:val="003C2DD7"/>
    <w:rsid w:val="003C3534"/>
    <w:rsid w:val="003C3714"/>
    <w:rsid w:val="003C37A5"/>
    <w:rsid w:val="003C3BB4"/>
    <w:rsid w:val="003C3C5F"/>
    <w:rsid w:val="003C3D41"/>
    <w:rsid w:val="003C3D68"/>
    <w:rsid w:val="003C402B"/>
    <w:rsid w:val="003C409A"/>
    <w:rsid w:val="003C40FB"/>
    <w:rsid w:val="003C41DD"/>
    <w:rsid w:val="003C4281"/>
    <w:rsid w:val="003C4406"/>
    <w:rsid w:val="003C5076"/>
    <w:rsid w:val="003C5171"/>
    <w:rsid w:val="003C51B1"/>
    <w:rsid w:val="003C5559"/>
    <w:rsid w:val="003C5911"/>
    <w:rsid w:val="003C5F15"/>
    <w:rsid w:val="003C6313"/>
    <w:rsid w:val="003C6553"/>
    <w:rsid w:val="003C67AE"/>
    <w:rsid w:val="003C68AB"/>
    <w:rsid w:val="003C6924"/>
    <w:rsid w:val="003C69BA"/>
    <w:rsid w:val="003C6F03"/>
    <w:rsid w:val="003C7096"/>
    <w:rsid w:val="003C724A"/>
    <w:rsid w:val="003C72A4"/>
    <w:rsid w:val="003C7302"/>
    <w:rsid w:val="003C739F"/>
    <w:rsid w:val="003C7942"/>
    <w:rsid w:val="003C7B47"/>
    <w:rsid w:val="003C7F1C"/>
    <w:rsid w:val="003D0006"/>
    <w:rsid w:val="003D0270"/>
    <w:rsid w:val="003D02D9"/>
    <w:rsid w:val="003D0427"/>
    <w:rsid w:val="003D057F"/>
    <w:rsid w:val="003D0D09"/>
    <w:rsid w:val="003D0DFD"/>
    <w:rsid w:val="003D0E94"/>
    <w:rsid w:val="003D1214"/>
    <w:rsid w:val="003D13D2"/>
    <w:rsid w:val="003D1488"/>
    <w:rsid w:val="003D21BB"/>
    <w:rsid w:val="003D2338"/>
    <w:rsid w:val="003D2567"/>
    <w:rsid w:val="003D283E"/>
    <w:rsid w:val="003D2947"/>
    <w:rsid w:val="003D2C97"/>
    <w:rsid w:val="003D2DEC"/>
    <w:rsid w:val="003D2E6F"/>
    <w:rsid w:val="003D35D0"/>
    <w:rsid w:val="003D36B2"/>
    <w:rsid w:val="003D3837"/>
    <w:rsid w:val="003D3A12"/>
    <w:rsid w:val="003D41C3"/>
    <w:rsid w:val="003D4289"/>
    <w:rsid w:val="003D47C4"/>
    <w:rsid w:val="003D48D6"/>
    <w:rsid w:val="003D48FF"/>
    <w:rsid w:val="003D49C6"/>
    <w:rsid w:val="003D4C1D"/>
    <w:rsid w:val="003D52B8"/>
    <w:rsid w:val="003D5374"/>
    <w:rsid w:val="003D5470"/>
    <w:rsid w:val="003D584B"/>
    <w:rsid w:val="003D5A30"/>
    <w:rsid w:val="003D5A53"/>
    <w:rsid w:val="003D5E78"/>
    <w:rsid w:val="003D5F35"/>
    <w:rsid w:val="003D6097"/>
    <w:rsid w:val="003D648F"/>
    <w:rsid w:val="003D674C"/>
    <w:rsid w:val="003D6F10"/>
    <w:rsid w:val="003D71B8"/>
    <w:rsid w:val="003D727F"/>
    <w:rsid w:val="003D7737"/>
    <w:rsid w:val="003D79C1"/>
    <w:rsid w:val="003E0058"/>
    <w:rsid w:val="003E033A"/>
    <w:rsid w:val="003E03C8"/>
    <w:rsid w:val="003E0510"/>
    <w:rsid w:val="003E0CD7"/>
    <w:rsid w:val="003E0F42"/>
    <w:rsid w:val="003E2742"/>
    <w:rsid w:val="003E2879"/>
    <w:rsid w:val="003E2969"/>
    <w:rsid w:val="003E2C31"/>
    <w:rsid w:val="003E2C7A"/>
    <w:rsid w:val="003E2D79"/>
    <w:rsid w:val="003E3425"/>
    <w:rsid w:val="003E3451"/>
    <w:rsid w:val="003E3878"/>
    <w:rsid w:val="003E3A31"/>
    <w:rsid w:val="003E3C16"/>
    <w:rsid w:val="003E40BC"/>
    <w:rsid w:val="003E4244"/>
    <w:rsid w:val="003E4461"/>
    <w:rsid w:val="003E45E2"/>
    <w:rsid w:val="003E4F77"/>
    <w:rsid w:val="003E5096"/>
    <w:rsid w:val="003E52A2"/>
    <w:rsid w:val="003E55BC"/>
    <w:rsid w:val="003E5BA2"/>
    <w:rsid w:val="003E5C0C"/>
    <w:rsid w:val="003E6114"/>
    <w:rsid w:val="003E61D5"/>
    <w:rsid w:val="003E6234"/>
    <w:rsid w:val="003E6671"/>
    <w:rsid w:val="003E67AE"/>
    <w:rsid w:val="003E698E"/>
    <w:rsid w:val="003E6AA9"/>
    <w:rsid w:val="003E6BAD"/>
    <w:rsid w:val="003E6EE7"/>
    <w:rsid w:val="003E6EF6"/>
    <w:rsid w:val="003E723C"/>
    <w:rsid w:val="003E72C8"/>
    <w:rsid w:val="003E7CE5"/>
    <w:rsid w:val="003E7E6D"/>
    <w:rsid w:val="003F000A"/>
    <w:rsid w:val="003F04DA"/>
    <w:rsid w:val="003F08A1"/>
    <w:rsid w:val="003F092D"/>
    <w:rsid w:val="003F0E77"/>
    <w:rsid w:val="003F10C9"/>
    <w:rsid w:val="003F14B3"/>
    <w:rsid w:val="003F14C9"/>
    <w:rsid w:val="003F1691"/>
    <w:rsid w:val="003F16BB"/>
    <w:rsid w:val="003F16E8"/>
    <w:rsid w:val="003F17D2"/>
    <w:rsid w:val="003F180B"/>
    <w:rsid w:val="003F1891"/>
    <w:rsid w:val="003F1B84"/>
    <w:rsid w:val="003F216E"/>
    <w:rsid w:val="003F221B"/>
    <w:rsid w:val="003F2297"/>
    <w:rsid w:val="003F2444"/>
    <w:rsid w:val="003F24DB"/>
    <w:rsid w:val="003F2918"/>
    <w:rsid w:val="003F2C1C"/>
    <w:rsid w:val="003F30AB"/>
    <w:rsid w:val="003F3423"/>
    <w:rsid w:val="003F352F"/>
    <w:rsid w:val="003F3AA0"/>
    <w:rsid w:val="003F3BFF"/>
    <w:rsid w:val="003F3CA2"/>
    <w:rsid w:val="003F3CEA"/>
    <w:rsid w:val="003F3CF5"/>
    <w:rsid w:val="003F41B5"/>
    <w:rsid w:val="003F4375"/>
    <w:rsid w:val="003F4377"/>
    <w:rsid w:val="003F462D"/>
    <w:rsid w:val="003F4962"/>
    <w:rsid w:val="003F50E1"/>
    <w:rsid w:val="003F50E8"/>
    <w:rsid w:val="003F5100"/>
    <w:rsid w:val="003F542B"/>
    <w:rsid w:val="003F5517"/>
    <w:rsid w:val="003F55E7"/>
    <w:rsid w:val="003F5780"/>
    <w:rsid w:val="003F5AF9"/>
    <w:rsid w:val="003F5CE9"/>
    <w:rsid w:val="003F5EE9"/>
    <w:rsid w:val="003F6751"/>
    <w:rsid w:val="003F6A77"/>
    <w:rsid w:val="003F6B00"/>
    <w:rsid w:val="003F6B12"/>
    <w:rsid w:val="003F6BC7"/>
    <w:rsid w:val="003F6BE5"/>
    <w:rsid w:val="003F6D7E"/>
    <w:rsid w:val="003F7149"/>
    <w:rsid w:val="003F722D"/>
    <w:rsid w:val="003F7285"/>
    <w:rsid w:val="003F7467"/>
    <w:rsid w:val="003F7514"/>
    <w:rsid w:val="003F77A0"/>
    <w:rsid w:val="003F794C"/>
    <w:rsid w:val="003F796F"/>
    <w:rsid w:val="003F7B8D"/>
    <w:rsid w:val="00400060"/>
    <w:rsid w:val="0040008C"/>
    <w:rsid w:val="00400108"/>
    <w:rsid w:val="00400197"/>
    <w:rsid w:val="00400805"/>
    <w:rsid w:val="004008CD"/>
    <w:rsid w:val="00400F22"/>
    <w:rsid w:val="00400F71"/>
    <w:rsid w:val="00401391"/>
    <w:rsid w:val="004014E3"/>
    <w:rsid w:val="00401673"/>
    <w:rsid w:val="00401983"/>
    <w:rsid w:val="00401D4C"/>
    <w:rsid w:val="00401EA8"/>
    <w:rsid w:val="00401FC6"/>
    <w:rsid w:val="004020DE"/>
    <w:rsid w:val="00402176"/>
    <w:rsid w:val="0040225C"/>
    <w:rsid w:val="00402298"/>
    <w:rsid w:val="00402441"/>
    <w:rsid w:val="00402791"/>
    <w:rsid w:val="004029D9"/>
    <w:rsid w:val="00402B9C"/>
    <w:rsid w:val="00402C7A"/>
    <w:rsid w:val="00402C90"/>
    <w:rsid w:val="00402E6B"/>
    <w:rsid w:val="00402FCC"/>
    <w:rsid w:val="004035EB"/>
    <w:rsid w:val="00403676"/>
    <w:rsid w:val="004037B7"/>
    <w:rsid w:val="00403949"/>
    <w:rsid w:val="00403A78"/>
    <w:rsid w:val="00403B71"/>
    <w:rsid w:val="00403CAC"/>
    <w:rsid w:val="004040B1"/>
    <w:rsid w:val="004042BE"/>
    <w:rsid w:val="00404302"/>
    <w:rsid w:val="00404362"/>
    <w:rsid w:val="00404859"/>
    <w:rsid w:val="00404A60"/>
    <w:rsid w:val="00404FD6"/>
    <w:rsid w:val="00405148"/>
    <w:rsid w:val="004052DE"/>
    <w:rsid w:val="00405356"/>
    <w:rsid w:val="0040560D"/>
    <w:rsid w:val="004057BE"/>
    <w:rsid w:val="004057C6"/>
    <w:rsid w:val="00405A4F"/>
    <w:rsid w:val="00405B39"/>
    <w:rsid w:val="00405CE6"/>
    <w:rsid w:val="00405E5C"/>
    <w:rsid w:val="00406027"/>
    <w:rsid w:val="004060B2"/>
    <w:rsid w:val="004065A8"/>
    <w:rsid w:val="004065C0"/>
    <w:rsid w:val="00406793"/>
    <w:rsid w:val="00406DFE"/>
    <w:rsid w:val="00406FAA"/>
    <w:rsid w:val="00407051"/>
    <w:rsid w:val="0040733B"/>
    <w:rsid w:val="004073E5"/>
    <w:rsid w:val="00407738"/>
    <w:rsid w:val="00407B1E"/>
    <w:rsid w:val="00407B63"/>
    <w:rsid w:val="00407D11"/>
    <w:rsid w:val="00407D99"/>
    <w:rsid w:val="0041075D"/>
    <w:rsid w:val="00410781"/>
    <w:rsid w:val="004108EF"/>
    <w:rsid w:val="00410B75"/>
    <w:rsid w:val="00410D37"/>
    <w:rsid w:val="00410EA3"/>
    <w:rsid w:val="00410F6F"/>
    <w:rsid w:val="004110E2"/>
    <w:rsid w:val="004117A1"/>
    <w:rsid w:val="004119CE"/>
    <w:rsid w:val="00411B3C"/>
    <w:rsid w:val="00411E3D"/>
    <w:rsid w:val="00411F99"/>
    <w:rsid w:val="00412344"/>
    <w:rsid w:val="00412889"/>
    <w:rsid w:val="004128C5"/>
    <w:rsid w:val="00412D66"/>
    <w:rsid w:val="00412F1F"/>
    <w:rsid w:val="00412FD1"/>
    <w:rsid w:val="0041335E"/>
    <w:rsid w:val="00413458"/>
    <w:rsid w:val="00413547"/>
    <w:rsid w:val="00413B27"/>
    <w:rsid w:val="00413B5A"/>
    <w:rsid w:val="00413B8E"/>
    <w:rsid w:val="004143C9"/>
    <w:rsid w:val="004148CF"/>
    <w:rsid w:val="004148F6"/>
    <w:rsid w:val="00414A94"/>
    <w:rsid w:val="00414AB7"/>
    <w:rsid w:val="00414C62"/>
    <w:rsid w:val="00414CB8"/>
    <w:rsid w:val="00414E42"/>
    <w:rsid w:val="0041502F"/>
    <w:rsid w:val="00415117"/>
    <w:rsid w:val="0041543F"/>
    <w:rsid w:val="00415585"/>
    <w:rsid w:val="00415626"/>
    <w:rsid w:val="00415995"/>
    <w:rsid w:val="00415C04"/>
    <w:rsid w:val="00415CCA"/>
    <w:rsid w:val="00415F10"/>
    <w:rsid w:val="00415F1B"/>
    <w:rsid w:val="00416127"/>
    <w:rsid w:val="0041622E"/>
    <w:rsid w:val="00416238"/>
    <w:rsid w:val="0041664A"/>
    <w:rsid w:val="0041688E"/>
    <w:rsid w:val="00416AB3"/>
    <w:rsid w:val="00416AD3"/>
    <w:rsid w:val="00416B95"/>
    <w:rsid w:val="00416F2D"/>
    <w:rsid w:val="00417106"/>
    <w:rsid w:val="004171CA"/>
    <w:rsid w:val="00417DCD"/>
    <w:rsid w:val="00417EE0"/>
    <w:rsid w:val="00420251"/>
    <w:rsid w:val="0042036E"/>
    <w:rsid w:val="004204C5"/>
    <w:rsid w:val="004206DE"/>
    <w:rsid w:val="004207C5"/>
    <w:rsid w:val="0042086B"/>
    <w:rsid w:val="0042090E"/>
    <w:rsid w:val="00420A24"/>
    <w:rsid w:val="00420B02"/>
    <w:rsid w:val="00420C79"/>
    <w:rsid w:val="00420D98"/>
    <w:rsid w:val="00420EA1"/>
    <w:rsid w:val="004213CB"/>
    <w:rsid w:val="004215E0"/>
    <w:rsid w:val="0042181F"/>
    <w:rsid w:val="00421C2D"/>
    <w:rsid w:val="00421D75"/>
    <w:rsid w:val="004220E4"/>
    <w:rsid w:val="004222B0"/>
    <w:rsid w:val="0042245E"/>
    <w:rsid w:val="00422482"/>
    <w:rsid w:val="0042275B"/>
    <w:rsid w:val="004227C4"/>
    <w:rsid w:val="00422C06"/>
    <w:rsid w:val="00422D15"/>
    <w:rsid w:val="00422E77"/>
    <w:rsid w:val="00422F2A"/>
    <w:rsid w:val="00422FB3"/>
    <w:rsid w:val="00423027"/>
    <w:rsid w:val="00423482"/>
    <w:rsid w:val="0042380C"/>
    <w:rsid w:val="00423F1E"/>
    <w:rsid w:val="00423F6D"/>
    <w:rsid w:val="00424172"/>
    <w:rsid w:val="00424558"/>
    <w:rsid w:val="00424796"/>
    <w:rsid w:val="00424954"/>
    <w:rsid w:val="004249A3"/>
    <w:rsid w:val="00424A04"/>
    <w:rsid w:val="00424D8F"/>
    <w:rsid w:val="00424DCE"/>
    <w:rsid w:val="00424FAE"/>
    <w:rsid w:val="0042513A"/>
    <w:rsid w:val="0042535C"/>
    <w:rsid w:val="00425380"/>
    <w:rsid w:val="004253B9"/>
    <w:rsid w:val="004254AA"/>
    <w:rsid w:val="0042582A"/>
    <w:rsid w:val="004258AE"/>
    <w:rsid w:val="0042615A"/>
    <w:rsid w:val="0042642B"/>
    <w:rsid w:val="0042663B"/>
    <w:rsid w:val="004266A2"/>
    <w:rsid w:val="00426B35"/>
    <w:rsid w:val="00426BE6"/>
    <w:rsid w:val="00426E2C"/>
    <w:rsid w:val="004270AB"/>
    <w:rsid w:val="00427299"/>
    <w:rsid w:val="0042733D"/>
    <w:rsid w:val="00427A8D"/>
    <w:rsid w:val="0043006D"/>
    <w:rsid w:val="004300FF"/>
    <w:rsid w:val="004306AB"/>
    <w:rsid w:val="0043075F"/>
    <w:rsid w:val="00430771"/>
    <w:rsid w:val="00430945"/>
    <w:rsid w:val="00430B84"/>
    <w:rsid w:val="00430C76"/>
    <w:rsid w:val="00430F03"/>
    <w:rsid w:val="00430F21"/>
    <w:rsid w:val="00430F40"/>
    <w:rsid w:val="004312A7"/>
    <w:rsid w:val="0043169E"/>
    <w:rsid w:val="0043189D"/>
    <w:rsid w:val="00431A7C"/>
    <w:rsid w:val="00431E20"/>
    <w:rsid w:val="00431E48"/>
    <w:rsid w:val="00431FC0"/>
    <w:rsid w:val="00432247"/>
    <w:rsid w:val="004325CE"/>
    <w:rsid w:val="004329B3"/>
    <w:rsid w:val="00432A05"/>
    <w:rsid w:val="00432A49"/>
    <w:rsid w:val="00432C6D"/>
    <w:rsid w:val="00432EFA"/>
    <w:rsid w:val="00433259"/>
    <w:rsid w:val="004333A1"/>
    <w:rsid w:val="004335A9"/>
    <w:rsid w:val="0043382F"/>
    <w:rsid w:val="004338DD"/>
    <w:rsid w:val="00433AF7"/>
    <w:rsid w:val="00433EAE"/>
    <w:rsid w:val="00433F3F"/>
    <w:rsid w:val="0043422C"/>
    <w:rsid w:val="00434367"/>
    <w:rsid w:val="004349B1"/>
    <w:rsid w:val="004349B2"/>
    <w:rsid w:val="00434AF6"/>
    <w:rsid w:val="004353A5"/>
    <w:rsid w:val="00435614"/>
    <w:rsid w:val="00435854"/>
    <w:rsid w:val="00435E01"/>
    <w:rsid w:val="004360C6"/>
    <w:rsid w:val="004362F3"/>
    <w:rsid w:val="00436560"/>
    <w:rsid w:val="0043695E"/>
    <w:rsid w:val="00436B65"/>
    <w:rsid w:val="00436D8A"/>
    <w:rsid w:val="00436FF3"/>
    <w:rsid w:val="00437543"/>
    <w:rsid w:val="0043754F"/>
    <w:rsid w:val="004375A3"/>
    <w:rsid w:val="00437809"/>
    <w:rsid w:val="00440213"/>
    <w:rsid w:val="00440321"/>
    <w:rsid w:val="004404A1"/>
    <w:rsid w:val="004404DC"/>
    <w:rsid w:val="00440543"/>
    <w:rsid w:val="004405A3"/>
    <w:rsid w:val="00441086"/>
    <w:rsid w:val="0044112E"/>
    <w:rsid w:val="004414C7"/>
    <w:rsid w:val="004415F2"/>
    <w:rsid w:val="00441F3D"/>
    <w:rsid w:val="0044251C"/>
    <w:rsid w:val="00442BAC"/>
    <w:rsid w:val="00443027"/>
    <w:rsid w:val="00443652"/>
    <w:rsid w:val="00443B51"/>
    <w:rsid w:val="00443EA1"/>
    <w:rsid w:val="00443F41"/>
    <w:rsid w:val="00444060"/>
    <w:rsid w:val="004443A7"/>
    <w:rsid w:val="0044452F"/>
    <w:rsid w:val="00444B08"/>
    <w:rsid w:val="00444B6F"/>
    <w:rsid w:val="00444BC5"/>
    <w:rsid w:val="00444F22"/>
    <w:rsid w:val="00445042"/>
    <w:rsid w:val="0044528E"/>
    <w:rsid w:val="004457EF"/>
    <w:rsid w:val="00445A06"/>
    <w:rsid w:val="00445A09"/>
    <w:rsid w:val="00445C61"/>
    <w:rsid w:val="00445D21"/>
    <w:rsid w:val="00445D36"/>
    <w:rsid w:val="00445F23"/>
    <w:rsid w:val="00446078"/>
    <w:rsid w:val="0044615A"/>
    <w:rsid w:val="00446288"/>
    <w:rsid w:val="0044658D"/>
    <w:rsid w:val="004465A1"/>
    <w:rsid w:val="004467D5"/>
    <w:rsid w:val="0044689A"/>
    <w:rsid w:val="00446CD2"/>
    <w:rsid w:val="00446EA4"/>
    <w:rsid w:val="00446EAC"/>
    <w:rsid w:val="00446F70"/>
    <w:rsid w:val="00446FE6"/>
    <w:rsid w:val="0044709B"/>
    <w:rsid w:val="004475A2"/>
    <w:rsid w:val="00447728"/>
    <w:rsid w:val="00447867"/>
    <w:rsid w:val="0044786E"/>
    <w:rsid w:val="00447884"/>
    <w:rsid w:val="00447C7E"/>
    <w:rsid w:val="00447D39"/>
    <w:rsid w:val="00447E57"/>
    <w:rsid w:val="00447EE9"/>
    <w:rsid w:val="00450314"/>
    <w:rsid w:val="00450688"/>
    <w:rsid w:val="00450F93"/>
    <w:rsid w:val="0045120A"/>
    <w:rsid w:val="00451481"/>
    <w:rsid w:val="00451567"/>
    <w:rsid w:val="004515F3"/>
    <w:rsid w:val="004518D1"/>
    <w:rsid w:val="00451AB8"/>
    <w:rsid w:val="00451D64"/>
    <w:rsid w:val="00451F74"/>
    <w:rsid w:val="004520AB"/>
    <w:rsid w:val="0045223F"/>
    <w:rsid w:val="004523B2"/>
    <w:rsid w:val="004525C7"/>
    <w:rsid w:val="004526E5"/>
    <w:rsid w:val="00452765"/>
    <w:rsid w:val="00452BCB"/>
    <w:rsid w:val="00452D6B"/>
    <w:rsid w:val="00453175"/>
    <w:rsid w:val="004533D6"/>
    <w:rsid w:val="004535E3"/>
    <w:rsid w:val="004538AA"/>
    <w:rsid w:val="00453B87"/>
    <w:rsid w:val="004541F7"/>
    <w:rsid w:val="0045462C"/>
    <w:rsid w:val="00454B39"/>
    <w:rsid w:val="00454F61"/>
    <w:rsid w:val="004553CA"/>
    <w:rsid w:val="0045559D"/>
    <w:rsid w:val="004556E7"/>
    <w:rsid w:val="00455E4F"/>
    <w:rsid w:val="004561EB"/>
    <w:rsid w:val="004561F2"/>
    <w:rsid w:val="00456346"/>
    <w:rsid w:val="00456354"/>
    <w:rsid w:val="0045650B"/>
    <w:rsid w:val="00456647"/>
    <w:rsid w:val="00456818"/>
    <w:rsid w:val="00456A8C"/>
    <w:rsid w:val="00456B04"/>
    <w:rsid w:val="00456CBA"/>
    <w:rsid w:val="00456E33"/>
    <w:rsid w:val="00456E50"/>
    <w:rsid w:val="0045746B"/>
    <w:rsid w:val="0045766E"/>
    <w:rsid w:val="004576D9"/>
    <w:rsid w:val="00457A81"/>
    <w:rsid w:val="00457AC6"/>
    <w:rsid w:val="00457F1C"/>
    <w:rsid w:val="004600F7"/>
    <w:rsid w:val="004602F2"/>
    <w:rsid w:val="0046031F"/>
    <w:rsid w:val="0046046D"/>
    <w:rsid w:val="004607F5"/>
    <w:rsid w:val="004608AA"/>
    <w:rsid w:val="0046098A"/>
    <w:rsid w:val="00460B62"/>
    <w:rsid w:val="00460EA3"/>
    <w:rsid w:val="00460FAE"/>
    <w:rsid w:val="00461355"/>
    <w:rsid w:val="0046149B"/>
    <w:rsid w:val="004617A1"/>
    <w:rsid w:val="004619BA"/>
    <w:rsid w:val="00461ACF"/>
    <w:rsid w:val="00461B51"/>
    <w:rsid w:val="00461C71"/>
    <w:rsid w:val="00461E79"/>
    <w:rsid w:val="0046246C"/>
    <w:rsid w:val="004624F9"/>
    <w:rsid w:val="00462535"/>
    <w:rsid w:val="004627C5"/>
    <w:rsid w:val="00462BC3"/>
    <w:rsid w:val="00462ECB"/>
    <w:rsid w:val="004630B0"/>
    <w:rsid w:val="00463145"/>
    <w:rsid w:val="0046317B"/>
    <w:rsid w:val="00463292"/>
    <w:rsid w:val="004633A7"/>
    <w:rsid w:val="00463627"/>
    <w:rsid w:val="004638B6"/>
    <w:rsid w:val="00463BC0"/>
    <w:rsid w:val="00463C0C"/>
    <w:rsid w:val="0046404F"/>
    <w:rsid w:val="004642BC"/>
    <w:rsid w:val="00464317"/>
    <w:rsid w:val="004646E1"/>
    <w:rsid w:val="00464795"/>
    <w:rsid w:val="00464848"/>
    <w:rsid w:val="00464947"/>
    <w:rsid w:val="00464975"/>
    <w:rsid w:val="00464C6A"/>
    <w:rsid w:val="00464D7C"/>
    <w:rsid w:val="0046554E"/>
    <w:rsid w:val="00465781"/>
    <w:rsid w:val="004657CF"/>
    <w:rsid w:val="004658CC"/>
    <w:rsid w:val="00465907"/>
    <w:rsid w:val="00465AEC"/>
    <w:rsid w:val="00465C8A"/>
    <w:rsid w:val="00466238"/>
    <w:rsid w:val="00466291"/>
    <w:rsid w:val="0046648A"/>
    <w:rsid w:val="0046695D"/>
    <w:rsid w:val="00466B8C"/>
    <w:rsid w:val="00466C5B"/>
    <w:rsid w:val="00466E58"/>
    <w:rsid w:val="00466F24"/>
    <w:rsid w:val="004672DB"/>
    <w:rsid w:val="004675DA"/>
    <w:rsid w:val="004677D6"/>
    <w:rsid w:val="00467D08"/>
    <w:rsid w:val="00467DC3"/>
    <w:rsid w:val="00467E05"/>
    <w:rsid w:val="00470048"/>
    <w:rsid w:val="0047035A"/>
    <w:rsid w:val="00470871"/>
    <w:rsid w:val="004708E4"/>
    <w:rsid w:val="00470975"/>
    <w:rsid w:val="00470D89"/>
    <w:rsid w:val="0047130E"/>
    <w:rsid w:val="00471397"/>
    <w:rsid w:val="004714A3"/>
    <w:rsid w:val="004714B6"/>
    <w:rsid w:val="00471501"/>
    <w:rsid w:val="0047183A"/>
    <w:rsid w:val="00471BB7"/>
    <w:rsid w:val="00471FC0"/>
    <w:rsid w:val="004720E7"/>
    <w:rsid w:val="0047230B"/>
    <w:rsid w:val="004725D0"/>
    <w:rsid w:val="00472726"/>
    <w:rsid w:val="00472854"/>
    <w:rsid w:val="00472BDB"/>
    <w:rsid w:val="0047315B"/>
    <w:rsid w:val="0047483D"/>
    <w:rsid w:val="00474A69"/>
    <w:rsid w:val="00474E51"/>
    <w:rsid w:val="00475151"/>
    <w:rsid w:val="00475242"/>
    <w:rsid w:val="004752D9"/>
    <w:rsid w:val="0047559E"/>
    <w:rsid w:val="0047575E"/>
    <w:rsid w:val="0047598B"/>
    <w:rsid w:val="00475AD6"/>
    <w:rsid w:val="00475AE4"/>
    <w:rsid w:val="00475F90"/>
    <w:rsid w:val="004763F6"/>
    <w:rsid w:val="00476621"/>
    <w:rsid w:val="00476B45"/>
    <w:rsid w:val="00476E4B"/>
    <w:rsid w:val="004775EA"/>
    <w:rsid w:val="00477C6E"/>
    <w:rsid w:val="00477DEC"/>
    <w:rsid w:val="00477F9C"/>
    <w:rsid w:val="00477FB6"/>
    <w:rsid w:val="004800BD"/>
    <w:rsid w:val="00480232"/>
    <w:rsid w:val="0048050F"/>
    <w:rsid w:val="00480597"/>
    <w:rsid w:val="00480B76"/>
    <w:rsid w:val="00480BDC"/>
    <w:rsid w:val="00480C28"/>
    <w:rsid w:val="00480C53"/>
    <w:rsid w:val="00480C8D"/>
    <w:rsid w:val="004810CB"/>
    <w:rsid w:val="004813E8"/>
    <w:rsid w:val="00481489"/>
    <w:rsid w:val="00481768"/>
    <w:rsid w:val="00481CCB"/>
    <w:rsid w:val="00481DA9"/>
    <w:rsid w:val="004823B9"/>
    <w:rsid w:val="0048273B"/>
    <w:rsid w:val="004828CC"/>
    <w:rsid w:val="00482BCB"/>
    <w:rsid w:val="00482BEF"/>
    <w:rsid w:val="00482FDC"/>
    <w:rsid w:val="00483327"/>
    <w:rsid w:val="0048342B"/>
    <w:rsid w:val="00483783"/>
    <w:rsid w:val="00483820"/>
    <w:rsid w:val="0048486A"/>
    <w:rsid w:val="00484B10"/>
    <w:rsid w:val="00485115"/>
    <w:rsid w:val="00485806"/>
    <w:rsid w:val="00485863"/>
    <w:rsid w:val="00485A54"/>
    <w:rsid w:val="00485C31"/>
    <w:rsid w:val="004862E2"/>
    <w:rsid w:val="0048659D"/>
    <w:rsid w:val="0048672B"/>
    <w:rsid w:val="004867A3"/>
    <w:rsid w:val="00486A5B"/>
    <w:rsid w:val="0048702E"/>
    <w:rsid w:val="00487114"/>
    <w:rsid w:val="0048717F"/>
    <w:rsid w:val="00490084"/>
    <w:rsid w:val="00490228"/>
    <w:rsid w:val="00490536"/>
    <w:rsid w:val="0049093F"/>
    <w:rsid w:val="00490CF7"/>
    <w:rsid w:val="00490FE6"/>
    <w:rsid w:val="00491000"/>
    <w:rsid w:val="00491031"/>
    <w:rsid w:val="004910E2"/>
    <w:rsid w:val="004912FD"/>
    <w:rsid w:val="00491499"/>
    <w:rsid w:val="0049188C"/>
    <w:rsid w:val="00491BCA"/>
    <w:rsid w:val="00491E58"/>
    <w:rsid w:val="00491E8E"/>
    <w:rsid w:val="00491F5F"/>
    <w:rsid w:val="00492122"/>
    <w:rsid w:val="004922F3"/>
    <w:rsid w:val="0049234E"/>
    <w:rsid w:val="00492458"/>
    <w:rsid w:val="004924AF"/>
    <w:rsid w:val="00492711"/>
    <w:rsid w:val="00493178"/>
    <w:rsid w:val="004931F3"/>
    <w:rsid w:val="0049340C"/>
    <w:rsid w:val="004937C0"/>
    <w:rsid w:val="004937E7"/>
    <w:rsid w:val="0049393D"/>
    <w:rsid w:val="00493C6B"/>
    <w:rsid w:val="00493EBF"/>
    <w:rsid w:val="00493ECC"/>
    <w:rsid w:val="00494076"/>
    <w:rsid w:val="0049410D"/>
    <w:rsid w:val="004941C3"/>
    <w:rsid w:val="00494265"/>
    <w:rsid w:val="0049438A"/>
    <w:rsid w:val="00494391"/>
    <w:rsid w:val="004943AE"/>
    <w:rsid w:val="004946B1"/>
    <w:rsid w:val="00494A53"/>
    <w:rsid w:val="00494A57"/>
    <w:rsid w:val="00494B73"/>
    <w:rsid w:val="0049530D"/>
    <w:rsid w:val="004953C5"/>
    <w:rsid w:val="0049579C"/>
    <w:rsid w:val="004958D2"/>
    <w:rsid w:val="004960F8"/>
    <w:rsid w:val="00496649"/>
    <w:rsid w:val="0049669D"/>
    <w:rsid w:val="00496E04"/>
    <w:rsid w:val="00496F1C"/>
    <w:rsid w:val="00497346"/>
    <w:rsid w:val="0049741A"/>
    <w:rsid w:val="00497547"/>
    <w:rsid w:val="004975C4"/>
    <w:rsid w:val="00497722"/>
    <w:rsid w:val="00497F60"/>
    <w:rsid w:val="004A03D4"/>
    <w:rsid w:val="004A0823"/>
    <w:rsid w:val="004A08E2"/>
    <w:rsid w:val="004A0D18"/>
    <w:rsid w:val="004A0D72"/>
    <w:rsid w:val="004A10F8"/>
    <w:rsid w:val="004A1A3A"/>
    <w:rsid w:val="004A1BA3"/>
    <w:rsid w:val="004A1BD4"/>
    <w:rsid w:val="004A1C5F"/>
    <w:rsid w:val="004A1E63"/>
    <w:rsid w:val="004A1F0E"/>
    <w:rsid w:val="004A216B"/>
    <w:rsid w:val="004A2457"/>
    <w:rsid w:val="004A2670"/>
    <w:rsid w:val="004A2A54"/>
    <w:rsid w:val="004A2A7F"/>
    <w:rsid w:val="004A309F"/>
    <w:rsid w:val="004A33F1"/>
    <w:rsid w:val="004A3576"/>
    <w:rsid w:val="004A37C7"/>
    <w:rsid w:val="004A3971"/>
    <w:rsid w:val="004A3F4D"/>
    <w:rsid w:val="004A41E1"/>
    <w:rsid w:val="004A4327"/>
    <w:rsid w:val="004A433C"/>
    <w:rsid w:val="004A436A"/>
    <w:rsid w:val="004A4630"/>
    <w:rsid w:val="004A4A6A"/>
    <w:rsid w:val="004A4B3E"/>
    <w:rsid w:val="004A4B40"/>
    <w:rsid w:val="004A4DE1"/>
    <w:rsid w:val="004A512B"/>
    <w:rsid w:val="004A538E"/>
    <w:rsid w:val="004A55AB"/>
    <w:rsid w:val="004A5604"/>
    <w:rsid w:val="004A5617"/>
    <w:rsid w:val="004A59B9"/>
    <w:rsid w:val="004A5A3B"/>
    <w:rsid w:val="004A5EC2"/>
    <w:rsid w:val="004A61BA"/>
    <w:rsid w:val="004A648F"/>
    <w:rsid w:val="004A65DB"/>
    <w:rsid w:val="004A6640"/>
    <w:rsid w:val="004A6AB2"/>
    <w:rsid w:val="004A70A8"/>
    <w:rsid w:val="004A74B5"/>
    <w:rsid w:val="004A7861"/>
    <w:rsid w:val="004A7863"/>
    <w:rsid w:val="004A7A42"/>
    <w:rsid w:val="004A7C6F"/>
    <w:rsid w:val="004A7CD2"/>
    <w:rsid w:val="004A7CFE"/>
    <w:rsid w:val="004B0015"/>
    <w:rsid w:val="004B06CD"/>
    <w:rsid w:val="004B0A08"/>
    <w:rsid w:val="004B0C26"/>
    <w:rsid w:val="004B0EE5"/>
    <w:rsid w:val="004B10D4"/>
    <w:rsid w:val="004B131C"/>
    <w:rsid w:val="004B1475"/>
    <w:rsid w:val="004B187E"/>
    <w:rsid w:val="004B204F"/>
    <w:rsid w:val="004B206A"/>
    <w:rsid w:val="004B23B6"/>
    <w:rsid w:val="004B301A"/>
    <w:rsid w:val="004B3621"/>
    <w:rsid w:val="004B391B"/>
    <w:rsid w:val="004B3A11"/>
    <w:rsid w:val="004B3C09"/>
    <w:rsid w:val="004B3C0F"/>
    <w:rsid w:val="004B3E9D"/>
    <w:rsid w:val="004B4167"/>
    <w:rsid w:val="004B438B"/>
    <w:rsid w:val="004B44F1"/>
    <w:rsid w:val="004B45DA"/>
    <w:rsid w:val="004B4A9E"/>
    <w:rsid w:val="004B4C4C"/>
    <w:rsid w:val="004B5011"/>
    <w:rsid w:val="004B522E"/>
    <w:rsid w:val="004B5902"/>
    <w:rsid w:val="004B5A6F"/>
    <w:rsid w:val="004B5BD2"/>
    <w:rsid w:val="004B5D4C"/>
    <w:rsid w:val="004B5F63"/>
    <w:rsid w:val="004B603E"/>
    <w:rsid w:val="004B62FC"/>
    <w:rsid w:val="004B64D6"/>
    <w:rsid w:val="004B6A28"/>
    <w:rsid w:val="004B6AFF"/>
    <w:rsid w:val="004B6CF7"/>
    <w:rsid w:val="004B6DAB"/>
    <w:rsid w:val="004B6E43"/>
    <w:rsid w:val="004B7032"/>
    <w:rsid w:val="004B71CE"/>
    <w:rsid w:val="004B723F"/>
    <w:rsid w:val="004B7345"/>
    <w:rsid w:val="004B750C"/>
    <w:rsid w:val="004B75D1"/>
    <w:rsid w:val="004B75FF"/>
    <w:rsid w:val="004B7CF5"/>
    <w:rsid w:val="004B7FD4"/>
    <w:rsid w:val="004C02AE"/>
    <w:rsid w:val="004C039B"/>
    <w:rsid w:val="004C0573"/>
    <w:rsid w:val="004C0696"/>
    <w:rsid w:val="004C06F6"/>
    <w:rsid w:val="004C08FB"/>
    <w:rsid w:val="004C0907"/>
    <w:rsid w:val="004C092D"/>
    <w:rsid w:val="004C0A5F"/>
    <w:rsid w:val="004C0C00"/>
    <w:rsid w:val="004C0C7A"/>
    <w:rsid w:val="004C1240"/>
    <w:rsid w:val="004C125E"/>
    <w:rsid w:val="004C1469"/>
    <w:rsid w:val="004C1741"/>
    <w:rsid w:val="004C1DC8"/>
    <w:rsid w:val="004C1ED5"/>
    <w:rsid w:val="004C1FB5"/>
    <w:rsid w:val="004C2998"/>
    <w:rsid w:val="004C2CE1"/>
    <w:rsid w:val="004C2DD5"/>
    <w:rsid w:val="004C2E19"/>
    <w:rsid w:val="004C2E2B"/>
    <w:rsid w:val="004C3816"/>
    <w:rsid w:val="004C3844"/>
    <w:rsid w:val="004C3AE6"/>
    <w:rsid w:val="004C3BEA"/>
    <w:rsid w:val="004C3C4F"/>
    <w:rsid w:val="004C3E24"/>
    <w:rsid w:val="004C40BF"/>
    <w:rsid w:val="004C43C5"/>
    <w:rsid w:val="004C48DB"/>
    <w:rsid w:val="004C4F33"/>
    <w:rsid w:val="004C53D9"/>
    <w:rsid w:val="004C54BF"/>
    <w:rsid w:val="004C563D"/>
    <w:rsid w:val="004C5A83"/>
    <w:rsid w:val="004C5C15"/>
    <w:rsid w:val="004C5E07"/>
    <w:rsid w:val="004C610B"/>
    <w:rsid w:val="004C61BD"/>
    <w:rsid w:val="004C61CE"/>
    <w:rsid w:val="004C637C"/>
    <w:rsid w:val="004C663A"/>
    <w:rsid w:val="004C68F5"/>
    <w:rsid w:val="004C6913"/>
    <w:rsid w:val="004C6952"/>
    <w:rsid w:val="004C6958"/>
    <w:rsid w:val="004C6AC6"/>
    <w:rsid w:val="004C6D73"/>
    <w:rsid w:val="004C6F6C"/>
    <w:rsid w:val="004C70B4"/>
    <w:rsid w:val="004C711A"/>
    <w:rsid w:val="004C761D"/>
    <w:rsid w:val="004C7959"/>
    <w:rsid w:val="004C7C11"/>
    <w:rsid w:val="004D0124"/>
    <w:rsid w:val="004D04F5"/>
    <w:rsid w:val="004D08E0"/>
    <w:rsid w:val="004D0C12"/>
    <w:rsid w:val="004D0C68"/>
    <w:rsid w:val="004D1153"/>
    <w:rsid w:val="004D1407"/>
    <w:rsid w:val="004D1BA5"/>
    <w:rsid w:val="004D1BB6"/>
    <w:rsid w:val="004D1C14"/>
    <w:rsid w:val="004D1C27"/>
    <w:rsid w:val="004D1D22"/>
    <w:rsid w:val="004D1FF5"/>
    <w:rsid w:val="004D2313"/>
    <w:rsid w:val="004D26AD"/>
    <w:rsid w:val="004D275B"/>
    <w:rsid w:val="004D294F"/>
    <w:rsid w:val="004D29A9"/>
    <w:rsid w:val="004D29C5"/>
    <w:rsid w:val="004D2B35"/>
    <w:rsid w:val="004D2D53"/>
    <w:rsid w:val="004D2EF6"/>
    <w:rsid w:val="004D3508"/>
    <w:rsid w:val="004D37E3"/>
    <w:rsid w:val="004D38EB"/>
    <w:rsid w:val="004D3B87"/>
    <w:rsid w:val="004D3C88"/>
    <w:rsid w:val="004D40BE"/>
    <w:rsid w:val="004D41A3"/>
    <w:rsid w:val="004D4289"/>
    <w:rsid w:val="004D43FE"/>
    <w:rsid w:val="004D47D6"/>
    <w:rsid w:val="004D492C"/>
    <w:rsid w:val="004D49F4"/>
    <w:rsid w:val="004D4B60"/>
    <w:rsid w:val="004D4C28"/>
    <w:rsid w:val="004D4CB0"/>
    <w:rsid w:val="004D4CCA"/>
    <w:rsid w:val="004D4F0F"/>
    <w:rsid w:val="004D4F2D"/>
    <w:rsid w:val="004D4F5B"/>
    <w:rsid w:val="004D4F7F"/>
    <w:rsid w:val="004D519B"/>
    <w:rsid w:val="004D51C2"/>
    <w:rsid w:val="004D546F"/>
    <w:rsid w:val="004D55B4"/>
    <w:rsid w:val="004D58C0"/>
    <w:rsid w:val="004D5D36"/>
    <w:rsid w:val="004D5DE5"/>
    <w:rsid w:val="004D6332"/>
    <w:rsid w:val="004D63CD"/>
    <w:rsid w:val="004D6533"/>
    <w:rsid w:val="004D6598"/>
    <w:rsid w:val="004D682E"/>
    <w:rsid w:val="004D6FC8"/>
    <w:rsid w:val="004D736F"/>
    <w:rsid w:val="004D78AF"/>
    <w:rsid w:val="004D7A20"/>
    <w:rsid w:val="004D7B2A"/>
    <w:rsid w:val="004D7D27"/>
    <w:rsid w:val="004D7EF5"/>
    <w:rsid w:val="004E031D"/>
    <w:rsid w:val="004E038C"/>
    <w:rsid w:val="004E0452"/>
    <w:rsid w:val="004E04FA"/>
    <w:rsid w:val="004E08B7"/>
    <w:rsid w:val="004E09EC"/>
    <w:rsid w:val="004E0DAA"/>
    <w:rsid w:val="004E0DEC"/>
    <w:rsid w:val="004E0E59"/>
    <w:rsid w:val="004E130D"/>
    <w:rsid w:val="004E1D0C"/>
    <w:rsid w:val="004E1DD5"/>
    <w:rsid w:val="004E1E12"/>
    <w:rsid w:val="004E1EE3"/>
    <w:rsid w:val="004E209B"/>
    <w:rsid w:val="004E2EB3"/>
    <w:rsid w:val="004E3235"/>
    <w:rsid w:val="004E3595"/>
    <w:rsid w:val="004E3AF9"/>
    <w:rsid w:val="004E3BCF"/>
    <w:rsid w:val="004E3E4A"/>
    <w:rsid w:val="004E401F"/>
    <w:rsid w:val="004E427D"/>
    <w:rsid w:val="004E43D4"/>
    <w:rsid w:val="004E44A6"/>
    <w:rsid w:val="004E4B01"/>
    <w:rsid w:val="004E4C28"/>
    <w:rsid w:val="004E502D"/>
    <w:rsid w:val="004E556C"/>
    <w:rsid w:val="004E5A5F"/>
    <w:rsid w:val="004E6314"/>
    <w:rsid w:val="004E6471"/>
    <w:rsid w:val="004E6545"/>
    <w:rsid w:val="004E67A3"/>
    <w:rsid w:val="004E68E9"/>
    <w:rsid w:val="004E6A65"/>
    <w:rsid w:val="004E722B"/>
    <w:rsid w:val="004E7661"/>
    <w:rsid w:val="004E7733"/>
    <w:rsid w:val="004E77F1"/>
    <w:rsid w:val="004E785E"/>
    <w:rsid w:val="004F0164"/>
    <w:rsid w:val="004F0319"/>
    <w:rsid w:val="004F039C"/>
    <w:rsid w:val="004F04B3"/>
    <w:rsid w:val="004F0DF7"/>
    <w:rsid w:val="004F0E71"/>
    <w:rsid w:val="004F0F28"/>
    <w:rsid w:val="004F1178"/>
    <w:rsid w:val="004F1274"/>
    <w:rsid w:val="004F191E"/>
    <w:rsid w:val="004F24D9"/>
    <w:rsid w:val="004F2653"/>
    <w:rsid w:val="004F2896"/>
    <w:rsid w:val="004F29B9"/>
    <w:rsid w:val="004F2B1F"/>
    <w:rsid w:val="004F2C55"/>
    <w:rsid w:val="004F2C67"/>
    <w:rsid w:val="004F2CAB"/>
    <w:rsid w:val="004F3791"/>
    <w:rsid w:val="004F38FF"/>
    <w:rsid w:val="004F392D"/>
    <w:rsid w:val="004F3B1C"/>
    <w:rsid w:val="004F4407"/>
    <w:rsid w:val="004F4771"/>
    <w:rsid w:val="004F497E"/>
    <w:rsid w:val="004F4AB9"/>
    <w:rsid w:val="004F5217"/>
    <w:rsid w:val="004F53EE"/>
    <w:rsid w:val="004F5439"/>
    <w:rsid w:val="004F5771"/>
    <w:rsid w:val="004F59D7"/>
    <w:rsid w:val="004F5EE3"/>
    <w:rsid w:val="004F6026"/>
    <w:rsid w:val="004F6081"/>
    <w:rsid w:val="004F6519"/>
    <w:rsid w:val="004F671F"/>
    <w:rsid w:val="004F6780"/>
    <w:rsid w:val="004F69E3"/>
    <w:rsid w:val="004F6AED"/>
    <w:rsid w:val="004F6DCD"/>
    <w:rsid w:val="004F6E3A"/>
    <w:rsid w:val="004F7052"/>
    <w:rsid w:val="004F740A"/>
    <w:rsid w:val="004F7A2D"/>
    <w:rsid w:val="004F7E88"/>
    <w:rsid w:val="004F7EE6"/>
    <w:rsid w:val="004F7F06"/>
    <w:rsid w:val="0050020B"/>
    <w:rsid w:val="005007A4"/>
    <w:rsid w:val="00500A32"/>
    <w:rsid w:val="00501060"/>
    <w:rsid w:val="005012C4"/>
    <w:rsid w:val="00501349"/>
    <w:rsid w:val="00501400"/>
    <w:rsid w:val="00501462"/>
    <w:rsid w:val="00501AAF"/>
    <w:rsid w:val="00501BDB"/>
    <w:rsid w:val="005020FC"/>
    <w:rsid w:val="00502178"/>
    <w:rsid w:val="0050235B"/>
    <w:rsid w:val="00502405"/>
    <w:rsid w:val="00502527"/>
    <w:rsid w:val="005025F3"/>
    <w:rsid w:val="00502988"/>
    <w:rsid w:val="00502C05"/>
    <w:rsid w:val="00502E3F"/>
    <w:rsid w:val="00503098"/>
    <w:rsid w:val="00503495"/>
    <w:rsid w:val="005034C8"/>
    <w:rsid w:val="00503951"/>
    <w:rsid w:val="00503A39"/>
    <w:rsid w:val="00503BCB"/>
    <w:rsid w:val="00504218"/>
    <w:rsid w:val="0050433A"/>
    <w:rsid w:val="0050441B"/>
    <w:rsid w:val="005044AE"/>
    <w:rsid w:val="00504552"/>
    <w:rsid w:val="0050475D"/>
    <w:rsid w:val="00504BE9"/>
    <w:rsid w:val="00504C1C"/>
    <w:rsid w:val="00504EF1"/>
    <w:rsid w:val="00505027"/>
    <w:rsid w:val="005056CE"/>
    <w:rsid w:val="00505791"/>
    <w:rsid w:val="005058C2"/>
    <w:rsid w:val="00505C94"/>
    <w:rsid w:val="00506440"/>
    <w:rsid w:val="00506615"/>
    <w:rsid w:val="00506840"/>
    <w:rsid w:val="00506892"/>
    <w:rsid w:val="005069FC"/>
    <w:rsid w:val="00506B48"/>
    <w:rsid w:val="00506B4B"/>
    <w:rsid w:val="00506DC9"/>
    <w:rsid w:val="00506E41"/>
    <w:rsid w:val="00506EE8"/>
    <w:rsid w:val="005073B6"/>
    <w:rsid w:val="00507583"/>
    <w:rsid w:val="005077BF"/>
    <w:rsid w:val="00507A1E"/>
    <w:rsid w:val="00507DD4"/>
    <w:rsid w:val="00507F8B"/>
    <w:rsid w:val="005100C7"/>
    <w:rsid w:val="005102E4"/>
    <w:rsid w:val="0051044F"/>
    <w:rsid w:val="0051068F"/>
    <w:rsid w:val="005106BF"/>
    <w:rsid w:val="00510714"/>
    <w:rsid w:val="00510B2B"/>
    <w:rsid w:val="00510CAC"/>
    <w:rsid w:val="00510EB0"/>
    <w:rsid w:val="00510EB1"/>
    <w:rsid w:val="005110F9"/>
    <w:rsid w:val="005112FE"/>
    <w:rsid w:val="0051130D"/>
    <w:rsid w:val="00511CAE"/>
    <w:rsid w:val="00511E7B"/>
    <w:rsid w:val="0051206B"/>
    <w:rsid w:val="0051208E"/>
    <w:rsid w:val="00512292"/>
    <w:rsid w:val="0051238B"/>
    <w:rsid w:val="00512465"/>
    <w:rsid w:val="005127A7"/>
    <w:rsid w:val="005127F5"/>
    <w:rsid w:val="00512816"/>
    <w:rsid w:val="005129BF"/>
    <w:rsid w:val="00512B3D"/>
    <w:rsid w:val="00512C63"/>
    <w:rsid w:val="00512F32"/>
    <w:rsid w:val="00512FA9"/>
    <w:rsid w:val="005135BC"/>
    <w:rsid w:val="0051370D"/>
    <w:rsid w:val="00513865"/>
    <w:rsid w:val="005139E3"/>
    <w:rsid w:val="00513AB6"/>
    <w:rsid w:val="00513BF0"/>
    <w:rsid w:val="0051423E"/>
    <w:rsid w:val="005142E3"/>
    <w:rsid w:val="00514CBF"/>
    <w:rsid w:val="005152A1"/>
    <w:rsid w:val="00515319"/>
    <w:rsid w:val="0051539D"/>
    <w:rsid w:val="00515C44"/>
    <w:rsid w:val="00515EB3"/>
    <w:rsid w:val="00516019"/>
    <w:rsid w:val="0051638D"/>
    <w:rsid w:val="0051698E"/>
    <w:rsid w:val="00516AEA"/>
    <w:rsid w:val="00516B85"/>
    <w:rsid w:val="00516D06"/>
    <w:rsid w:val="005170BD"/>
    <w:rsid w:val="00517126"/>
    <w:rsid w:val="00517267"/>
    <w:rsid w:val="0051733F"/>
    <w:rsid w:val="005177E3"/>
    <w:rsid w:val="0051788E"/>
    <w:rsid w:val="00517989"/>
    <w:rsid w:val="00517E08"/>
    <w:rsid w:val="00517F37"/>
    <w:rsid w:val="00520423"/>
    <w:rsid w:val="0052047C"/>
    <w:rsid w:val="00520554"/>
    <w:rsid w:val="005205F1"/>
    <w:rsid w:val="005205F5"/>
    <w:rsid w:val="005207C7"/>
    <w:rsid w:val="005208AA"/>
    <w:rsid w:val="005208EA"/>
    <w:rsid w:val="00520944"/>
    <w:rsid w:val="00520995"/>
    <w:rsid w:val="00520D22"/>
    <w:rsid w:val="0052112C"/>
    <w:rsid w:val="0052142F"/>
    <w:rsid w:val="0052163F"/>
    <w:rsid w:val="00521771"/>
    <w:rsid w:val="00521833"/>
    <w:rsid w:val="00521A4F"/>
    <w:rsid w:val="00521DCC"/>
    <w:rsid w:val="00521E1A"/>
    <w:rsid w:val="005221B7"/>
    <w:rsid w:val="0052236B"/>
    <w:rsid w:val="005224F0"/>
    <w:rsid w:val="00522617"/>
    <w:rsid w:val="005227D8"/>
    <w:rsid w:val="00522817"/>
    <w:rsid w:val="005229CE"/>
    <w:rsid w:val="00522BAD"/>
    <w:rsid w:val="00522BD6"/>
    <w:rsid w:val="00522E6F"/>
    <w:rsid w:val="00522E90"/>
    <w:rsid w:val="0052385E"/>
    <w:rsid w:val="00523A6B"/>
    <w:rsid w:val="00523B03"/>
    <w:rsid w:val="00523ED8"/>
    <w:rsid w:val="0052429B"/>
    <w:rsid w:val="00524495"/>
    <w:rsid w:val="005249CF"/>
    <w:rsid w:val="00524AF5"/>
    <w:rsid w:val="00524D48"/>
    <w:rsid w:val="005250A5"/>
    <w:rsid w:val="0052511F"/>
    <w:rsid w:val="00525271"/>
    <w:rsid w:val="005254AC"/>
    <w:rsid w:val="005258F9"/>
    <w:rsid w:val="00525AFB"/>
    <w:rsid w:val="00525BC3"/>
    <w:rsid w:val="00525BFF"/>
    <w:rsid w:val="005263F6"/>
    <w:rsid w:val="00526449"/>
    <w:rsid w:val="005266E1"/>
    <w:rsid w:val="00526770"/>
    <w:rsid w:val="0052681D"/>
    <w:rsid w:val="00526AAE"/>
    <w:rsid w:val="005272A2"/>
    <w:rsid w:val="005273D3"/>
    <w:rsid w:val="00527743"/>
    <w:rsid w:val="00527768"/>
    <w:rsid w:val="00527A4F"/>
    <w:rsid w:val="00527BEA"/>
    <w:rsid w:val="00527C1C"/>
    <w:rsid w:val="00527C22"/>
    <w:rsid w:val="00527F9E"/>
    <w:rsid w:val="0053010A"/>
    <w:rsid w:val="00530357"/>
    <w:rsid w:val="005303D9"/>
    <w:rsid w:val="00530C40"/>
    <w:rsid w:val="00530DF4"/>
    <w:rsid w:val="00530F55"/>
    <w:rsid w:val="005315D8"/>
    <w:rsid w:val="005318FF"/>
    <w:rsid w:val="00531F69"/>
    <w:rsid w:val="00531FA9"/>
    <w:rsid w:val="00532008"/>
    <w:rsid w:val="0053233D"/>
    <w:rsid w:val="00532394"/>
    <w:rsid w:val="0053246A"/>
    <w:rsid w:val="00532520"/>
    <w:rsid w:val="00532584"/>
    <w:rsid w:val="005325C8"/>
    <w:rsid w:val="005325D0"/>
    <w:rsid w:val="00532948"/>
    <w:rsid w:val="005329AB"/>
    <w:rsid w:val="00532D81"/>
    <w:rsid w:val="00532EAE"/>
    <w:rsid w:val="0053323D"/>
    <w:rsid w:val="00533333"/>
    <w:rsid w:val="00533558"/>
    <w:rsid w:val="0053370F"/>
    <w:rsid w:val="005339B8"/>
    <w:rsid w:val="00533A9E"/>
    <w:rsid w:val="005344A3"/>
    <w:rsid w:val="00534542"/>
    <w:rsid w:val="0053458E"/>
    <w:rsid w:val="00534830"/>
    <w:rsid w:val="00534897"/>
    <w:rsid w:val="00534AAF"/>
    <w:rsid w:val="00534BEA"/>
    <w:rsid w:val="00534C0A"/>
    <w:rsid w:val="00534FB6"/>
    <w:rsid w:val="005350A0"/>
    <w:rsid w:val="005350CA"/>
    <w:rsid w:val="00535189"/>
    <w:rsid w:val="00535299"/>
    <w:rsid w:val="0053535C"/>
    <w:rsid w:val="00535608"/>
    <w:rsid w:val="0053597B"/>
    <w:rsid w:val="00535EE2"/>
    <w:rsid w:val="005365A9"/>
    <w:rsid w:val="005366AF"/>
    <w:rsid w:val="005366D4"/>
    <w:rsid w:val="005367B0"/>
    <w:rsid w:val="005367F5"/>
    <w:rsid w:val="00536A71"/>
    <w:rsid w:val="00536D54"/>
    <w:rsid w:val="0053738F"/>
    <w:rsid w:val="005374D9"/>
    <w:rsid w:val="00537A4F"/>
    <w:rsid w:val="00537B7E"/>
    <w:rsid w:val="005401E7"/>
    <w:rsid w:val="00540467"/>
    <w:rsid w:val="005406D5"/>
    <w:rsid w:val="00540744"/>
    <w:rsid w:val="0054078C"/>
    <w:rsid w:val="0054097A"/>
    <w:rsid w:val="00540AB2"/>
    <w:rsid w:val="00540CC5"/>
    <w:rsid w:val="0054167E"/>
    <w:rsid w:val="005416D3"/>
    <w:rsid w:val="0054173D"/>
    <w:rsid w:val="00541893"/>
    <w:rsid w:val="00541923"/>
    <w:rsid w:val="0054196C"/>
    <w:rsid w:val="005420C1"/>
    <w:rsid w:val="005422BA"/>
    <w:rsid w:val="005424E4"/>
    <w:rsid w:val="005425F7"/>
    <w:rsid w:val="005426B9"/>
    <w:rsid w:val="005429C8"/>
    <w:rsid w:val="00542F30"/>
    <w:rsid w:val="0054301A"/>
    <w:rsid w:val="00543031"/>
    <w:rsid w:val="005431E7"/>
    <w:rsid w:val="005432FC"/>
    <w:rsid w:val="0054336D"/>
    <w:rsid w:val="005433C5"/>
    <w:rsid w:val="005435A1"/>
    <w:rsid w:val="00543669"/>
    <w:rsid w:val="005438BB"/>
    <w:rsid w:val="005438C9"/>
    <w:rsid w:val="00543D98"/>
    <w:rsid w:val="0054403E"/>
    <w:rsid w:val="00544042"/>
    <w:rsid w:val="00544173"/>
    <w:rsid w:val="005442D8"/>
    <w:rsid w:val="005443E9"/>
    <w:rsid w:val="005445AF"/>
    <w:rsid w:val="005445BF"/>
    <w:rsid w:val="005448C3"/>
    <w:rsid w:val="0054496A"/>
    <w:rsid w:val="005449FB"/>
    <w:rsid w:val="00544CD1"/>
    <w:rsid w:val="005450C8"/>
    <w:rsid w:val="00545202"/>
    <w:rsid w:val="00545267"/>
    <w:rsid w:val="0054539C"/>
    <w:rsid w:val="005453A0"/>
    <w:rsid w:val="005454D4"/>
    <w:rsid w:val="00545592"/>
    <w:rsid w:val="00545E6A"/>
    <w:rsid w:val="0054604C"/>
    <w:rsid w:val="0054620D"/>
    <w:rsid w:val="00546744"/>
    <w:rsid w:val="0054681C"/>
    <w:rsid w:val="005475E9"/>
    <w:rsid w:val="005502A9"/>
    <w:rsid w:val="00550F85"/>
    <w:rsid w:val="005510FF"/>
    <w:rsid w:val="00551301"/>
    <w:rsid w:val="005513B1"/>
    <w:rsid w:val="0055162A"/>
    <w:rsid w:val="00551670"/>
    <w:rsid w:val="005516D5"/>
    <w:rsid w:val="00551736"/>
    <w:rsid w:val="00551798"/>
    <w:rsid w:val="00551A2B"/>
    <w:rsid w:val="00551AFA"/>
    <w:rsid w:val="00551C93"/>
    <w:rsid w:val="00551D83"/>
    <w:rsid w:val="00551F6C"/>
    <w:rsid w:val="0055214A"/>
    <w:rsid w:val="005522F9"/>
    <w:rsid w:val="005523E5"/>
    <w:rsid w:val="005528CD"/>
    <w:rsid w:val="00552B45"/>
    <w:rsid w:val="00552E8D"/>
    <w:rsid w:val="00553007"/>
    <w:rsid w:val="00553341"/>
    <w:rsid w:val="00553DC1"/>
    <w:rsid w:val="00553DD8"/>
    <w:rsid w:val="00553E6E"/>
    <w:rsid w:val="0055434C"/>
    <w:rsid w:val="0055451E"/>
    <w:rsid w:val="00554545"/>
    <w:rsid w:val="005549AA"/>
    <w:rsid w:val="00554B59"/>
    <w:rsid w:val="00554E73"/>
    <w:rsid w:val="00554E85"/>
    <w:rsid w:val="00555062"/>
    <w:rsid w:val="00555320"/>
    <w:rsid w:val="00555505"/>
    <w:rsid w:val="00555FA5"/>
    <w:rsid w:val="00556154"/>
    <w:rsid w:val="0055631F"/>
    <w:rsid w:val="005563B0"/>
    <w:rsid w:val="00556445"/>
    <w:rsid w:val="00556690"/>
    <w:rsid w:val="0055691B"/>
    <w:rsid w:val="00556AA6"/>
    <w:rsid w:val="00556CCF"/>
    <w:rsid w:val="00556F9A"/>
    <w:rsid w:val="005573E2"/>
    <w:rsid w:val="00557894"/>
    <w:rsid w:val="00557D12"/>
    <w:rsid w:val="00557DD1"/>
    <w:rsid w:val="00557F5B"/>
    <w:rsid w:val="00557FD8"/>
    <w:rsid w:val="00557FDC"/>
    <w:rsid w:val="005600FD"/>
    <w:rsid w:val="005601C8"/>
    <w:rsid w:val="00560464"/>
    <w:rsid w:val="00560626"/>
    <w:rsid w:val="005609E1"/>
    <w:rsid w:val="00560AE9"/>
    <w:rsid w:val="00560B6A"/>
    <w:rsid w:val="00560B80"/>
    <w:rsid w:val="00560D97"/>
    <w:rsid w:val="0056122F"/>
    <w:rsid w:val="00561638"/>
    <w:rsid w:val="00561A82"/>
    <w:rsid w:val="00561C81"/>
    <w:rsid w:val="00561FB6"/>
    <w:rsid w:val="00562088"/>
    <w:rsid w:val="00562313"/>
    <w:rsid w:val="005625A4"/>
    <w:rsid w:val="005626A5"/>
    <w:rsid w:val="00562758"/>
    <w:rsid w:val="00562FB0"/>
    <w:rsid w:val="005635C1"/>
    <w:rsid w:val="005635F4"/>
    <w:rsid w:val="0056360B"/>
    <w:rsid w:val="00563689"/>
    <w:rsid w:val="005636E7"/>
    <w:rsid w:val="00563739"/>
    <w:rsid w:val="005637BD"/>
    <w:rsid w:val="0056380E"/>
    <w:rsid w:val="005638A5"/>
    <w:rsid w:val="00563ABB"/>
    <w:rsid w:val="00563B2F"/>
    <w:rsid w:val="005643A3"/>
    <w:rsid w:val="00564505"/>
    <w:rsid w:val="00564707"/>
    <w:rsid w:val="005647A2"/>
    <w:rsid w:val="00564D93"/>
    <w:rsid w:val="00564E49"/>
    <w:rsid w:val="0056504F"/>
    <w:rsid w:val="00565545"/>
    <w:rsid w:val="005657D0"/>
    <w:rsid w:val="00565E2D"/>
    <w:rsid w:val="0056618E"/>
    <w:rsid w:val="005661BC"/>
    <w:rsid w:val="0056629B"/>
    <w:rsid w:val="005662FB"/>
    <w:rsid w:val="00566303"/>
    <w:rsid w:val="00567555"/>
    <w:rsid w:val="00567558"/>
    <w:rsid w:val="005676BE"/>
    <w:rsid w:val="00567877"/>
    <w:rsid w:val="00567942"/>
    <w:rsid w:val="00567ABC"/>
    <w:rsid w:val="00567B1D"/>
    <w:rsid w:val="00567C3A"/>
    <w:rsid w:val="00570349"/>
    <w:rsid w:val="005703FD"/>
    <w:rsid w:val="00570953"/>
    <w:rsid w:val="00570957"/>
    <w:rsid w:val="00570BDC"/>
    <w:rsid w:val="00570C75"/>
    <w:rsid w:val="00571086"/>
    <w:rsid w:val="005710DE"/>
    <w:rsid w:val="00571483"/>
    <w:rsid w:val="005716E2"/>
    <w:rsid w:val="00571700"/>
    <w:rsid w:val="00571753"/>
    <w:rsid w:val="005717EB"/>
    <w:rsid w:val="0057180A"/>
    <w:rsid w:val="00571C33"/>
    <w:rsid w:val="005721BC"/>
    <w:rsid w:val="00572336"/>
    <w:rsid w:val="005723DA"/>
    <w:rsid w:val="005724C2"/>
    <w:rsid w:val="00572D0F"/>
    <w:rsid w:val="005730D6"/>
    <w:rsid w:val="0057357A"/>
    <w:rsid w:val="00573583"/>
    <w:rsid w:val="005738CE"/>
    <w:rsid w:val="00573C40"/>
    <w:rsid w:val="00573D51"/>
    <w:rsid w:val="00573EF9"/>
    <w:rsid w:val="00573F47"/>
    <w:rsid w:val="00574325"/>
    <w:rsid w:val="0057436B"/>
    <w:rsid w:val="005745A7"/>
    <w:rsid w:val="005746AA"/>
    <w:rsid w:val="00575076"/>
    <w:rsid w:val="00575213"/>
    <w:rsid w:val="00575220"/>
    <w:rsid w:val="005754C4"/>
    <w:rsid w:val="005754DC"/>
    <w:rsid w:val="00575D38"/>
    <w:rsid w:val="00575DB3"/>
    <w:rsid w:val="00575F5A"/>
    <w:rsid w:val="005760A3"/>
    <w:rsid w:val="00576131"/>
    <w:rsid w:val="005761A6"/>
    <w:rsid w:val="005764BF"/>
    <w:rsid w:val="005766CB"/>
    <w:rsid w:val="00577373"/>
    <w:rsid w:val="005773BD"/>
    <w:rsid w:val="005774C9"/>
    <w:rsid w:val="005774F8"/>
    <w:rsid w:val="00577ABE"/>
    <w:rsid w:val="0058012E"/>
    <w:rsid w:val="005803B3"/>
    <w:rsid w:val="0058043E"/>
    <w:rsid w:val="0058093B"/>
    <w:rsid w:val="00580A65"/>
    <w:rsid w:val="00580A88"/>
    <w:rsid w:val="00580AB3"/>
    <w:rsid w:val="00581610"/>
    <w:rsid w:val="0058167A"/>
    <w:rsid w:val="00581B08"/>
    <w:rsid w:val="005821A2"/>
    <w:rsid w:val="005822BC"/>
    <w:rsid w:val="0058236F"/>
    <w:rsid w:val="005823E7"/>
    <w:rsid w:val="005826B0"/>
    <w:rsid w:val="0058284A"/>
    <w:rsid w:val="00582B56"/>
    <w:rsid w:val="00582CE6"/>
    <w:rsid w:val="0058315A"/>
    <w:rsid w:val="005832C0"/>
    <w:rsid w:val="00583578"/>
    <w:rsid w:val="0058376C"/>
    <w:rsid w:val="005839DB"/>
    <w:rsid w:val="00583CA9"/>
    <w:rsid w:val="00583E33"/>
    <w:rsid w:val="00583E5D"/>
    <w:rsid w:val="00583F86"/>
    <w:rsid w:val="00583FD7"/>
    <w:rsid w:val="0058436A"/>
    <w:rsid w:val="005844A3"/>
    <w:rsid w:val="005847CF"/>
    <w:rsid w:val="005848E6"/>
    <w:rsid w:val="00584BF6"/>
    <w:rsid w:val="00584DAB"/>
    <w:rsid w:val="00585232"/>
    <w:rsid w:val="00585265"/>
    <w:rsid w:val="0058618E"/>
    <w:rsid w:val="0058651E"/>
    <w:rsid w:val="005868C3"/>
    <w:rsid w:val="00586910"/>
    <w:rsid w:val="0058695E"/>
    <w:rsid w:val="00586A78"/>
    <w:rsid w:val="00586AF0"/>
    <w:rsid w:val="00586AF8"/>
    <w:rsid w:val="00586B22"/>
    <w:rsid w:val="00586D34"/>
    <w:rsid w:val="00586D84"/>
    <w:rsid w:val="005870F1"/>
    <w:rsid w:val="00587268"/>
    <w:rsid w:val="00587830"/>
    <w:rsid w:val="00587AFB"/>
    <w:rsid w:val="00587B3B"/>
    <w:rsid w:val="00587BF0"/>
    <w:rsid w:val="00587E48"/>
    <w:rsid w:val="00591390"/>
    <w:rsid w:val="005915F5"/>
    <w:rsid w:val="00591725"/>
    <w:rsid w:val="005919EC"/>
    <w:rsid w:val="00591A1B"/>
    <w:rsid w:val="00591B5A"/>
    <w:rsid w:val="00591BDA"/>
    <w:rsid w:val="00591C14"/>
    <w:rsid w:val="00591C9D"/>
    <w:rsid w:val="00591DAB"/>
    <w:rsid w:val="00591E08"/>
    <w:rsid w:val="005922FE"/>
    <w:rsid w:val="00592419"/>
    <w:rsid w:val="00592BC7"/>
    <w:rsid w:val="00592C1D"/>
    <w:rsid w:val="00592CE9"/>
    <w:rsid w:val="0059308B"/>
    <w:rsid w:val="00593878"/>
    <w:rsid w:val="00593938"/>
    <w:rsid w:val="00593969"/>
    <w:rsid w:val="00593C4A"/>
    <w:rsid w:val="00593D68"/>
    <w:rsid w:val="00594077"/>
    <w:rsid w:val="005941BB"/>
    <w:rsid w:val="00594480"/>
    <w:rsid w:val="00594865"/>
    <w:rsid w:val="00594BB0"/>
    <w:rsid w:val="00594DD4"/>
    <w:rsid w:val="00594F93"/>
    <w:rsid w:val="00594FE9"/>
    <w:rsid w:val="005950FB"/>
    <w:rsid w:val="005954F0"/>
    <w:rsid w:val="005955BD"/>
    <w:rsid w:val="005958BB"/>
    <w:rsid w:val="005958E4"/>
    <w:rsid w:val="00595D7D"/>
    <w:rsid w:val="00595E63"/>
    <w:rsid w:val="005961AB"/>
    <w:rsid w:val="005963A2"/>
    <w:rsid w:val="005964D3"/>
    <w:rsid w:val="00596767"/>
    <w:rsid w:val="005970FC"/>
    <w:rsid w:val="00597445"/>
    <w:rsid w:val="005976ED"/>
    <w:rsid w:val="00597834"/>
    <w:rsid w:val="00597AF4"/>
    <w:rsid w:val="00597CE7"/>
    <w:rsid w:val="00597DE2"/>
    <w:rsid w:val="00597EBC"/>
    <w:rsid w:val="00597F9C"/>
    <w:rsid w:val="005A0170"/>
    <w:rsid w:val="005A01D8"/>
    <w:rsid w:val="005A01F1"/>
    <w:rsid w:val="005A01FA"/>
    <w:rsid w:val="005A0207"/>
    <w:rsid w:val="005A02EF"/>
    <w:rsid w:val="005A0720"/>
    <w:rsid w:val="005A0919"/>
    <w:rsid w:val="005A0C2C"/>
    <w:rsid w:val="005A0C8C"/>
    <w:rsid w:val="005A0D87"/>
    <w:rsid w:val="005A101C"/>
    <w:rsid w:val="005A1055"/>
    <w:rsid w:val="005A13FA"/>
    <w:rsid w:val="005A14D0"/>
    <w:rsid w:val="005A1793"/>
    <w:rsid w:val="005A1C31"/>
    <w:rsid w:val="005A1C60"/>
    <w:rsid w:val="005A1CB4"/>
    <w:rsid w:val="005A1FAD"/>
    <w:rsid w:val="005A2245"/>
    <w:rsid w:val="005A28AE"/>
    <w:rsid w:val="005A298C"/>
    <w:rsid w:val="005A2AB2"/>
    <w:rsid w:val="005A2AB8"/>
    <w:rsid w:val="005A2AF5"/>
    <w:rsid w:val="005A2EA8"/>
    <w:rsid w:val="005A3088"/>
    <w:rsid w:val="005A3198"/>
    <w:rsid w:val="005A3353"/>
    <w:rsid w:val="005A3772"/>
    <w:rsid w:val="005A37B6"/>
    <w:rsid w:val="005A4451"/>
    <w:rsid w:val="005A4B6D"/>
    <w:rsid w:val="005A4C94"/>
    <w:rsid w:val="005A4CFD"/>
    <w:rsid w:val="005A4F0E"/>
    <w:rsid w:val="005A515E"/>
    <w:rsid w:val="005A555C"/>
    <w:rsid w:val="005A58E5"/>
    <w:rsid w:val="005A5BB5"/>
    <w:rsid w:val="005A5D8B"/>
    <w:rsid w:val="005A5F22"/>
    <w:rsid w:val="005A6780"/>
    <w:rsid w:val="005A688C"/>
    <w:rsid w:val="005A6CEE"/>
    <w:rsid w:val="005A6FA0"/>
    <w:rsid w:val="005A6FA3"/>
    <w:rsid w:val="005A7404"/>
    <w:rsid w:val="005A7465"/>
    <w:rsid w:val="005A74E5"/>
    <w:rsid w:val="005A7656"/>
    <w:rsid w:val="005A7813"/>
    <w:rsid w:val="005A7B18"/>
    <w:rsid w:val="005B00BB"/>
    <w:rsid w:val="005B019C"/>
    <w:rsid w:val="005B0202"/>
    <w:rsid w:val="005B030E"/>
    <w:rsid w:val="005B0366"/>
    <w:rsid w:val="005B043F"/>
    <w:rsid w:val="005B0CA1"/>
    <w:rsid w:val="005B1136"/>
    <w:rsid w:val="005B1506"/>
    <w:rsid w:val="005B15E1"/>
    <w:rsid w:val="005B1823"/>
    <w:rsid w:val="005B1920"/>
    <w:rsid w:val="005B1E08"/>
    <w:rsid w:val="005B1EC6"/>
    <w:rsid w:val="005B20D2"/>
    <w:rsid w:val="005B2274"/>
    <w:rsid w:val="005B2322"/>
    <w:rsid w:val="005B2566"/>
    <w:rsid w:val="005B260A"/>
    <w:rsid w:val="005B2C56"/>
    <w:rsid w:val="005B2D34"/>
    <w:rsid w:val="005B2FB4"/>
    <w:rsid w:val="005B2FE7"/>
    <w:rsid w:val="005B3001"/>
    <w:rsid w:val="005B337A"/>
    <w:rsid w:val="005B35ED"/>
    <w:rsid w:val="005B41AA"/>
    <w:rsid w:val="005B45E0"/>
    <w:rsid w:val="005B4B1B"/>
    <w:rsid w:val="005B50A4"/>
    <w:rsid w:val="005B52AF"/>
    <w:rsid w:val="005B5805"/>
    <w:rsid w:val="005B5886"/>
    <w:rsid w:val="005B5CA2"/>
    <w:rsid w:val="005B6040"/>
    <w:rsid w:val="005B60A0"/>
    <w:rsid w:val="005B6160"/>
    <w:rsid w:val="005B61AB"/>
    <w:rsid w:val="005B6209"/>
    <w:rsid w:val="005B6437"/>
    <w:rsid w:val="005B64D5"/>
    <w:rsid w:val="005B65BD"/>
    <w:rsid w:val="005B673A"/>
    <w:rsid w:val="005B6ACC"/>
    <w:rsid w:val="005B6F22"/>
    <w:rsid w:val="005B72D5"/>
    <w:rsid w:val="005B741B"/>
    <w:rsid w:val="005B747E"/>
    <w:rsid w:val="005B7653"/>
    <w:rsid w:val="005B76F0"/>
    <w:rsid w:val="005B7A87"/>
    <w:rsid w:val="005B7ABE"/>
    <w:rsid w:val="005B7DEC"/>
    <w:rsid w:val="005B7E83"/>
    <w:rsid w:val="005C0116"/>
    <w:rsid w:val="005C02BB"/>
    <w:rsid w:val="005C034C"/>
    <w:rsid w:val="005C0710"/>
    <w:rsid w:val="005C09C0"/>
    <w:rsid w:val="005C09EE"/>
    <w:rsid w:val="005C0B31"/>
    <w:rsid w:val="005C0D40"/>
    <w:rsid w:val="005C0D7A"/>
    <w:rsid w:val="005C1326"/>
    <w:rsid w:val="005C13E4"/>
    <w:rsid w:val="005C1552"/>
    <w:rsid w:val="005C1713"/>
    <w:rsid w:val="005C183B"/>
    <w:rsid w:val="005C18A7"/>
    <w:rsid w:val="005C18C4"/>
    <w:rsid w:val="005C19D5"/>
    <w:rsid w:val="005C1C1D"/>
    <w:rsid w:val="005C1D70"/>
    <w:rsid w:val="005C1FB9"/>
    <w:rsid w:val="005C23E5"/>
    <w:rsid w:val="005C2487"/>
    <w:rsid w:val="005C26AF"/>
    <w:rsid w:val="005C278D"/>
    <w:rsid w:val="005C2940"/>
    <w:rsid w:val="005C2A9B"/>
    <w:rsid w:val="005C2C51"/>
    <w:rsid w:val="005C2F2D"/>
    <w:rsid w:val="005C3112"/>
    <w:rsid w:val="005C311D"/>
    <w:rsid w:val="005C3139"/>
    <w:rsid w:val="005C36E1"/>
    <w:rsid w:val="005C37DC"/>
    <w:rsid w:val="005C3B2C"/>
    <w:rsid w:val="005C3B6D"/>
    <w:rsid w:val="005C3BED"/>
    <w:rsid w:val="005C3C0C"/>
    <w:rsid w:val="005C3E2A"/>
    <w:rsid w:val="005C3E5B"/>
    <w:rsid w:val="005C41FB"/>
    <w:rsid w:val="005C42B2"/>
    <w:rsid w:val="005C45C4"/>
    <w:rsid w:val="005C4629"/>
    <w:rsid w:val="005C469B"/>
    <w:rsid w:val="005C4D0B"/>
    <w:rsid w:val="005C4E92"/>
    <w:rsid w:val="005C57BD"/>
    <w:rsid w:val="005C5DDC"/>
    <w:rsid w:val="005C5F70"/>
    <w:rsid w:val="005C60A0"/>
    <w:rsid w:val="005C61ED"/>
    <w:rsid w:val="005C6200"/>
    <w:rsid w:val="005C647F"/>
    <w:rsid w:val="005C666A"/>
    <w:rsid w:val="005C6E4F"/>
    <w:rsid w:val="005C6E95"/>
    <w:rsid w:val="005C7412"/>
    <w:rsid w:val="005C751F"/>
    <w:rsid w:val="005C7669"/>
    <w:rsid w:val="005C76BF"/>
    <w:rsid w:val="005D01E0"/>
    <w:rsid w:val="005D0417"/>
    <w:rsid w:val="005D057C"/>
    <w:rsid w:val="005D0721"/>
    <w:rsid w:val="005D0725"/>
    <w:rsid w:val="005D07CA"/>
    <w:rsid w:val="005D0845"/>
    <w:rsid w:val="005D0E20"/>
    <w:rsid w:val="005D1558"/>
    <w:rsid w:val="005D166A"/>
    <w:rsid w:val="005D169F"/>
    <w:rsid w:val="005D1E13"/>
    <w:rsid w:val="005D1E2D"/>
    <w:rsid w:val="005D1EA2"/>
    <w:rsid w:val="005D230C"/>
    <w:rsid w:val="005D2592"/>
    <w:rsid w:val="005D28B7"/>
    <w:rsid w:val="005D325C"/>
    <w:rsid w:val="005D36AE"/>
    <w:rsid w:val="005D38DC"/>
    <w:rsid w:val="005D3A9D"/>
    <w:rsid w:val="005D3B00"/>
    <w:rsid w:val="005D3B80"/>
    <w:rsid w:val="005D3CF2"/>
    <w:rsid w:val="005D3D4A"/>
    <w:rsid w:val="005D40B9"/>
    <w:rsid w:val="005D4687"/>
    <w:rsid w:val="005D48F8"/>
    <w:rsid w:val="005D4932"/>
    <w:rsid w:val="005D49BF"/>
    <w:rsid w:val="005D4B04"/>
    <w:rsid w:val="005D4DDA"/>
    <w:rsid w:val="005D4ED9"/>
    <w:rsid w:val="005D5098"/>
    <w:rsid w:val="005D5686"/>
    <w:rsid w:val="005D58BF"/>
    <w:rsid w:val="005D5AFD"/>
    <w:rsid w:val="005D620A"/>
    <w:rsid w:val="005D6833"/>
    <w:rsid w:val="005D6CDE"/>
    <w:rsid w:val="005D6D09"/>
    <w:rsid w:val="005D6D8E"/>
    <w:rsid w:val="005D6E7C"/>
    <w:rsid w:val="005D6EA8"/>
    <w:rsid w:val="005D7064"/>
    <w:rsid w:val="005D7069"/>
    <w:rsid w:val="005D74F7"/>
    <w:rsid w:val="005D7540"/>
    <w:rsid w:val="005D7716"/>
    <w:rsid w:val="005D7BDA"/>
    <w:rsid w:val="005D7C0B"/>
    <w:rsid w:val="005D7FD5"/>
    <w:rsid w:val="005E0248"/>
    <w:rsid w:val="005E0403"/>
    <w:rsid w:val="005E0A20"/>
    <w:rsid w:val="005E0EBB"/>
    <w:rsid w:val="005E0FF0"/>
    <w:rsid w:val="005E1141"/>
    <w:rsid w:val="005E1196"/>
    <w:rsid w:val="005E11F0"/>
    <w:rsid w:val="005E1411"/>
    <w:rsid w:val="005E1487"/>
    <w:rsid w:val="005E14B3"/>
    <w:rsid w:val="005E1695"/>
    <w:rsid w:val="005E187F"/>
    <w:rsid w:val="005E1CA3"/>
    <w:rsid w:val="005E1E57"/>
    <w:rsid w:val="005E1E82"/>
    <w:rsid w:val="005E1E94"/>
    <w:rsid w:val="005E20BD"/>
    <w:rsid w:val="005E20CA"/>
    <w:rsid w:val="005E2157"/>
    <w:rsid w:val="005E23F1"/>
    <w:rsid w:val="005E24C5"/>
    <w:rsid w:val="005E2648"/>
    <w:rsid w:val="005E27E0"/>
    <w:rsid w:val="005E297F"/>
    <w:rsid w:val="005E2B21"/>
    <w:rsid w:val="005E2BCE"/>
    <w:rsid w:val="005E2D59"/>
    <w:rsid w:val="005E3B2F"/>
    <w:rsid w:val="005E3BA1"/>
    <w:rsid w:val="005E4265"/>
    <w:rsid w:val="005E4770"/>
    <w:rsid w:val="005E48F1"/>
    <w:rsid w:val="005E4987"/>
    <w:rsid w:val="005E4A8A"/>
    <w:rsid w:val="005E4B92"/>
    <w:rsid w:val="005E4C1C"/>
    <w:rsid w:val="005E4FF9"/>
    <w:rsid w:val="005E515C"/>
    <w:rsid w:val="005E5187"/>
    <w:rsid w:val="005E53DE"/>
    <w:rsid w:val="005E5428"/>
    <w:rsid w:val="005E54F3"/>
    <w:rsid w:val="005E5514"/>
    <w:rsid w:val="005E58A6"/>
    <w:rsid w:val="005E59BB"/>
    <w:rsid w:val="005E5CBA"/>
    <w:rsid w:val="005E5DBC"/>
    <w:rsid w:val="005E5FDB"/>
    <w:rsid w:val="005E6200"/>
    <w:rsid w:val="005E62A5"/>
    <w:rsid w:val="005E62AE"/>
    <w:rsid w:val="005E6503"/>
    <w:rsid w:val="005E691D"/>
    <w:rsid w:val="005E6B13"/>
    <w:rsid w:val="005E6C95"/>
    <w:rsid w:val="005E6CE5"/>
    <w:rsid w:val="005E6D07"/>
    <w:rsid w:val="005E6E50"/>
    <w:rsid w:val="005E78CB"/>
    <w:rsid w:val="005E78EE"/>
    <w:rsid w:val="005E7C25"/>
    <w:rsid w:val="005E7F30"/>
    <w:rsid w:val="005E7F52"/>
    <w:rsid w:val="005F0190"/>
    <w:rsid w:val="005F0352"/>
    <w:rsid w:val="005F09F7"/>
    <w:rsid w:val="005F0AD6"/>
    <w:rsid w:val="005F0C8B"/>
    <w:rsid w:val="005F12BE"/>
    <w:rsid w:val="005F146E"/>
    <w:rsid w:val="005F14BB"/>
    <w:rsid w:val="005F1DC0"/>
    <w:rsid w:val="005F1ED2"/>
    <w:rsid w:val="005F22C4"/>
    <w:rsid w:val="005F236C"/>
    <w:rsid w:val="005F2641"/>
    <w:rsid w:val="005F26C7"/>
    <w:rsid w:val="005F2947"/>
    <w:rsid w:val="005F2ED4"/>
    <w:rsid w:val="005F2F22"/>
    <w:rsid w:val="005F36B5"/>
    <w:rsid w:val="005F37EC"/>
    <w:rsid w:val="005F38BF"/>
    <w:rsid w:val="005F3A50"/>
    <w:rsid w:val="005F3A93"/>
    <w:rsid w:val="005F3B35"/>
    <w:rsid w:val="005F3BD1"/>
    <w:rsid w:val="005F3BFE"/>
    <w:rsid w:val="005F3D4D"/>
    <w:rsid w:val="005F3F79"/>
    <w:rsid w:val="005F3FCA"/>
    <w:rsid w:val="005F457A"/>
    <w:rsid w:val="005F462F"/>
    <w:rsid w:val="005F465D"/>
    <w:rsid w:val="005F46C0"/>
    <w:rsid w:val="005F4976"/>
    <w:rsid w:val="005F4CAB"/>
    <w:rsid w:val="005F4DDD"/>
    <w:rsid w:val="005F5835"/>
    <w:rsid w:val="005F5978"/>
    <w:rsid w:val="005F5D6F"/>
    <w:rsid w:val="005F5FA5"/>
    <w:rsid w:val="005F5FBD"/>
    <w:rsid w:val="005F6372"/>
    <w:rsid w:val="005F6593"/>
    <w:rsid w:val="005F696F"/>
    <w:rsid w:val="005F6A09"/>
    <w:rsid w:val="005F72A8"/>
    <w:rsid w:val="005F7443"/>
    <w:rsid w:val="005F74B7"/>
    <w:rsid w:val="005F761B"/>
    <w:rsid w:val="005F7ABD"/>
    <w:rsid w:val="005F7C0F"/>
    <w:rsid w:val="005F7E93"/>
    <w:rsid w:val="00600026"/>
    <w:rsid w:val="00600216"/>
    <w:rsid w:val="00600866"/>
    <w:rsid w:val="00600D0B"/>
    <w:rsid w:val="00600D60"/>
    <w:rsid w:val="00600E1B"/>
    <w:rsid w:val="00600FAD"/>
    <w:rsid w:val="006010B0"/>
    <w:rsid w:val="006011C5"/>
    <w:rsid w:val="006014CF"/>
    <w:rsid w:val="006018B6"/>
    <w:rsid w:val="00601F19"/>
    <w:rsid w:val="00601F7E"/>
    <w:rsid w:val="00601FFA"/>
    <w:rsid w:val="00602137"/>
    <w:rsid w:val="00602292"/>
    <w:rsid w:val="00602504"/>
    <w:rsid w:val="00602EF0"/>
    <w:rsid w:val="0060307D"/>
    <w:rsid w:val="006031FC"/>
    <w:rsid w:val="0060321C"/>
    <w:rsid w:val="00603238"/>
    <w:rsid w:val="00603247"/>
    <w:rsid w:val="006032DC"/>
    <w:rsid w:val="00603488"/>
    <w:rsid w:val="0060353A"/>
    <w:rsid w:val="006038E8"/>
    <w:rsid w:val="00603C49"/>
    <w:rsid w:val="00603C75"/>
    <w:rsid w:val="00603F7D"/>
    <w:rsid w:val="006043A4"/>
    <w:rsid w:val="00604608"/>
    <w:rsid w:val="00604648"/>
    <w:rsid w:val="0060483D"/>
    <w:rsid w:val="00604930"/>
    <w:rsid w:val="00604AF1"/>
    <w:rsid w:val="00604C92"/>
    <w:rsid w:val="00604D78"/>
    <w:rsid w:val="00605771"/>
    <w:rsid w:val="006059D8"/>
    <w:rsid w:val="00605D42"/>
    <w:rsid w:val="006060CF"/>
    <w:rsid w:val="0060660D"/>
    <w:rsid w:val="0060684E"/>
    <w:rsid w:val="00606931"/>
    <w:rsid w:val="00606D50"/>
    <w:rsid w:val="00606DCA"/>
    <w:rsid w:val="00606DEC"/>
    <w:rsid w:val="00606F0E"/>
    <w:rsid w:val="006070FA"/>
    <w:rsid w:val="0060711F"/>
    <w:rsid w:val="006076A1"/>
    <w:rsid w:val="006076AA"/>
    <w:rsid w:val="006079E3"/>
    <w:rsid w:val="00607AAE"/>
    <w:rsid w:val="00607C88"/>
    <w:rsid w:val="00610061"/>
    <w:rsid w:val="006103D4"/>
    <w:rsid w:val="00610B86"/>
    <w:rsid w:val="00610DDB"/>
    <w:rsid w:val="006110DC"/>
    <w:rsid w:val="006111D7"/>
    <w:rsid w:val="00611203"/>
    <w:rsid w:val="006112C3"/>
    <w:rsid w:val="006114B1"/>
    <w:rsid w:val="0061156E"/>
    <w:rsid w:val="00611828"/>
    <w:rsid w:val="0061187D"/>
    <w:rsid w:val="00611AC8"/>
    <w:rsid w:val="00611B1B"/>
    <w:rsid w:val="00611BC2"/>
    <w:rsid w:val="00611C6A"/>
    <w:rsid w:val="006121F5"/>
    <w:rsid w:val="0061221E"/>
    <w:rsid w:val="00612283"/>
    <w:rsid w:val="006122B7"/>
    <w:rsid w:val="00612380"/>
    <w:rsid w:val="006126EE"/>
    <w:rsid w:val="00613394"/>
    <w:rsid w:val="006136F7"/>
    <w:rsid w:val="00613715"/>
    <w:rsid w:val="00613CBC"/>
    <w:rsid w:val="00613FD9"/>
    <w:rsid w:val="00614000"/>
    <w:rsid w:val="0061413D"/>
    <w:rsid w:val="006147BB"/>
    <w:rsid w:val="00614A5D"/>
    <w:rsid w:val="006158D7"/>
    <w:rsid w:val="00615E00"/>
    <w:rsid w:val="00616474"/>
    <w:rsid w:val="0061650D"/>
    <w:rsid w:val="006165B5"/>
    <w:rsid w:val="00616802"/>
    <w:rsid w:val="00616855"/>
    <w:rsid w:val="006169D2"/>
    <w:rsid w:val="00616D73"/>
    <w:rsid w:val="006174DE"/>
    <w:rsid w:val="0061755C"/>
    <w:rsid w:val="00617827"/>
    <w:rsid w:val="00617AE0"/>
    <w:rsid w:val="00617C75"/>
    <w:rsid w:val="00617C7A"/>
    <w:rsid w:val="00617C9A"/>
    <w:rsid w:val="00617D2D"/>
    <w:rsid w:val="00617E1B"/>
    <w:rsid w:val="00617FD7"/>
    <w:rsid w:val="006200D2"/>
    <w:rsid w:val="006204B8"/>
    <w:rsid w:val="006204D0"/>
    <w:rsid w:val="006209D9"/>
    <w:rsid w:val="00620B44"/>
    <w:rsid w:val="00620F28"/>
    <w:rsid w:val="00621450"/>
    <w:rsid w:val="006219CA"/>
    <w:rsid w:val="00621A71"/>
    <w:rsid w:val="0062236F"/>
    <w:rsid w:val="006223AE"/>
    <w:rsid w:val="00622482"/>
    <w:rsid w:val="0062275C"/>
    <w:rsid w:val="00622CFB"/>
    <w:rsid w:val="00622D36"/>
    <w:rsid w:val="00622F80"/>
    <w:rsid w:val="0062312D"/>
    <w:rsid w:val="00623232"/>
    <w:rsid w:val="00623295"/>
    <w:rsid w:val="00623487"/>
    <w:rsid w:val="006237D3"/>
    <w:rsid w:val="00623869"/>
    <w:rsid w:val="00623B1B"/>
    <w:rsid w:val="00623CCE"/>
    <w:rsid w:val="00624434"/>
    <w:rsid w:val="00624622"/>
    <w:rsid w:val="006246E6"/>
    <w:rsid w:val="00624AF2"/>
    <w:rsid w:val="00624BE5"/>
    <w:rsid w:val="00625265"/>
    <w:rsid w:val="006257E4"/>
    <w:rsid w:val="00625A16"/>
    <w:rsid w:val="00625A9E"/>
    <w:rsid w:val="00625C6C"/>
    <w:rsid w:val="00625CBC"/>
    <w:rsid w:val="00625CEF"/>
    <w:rsid w:val="00625D7E"/>
    <w:rsid w:val="00625DF5"/>
    <w:rsid w:val="00625FEC"/>
    <w:rsid w:val="00626310"/>
    <w:rsid w:val="00626491"/>
    <w:rsid w:val="00626C01"/>
    <w:rsid w:val="00626D32"/>
    <w:rsid w:val="00626EAE"/>
    <w:rsid w:val="00627158"/>
    <w:rsid w:val="00627755"/>
    <w:rsid w:val="00627A1A"/>
    <w:rsid w:val="00627C8E"/>
    <w:rsid w:val="00627CC2"/>
    <w:rsid w:val="00630104"/>
    <w:rsid w:val="006302F1"/>
    <w:rsid w:val="0063043F"/>
    <w:rsid w:val="006304A4"/>
    <w:rsid w:val="006309CA"/>
    <w:rsid w:val="00630AD3"/>
    <w:rsid w:val="00630CD6"/>
    <w:rsid w:val="0063129F"/>
    <w:rsid w:val="00631580"/>
    <w:rsid w:val="006315D9"/>
    <w:rsid w:val="00631952"/>
    <w:rsid w:val="00631BF6"/>
    <w:rsid w:val="00631EB7"/>
    <w:rsid w:val="00632155"/>
    <w:rsid w:val="0063216D"/>
    <w:rsid w:val="006322AC"/>
    <w:rsid w:val="0063234B"/>
    <w:rsid w:val="006324B0"/>
    <w:rsid w:val="006328EB"/>
    <w:rsid w:val="0063295A"/>
    <w:rsid w:val="00632D31"/>
    <w:rsid w:val="00632D5C"/>
    <w:rsid w:val="00632DEF"/>
    <w:rsid w:val="00632E11"/>
    <w:rsid w:val="00633040"/>
    <w:rsid w:val="006330BC"/>
    <w:rsid w:val="006331A9"/>
    <w:rsid w:val="00633440"/>
    <w:rsid w:val="006334DB"/>
    <w:rsid w:val="006336CC"/>
    <w:rsid w:val="006339B7"/>
    <w:rsid w:val="00633C8D"/>
    <w:rsid w:val="00633D49"/>
    <w:rsid w:val="00633E91"/>
    <w:rsid w:val="00633EC5"/>
    <w:rsid w:val="00633FE1"/>
    <w:rsid w:val="006340DB"/>
    <w:rsid w:val="006344C2"/>
    <w:rsid w:val="00634620"/>
    <w:rsid w:val="00634740"/>
    <w:rsid w:val="00634832"/>
    <w:rsid w:val="00634910"/>
    <w:rsid w:val="00634ADF"/>
    <w:rsid w:val="00634E62"/>
    <w:rsid w:val="00634EAF"/>
    <w:rsid w:val="00635154"/>
    <w:rsid w:val="00635305"/>
    <w:rsid w:val="00635441"/>
    <w:rsid w:val="006354FF"/>
    <w:rsid w:val="00635528"/>
    <w:rsid w:val="00635754"/>
    <w:rsid w:val="00635DE4"/>
    <w:rsid w:val="00635E7B"/>
    <w:rsid w:val="00636019"/>
    <w:rsid w:val="0063607B"/>
    <w:rsid w:val="00636202"/>
    <w:rsid w:val="00636509"/>
    <w:rsid w:val="0063650C"/>
    <w:rsid w:val="006367C5"/>
    <w:rsid w:val="006369F3"/>
    <w:rsid w:val="00637109"/>
    <w:rsid w:val="00637195"/>
    <w:rsid w:val="00637322"/>
    <w:rsid w:val="00637474"/>
    <w:rsid w:val="006375F7"/>
    <w:rsid w:val="00637A5D"/>
    <w:rsid w:val="00637A85"/>
    <w:rsid w:val="00637B54"/>
    <w:rsid w:val="00637B78"/>
    <w:rsid w:val="006408EC"/>
    <w:rsid w:val="00640907"/>
    <w:rsid w:val="0064094D"/>
    <w:rsid w:val="00640B55"/>
    <w:rsid w:val="0064129E"/>
    <w:rsid w:val="0064181E"/>
    <w:rsid w:val="00641A2C"/>
    <w:rsid w:val="00641D57"/>
    <w:rsid w:val="00641EF2"/>
    <w:rsid w:val="00641FC4"/>
    <w:rsid w:val="0064245E"/>
    <w:rsid w:val="006428BE"/>
    <w:rsid w:val="00642FFE"/>
    <w:rsid w:val="00643341"/>
    <w:rsid w:val="00643557"/>
    <w:rsid w:val="006435A7"/>
    <w:rsid w:val="006435F4"/>
    <w:rsid w:val="0064386D"/>
    <w:rsid w:val="006438A8"/>
    <w:rsid w:val="00643A34"/>
    <w:rsid w:val="00643E0F"/>
    <w:rsid w:val="00643E74"/>
    <w:rsid w:val="00643ED9"/>
    <w:rsid w:val="00643EF8"/>
    <w:rsid w:val="006446BF"/>
    <w:rsid w:val="0064481E"/>
    <w:rsid w:val="00644832"/>
    <w:rsid w:val="0064496A"/>
    <w:rsid w:val="00644982"/>
    <w:rsid w:val="006449F0"/>
    <w:rsid w:val="00644A8F"/>
    <w:rsid w:val="00644CE7"/>
    <w:rsid w:val="00644EF7"/>
    <w:rsid w:val="00645198"/>
    <w:rsid w:val="0064533A"/>
    <w:rsid w:val="0064579B"/>
    <w:rsid w:val="00645AA9"/>
    <w:rsid w:val="00645C02"/>
    <w:rsid w:val="00646344"/>
    <w:rsid w:val="006464A0"/>
    <w:rsid w:val="00646774"/>
    <w:rsid w:val="006468E5"/>
    <w:rsid w:val="006469FC"/>
    <w:rsid w:val="00646BF0"/>
    <w:rsid w:val="00646C67"/>
    <w:rsid w:val="00647413"/>
    <w:rsid w:val="006474CB"/>
    <w:rsid w:val="00647645"/>
    <w:rsid w:val="00647988"/>
    <w:rsid w:val="006479FE"/>
    <w:rsid w:val="00647F87"/>
    <w:rsid w:val="00650444"/>
    <w:rsid w:val="0065046E"/>
    <w:rsid w:val="0065067D"/>
    <w:rsid w:val="0065082D"/>
    <w:rsid w:val="006508A1"/>
    <w:rsid w:val="006509EC"/>
    <w:rsid w:val="00650C75"/>
    <w:rsid w:val="00650D6C"/>
    <w:rsid w:val="00650DF2"/>
    <w:rsid w:val="0065116E"/>
    <w:rsid w:val="006513AF"/>
    <w:rsid w:val="00651565"/>
    <w:rsid w:val="00651CA3"/>
    <w:rsid w:val="00651D73"/>
    <w:rsid w:val="00652049"/>
    <w:rsid w:val="00652D08"/>
    <w:rsid w:val="00652EE3"/>
    <w:rsid w:val="006530A8"/>
    <w:rsid w:val="00653477"/>
    <w:rsid w:val="006534A5"/>
    <w:rsid w:val="006543C4"/>
    <w:rsid w:val="0065471D"/>
    <w:rsid w:val="00654D59"/>
    <w:rsid w:val="00654EC1"/>
    <w:rsid w:val="006555E9"/>
    <w:rsid w:val="006558B9"/>
    <w:rsid w:val="00655942"/>
    <w:rsid w:val="00655B10"/>
    <w:rsid w:val="00655C18"/>
    <w:rsid w:val="0065608C"/>
    <w:rsid w:val="006560AF"/>
    <w:rsid w:val="00656451"/>
    <w:rsid w:val="00656EE5"/>
    <w:rsid w:val="006570A8"/>
    <w:rsid w:val="006572B6"/>
    <w:rsid w:val="00657429"/>
    <w:rsid w:val="00657A34"/>
    <w:rsid w:val="00657B34"/>
    <w:rsid w:val="00657E12"/>
    <w:rsid w:val="00660036"/>
    <w:rsid w:val="00660397"/>
    <w:rsid w:val="0066045D"/>
    <w:rsid w:val="006607FD"/>
    <w:rsid w:val="00660C8B"/>
    <w:rsid w:val="00660DB9"/>
    <w:rsid w:val="006613E7"/>
    <w:rsid w:val="00661587"/>
    <w:rsid w:val="006615C6"/>
    <w:rsid w:val="0066181E"/>
    <w:rsid w:val="00661931"/>
    <w:rsid w:val="0066197B"/>
    <w:rsid w:val="00661AA5"/>
    <w:rsid w:val="00661AAA"/>
    <w:rsid w:val="00661B0A"/>
    <w:rsid w:val="00661B55"/>
    <w:rsid w:val="00661D76"/>
    <w:rsid w:val="00661F34"/>
    <w:rsid w:val="00662180"/>
    <w:rsid w:val="00662358"/>
    <w:rsid w:val="00662425"/>
    <w:rsid w:val="0066267A"/>
    <w:rsid w:val="00662846"/>
    <w:rsid w:val="006629F0"/>
    <w:rsid w:val="00662D15"/>
    <w:rsid w:val="00663536"/>
    <w:rsid w:val="0066364D"/>
    <w:rsid w:val="00663864"/>
    <w:rsid w:val="0066389E"/>
    <w:rsid w:val="006642E7"/>
    <w:rsid w:val="00664517"/>
    <w:rsid w:val="00664770"/>
    <w:rsid w:val="00664E4E"/>
    <w:rsid w:val="006651FF"/>
    <w:rsid w:val="0066527F"/>
    <w:rsid w:val="0066542C"/>
    <w:rsid w:val="00665665"/>
    <w:rsid w:val="00665AE4"/>
    <w:rsid w:val="00665C48"/>
    <w:rsid w:val="00665D8A"/>
    <w:rsid w:val="00665FA8"/>
    <w:rsid w:val="00665FB7"/>
    <w:rsid w:val="00666346"/>
    <w:rsid w:val="00666477"/>
    <w:rsid w:val="006664E0"/>
    <w:rsid w:val="006666DB"/>
    <w:rsid w:val="00666822"/>
    <w:rsid w:val="006669A1"/>
    <w:rsid w:val="00666AC7"/>
    <w:rsid w:val="00667126"/>
    <w:rsid w:val="00667410"/>
    <w:rsid w:val="006675FE"/>
    <w:rsid w:val="00667952"/>
    <w:rsid w:val="00667A79"/>
    <w:rsid w:val="00667BD1"/>
    <w:rsid w:val="00667C26"/>
    <w:rsid w:val="00670529"/>
    <w:rsid w:val="0067097D"/>
    <w:rsid w:val="00670A9B"/>
    <w:rsid w:val="00670DC6"/>
    <w:rsid w:val="00670F92"/>
    <w:rsid w:val="0067100D"/>
    <w:rsid w:val="00671399"/>
    <w:rsid w:val="00671698"/>
    <w:rsid w:val="006717E5"/>
    <w:rsid w:val="00671843"/>
    <w:rsid w:val="00671C27"/>
    <w:rsid w:val="0067200C"/>
    <w:rsid w:val="006722D4"/>
    <w:rsid w:val="00672401"/>
    <w:rsid w:val="00672697"/>
    <w:rsid w:val="00672B06"/>
    <w:rsid w:val="00672BB7"/>
    <w:rsid w:val="00672D3C"/>
    <w:rsid w:val="00673008"/>
    <w:rsid w:val="006733FD"/>
    <w:rsid w:val="006735EA"/>
    <w:rsid w:val="0067364A"/>
    <w:rsid w:val="00673953"/>
    <w:rsid w:val="00673C80"/>
    <w:rsid w:val="00673EED"/>
    <w:rsid w:val="0067435D"/>
    <w:rsid w:val="00674474"/>
    <w:rsid w:val="00674505"/>
    <w:rsid w:val="0067452F"/>
    <w:rsid w:val="006746E9"/>
    <w:rsid w:val="00674B92"/>
    <w:rsid w:val="006752E0"/>
    <w:rsid w:val="006752F2"/>
    <w:rsid w:val="00675343"/>
    <w:rsid w:val="006755D2"/>
    <w:rsid w:val="006758C0"/>
    <w:rsid w:val="00675E5E"/>
    <w:rsid w:val="00675F9F"/>
    <w:rsid w:val="006763CB"/>
    <w:rsid w:val="00676559"/>
    <w:rsid w:val="0067663F"/>
    <w:rsid w:val="0067677F"/>
    <w:rsid w:val="00676913"/>
    <w:rsid w:val="00676AC6"/>
    <w:rsid w:val="00676F54"/>
    <w:rsid w:val="00677289"/>
    <w:rsid w:val="00677635"/>
    <w:rsid w:val="006776ED"/>
    <w:rsid w:val="0067799F"/>
    <w:rsid w:val="00677B50"/>
    <w:rsid w:val="00680186"/>
    <w:rsid w:val="006802A1"/>
    <w:rsid w:val="006804C2"/>
    <w:rsid w:val="0068069B"/>
    <w:rsid w:val="006807D6"/>
    <w:rsid w:val="0068094E"/>
    <w:rsid w:val="00680A41"/>
    <w:rsid w:val="00681006"/>
    <w:rsid w:val="00681014"/>
    <w:rsid w:val="006813EA"/>
    <w:rsid w:val="00681598"/>
    <w:rsid w:val="006816BA"/>
    <w:rsid w:val="00681B84"/>
    <w:rsid w:val="00681CDB"/>
    <w:rsid w:val="00681F7B"/>
    <w:rsid w:val="006821B7"/>
    <w:rsid w:val="006823D8"/>
    <w:rsid w:val="00682692"/>
    <w:rsid w:val="00682883"/>
    <w:rsid w:val="00682C3B"/>
    <w:rsid w:val="00682F94"/>
    <w:rsid w:val="00682FCE"/>
    <w:rsid w:val="00683057"/>
    <w:rsid w:val="006833D1"/>
    <w:rsid w:val="0068349C"/>
    <w:rsid w:val="006834AC"/>
    <w:rsid w:val="0068396C"/>
    <w:rsid w:val="0068398F"/>
    <w:rsid w:val="00683CF9"/>
    <w:rsid w:val="00683F5C"/>
    <w:rsid w:val="00684537"/>
    <w:rsid w:val="006845D0"/>
    <w:rsid w:val="006846D0"/>
    <w:rsid w:val="0068478F"/>
    <w:rsid w:val="00684838"/>
    <w:rsid w:val="006849F7"/>
    <w:rsid w:val="00684D02"/>
    <w:rsid w:val="00684E29"/>
    <w:rsid w:val="00685089"/>
    <w:rsid w:val="0068530F"/>
    <w:rsid w:val="0068567B"/>
    <w:rsid w:val="006856E9"/>
    <w:rsid w:val="00685A3E"/>
    <w:rsid w:val="00685A84"/>
    <w:rsid w:val="00685B2A"/>
    <w:rsid w:val="00685C6E"/>
    <w:rsid w:val="00685E28"/>
    <w:rsid w:val="0068603D"/>
    <w:rsid w:val="00686A9D"/>
    <w:rsid w:val="00686C29"/>
    <w:rsid w:val="00686D37"/>
    <w:rsid w:val="00686E12"/>
    <w:rsid w:val="00687008"/>
    <w:rsid w:val="0068717F"/>
    <w:rsid w:val="00687300"/>
    <w:rsid w:val="0068784E"/>
    <w:rsid w:val="00687937"/>
    <w:rsid w:val="00687EEB"/>
    <w:rsid w:val="00690051"/>
    <w:rsid w:val="006902B2"/>
    <w:rsid w:val="0069052A"/>
    <w:rsid w:val="0069082A"/>
    <w:rsid w:val="0069089C"/>
    <w:rsid w:val="00690D4A"/>
    <w:rsid w:val="00690D93"/>
    <w:rsid w:val="00691012"/>
    <w:rsid w:val="0069103E"/>
    <w:rsid w:val="00691045"/>
    <w:rsid w:val="006910D0"/>
    <w:rsid w:val="006913BB"/>
    <w:rsid w:val="00691597"/>
    <w:rsid w:val="006915B1"/>
    <w:rsid w:val="0069169D"/>
    <w:rsid w:val="006918A7"/>
    <w:rsid w:val="00691A18"/>
    <w:rsid w:val="00691A30"/>
    <w:rsid w:val="00691E3F"/>
    <w:rsid w:val="00691EF9"/>
    <w:rsid w:val="006920CE"/>
    <w:rsid w:val="006921A1"/>
    <w:rsid w:val="00692300"/>
    <w:rsid w:val="00692456"/>
    <w:rsid w:val="0069254A"/>
    <w:rsid w:val="0069273A"/>
    <w:rsid w:val="006927DA"/>
    <w:rsid w:val="0069296B"/>
    <w:rsid w:val="00692A95"/>
    <w:rsid w:val="00692DB7"/>
    <w:rsid w:val="00692F9E"/>
    <w:rsid w:val="00692FA7"/>
    <w:rsid w:val="006932C3"/>
    <w:rsid w:val="0069353C"/>
    <w:rsid w:val="006936D4"/>
    <w:rsid w:val="0069379E"/>
    <w:rsid w:val="00693886"/>
    <w:rsid w:val="006939E4"/>
    <w:rsid w:val="00693D1D"/>
    <w:rsid w:val="00694109"/>
    <w:rsid w:val="00694551"/>
    <w:rsid w:val="006946F6"/>
    <w:rsid w:val="0069497D"/>
    <w:rsid w:val="00694A4C"/>
    <w:rsid w:val="00694B53"/>
    <w:rsid w:val="00694D12"/>
    <w:rsid w:val="006954EC"/>
    <w:rsid w:val="00695567"/>
    <w:rsid w:val="006955FB"/>
    <w:rsid w:val="0069567F"/>
    <w:rsid w:val="00695D47"/>
    <w:rsid w:val="00695D7E"/>
    <w:rsid w:val="00696030"/>
    <w:rsid w:val="00696105"/>
    <w:rsid w:val="00696792"/>
    <w:rsid w:val="00696A6A"/>
    <w:rsid w:val="00697144"/>
    <w:rsid w:val="00697279"/>
    <w:rsid w:val="0069773A"/>
    <w:rsid w:val="0069777B"/>
    <w:rsid w:val="00697AF5"/>
    <w:rsid w:val="00697C7C"/>
    <w:rsid w:val="00697EF3"/>
    <w:rsid w:val="00697F3A"/>
    <w:rsid w:val="006A010A"/>
    <w:rsid w:val="006A0267"/>
    <w:rsid w:val="006A08AB"/>
    <w:rsid w:val="006A08C3"/>
    <w:rsid w:val="006A0B3A"/>
    <w:rsid w:val="006A0BDA"/>
    <w:rsid w:val="006A0C46"/>
    <w:rsid w:val="006A0D7F"/>
    <w:rsid w:val="006A0E3E"/>
    <w:rsid w:val="006A0F24"/>
    <w:rsid w:val="006A12D2"/>
    <w:rsid w:val="006A1537"/>
    <w:rsid w:val="006A18DF"/>
    <w:rsid w:val="006A1A3E"/>
    <w:rsid w:val="006A1D28"/>
    <w:rsid w:val="006A1F11"/>
    <w:rsid w:val="006A20CD"/>
    <w:rsid w:val="006A21FE"/>
    <w:rsid w:val="006A2525"/>
    <w:rsid w:val="006A29A7"/>
    <w:rsid w:val="006A2B7E"/>
    <w:rsid w:val="006A2BC4"/>
    <w:rsid w:val="006A2F83"/>
    <w:rsid w:val="006A2FE2"/>
    <w:rsid w:val="006A3033"/>
    <w:rsid w:val="006A324A"/>
    <w:rsid w:val="006A329C"/>
    <w:rsid w:val="006A35D1"/>
    <w:rsid w:val="006A3871"/>
    <w:rsid w:val="006A3901"/>
    <w:rsid w:val="006A3AAA"/>
    <w:rsid w:val="006A3B91"/>
    <w:rsid w:val="006A3F68"/>
    <w:rsid w:val="006A3FAC"/>
    <w:rsid w:val="006A41BB"/>
    <w:rsid w:val="006A4424"/>
    <w:rsid w:val="006A489F"/>
    <w:rsid w:val="006A496F"/>
    <w:rsid w:val="006A4BE7"/>
    <w:rsid w:val="006A4D20"/>
    <w:rsid w:val="006A4D6A"/>
    <w:rsid w:val="006A535C"/>
    <w:rsid w:val="006A56B9"/>
    <w:rsid w:val="006A5A51"/>
    <w:rsid w:val="006A5BE7"/>
    <w:rsid w:val="006A5E32"/>
    <w:rsid w:val="006A616B"/>
    <w:rsid w:val="006A628D"/>
    <w:rsid w:val="006A6872"/>
    <w:rsid w:val="006A6FAC"/>
    <w:rsid w:val="006A7196"/>
    <w:rsid w:val="006A7240"/>
    <w:rsid w:val="006A734E"/>
    <w:rsid w:val="006A7524"/>
    <w:rsid w:val="006B00E7"/>
    <w:rsid w:val="006B0BC7"/>
    <w:rsid w:val="006B0D30"/>
    <w:rsid w:val="006B0F0B"/>
    <w:rsid w:val="006B0F3F"/>
    <w:rsid w:val="006B1835"/>
    <w:rsid w:val="006B19BF"/>
    <w:rsid w:val="006B1C02"/>
    <w:rsid w:val="006B1DE8"/>
    <w:rsid w:val="006B20D5"/>
    <w:rsid w:val="006B2375"/>
    <w:rsid w:val="006B25C6"/>
    <w:rsid w:val="006B2969"/>
    <w:rsid w:val="006B2A15"/>
    <w:rsid w:val="006B2C34"/>
    <w:rsid w:val="006B2CE8"/>
    <w:rsid w:val="006B31A7"/>
    <w:rsid w:val="006B3304"/>
    <w:rsid w:val="006B359E"/>
    <w:rsid w:val="006B364E"/>
    <w:rsid w:val="006B36EA"/>
    <w:rsid w:val="006B3837"/>
    <w:rsid w:val="006B3906"/>
    <w:rsid w:val="006B43C2"/>
    <w:rsid w:val="006B4781"/>
    <w:rsid w:val="006B4C2B"/>
    <w:rsid w:val="006B4E2C"/>
    <w:rsid w:val="006B503A"/>
    <w:rsid w:val="006B5954"/>
    <w:rsid w:val="006B5A37"/>
    <w:rsid w:val="006B5DE0"/>
    <w:rsid w:val="006B69B3"/>
    <w:rsid w:val="006B6AF8"/>
    <w:rsid w:val="006B6BC8"/>
    <w:rsid w:val="006B7065"/>
    <w:rsid w:val="006B708B"/>
    <w:rsid w:val="006B739C"/>
    <w:rsid w:val="006B73C1"/>
    <w:rsid w:val="006B77D6"/>
    <w:rsid w:val="006B7F57"/>
    <w:rsid w:val="006C0D49"/>
    <w:rsid w:val="006C0DB6"/>
    <w:rsid w:val="006C12F7"/>
    <w:rsid w:val="006C1417"/>
    <w:rsid w:val="006C14EA"/>
    <w:rsid w:val="006C1529"/>
    <w:rsid w:val="006C154A"/>
    <w:rsid w:val="006C1A7F"/>
    <w:rsid w:val="006C1E11"/>
    <w:rsid w:val="006C21BE"/>
    <w:rsid w:val="006C22D6"/>
    <w:rsid w:val="006C240A"/>
    <w:rsid w:val="006C2714"/>
    <w:rsid w:val="006C27F8"/>
    <w:rsid w:val="006C2A01"/>
    <w:rsid w:val="006C2EC0"/>
    <w:rsid w:val="006C3390"/>
    <w:rsid w:val="006C3BE7"/>
    <w:rsid w:val="006C3CF5"/>
    <w:rsid w:val="006C3CF9"/>
    <w:rsid w:val="006C3F77"/>
    <w:rsid w:val="006C4A33"/>
    <w:rsid w:val="006C4AF5"/>
    <w:rsid w:val="006C4B37"/>
    <w:rsid w:val="006C4C08"/>
    <w:rsid w:val="006C4F8E"/>
    <w:rsid w:val="006C4F96"/>
    <w:rsid w:val="006C509D"/>
    <w:rsid w:val="006C50AD"/>
    <w:rsid w:val="006C5272"/>
    <w:rsid w:val="006C5380"/>
    <w:rsid w:val="006C5813"/>
    <w:rsid w:val="006C5979"/>
    <w:rsid w:val="006C5AAF"/>
    <w:rsid w:val="006C6109"/>
    <w:rsid w:val="006C6376"/>
    <w:rsid w:val="006C638C"/>
    <w:rsid w:val="006C669C"/>
    <w:rsid w:val="006C6760"/>
    <w:rsid w:val="006C67BD"/>
    <w:rsid w:val="006C6B2D"/>
    <w:rsid w:val="006C6FD5"/>
    <w:rsid w:val="006C72E8"/>
    <w:rsid w:val="006C7427"/>
    <w:rsid w:val="006C76C1"/>
    <w:rsid w:val="006C7806"/>
    <w:rsid w:val="006C7B4F"/>
    <w:rsid w:val="006C7D94"/>
    <w:rsid w:val="006C7E64"/>
    <w:rsid w:val="006C7EBE"/>
    <w:rsid w:val="006D0562"/>
    <w:rsid w:val="006D0633"/>
    <w:rsid w:val="006D0743"/>
    <w:rsid w:val="006D096A"/>
    <w:rsid w:val="006D0D85"/>
    <w:rsid w:val="006D1010"/>
    <w:rsid w:val="006D120C"/>
    <w:rsid w:val="006D12C9"/>
    <w:rsid w:val="006D12E9"/>
    <w:rsid w:val="006D1355"/>
    <w:rsid w:val="006D14F8"/>
    <w:rsid w:val="006D154B"/>
    <w:rsid w:val="006D1744"/>
    <w:rsid w:val="006D17CB"/>
    <w:rsid w:val="006D19D5"/>
    <w:rsid w:val="006D1C68"/>
    <w:rsid w:val="006D20E9"/>
    <w:rsid w:val="006D23E8"/>
    <w:rsid w:val="006D2418"/>
    <w:rsid w:val="006D2579"/>
    <w:rsid w:val="006D2A32"/>
    <w:rsid w:val="006D2DFD"/>
    <w:rsid w:val="006D2EB7"/>
    <w:rsid w:val="006D366C"/>
    <w:rsid w:val="006D3ABF"/>
    <w:rsid w:val="006D3B4A"/>
    <w:rsid w:val="006D3C4F"/>
    <w:rsid w:val="006D4108"/>
    <w:rsid w:val="006D454C"/>
    <w:rsid w:val="006D5438"/>
    <w:rsid w:val="006D5522"/>
    <w:rsid w:val="006D56A0"/>
    <w:rsid w:val="006D5B41"/>
    <w:rsid w:val="006D60B5"/>
    <w:rsid w:val="006D60CA"/>
    <w:rsid w:val="006D6536"/>
    <w:rsid w:val="006D65B0"/>
    <w:rsid w:val="006D6B9C"/>
    <w:rsid w:val="006D7395"/>
    <w:rsid w:val="006D74C2"/>
    <w:rsid w:val="006D7E22"/>
    <w:rsid w:val="006D7FDC"/>
    <w:rsid w:val="006E00AC"/>
    <w:rsid w:val="006E07E0"/>
    <w:rsid w:val="006E09AE"/>
    <w:rsid w:val="006E0E2D"/>
    <w:rsid w:val="006E1264"/>
    <w:rsid w:val="006E1288"/>
    <w:rsid w:val="006E1628"/>
    <w:rsid w:val="006E1686"/>
    <w:rsid w:val="006E17A4"/>
    <w:rsid w:val="006E1819"/>
    <w:rsid w:val="006E1D6F"/>
    <w:rsid w:val="006E1ED1"/>
    <w:rsid w:val="006E21AC"/>
    <w:rsid w:val="006E2211"/>
    <w:rsid w:val="006E221B"/>
    <w:rsid w:val="006E22D3"/>
    <w:rsid w:val="006E25AF"/>
    <w:rsid w:val="006E26A9"/>
    <w:rsid w:val="006E2973"/>
    <w:rsid w:val="006E36F7"/>
    <w:rsid w:val="006E3A36"/>
    <w:rsid w:val="006E3BF4"/>
    <w:rsid w:val="006E3D89"/>
    <w:rsid w:val="006E411B"/>
    <w:rsid w:val="006E457F"/>
    <w:rsid w:val="006E4792"/>
    <w:rsid w:val="006E4BFC"/>
    <w:rsid w:val="006E4BFE"/>
    <w:rsid w:val="006E4E37"/>
    <w:rsid w:val="006E4F38"/>
    <w:rsid w:val="006E50AF"/>
    <w:rsid w:val="006E5536"/>
    <w:rsid w:val="006E5728"/>
    <w:rsid w:val="006E57D5"/>
    <w:rsid w:val="006E599A"/>
    <w:rsid w:val="006E5BF4"/>
    <w:rsid w:val="006E5D4B"/>
    <w:rsid w:val="006E6771"/>
    <w:rsid w:val="006E68F0"/>
    <w:rsid w:val="006E6AB2"/>
    <w:rsid w:val="006E6C05"/>
    <w:rsid w:val="006E6EEC"/>
    <w:rsid w:val="006E751A"/>
    <w:rsid w:val="006E75D5"/>
    <w:rsid w:val="006E7746"/>
    <w:rsid w:val="006E79F0"/>
    <w:rsid w:val="006E7A71"/>
    <w:rsid w:val="006E7DD7"/>
    <w:rsid w:val="006F0027"/>
    <w:rsid w:val="006F0412"/>
    <w:rsid w:val="006F05A6"/>
    <w:rsid w:val="006F0B92"/>
    <w:rsid w:val="006F1220"/>
    <w:rsid w:val="006F1289"/>
    <w:rsid w:val="006F12C4"/>
    <w:rsid w:val="006F1A1C"/>
    <w:rsid w:val="006F1C0E"/>
    <w:rsid w:val="006F1D2C"/>
    <w:rsid w:val="006F1E06"/>
    <w:rsid w:val="006F2161"/>
    <w:rsid w:val="006F2408"/>
    <w:rsid w:val="006F2743"/>
    <w:rsid w:val="006F27DB"/>
    <w:rsid w:val="006F2925"/>
    <w:rsid w:val="006F2A0A"/>
    <w:rsid w:val="006F318A"/>
    <w:rsid w:val="006F3882"/>
    <w:rsid w:val="006F39EC"/>
    <w:rsid w:val="006F3DEB"/>
    <w:rsid w:val="006F4157"/>
    <w:rsid w:val="006F4355"/>
    <w:rsid w:val="006F45C5"/>
    <w:rsid w:val="006F488B"/>
    <w:rsid w:val="006F4A6A"/>
    <w:rsid w:val="006F4AAB"/>
    <w:rsid w:val="006F4E69"/>
    <w:rsid w:val="006F4EED"/>
    <w:rsid w:val="006F4FA1"/>
    <w:rsid w:val="006F5245"/>
    <w:rsid w:val="006F52E1"/>
    <w:rsid w:val="006F5601"/>
    <w:rsid w:val="006F563E"/>
    <w:rsid w:val="006F57E4"/>
    <w:rsid w:val="006F58C9"/>
    <w:rsid w:val="006F5995"/>
    <w:rsid w:val="006F5AD4"/>
    <w:rsid w:val="006F5B80"/>
    <w:rsid w:val="006F5C62"/>
    <w:rsid w:val="006F5CD1"/>
    <w:rsid w:val="006F5E20"/>
    <w:rsid w:val="006F6160"/>
    <w:rsid w:val="006F6595"/>
    <w:rsid w:val="006F6757"/>
    <w:rsid w:val="006F6A74"/>
    <w:rsid w:val="006F6B6E"/>
    <w:rsid w:val="006F71C4"/>
    <w:rsid w:val="006F72F6"/>
    <w:rsid w:val="006F7412"/>
    <w:rsid w:val="006F79A2"/>
    <w:rsid w:val="006F7AD7"/>
    <w:rsid w:val="006F7AEF"/>
    <w:rsid w:val="006F7B46"/>
    <w:rsid w:val="006F7B71"/>
    <w:rsid w:val="006F7C24"/>
    <w:rsid w:val="006F7D9F"/>
    <w:rsid w:val="006F7E30"/>
    <w:rsid w:val="007000D3"/>
    <w:rsid w:val="007000F9"/>
    <w:rsid w:val="00700143"/>
    <w:rsid w:val="00700300"/>
    <w:rsid w:val="00700635"/>
    <w:rsid w:val="00700653"/>
    <w:rsid w:val="007007D3"/>
    <w:rsid w:val="007008E4"/>
    <w:rsid w:val="00700951"/>
    <w:rsid w:val="007009FB"/>
    <w:rsid w:val="007011CF"/>
    <w:rsid w:val="00701B79"/>
    <w:rsid w:val="00701DA4"/>
    <w:rsid w:val="007021A0"/>
    <w:rsid w:val="007023AC"/>
    <w:rsid w:val="0070249A"/>
    <w:rsid w:val="00702BDA"/>
    <w:rsid w:val="0070300B"/>
    <w:rsid w:val="00703425"/>
    <w:rsid w:val="00703797"/>
    <w:rsid w:val="007038FE"/>
    <w:rsid w:val="00703AA6"/>
    <w:rsid w:val="00703CC7"/>
    <w:rsid w:val="00703D82"/>
    <w:rsid w:val="00703FCE"/>
    <w:rsid w:val="007041FF"/>
    <w:rsid w:val="007043C7"/>
    <w:rsid w:val="00704431"/>
    <w:rsid w:val="007044F5"/>
    <w:rsid w:val="007047E2"/>
    <w:rsid w:val="007049D1"/>
    <w:rsid w:val="00704DF7"/>
    <w:rsid w:val="00705181"/>
    <w:rsid w:val="0070532E"/>
    <w:rsid w:val="007053EF"/>
    <w:rsid w:val="00705CE1"/>
    <w:rsid w:val="0070609C"/>
    <w:rsid w:val="00706158"/>
    <w:rsid w:val="00706551"/>
    <w:rsid w:val="0070676F"/>
    <w:rsid w:val="00706989"/>
    <w:rsid w:val="00706DA4"/>
    <w:rsid w:val="0070758B"/>
    <w:rsid w:val="007076EA"/>
    <w:rsid w:val="00707734"/>
    <w:rsid w:val="0070781C"/>
    <w:rsid w:val="00707B0F"/>
    <w:rsid w:val="00707D70"/>
    <w:rsid w:val="00707E2D"/>
    <w:rsid w:val="00707ED3"/>
    <w:rsid w:val="00707F55"/>
    <w:rsid w:val="007100CC"/>
    <w:rsid w:val="0071040D"/>
    <w:rsid w:val="00710692"/>
    <w:rsid w:val="00710840"/>
    <w:rsid w:val="007108A1"/>
    <w:rsid w:val="00710A4A"/>
    <w:rsid w:val="007110A0"/>
    <w:rsid w:val="007111CC"/>
    <w:rsid w:val="007113DE"/>
    <w:rsid w:val="007115E9"/>
    <w:rsid w:val="007119EE"/>
    <w:rsid w:val="00711A7D"/>
    <w:rsid w:val="00711C66"/>
    <w:rsid w:val="00711DBC"/>
    <w:rsid w:val="00711ECD"/>
    <w:rsid w:val="00711F6F"/>
    <w:rsid w:val="00711F84"/>
    <w:rsid w:val="00712041"/>
    <w:rsid w:val="00712068"/>
    <w:rsid w:val="0071221B"/>
    <w:rsid w:val="00712354"/>
    <w:rsid w:val="007123E5"/>
    <w:rsid w:val="0071264B"/>
    <w:rsid w:val="007126E3"/>
    <w:rsid w:val="0071278C"/>
    <w:rsid w:val="007127A3"/>
    <w:rsid w:val="00712BA1"/>
    <w:rsid w:val="00712E75"/>
    <w:rsid w:val="007133B9"/>
    <w:rsid w:val="0071360E"/>
    <w:rsid w:val="0071371F"/>
    <w:rsid w:val="00713C07"/>
    <w:rsid w:val="00713CBB"/>
    <w:rsid w:val="00714018"/>
    <w:rsid w:val="007142A6"/>
    <w:rsid w:val="0071430B"/>
    <w:rsid w:val="0071470E"/>
    <w:rsid w:val="00714754"/>
    <w:rsid w:val="00714810"/>
    <w:rsid w:val="00714B30"/>
    <w:rsid w:val="00714B45"/>
    <w:rsid w:val="00714C43"/>
    <w:rsid w:val="007150B5"/>
    <w:rsid w:val="00715447"/>
    <w:rsid w:val="0071551A"/>
    <w:rsid w:val="007155DF"/>
    <w:rsid w:val="007155E9"/>
    <w:rsid w:val="007157C7"/>
    <w:rsid w:val="00715901"/>
    <w:rsid w:val="00715C42"/>
    <w:rsid w:val="00715D97"/>
    <w:rsid w:val="00715E78"/>
    <w:rsid w:val="00715FA5"/>
    <w:rsid w:val="00716066"/>
    <w:rsid w:val="00716251"/>
    <w:rsid w:val="00716844"/>
    <w:rsid w:val="0071694A"/>
    <w:rsid w:val="00716CB4"/>
    <w:rsid w:val="00716D14"/>
    <w:rsid w:val="00716E2B"/>
    <w:rsid w:val="00716F86"/>
    <w:rsid w:val="00717025"/>
    <w:rsid w:val="00717671"/>
    <w:rsid w:val="007177A1"/>
    <w:rsid w:val="00717998"/>
    <w:rsid w:val="00717C33"/>
    <w:rsid w:val="00717C6B"/>
    <w:rsid w:val="00717D9E"/>
    <w:rsid w:val="00717E78"/>
    <w:rsid w:val="00717FA6"/>
    <w:rsid w:val="00720342"/>
    <w:rsid w:val="00720B12"/>
    <w:rsid w:val="00721136"/>
    <w:rsid w:val="00721758"/>
    <w:rsid w:val="00721926"/>
    <w:rsid w:val="00721C8D"/>
    <w:rsid w:val="00721CEA"/>
    <w:rsid w:val="00721E3E"/>
    <w:rsid w:val="00721F6B"/>
    <w:rsid w:val="007224B6"/>
    <w:rsid w:val="007224BE"/>
    <w:rsid w:val="007224FB"/>
    <w:rsid w:val="00722563"/>
    <w:rsid w:val="00722804"/>
    <w:rsid w:val="00722DDB"/>
    <w:rsid w:val="00722F28"/>
    <w:rsid w:val="00722F90"/>
    <w:rsid w:val="007234FC"/>
    <w:rsid w:val="007236CD"/>
    <w:rsid w:val="00723B09"/>
    <w:rsid w:val="00723D2B"/>
    <w:rsid w:val="00723F97"/>
    <w:rsid w:val="0072495D"/>
    <w:rsid w:val="007249DA"/>
    <w:rsid w:val="00724C04"/>
    <w:rsid w:val="00724DE9"/>
    <w:rsid w:val="00724ED1"/>
    <w:rsid w:val="00725004"/>
    <w:rsid w:val="00725938"/>
    <w:rsid w:val="00725997"/>
    <w:rsid w:val="0072626C"/>
    <w:rsid w:val="00726886"/>
    <w:rsid w:val="007269C7"/>
    <w:rsid w:val="00726DA1"/>
    <w:rsid w:val="00726DF0"/>
    <w:rsid w:val="00726F75"/>
    <w:rsid w:val="00727781"/>
    <w:rsid w:val="00727828"/>
    <w:rsid w:val="00727A66"/>
    <w:rsid w:val="00730201"/>
    <w:rsid w:val="0073021C"/>
    <w:rsid w:val="00730AD2"/>
    <w:rsid w:val="00730E2E"/>
    <w:rsid w:val="00731000"/>
    <w:rsid w:val="007310BC"/>
    <w:rsid w:val="0073128E"/>
    <w:rsid w:val="00731678"/>
    <w:rsid w:val="0073169C"/>
    <w:rsid w:val="0073196C"/>
    <w:rsid w:val="00731972"/>
    <w:rsid w:val="007319E7"/>
    <w:rsid w:val="0073283D"/>
    <w:rsid w:val="007328C5"/>
    <w:rsid w:val="007329E1"/>
    <w:rsid w:val="00732A97"/>
    <w:rsid w:val="007333BF"/>
    <w:rsid w:val="00733B12"/>
    <w:rsid w:val="00733B2E"/>
    <w:rsid w:val="00733D17"/>
    <w:rsid w:val="00733ED7"/>
    <w:rsid w:val="00734125"/>
    <w:rsid w:val="00734A5C"/>
    <w:rsid w:val="00734C93"/>
    <w:rsid w:val="00734D1F"/>
    <w:rsid w:val="00735020"/>
    <w:rsid w:val="0073505F"/>
    <w:rsid w:val="00735069"/>
    <w:rsid w:val="007351A5"/>
    <w:rsid w:val="007351D7"/>
    <w:rsid w:val="00735616"/>
    <w:rsid w:val="007356E8"/>
    <w:rsid w:val="00735BE7"/>
    <w:rsid w:val="00735D6C"/>
    <w:rsid w:val="00735F48"/>
    <w:rsid w:val="00736040"/>
    <w:rsid w:val="00736869"/>
    <w:rsid w:val="0073686C"/>
    <w:rsid w:val="007369F0"/>
    <w:rsid w:val="00736DEA"/>
    <w:rsid w:val="00736EA3"/>
    <w:rsid w:val="007370B4"/>
    <w:rsid w:val="007370E3"/>
    <w:rsid w:val="007370E8"/>
    <w:rsid w:val="007373EF"/>
    <w:rsid w:val="00737817"/>
    <w:rsid w:val="00737912"/>
    <w:rsid w:val="00737BA4"/>
    <w:rsid w:val="00737E3D"/>
    <w:rsid w:val="00737EE5"/>
    <w:rsid w:val="0074007F"/>
    <w:rsid w:val="007401B2"/>
    <w:rsid w:val="00740294"/>
    <w:rsid w:val="00740591"/>
    <w:rsid w:val="00740DD7"/>
    <w:rsid w:val="0074105B"/>
    <w:rsid w:val="00741176"/>
    <w:rsid w:val="007411D1"/>
    <w:rsid w:val="00741A2A"/>
    <w:rsid w:val="00741C42"/>
    <w:rsid w:val="00741D33"/>
    <w:rsid w:val="00741E5C"/>
    <w:rsid w:val="00741F18"/>
    <w:rsid w:val="00742139"/>
    <w:rsid w:val="00742616"/>
    <w:rsid w:val="007428BA"/>
    <w:rsid w:val="00742E47"/>
    <w:rsid w:val="00742EA2"/>
    <w:rsid w:val="00743043"/>
    <w:rsid w:val="007435E6"/>
    <w:rsid w:val="007435EB"/>
    <w:rsid w:val="007436A4"/>
    <w:rsid w:val="00743791"/>
    <w:rsid w:val="00744C38"/>
    <w:rsid w:val="00744DA3"/>
    <w:rsid w:val="00744DAD"/>
    <w:rsid w:val="00745065"/>
    <w:rsid w:val="00745163"/>
    <w:rsid w:val="007451C9"/>
    <w:rsid w:val="00745240"/>
    <w:rsid w:val="007452C3"/>
    <w:rsid w:val="007453BE"/>
    <w:rsid w:val="00745544"/>
    <w:rsid w:val="00745724"/>
    <w:rsid w:val="00745D47"/>
    <w:rsid w:val="0074617A"/>
    <w:rsid w:val="00746340"/>
    <w:rsid w:val="007464A0"/>
    <w:rsid w:val="007464B9"/>
    <w:rsid w:val="00746722"/>
    <w:rsid w:val="007468A0"/>
    <w:rsid w:val="007468B4"/>
    <w:rsid w:val="0074696D"/>
    <w:rsid w:val="00746991"/>
    <w:rsid w:val="007469DE"/>
    <w:rsid w:val="00746B74"/>
    <w:rsid w:val="00747098"/>
    <w:rsid w:val="00747192"/>
    <w:rsid w:val="007477FB"/>
    <w:rsid w:val="00747D02"/>
    <w:rsid w:val="00747D16"/>
    <w:rsid w:val="00747D59"/>
    <w:rsid w:val="00747EC5"/>
    <w:rsid w:val="00747EE9"/>
    <w:rsid w:val="00747F6A"/>
    <w:rsid w:val="00747F85"/>
    <w:rsid w:val="00750177"/>
    <w:rsid w:val="0075062E"/>
    <w:rsid w:val="007507FA"/>
    <w:rsid w:val="007509E7"/>
    <w:rsid w:val="00750BE5"/>
    <w:rsid w:val="0075108B"/>
    <w:rsid w:val="00751895"/>
    <w:rsid w:val="0075199B"/>
    <w:rsid w:val="00751A28"/>
    <w:rsid w:val="00751C96"/>
    <w:rsid w:val="00751D69"/>
    <w:rsid w:val="00751F64"/>
    <w:rsid w:val="0075210E"/>
    <w:rsid w:val="00752406"/>
    <w:rsid w:val="00752557"/>
    <w:rsid w:val="007529DA"/>
    <w:rsid w:val="00752A36"/>
    <w:rsid w:val="00752E39"/>
    <w:rsid w:val="00752E57"/>
    <w:rsid w:val="00752E85"/>
    <w:rsid w:val="00753282"/>
    <w:rsid w:val="00753308"/>
    <w:rsid w:val="0075355F"/>
    <w:rsid w:val="007537C5"/>
    <w:rsid w:val="0075393C"/>
    <w:rsid w:val="00753B2E"/>
    <w:rsid w:val="007541E2"/>
    <w:rsid w:val="00754315"/>
    <w:rsid w:val="007544D3"/>
    <w:rsid w:val="007546B2"/>
    <w:rsid w:val="00754AC0"/>
    <w:rsid w:val="0075516C"/>
    <w:rsid w:val="007555E6"/>
    <w:rsid w:val="0075566D"/>
    <w:rsid w:val="007556C9"/>
    <w:rsid w:val="0075576E"/>
    <w:rsid w:val="00755942"/>
    <w:rsid w:val="00755A12"/>
    <w:rsid w:val="00755B0C"/>
    <w:rsid w:val="00755C09"/>
    <w:rsid w:val="00755C49"/>
    <w:rsid w:val="00755ED4"/>
    <w:rsid w:val="00756774"/>
    <w:rsid w:val="007568A5"/>
    <w:rsid w:val="00756A07"/>
    <w:rsid w:val="00756A9F"/>
    <w:rsid w:val="00756C27"/>
    <w:rsid w:val="00756E11"/>
    <w:rsid w:val="00756E7E"/>
    <w:rsid w:val="00757111"/>
    <w:rsid w:val="007571A4"/>
    <w:rsid w:val="007576E8"/>
    <w:rsid w:val="00757B86"/>
    <w:rsid w:val="00757CCD"/>
    <w:rsid w:val="00757CEE"/>
    <w:rsid w:val="00757F11"/>
    <w:rsid w:val="0076034F"/>
    <w:rsid w:val="0076050B"/>
    <w:rsid w:val="007605E7"/>
    <w:rsid w:val="00760850"/>
    <w:rsid w:val="0076092A"/>
    <w:rsid w:val="00760992"/>
    <w:rsid w:val="00760BF5"/>
    <w:rsid w:val="00760FF1"/>
    <w:rsid w:val="00761CBB"/>
    <w:rsid w:val="00761E3D"/>
    <w:rsid w:val="00761E71"/>
    <w:rsid w:val="00761E92"/>
    <w:rsid w:val="00761FB9"/>
    <w:rsid w:val="00761FEA"/>
    <w:rsid w:val="00762037"/>
    <w:rsid w:val="00762139"/>
    <w:rsid w:val="00762386"/>
    <w:rsid w:val="00762609"/>
    <w:rsid w:val="007628B9"/>
    <w:rsid w:val="007628DE"/>
    <w:rsid w:val="00762985"/>
    <w:rsid w:val="00762B61"/>
    <w:rsid w:val="00762B67"/>
    <w:rsid w:val="00762B6C"/>
    <w:rsid w:val="0076320F"/>
    <w:rsid w:val="00763218"/>
    <w:rsid w:val="007632A1"/>
    <w:rsid w:val="00763504"/>
    <w:rsid w:val="007638C6"/>
    <w:rsid w:val="00763AE0"/>
    <w:rsid w:val="00763E1C"/>
    <w:rsid w:val="00764323"/>
    <w:rsid w:val="007643E0"/>
    <w:rsid w:val="007646B7"/>
    <w:rsid w:val="00764793"/>
    <w:rsid w:val="00764D04"/>
    <w:rsid w:val="00764DF1"/>
    <w:rsid w:val="0076503B"/>
    <w:rsid w:val="00765188"/>
    <w:rsid w:val="007651EC"/>
    <w:rsid w:val="00765462"/>
    <w:rsid w:val="007655B5"/>
    <w:rsid w:val="00765886"/>
    <w:rsid w:val="00765912"/>
    <w:rsid w:val="00765917"/>
    <w:rsid w:val="00765A02"/>
    <w:rsid w:val="00765E9B"/>
    <w:rsid w:val="00766008"/>
    <w:rsid w:val="007661F5"/>
    <w:rsid w:val="007662A1"/>
    <w:rsid w:val="00766715"/>
    <w:rsid w:val="0076681B"/>
    <w:rsid w:val="00766A1D"/>
    <w:rsid w:val="00766A87"/>
    <w:rsid w:val="00766D0A"/>
    <w:rsid w:val="00766D47"/>
    <w:rsid w:val="00766E0E"/>
    <w:rsid w:val="00766EAA"/>
    <w:rsid w:val="00766FCA"/>
    <w:rsid w:val="007672A2"/>
    <w:rsid w:val="007672ED"/>
    <w:rsid w:val="007678E9"/>
    <w:rsid w:val="00767B54"/>
    <w:rsid w:val="00767D10"/>
    <w:rsid w:val="00767F0B"/>
    <w:rsid w:val="00767F99"/>
    <w:rsid w:val="00770088"/>
    <w:rsid w:val="007702CB"/>
    <w:rsid w:val="00770476"/>
    <w:rsid w:val="0077047D"/>
    <w:rsid w:val="00770838"/>
    <w:rsid w:val="00770B47"/>
    <w:rsid w:val="00770BB4"/>
    <w:rsid w:val="00770C19"/>
    <w:rsid w:val="00771139"/>
    <w:rsid w:val="00771540"/>
    <w:rsid w:val="007717B5"/>
    <w:rsid w:val="00771B63"/>
    <w:rsid w:val="00772317"/>
    <w:rsid w:val="007723D0"/>
    <w:rsid w:val="007727DF"/>
    <w:rsid w:val="00772C20"/>
    <w:rsid w:val="00772D16"/>
    <w:rsid w:val="00773060"/>
    <w:rsid w:val="007731DC"/>
    <w:rsid w:val="007732D1"/>
    <w:rsid w:val="007732EB"/>
    <w:rsid w:val="007733A3"/>
    <w:rsid w:val="00773623"/>
    <w:rsid w:val="007739DD"/>
    <w:rsid w:val="00773C2E"/>
    <w:rsid w:val="007740F7"/>
    <w:rsid w:val="0077461D"/>
    <w:rsid w:val="007746CE"/>
    <w:rsid w:val="00774817"/>
    <w:rsid w:val="007749CC"/>
    <w:rsid w:val="00774BDB"/>
    <w:rsid w:val="00774CCB"/>
    <w:rsid w:val="00774E24"/>
    <w:rsid w:val="00774E56"/>
    <w:rsid w:val="0077510A"/>
    <w:rsid w:val="0077525C"/>
    <w:rsid w:val="0077547D"/>
    <w:rsid w:val="0077561C"/>
    <w:rsid w:val="00775BF0"/>
    <w:rsid w:val="00775CC1"/>
    <w:rsid w:val="00775CE9"/>
    <w:rsid w:val="007760E8"/>
    <w:rsid w:val="00776892"/>
    <w:rsid w:val="00776D60"/>
    <w:rsid w:val="00776DEC"/>
    <w:rsid w:val="007771B2"/>
    <w:rsid w:val="007778AC"/>
    <w:rsid w:val="007779A1"/>
    <w:rsid w:val="00777C0A"/>
    <w:rsid w:val="007800FA"/>
    <w:rsid w:val="00780327"/>
    <w:rsid w:val="007803D4"/>
    <w:rsid w:val="0078048D"/>
    <w:rsid w:val="00780794"/>
    <w:rsid w:val="00780AD0"/>
    <w:rsid w:val="00780F03"/>
    <w:rsid w:val="00780F7F"/>
    <w:rsid w:val="0078124E"/>
    <w:rsid w:val="00781474"/>
    <w:rsid w:val="007815D8"/>
    <w:rsid w:val="00781979"/>
    <w:rsid w:val="00781A63"/>
    <w:rsid w:val="00781AB1"/>
    <w:rsid w:val="00781CBF"/>
    <w:rsid w:val="00781D52"/>
    <w:rsid w:val="0078242E"/>
    <w:rsid w:val="00782471"/>
    <w:rsid w:val="00782B58"/>
    <w:rsid w:val="007832D0"/>
    <w:rsid w:val="00783356"/>
    <w:rsid w:val="007835B4"/>
    <w:rsid w:val="00783B6F"/>
    <w:rsid w:val="00783CD1"/>
    <w:rsid w:val="00783E47"/>
    <w:rsid w:val="007840B6"/>
    <w:rsid w:val="0078421C"/>
    <w:rsid w:val="0078453F"/>
    <w:rsid w:val="0078469A"/>
    <w:rsid w:val="007846C3"/>
    <w:rsid w:val="007848A2"/>
    <w:rsid w:val="00784B5D"/>
    <w:rsid w:val="00785126"/>
    <w:rsid w:val="0078534F"/>
    <w:rsid w:val="0078566D"/>
    <w:rsid w:val="0078595F"/>
    <w:rsid w:val="00785E1E"/>
    <w:rsid w:val="00785EED"/>
    <w:rsid w:val="00786025"/>
    <w:rsid w:val="0078605D"/>
    <w:rsid w:val="00786374"/>
    <w:rsid w:val="0078644F"/>
    <w:rsid w:val="0078661C"/>
    <w:rsid w:val="0078683F"/>
    <w:rsid w:val="00786C18"/>
    <w:rsid w:val="00786E9B"/>
    <w:rsid w:val="00786EBA"/>
    <w:rsid w:val="0078755A"/>
    <w:rsid w:val="0078771B"/>
    <w:rsid w:val="00787C5F"/>
    <w:rsid w:val="00787DBB"/>
    <w:rsid w:val="00787FEC"/>
    <w:rsid w:val="007900CB"/>
    <w:rsid w:val="007901AA"/>
    <w:rsid w:val="00790300"/>
    <w:rsid w:val="00790414"/>
    <w:rsid w:val="007907EB"/>
    <w:rsid w:val="00790D25"/>
    <w:rsid w:val="00790F3B"/>
    <w:rsid w:val="00791044"/>
    <w:rsid w:val="0079168C"/>
    <w:rsid w:val="00791788"/>
    <w:rsid w:val="00791B0E"/>
    <w:rsid w:val="00791B4A"/>
    <w:rsid w:val="00791BB8"/>
    <w:rsid w:val="00791C7E"/>
    <w:rsid w:val="00792195"/>
    <w:rsid w:val="00792206"/>
    <w:rsid w:val="0079221C"/>
    <w:rsid w:val="007924C4"/>
    <w:rsid w:val="00792A31"/>
    <w:rsid w:val="00792A93"/>
    <w:rsid w:val="00793524"/>
    <w:rsid w:val="007939AE"/>
    <w:rsid w:val="00793EE1"/>
    <w:rsid w:val="00793EEE"/>
    <w:rsid w:val="00794008"/>
    <w:rsid w:val="007943AB"/>
    <w:rsid w:val="007946CE"/>
    <w:rsid w:val="007948E8"/>
    <w:rsid w:val="00794AB5"/>
    <w:rsid w:val="00794B66"/>
    <w:rsid w:val="00794CCC"/>
    <w:rsid w:val="007951F9"/>
    <w:rsid w:val="00795591"/>
    <w:rsid w:val="00795623"/>
    <w:rsid w:val="007956AE"/>
    <w:rsid w:val="007957F4"/>
    <w:rsid w:val="00795C02"/>
    <w:rsid w:val="00796241"/>
    <w:rsid w:val="00796296"/>
    <w:rsid w:val="007964B0"/>
    <w:rsid w:val="00796513"/>
    <w:rsid w:val="007967F8"/>
    <w:rsid w:val="00796D3C"/>
    <w:rsid w:val="00796F9F"/>
    <w:rsid w:val="00797219"/>
    <w:rsid w:val="00797446"/>
    <w:rsid w:val="00797A31"/>
    <w:rsid w:val="00797CEE"/>
    <w:rsid w:val="00797F84"/>
    <w:rsid w:val="007A00EE"/>
    <w:rsid w:val="007A0A3A"/>
    <w:rsid w:val="007A0ADA"/>
    <w:rsid w:val="007A0C41"/>
    <w:rsid w:val="007A0C60"/>
    <w:rsid w:val="007A0CDD"/>
    <w:rsid w:val="007A11CA"/>
    <w:rsid w:val="007A1358"/>
    <w:rsid w:val="007A150D"/>
    <w:rsid w:val="007A15D1"/>
    <w:rsid w:val="007A15FD"/>
    <w:rsid w:val="007A1626"/>
    <w:rsid w:val="007A1A72"/>
    <w:rsid w:val="007A1ABA"/>
    <w:rsid w:val="007A1E7C"/>
    <w:rsid w:val="007A1FBE"/>
    <w:rsid w:val="007A20A0"/>
    <w:rsid w:val="007A2499"/>
    <w:rsid w:val="007A26BF"/>
    <w:rsid w:val="007A2954"/>
    <w:rsid w:val="007A2F4A"/>
    <w:rsid w:val="007A30B8"/>
    <w:rsid w:val="007A30CB"/>
    <w:rsid w:val="007A30FC"/>
    <w:rsid w:val="007A31D4"/>
    <w:rsid w:val="007A3257"/>
    <w:rsid w:val="007A3612"/>
    <w:rsid w:val="007A3620"/>
    <w:rsid w:val="007A3622"/>
    <w:rsid w:val="007A3A1A"/>
    <w:rsid w:val="007A3B6E"/>
    <w:rsid w:val="007A3BFB"/>
    <w:rsid w:val="007A3C26"/>
    <w:rsid w:val="007A3F3A"/>
    <w:rsid w:val="007A4003"/>
    <w:rsid w:val="007A4162"/>
    <w:rsid w:val="007A4216"/>
    <w:rsid w:val="007A4A15"/>
    <w:rsid w:val="007A4BA8"/>
    <w:rsid w:val="007A4D49"/>
    <w:rsid w:val="007A4E69"/>
    <w:rsid w:val="007A513C"/>
    <w:rsid w:val="007A5568"/>
    <w:rsid w:val="007A56A0"/>
    <w:rsid w:val="007A571A"/>
    <w:rsid w:val="007A57B7"/>
    <w:rsid w:val="007A5A96"/>
    <w:rsid w:val="007A5B9F"/>
    <w:rsid w:val="007A5D0F"/>
    <w:rsid w:val="007A5D6A"/>
    <w:rsid w:val="007A654C"/>
    <w:rsid w:val="007A6678"/>
    <w:rsid w:val="007A6722"/>
    <w:rsid w:val="007A67B9"/>
    <w:rsid w:val="007A6B93"/>
    <w:rsid w:val="007A6D75"/>
    <w:rsid w:val="007A6F89"/>
    <w:rsid w:val="007A6FF1"/>
    <w:rsid w:val="007A7306"/>
    <w:rsid w:val="007A74DF"/>
    <w:rsid w:val="007A74E4"/>
    <w:rsid w:val="007A7802"/>
    <w:rsid w:val="007A7A33"/>
    <w:rsid w:val="007A7D8F"/>
    <w:rsid w:val="007A7D99"/>
    <w:rsid w:val="007A7DBD"/>
    <w:rsid w:val="007A7FBD"/>
    <w:rsid w:val="007B00B2"/>
    <w:rsid w:val="007B0458"/>
    <w:rsid w:val="007B080B"/>
    <w:rsid w:val="007B09D0"/>
    <w:rsid w:val="007B0D2E"/>
    <w:rsid w:val="007B0ECA"/>
    <w:rsid w:val="007B0F2B"/>
    <w:rsid w:val="007B10DC"/>
    <w:rsid w:val="007B14AC"/>
    <w:rsid w:val="007B183C"/>
    <w:rsid w:val="007B1993"/>
    <w:rsid w:val="007B19BC"/>
    <w:rsid w:val="007B1C60"/>
    <w:rsid w:val="007B1F0E"/>
    <w:rsid w:val="007B2091"/>
    <w:rsid w:val="007B20E6"/>
    <w:rsid w:val="007B23B0"/>
    <w:rsid w:val="007B2BD6"/>
    <w:rsid w:val="007B302E"/>
    <w:rsid w:val="007B31A4"/>
    <w:rsid w:val="007B320E"/>
    <w:rsid w:val="007B3308"/>
    <w:rsid w:val="007B3431"/>
    <w:rsid w:val="007B3464"/>
    <w:rsid w:val="007B3A58"/>
    <w:rsid w:val="007B3D13"/>
    <w:rsid w:val="007B3E48"/>
    <w:rsid w:val="007B3F05"/>
    <w:rsid w:val="007B3F38"/>
    <w:rsid w:val="007B412B"/>
    <w:rsid w:val="007B4402"/>
    <w:rsid w:val="007B45C6"/>
    <w:rsid w:val="007B45CC"/>
    <w:rsid w:val="007B4646"/>
    <w:rsid w:val="007B49FC"/>
    <w:rsid w:val="007B4E6C"/>
    <w:rsid w:val="007B5134"/>
    <w:rsid w:val="007B51AF"/>
    <w:rsid w:val="007B524D"/>
    <w:rsid w:val="007B52CF"/>
    <w:rsid w:val="007B558B"/>
    <w:rsid w:val="007B599B"/>
    <w:rsid w:val="007B5CBD"/>
    <w:rsid w:val="007B5EC4"/>
    <w:rsid w:val="007B62A2"/>
    <w:rsid w:val="007B63EF"/>
    <w:rsid w:val="007B6571"/>
    <w:rsid w:val="007B65BF"/>
    <w:rsid w:val="007B670F"/>
    <w:rsid w:val="007B69C1"/>
    <w:rsid w:val="007B6B00"/>
    <w:rsid w:val="007B6C2A"/>
    <w:rsid w:val="007B6CDE"/>
    <w:rsid w:val="007B6D6C"/>
    <w:rsid w:val="007B6D84"/>
    <w:rsid w:val="007B7063"/>
    <w:rsid w:val="007B7443"/>
    <w:rsid w:val="007B78FF"/>
    <w:rsid w:val="007B79A3"/>
    <w:rsid w:val="007B7A8D"/>
    <w:rsid w:val="007B7F36"/>
    <w:rsid w:val="007C0161"/>
    <w:rsid w:val="007C03F7"/>
    <w:rsid w:val="007C045A"/>
    <w:rsid w:val="007C0BD6"/>
    <w:rsid w:val="007C0C59"/>
    <w:rsid w:val="007C1304"/>
    <w:rsid w:val="007C14FC"/>
    <w:rsid w:val="007C1B54"/>
    <w:rsid w:val="007C1C4F"/>
    <w:rsid w:val="007C1C78"/>
    <w:rsid w:val="007C1E98"/>
    <w:rsid w:val="007C24D6"/>
    <w:rsid w:val="007C24F9"/>
    <w:rsid w:val="007C2646"/>
    <w:rsid w:val="007C26F9"/>
    <w:rsid w:val="007C2B32"/>
    <w:rsid w:val="007C2BC9"/>
    <w:rsid w:val="007C2C5D"/>
    <w:rsid w:val="007C2ECD"/>
    <w:rsid w:val="007C303E"/>
    <w:rsid w:val="007C309B"/>
    <w:rsid w:val="007C31B6"/>
    <w:rsid w:val="007C3252"/>
    <w:rsid w:val="007C3501"/>
    <w:rsid w:val="007C3DBA"/>
    <w:rsid w:val="007C43DE"/>
    <w:rsid w:val="007C44A6"/>
    <w:rsid w:val="007C44E4"/>
    <w:rsid w:val="007C45AD"/>
    <w:rsid w:val="007C46DC"/>
    <w:rsid w:val="007C4C10"/>
    <w:rsid w:val="007C52B8"/>
    <w:rsid w:val="007C566B"/>
    <w:rsid w:val="007C58B3"/>
    <w:rsid w:val="007C5C52"/>
    <w:rsid w:val="007C5E1E"/>
    <w:rsid w:val="007C60D5"/>
    <w:rsid w:val="007C60F9"/>
    <w:rsid w:val="007C6154"/>
    <w:rsid w:val="007C63A3"/>
    <w:rsid w:val="007C66B9"/>
    <w:rsid w:val="007C67A7"/>
    <w:rsid w:val="007C6903"/>
    <w:rsid w:val="007C6C9B"/>
    <w:rsid w:val="007C6E49"/>
    <w:rsid w:val="007C6E71"/>
    <w:rsid w:val="007C6F80"/>
    <w:rsid w:val="007C7053"/>
    <w:rsid w:val="007C75A2"/>
    <w:rsid w:val="007C75AA"/>
    <w:rsid w:val="007C777B"/>
    <w:rsid w:val="007C77F2"/>
    <w:rsid w:val="007C7BAC"/>
    <w:rsid w:val="007D0065"/>
    <w:rsid w:val="007D0098"/>
    <w:rsid w:val="007D0799"/>
    <w:rsid w:val="007D08F4"/>
    <w:rsid w:val="007D08F7"/>
    <w:rsid w:val="007D101F"/>
    <w:rsid w:val="007D1048"/>
    <w:rsid w:val="007D10FC"/>
    <w:rsid w:val="007D123C"/>
    <w:rsid w:val="007D124A"/>
    <w:rsid w:val="007D12DD"/>
    <w:rsid w:val="007D1353"/>
    <w:rsid w:val="007D13B4"/>
    <w:rsid w:val="007D18EC"/>
    <w:rsid w:val="007D19AC"/>
    <w:rsid w:val="007D1AFD"/>
    <w:rsid w:val="007D1E69"/>
    <w:rsid w:val="007D1E7A"/>
    <w:rsid w:val="007D28E4"/>
    <w:rsid w:val="007D2B4A"/>
    <w:rsid w:val="007D2C98"/>
    <w:rsid w:val="007D2E2F"/>
    <w:rsid w:val="007D2F08"/>
    <w:rsid w:val="007D3001"/>
    <w:rsid w:val="007D3477"/>
    <w:rsid w:val="007D36DE"/>
    <w:rsid w:val="007D39A7"/>
    <w:rsid w:val="007D3C73"/>
    <w:rsid w:val="007D3F12"/>
    <w:rsid w:val="007D40C8"/>
    <w:rsid w:val="007D49DA"/>
    <w:rsid w:val="007D4A70"/>
    <w:rsid w:val="007D50C2"/>
    <w:rsid w:val="007D51E9"/>
    <w:rsid w:val="007D533F"/>
    <w:rsid w:val="007D5806"/>
    <w:rsid w:val="007D599A"/>
    <w:rsid w:val="007D5C7B"/>
    <w:rsid w:val="007D62A6"/>
    <w:rsid w:val="007D639B"/>
    <w:rsid w:val="007D63EE"/>
    <w:rsid w:val="007D64F9"/>
    <w:rsid w:val="007D6A48"/>
    <w:rsid w:val="007D6B19"/>
    <w:rsid w:val="007D6C12"/>
    <w:rsid w:val="007D6E22"/>
    <w:rsid w:val="007D6E9E"/>
    <w:rsid w:val="007D6FAC"/>
    <w:rsid w:val="007D7218"/>
    <w:rsid w:val="007D768F"/>
    <w:rsid w:val="007D79E1"/>
    <w:rsid w:val="007D7B29"/>
    <w:rsid w:val="007D7D05"/>
    <w:rsid w:val="007D7D94"/>
    <w:rsid w:val="007E0288"/>
    <w:rsid w:val="007E02FC"/>
    <w:rsid w:val="007E0537"/>
    <w:rsid w:val="007E07C9"/>
    <w:rsid w:val="007E0A13"/>
    <w:rsid w:val="007E0D02"/>
    <w:rsid w:val="007E0E20"/>
    <w:rsid w:val="007E0E54"/>
    <w:rsid w:val="007E0F12"/>
    <w:rsid w:val="007E11DC"/>
    <w:rsid w:val="007E144B"/>
    <w:rsid w:val="007E167A"/>
    <w:rsid w:val="007E16C6"/>
    <w:rsid w:val="007E174D"/>
    <w:rsid w:val="007E18C2"/>
    <w:rsid w:val="007E1ABC"/>
    <w:rsid w:val="007E1BE1"/>
    <w:rsid w:val="007E257D"/>
    <w:rsid w:val="007E26E9"/>
    <w:rsid w:val="007E27B6"/>
    <w:rsid w:val="007E2C09"/>
    <w:rsid w:val="007E2C43"/>
    <w:rsid w:val="007E2C88"/>
    <w:rsid w:val="007E2DAB"/>
    <w:rsid w:val="007E3171"/>
    <w:rsid w:val="007E323B"/>
    <w:rsid w:val="007E3469"/>
    <w:rsid w:val="007E3B3B"/>
    <w:rsid w:val="007E3B7B"/>
    <w:rsid w:val="007E3EDC"/>
    <w:rsid w:val="007E3FFF"/>
    <w:rsid w:val="007E41E8"/>
    <w:rsid w:val="007E4660"/>
    <w:rsid w:val="007E4754"/>
    <w:rsid w:val="007E499E"/>
    <w:rsid w:val="007E4AE9"/>
    <w:rsid w:val="007E4BCE"/>
    <w:rsid w:val="007E4D07"/>
    <w:rsid w:val="007E510E"/>
    <w:rsid w:val="007E5372"/>
    <w:rsid w:val="007E5592"/>
    <w:rsid w:val="007E56BE"/>
    <w:rsid w:val="007E5A8A"/>
    <w:rsid w:val="007E5D0E"/>
    <w:rsid w:val="007E5DC2"/>
    <w:rsid w:val="007E5EE6"/>
    <w:rsid w:val="007E61E8"/>
    <w:rsid w:val="007E6518"/>
    <w:rsid w:val="007E6635"/>
    <w:rsid w:val="007E6D1B"/>
    <w:rsid w:val="007E7562"/>
    <w:rsid w:val="007E758C"/>
    <w:rsid w:val="007E795C"/>
    <w:rsid w:val="007E7BFA"/>
    <w:rsid w:val="007E7D8D"/>
    <w:rsid w:val="007E7DA2"/>
    <w:rsid w:val="007F011B"/>
    <w:rsid w:val="007F0284"/>
    <w:rsid w:val="007F0448"/>
    <w:rsid w:val="007F0501"/>
    <w:rsid w:val="007F0673"/>
    <w:rsid w:val="007F074A"/>
    <w:rsid w:val="007F0768"/>
    <w:rsid w:val="007F07A4"/>
    <w:rsid w:val="007F095E"/>
    <w:rsid w:val="007F0B39"/>
    <w:rsid w:val="007F0D6A"/>
    <w:rsid w:val="007F151D"/>
    <w:rsid w:val="007F16B0"/>
    <w:rsid w:val="007F1B11"/>
    <w:rsid w:val="007F1F6E"/>
    <w:rsid w:val="007F225D"/>
    <w:rsid w:val="007F23F5"/>
    <w:rsid w:val="007F2476"/>
    <w:rsid w:val="007F265A"/>
    <w:rsid w:val="007F29DE"/>
    <w:rsid w:val="007F2D15"/>
    <w:rsid w:val="007F2EB2"/>
    <w:rsid w:val="007F313C"/>
    <w:rsid w:val="007F32E3"/>
    <w:rsid w:val="007F34FF"/>
    <w:rsid w:val="007F3A73"/>
    <w:rsid w:val="007F3B52"/>
    <w:rsid w:val="007F421B"/>
    <w:rsid w:val="007F4420"/>
    <w:rsid w:val="007F4855"/>
    <w:rsid w:val="007F4951"/>
    <w:rsid w:val="007F49E3"/>
    <w:rsid w:val="007F528B"/>
    <w:rsid w:val="007F587D"/>
    <w:rsid w:val="007F5AF9"/>
    <w:rsid w:val="007F5BC0"/>
    <w:rsid w:val="007F6061"/>
    <w:rsid w:val="007F62DB"/>
    <w:rsid w:val="007F67EF"/>
    <w:rsid w:val="007F6BDC"/>
    <w:rsid w:val="007F6E2B"/>
    <w:rsid w:val="007F6EB8"/>
    <w:rsid w:val="007F7112"/>
    <w:rsid w:val="007F71D0"/>
    <w:rsid w:val="007F725E"/>
    <w:rsid w:val="007F7299"/>
    <w:rsid w:val="007F7366"/>
    <w:rsid w:val="007F766B"/>
    <w:rsid w:val="007F76A4"/>
    <w:rsid w:val="007F791B"/>
    <w:rsid w:val="007F7DD0"/>
    <w:rsid w:val="00800481"/>
    <w:rsid w:val="0080091C"/>
    <w:rsid w:val="00800FC8"/>
    <w:rsid w:val="00800FD9"/>
    <w:rsid w:val="00801156"/>
    <w:rsid w:val="0080127C"/>
    <w:rsid w:val="008013FF"/>
    <w:rsid w:val="0080192A"/>
    <w:rsid w:val="00801CEA"/>
    <w:rsid w:val="00801CFB"/>
    <w:rsid w:val="0080215B"/>
    <w:rsid w:val="00802341"/>
    <w:rsid w:val="008027ED"/>
    <w:rsid w:val="00802BE1"/>
    <w:rsid w:val="00802DD5"/>
    <w:rsid w:val="00803032"/>
    <w:rsid w:val="008031C3"/>
    <w:rsid w:val="008035A0"/>
    <w:rsid w:val="00803A67"/>
    <w:rsid w:val="00803ADB"/>
    <w:rsid w:val="00803B68"/>
    <w:rsid w:val="00803D93"/>
    <w:rsid w:val="00803DC1"/>
    <w:rsid w:val="00803F2C"/>
    <w:rsid w:val="008042AA"/>
    <w:rsid w:val="00804334"/>
    <w:rsid w:val="008044D0"/>
    <w:rsid w:val="00804541"/>
    <w:rsid w:val="008045F9"/>
    <w:rsid w:val="0080494F"/>
    <w:rsid w:val="00804D08"/>
    <w:rsid w:val="00804D52"/>
    <w:rsid w:val="00804D88"/>
    <w:rsid w:val="0080538E"/>
    <w:rsid w:val="0080540F"/>
    <w:rsid w:val="00805619"/>
    <w:rsid w:val="00805956"/>
    <w:rsid w:val="00805B46"/>
    <w:rsid w:val="00805DA9"/>
    <w:rsid w:val="00805F97"/>
    <w:rsid w:val="00805FA8"/>
    <w:rsid w:val="00806014"/>
    <w:rsid w:val="00806176"/>
    <w:rsid w:val="00806229"/>
    <w:rsid w:val="008066C5"/>
    <w:rsid w:val="008066D9"/>
    <w:rsid w:val="008067F3"/>
    <w:rsid w:val="00806A1B"/>
    <w:rsid w:val="00806F22"/>
    <w:rsid w:val="00807108"/>
    <w:rsid w:val="008073C6"/>
    <w:rsid w:val="00807435"/>
    <w:rsid w:val="008075B5"/>
    <w:rsid w:val="008077B9"/>
    <w:rsid w:val="008079C7"/>
    <w:rsid w:val="00807CC2"/>
    <w:rsid w:val="0081009C"/>
    <w:rsid w:val="0081018A"/>
    <w:rsid w:val="00810285"/>
    <w:rsid w:val="00810298"/>
    <w:rsid w:val="0081060E"/>
    <w:rsid w:val="00810744"/>
    <w:rsid w:val="00810778"/>
    <w:rsid w:val="0081082A"/>
    <w:rsid w:val="008109AD"/>
    <w:rsid w:val="008113D0"/>
    <w:rsid w:val="00811406"/>
    <w:rsid w:val="008115A8"/>
    <w:rsid w:val="0081178D"/>
    <w:rsid w:val="00811BCF"/>
    <w:rsid w:val="00811BF4"/>
    <w:rsid w:val="0081212C"/>
    <w:rsid w:val="008124C1"/>
    <w:rsid w:val="0081255E"/>
    <w:rsid w:val="008125F7"/>
    <w:rsid w:val="00812A4C"/>
    <w:rsid w:val="00812D12"/>
    <w:rsid w:val="0081352C"/>
    <w:rsid w:val="0081390E"/>
    <w:rsid w:val="0081391A"/>
    <w:rsid w:val="00813E08"/>
    <w:rsid w:val="00813EF6"/>
    <w:rsid w:val="00814510"/>
    <w:rsid w:val="00814687"/>
    <w:rsid w:val="008146C3"/>
    <w:rsid w:val="00814940"/>
    <w:rsid w:val="00814959"/>
    <w:rsid w:val="00814995"/>
    <w:rsid w:val="00814A6C"/>
    <w:rsid w:val="00814B6B"/>
    <w:rsid w:val="00814CAA"/>
    <w:rsid w:val="00814CE5"/>
    <w:rsid w:val="00814E67"/>
    <w:rsid w:val="008150FE"/>
    <w:rsid w:val="0081523F"/>
    <w:rsid w:val="008153E8"/>
    <w:rsid w:val="00815564"/>
    <w:rsid w:val="00815694"/>
    <w:rsid w:val="00815829"/>
    <w:rsid w:val="00815846"/>
    <w:rsid w:val="00815B1E"/>
    <w:rsid w:val="00815CCD"/>
    <w:rsid w:val="00815FF7"/>
    <w:rsid w:val="008162CB"/>
    <w:rsid w:val="0081635C"/>
    <w:rsid w:val="008166DD"/>
    <w:rsid w:val="0081734F"/>
    <w:rsid w:val="00817421"/>
    <w:rsid w:val="00817712"/>
    <w:rsid w:val="008177FF"/>
    <w:rsid w:val="00817AB1"/>
    <w:rsid w:val="00817B69"/>
    <w:rsid w:val="00817BC9"/>
    <w:rsid w:val="00817E01"/>
    <w:rsid w:val="00817FBC"/>
    <w:rsid w:val="008206B0"/>
    <w:rsid w:val="00820837"/>
    <w:rsid w:val="008208DF"/>
    <w:rsid w:val="00820CA9"/>
    <w:rsid w:val="00821175"/>
    <w:rsid w:val="00821274"/>
    <w:rsid w:val="008212B0"/>
    <w:rsid w:val="008215CD"/>
    <w:rsid w:val="008220C6"/>
    <w:rsid w:val="008220D8"/>
    <w:rsid w:val="00822290"/>
    <w:rsid w:val="00822549"/>
    <w:rsid w:val="008229A9"/>
    <w:rsid w:val="00822AD3"/>
    <w:rsid w:val="00822EED"/>
    <w:rsid w:val="008230B2"/>
    <w:rsid w:val="00823127"/>
    <w:rsid w:val="0082326B"/>
    <w:rsid w:val="00823823"/>
    <w:rsid w:val="00823A35"/>
    <w:rsid w:val="00823ADF"/>
    <w:rsid w:val="00823C60"/>
    <w:rsid w:val="00823FE7"/>
    <w:rsid w:val="00824077"/>
    <w:rsid w:val="00824154"/>
    <w:rsid w:val="008246D0"/>
    <w:rsid w:val="0082480C"/>
    <w:rsid w:val="00824A88"/>
    <w:rsid w:val="00824DCD"/>
    <w:rsid w:val="00824DD3"/>
    <w:rsid w:val="00825300"/>
    <w:rsid w:val="008253CA"/>
    <w:rsid w:val="00825524"/>
    <w:rsid w:val="00825577"/>
    <w:rsid w:val="00825E4C"/>
    <w:rsid w:val="00825E4E"/>
    <w:rsid w:val="00825FA4"/>
    <w:rsid w:val="00826303"/>
    <w:rsid w:val="0082642B"/>
    <w:rsid w:val="0082662F"/>
    <w:rsid w:val="00826797"/>
    <w:rsid w:val="008268AD"/>
    <w:rsid w:val="008268C6"/>
    <w:rsid w:val="008269FB"/>
    <w:rsid w:val="00826BBF"/>
    <w:rsid w:val="00826D02"/>
    <w:rsid w:val="00826D30"/>
    <w:rsid w:val="008273ED"/>
    <w:rsid w:val="00827614"/>
    <w:rsid w:val="008277C0"/>
    <w:rsid w:val="008277C2"/>
    <w:rsid w:val="0082795A"/>
    <w:rsid w:val="0082798B"/>
    <w:rsid w:val="008279D6"/>
    <w:rsid w:val="00827AB5"/>
    <w:rsid w:val="00827C93"/>
    <w:rsid w:val="00827EBF"/>
    <w:rsid w:val="00830010"/>
    <w:rsid w:val="00830306"/>
    <w:rsid w:val="0083079D"/>
    <w:rsid w:val="00830816"/>
    <w:rsid w:val="008308BF"/>
    <w:rsid w:val="00830953"/>
    <w:rsid w:val="00830A29"/>
    <w:rsid w:val="00830CAF"/>
    <w:rsid w:val="00830E44"/>
    <w:rsid w:val="00830EE2"/>
    <w:rsid w:val="0083130D"/>
    <w:rsid w:val="00831558"/>
    <w:rsid w:val="0083164B"/>
    <w:rsid w:val="008317B0"/>
    <w:rsid w:val="00831C71"/>
    <w:rsid w:val="00831D55"/>
    <w:rsid w:val="008323E9"/>
    <w:rsid w:val="008324C4"/>
    <w:rsid w:val="008324E7"/>
    <w:rsid w:val="00832683"/>
    <w:rsid w:val="00832976"/>
    <w:rsid w:val="00832B7A"/>
    <w:rsid w:val="00832BF5"/>
    <w:rsid w:val="00832DB1"/>
    <w:rsid w:val="00832E52"/>
    <w:rsid w:val="00832F6F"/>
    <w:rsid w:val="00832FF7"/>
    <w:rsid w:val="008333A6"/>
    <w:rsid w:val="0083353E"/>
    <w:rsid w:val="00833736"/>
    <w:rsid w:val="00833951"/>
    <w:rsid w:val="00833BBB"/>
    <w:rsid w:val="00833C2A"/>
    <w:rsid w:val="00833D84"/>
    <w:rsid w:val="00833FA0"/>
    <w:rsid w:val="008341FD"/>
    <w:rsid w:val="0083437A"/>
    <w:rsid w:val="008343AA"/>
    <w:rsid w:val="00834564"/>
    <w:rsid w:val="008345A7"/>
    <w:rsid w:val="008348C3"/>
    <w:rsid w:val="00835379"/>
    <w:rsid w:val="008353ED"/>
    <w:rsid w:val="008354C6"/>
    <w:rsid w:val="008355D3"/>
    <w:rsid w:val="0083562D"/>
    <w:rsid w:val="00835C83"/>
    <w:rsid w:val="00835F94"/>
    <w:rsid w:val="0083601E"/>
    <w:rsid w:val="00836167"/>
    <w:rsid w:val="008361B3"/>
    <w:rsid w:val="008364EE"/>
    <w:rsid w:val="008367B2"/>
    <w:rsid w:val="00836EA7"/>
    <w:rsid w:val="00836F0E"/>
    <w:rsid w:val="008370DF"/>
    <w:rsid w:val="00837512"/>
    <w:rsid w:val="008375D2"/>
    <w:rsid w:val="00837B10"/>
    <w:rsid w:val="00837BF6"/>
    <w:rsid w:val="00837E33"/>
    <w:rsid w:val="0084013C"/>
    <w:rsid w:val="00840254"/>
    <w:rsid w:val="008409C3"/>
    <w:rsid w:val="00840B89"/>
    <w:rsid w:val="00840FC0"/>
    <w:rsid w:val="00841297"/>
    <w:rsid w:val="00841A1A"/>
    <w:rsid w:val="00841B98"/>
    <w:rsid w:val="00841C68"/>
    <w:rsid w:val="00841E10"/>
    <w:rsid w:val="00841FFF"/>
    <w:rsid w:val="00842170"/>
    <w:rsid w:val="008421FF"/>
    <w:rsid w:val="008424A9"/>
    <w:rsid w:val="00842C1C"/>
    <w:rsid w:val="0084336E"/>
    <w:rsid w:val="0084345B"/>
    <w:rsid w:val="00843694"/>
    <w:rsid w:val="0084388E"/>
    <w:rsid w:val="008438EC"/>
    <w:rsid w:val="008439D6"/>
    <w:rsid w:val="00843FAD"/>
    <w:rsid w:val="00844A70"/>
    <w:rsid w:val="00844C7D"/>
    <w:rsid w:val="00844EDB"/>
    <w:rsid w:val="0084502F"/>
    <w:rsid w:val="0084505E"/>
    <w:rsid w:val="008452E6"/>
    <w:rsid w:val="00845475"/>
    <w:rsid w:val="00845EC0"/>
    <w:rsid w:val="0084602D"/>
    <w:rsid w:val="008465DA"/>
    <w:rsid w:val="00846628"/>
    <w:rsid w:val="00846671"/>
    <w:rsid w:val="0084684F"/>
    <w:rsid w:val="00846866"/>
    <w:rsid w:val="00846970"/>
    <w:rsid w:val="00847185"/>
    <w:rsid w:val="008472B5"/>
    <w:rsid w:val="008473C8"/>
    <w:rsid w:val="00847451"/>
    <w:rsid w:val="00847467"/>
    <w:rsid w:val="008474FE"/>
    <w:rsid w:val="00847922"/>
    <w:rsid w:val="00847AFF"/>
    <w:rsid w:val="00847E44"/>
    <w:rsid w:val="00847F0B"/>
    <w:rsid w:val="00847FAF"/>
    <w:rsid w:val="0085008C"/>
    <w:rsid w:val="008500C0"/>
    <w:rsid w:val="0085031D"/>
    <w:rsid w:val="0085035D"/>
    <w:rsid w:val="00850DFF"/>
    <w:rsid w:val="00851197"/>
    <w:rsid w:val="0085185C"/>
    <w:rsid w:val="00851862"/>
    <w:rsid w:val="00851AF8"/>
    <w:rsid w:val="00851FC6"/>
    <w:rsid w:val="0085208C"/>
    <w:rsid w:val="008520FF"/>
    <w:rsid w:val="00852488"/>
    <w:rsid w:val="00852603"/>
    <w:rsid w:val="008527D2"/>
    <w:rsid w:val="008527E7"/>
    <w:rsid w:val="008529FE"/>
    <w:rsid w:val="00852A4D"/>
    <w:rsid w:val="00852B9F"/>
    <w:rsid w:val="00852BC3"/>
    <w:rsid w:val="00852BDD"/>
    <w:rsid w:val="00853056"/>
    <w:rsid w:val="008533BF"/>
    <w:rsid w:val="008536FA"/>
    <w:rsid w:val="00853760"/>
    <w:rsid w:val="00853B4A"/>
    <w:rsid w:val="00854AB4"/>
    <w:rsid w:val="00854B74"/>
    <w:rsid w:val="00854EBC"/>
    <w:rsid w:val="00855542"/>
    <w:rsid w:val="0085594C"/>
    <w:rsid w:val="00855957"/>
    <w:rsid w:val="00855CCC"/>
    <w:rsid w:val="00855D74"/>
    <w:rsid w:val="00855E94"/>
    <w:rsid w:val="00855FA7"/>
    <w:rsid w:val="00856050"/>
    <w:rsid w:val="00856060"/>
    <w:rsid w:val="00856135"/>
    <w:rsid w:val="00856213"/>
    <w:rsid w:val="008565A5"/>
    <w:rsid w:val="0085667B"/>
    <w:rsid w:val="008569FA"/>
    <w:rsid w:val="00856AE9"/>
    <w:rsid w:val="00856D48"/>
    <w:rsid w:val="00856D4C"/>
    <w:rsid w:val="00856D69"/>
    <w:rsid w:val="00856E81"/>
    <w:rsid w:val="00856F6B"/>
    <w:rsid w:val="00856F6E"/>
    <w:rsid w:val="008570CA"/>
    <w:rsid w:val="00857321"/>
    <w:rsid w:val="00857339"/>
    <w:rsid w:val="0085740C"/>
    <w:rsid w:val="0085755B"/>
    <w:rsid w:val="0085767B"/>
    <w:rsid w:val="00857B36"/>
    <w:rsid w:val="00857DAB"/>
    <w:rsid w:val="00857DF4"/>
    <w:rsid w:val="008601CA"/>
    <w:rsid w:val="00860360"/>
    <w:rsid w:val="00860426"/>
    <w:rsid w:val="0086067E"/>
    <w:rsid w:val="008607A9"/>
    <w:rsid w:val="00860924"/>
    <w:rsid w:val="00860C9F"/>
    <w:rsid w:val="008612A8"/>
    <w:rsid w:val="0086132D"/>
    <w:rsid w:val="00861701"/>
    <w:rsid w:val="0086183B"/>
    <w:rsid w:val="00861A96"/>
    <w:rsid w:val="00861CCB"/>
    <w:rsid w:val="00861DFB"/>
    <w:rsid w:val="00861EA1"/>
    <w:rsid w:val="00861EBA"/>
    <w:rsid w:val="00861F6A"/>
    <w:rsid w:val="00862249"/>
    <w:rsid w:val="0086254F"/>
    <w:rsid w:val="00862B35"/>
    <w:rsid w:val="00862B40"/>
    <w:rsid w:val="008633C4"/>
    <w:rsid w:val="008635D7"/>
    <w:rsid w:val="008638D6"/>
    <w:rsid w:val="00864042"/>
    <w:rsid w:val="008640AD"/>
    <w:rsid w:val="008640C7"/>
    <w:rsid w:val="00864755"/>
    <w:rsid w:val="00864AFB"/>
    <w:rsid w:val="00864D9C"/>
    <w:rsid w:val="00864F07"/>
    <w:rsid w:val="00865060"/>
    <w:rsid w:val="00865551"/>
    <w:rsid w:val="00865581"/>
    <w:rsid w:val="00865653"/>
    <w:rsid w:val="00865786"/>
    <w:rsid w:val="00865985"/>
    <w:rsid w:val="00865B7D"/>
    <w:rsid w:val="00865CC4"/>
    <w:rsid w:val="00865E57"/>
    <w:rsid w:val="008667C8"/>
    <w:rsid w:val="008668A4"/>
    <w:rsid w:val="008669AA"/>
    <w:rsid w:val="00866E72"/>
    <w:rsid w:val="00866E8F"/>
    <w:rsid w:val="00866F23"/>
    <w:rsid w:val="00867B78"/>
    <w:rsid w:val="00867DF1"/>
    <w:rsid w:val="00870196"/>
    <w:rsid w:val="0087025B"/>
    <w:rsid w:val="00870685"/>
    <w:rsid w:val="00870FEE"/>
    <w:rsid w:val="008713C4"/>
    <w:rsid w:val="00871676"/>
    <w:rsid w:val="008718BB"/>
    <w:rsid w:val="00871CD1"/>
    <w:rsid w:val="00871D34"/>
    <w:rsid w:val="00871D7D"/>
    <w:rsid w:val="00871E34"/>
    <w:rsid w:val="00871F54"/>
    <w:rsid w:val="00871F9A"/>
    <w:rsid w:val="008720B9"/>
    <w:rsid w:val="008725EF"/>
    <w:rsid w:val="0087267D"/>
    <w:rsid w:val="008727E0"/>
    <w:rsid w:val="00872936"/>
    <w:rsid w:val="00872A52"/>
    <w:rsid w:val="00872A79"/>
    <w:rsid w:val="00872F13"/>
    <w:rsid w:val="008732E5"/>
    <w:rsid w:val="00873653"/>
    <w:rsid w:val="008737E4"/>
    <w:rsid w:val="00873B2C"/>
    <w:rsid w:val="00873EB8"/>
    <w:rsid w:val="00874057"/>
    <w:rsid w:val="00874146"/>
    <w:rsid w:val="0087442E"/>
    <w:rsid w:val="00874535"/>
    <w:rsid w:val="00874539"/>
    <w:rsid w:val="0087458D"/>
    <w:rsid w:val="00874628"/>
    <w:rsid w:val="0087472E"/>
    <w:rsid w:val="00874789"/>
    <w:rsid w:val="00874928"/>
    <w:rsid w:val="00874995"/>
    <w:rsid w:val="00874E12"/>
    <w:rsid w:val="00875049"/>
    <w:rsid w:val="008750DB"/>
    <w:rsid w:val="0087551C"/>
    <w:rsid w:val="008755AA"/>
    <w:rsid w:val="008757D4"/>
    <w:rsid w:val="008757EF"/>
    <w:rsid w:val="00875CC6"/>
    <w:rsid w:val="00875DA9"/>
    <w:rsid w:val="00876081"/>
    <w:rsid w:val="008764BC"/>
    <w:rsid w:val="008769EB"/>
    <w:rsid w:val="00876B17"/>
    <w:rsid w:val="00876BAB"/>
    <w:rsid w:val="00876FA8"/>
    <w:rsid w:val="008770BF"/>
    <w:rsid w:val="008772DC"/>
    <w:rsid w:val="0087747B"/>
    <w:rsid w:val="0087753B"/>
    <w:rsid w:val="0087768A"/>
    <w:rsid w:val="00877A3A"/>
    <w:rsid w:val="00877C12"/>
    <w:rsid w:val="00877EE7"/>
    <w:rsid w:val="00877FA9"/>
    <w:rsid w:val="00880488"/>
    <w:rsid w:val="008805FB"/>
    <w:rsid w:val="0088088D"/>
    <w:rsid w:val="00880B18"/>
    <w:rsid w:val="00880C34"/>
    <w:rsid w:val="00880DB4"/>
    <w:rsid w:val="008814D4"/>
    <w:rsid w:val="008815C0"/>
    <w:rsid w:val="00881F56"/>
    <w:rsid w:val="008829D9"/>
    <w:rsid w:val="00882C6D"/>
    <w:rsid w:val="00883010"/>
    <w:rsid w:val="008835DF"/>
    <w:rsid w:val="008836E7"/>
    <w:rsid w:val="00883925"/>
    <w:rsid w:val="00883BF3"/>
    <w:rsid w:val="00883DE2"/>
    <w:rsid w:val="00883F32"/>
    <w:rsid w:val="008842BC"/>
    <w:rsid w:val="00884360"/>
    <w:rsid w:val="00884742"/>
    <w:rsid w:val="008847F2"/>
    <w:rsid w:val="00884AD6"/>
    <w:rsid w:val="00884D15"/>
    <w:rsid w:val="00884DAD"/>
    <w:rsid w:val="008850E3"/>
    <w:rsid w:val="0088526C"/>
    <w:rsid w:val="00885350"/>
    <w:rsid w:val="008853A6"/>
    <w:rsid w:val="008854FE"/>
    <w:rsid w:val="008856DC"/>
    <w:rsid w:val="0088587F"/>
    <w:rsid w:val="00885C1A"/>
    <w:rsid w:val="00885E1A"/>
    <w:rsid w:val="008860BF"/>
    <w:rsid w:val="00886132"/>
    <w:rsid w:val="008865D8"/>
    <w:rsid w:val="0088676D"/>
    <w:rsid w:val="00886872"/>
    <w:rsid w:val="00886A2A"/>
    <w:rsid w:val="00886AFE"/>
    <w:rsid w:val="00886B76"/>
    <w:rsid w:val="00886C66"/>
    <w:rsid w:val="00886C9C"/>
    <w:rsid w:val="00887684"/>
    <w:rsid w:val="008878F2"/>
    <w:rsid w:val="008879F4"/>
    <w:rsid w:val="00887C60"/>
    <w:rsid w:val="00887F91"/>
    <w:rsid w:val="0089006F"/>
    <w:rsid w:val="00890261"/>
    <w:rsid w:val="00890380"/>
    <w:rsid w:val="00890555"/>
    <w:rsid w:val="00890D33"/>
    <w:rsid w:val="00890F30"/>
    <w:rsid w:val="0089106B"/>
    <w:rsid w:val="0089146D"/>
    <w:rsid w:val="0089191C"/>
    <w:rsid w:val="00891993"/>
    <w:rsid w:val="00891A05"/>
    <w:rsid w:val="00891B86"/>
    <w:rsid w:val="00891C94"/>
    <w:rsid w:val="00891E80"/>
    <w:rsid w:val="00891FE9"/>
    <w:rsid w:val="008921D0"/>
    <w:rsid w:val="008921D6"/>
    <w:rsid w:val="00892261"/>
    <w:rsid w:val="00892524"/>
    <w:rsid w:val="0089277B"/>
    <w:rsid w:val="008928A2"/>
    <w:rsid w:val="00892E2E"/>
    <w:rsid w:val="00892E82"/>
    <w:rsid w:val="00893278"/>
    <w:rsid w:val="008935C9"/>
    <w:rsid w:val="0089372A"/>
    <w:rsid w:val="00893770"/>
    <w:rsid w:val="008939E2"/>
    <w:rsid w:val="00893BD1"/>
    <w:rsid w:val="00893CE2"/>
    <w:rsid w:val="008942FD"/>
    <w:rsid w:val="0089454E"/>
    <w:rsid w:val="00894667"/>
    <w:rsid w:val="008946E9"/>
    <w:rsid w:val="008947CF"/>
    <w:rsid w:val="008948E5"/>
    <w:rsid w:val="00894955"/>
    <w:rsid w:val="008949CB"/>
    <w:rsid w:val="00894E32"/>
    <w:rsid w:val="008951A3"/>
    <w:rsid w:val="00895571"/>
    <w:rsid w:val="00895672"/>
    <w:rsid w:val="00895EB3"/>
    <w:rsid w:val="0089625B"/>
    <w:rsid w:val="00896415"/>
    <w:rsid w:val="00897509"/>
    <w:rsid w:val="00897669"/>
    <w:rsid w:val="008976FD"/>
    <w:rsid w:val="0089771F"/>
    <w:rsid w:val="008979E0"/>
    <w:rsid w:val="00897B31"/>
    <w:rsid w:val="00897E11"/>
    <w:rsid w:val="00897E46"/>
    <w:rsid w:val="008A03CD"/>
    <w:rsid w:val="008A07BC"/>
    <w:rsid w:val="008A0BDC"/>
    <w:rsid w:val="008A0E15"/>
    <w:rsid w:val="008A19A3"/>
    <w:rsid w:val="008A1B7D"/>
    <w:rsid w:val="008A1C67"/>
    <w:rsid w:val="008A1D4B"/>
    <w:rsid w:val="008A1DA3"/>
    <w:rsid w:val="008A214A"/>
    <w:rsid w:val="008A2154"/>
    <w:rsid w:val="008A21C0"/>
    <w:rsid w:val="008A2795"/>
    <w:rsid w:val="008A27EA"/>
    <w:rsid w:val="008A27FD"/>
    <w:rsid w:val="008A2858"/>
    <w:rsid w:val="008A291E"/>
    <w:rsid w:val="008A2ADD"/>
    <w:rsid w:val="008A2D44"/>
    <w:rsid w:val="008A2D89"/>
    <w:rsid w:val="008A2F1A"/>
    <w:rsid w:val="008A3E5B"/>
    <w:rsid w:val="008A3FE4"/>
    <w:rsid w:val="008A4246"/>
    <w:rsid w:val="008A495F"/>
    <w:rsid w:val="008A49A8"/>
    <w:rsid w:val="008A4BD0"/>
    <w:rsid w:val="008A4D41"/>
    <w:rsid w:val="008A4DE2"/>
    <w:rsid w:val="008A54F6"/>
    <w:rsid w:val="008A5612"/>
    <w:rsid w:val="008A57B7"/>
    <w:rsid w:val="008A5879"/>
    <w:rsid w:val="008A59E5"/>
    <w:rsid w:val="008A5AF3"/>
    <w:rsid w:val="008A5B63"/>
    <w:rsid w:val="008A5B85"/>
    <w:rsid w:val="008A5D27"/>
    <w:rsid w:val="008A5D86"/>
    <w:rsid w:val="008A5E1D"/>
    <w:rsid w:val="008A5F71"/>
    <w:rsid w:val="008A63FD"/>
    <w:rsid w:val="008A6CDA"/>
    <w:rsid w:val="008A6E7F"/>
    <w:rsid w:val="008A723F"/>
    <w:rsid w:val="008A7250"/>
    <w:rsid w:val="008A75FF"/>
    <w:rsid w:val="008A76B9"/>
    <w:rsid w:val="008A792C"/>
    <w:rsid w:val="008A798D"/>
    <w:rsid w:val="008A7A1D"/>
    <w:rsid w:val="008A7B02"/>
    <w:rsid w:val="008B0235"/>
    <w:rsid w:val="008B026E"/>
    <w:rsid w:val="008B02B3"/>
    <w:rsid w:val="008B033B"/>
    <w:rsid w:val="008B03D6"/>
    <w:rsid w:val="008B0762"/>
    <w:rsid w:val="008B09C4"/>
    <w:rsid w:val="008B0A3B"/>
    <w:rsid w:val="008B0B68"/>
    <w:rsid w:val="008B0F4B"/>
    <w:rsid w:val="008B1211"/>
    <w:rsid w:val="008B1240"/>
    <w:rsid w:val="008B16C3"/>
    <w:rsid w:val="008B1733"/>
    <w:rsid w:val="008B1863"/>
    <w:rsid w:val="008B19DB"/>
    <w:rsid w:val="008B1A30"/>
    <w:rsid w:val="008B1A59"/>
    <w:rsid w:val="008B1D6D"/>
    <w:rsid w:val="008B1D83"/>
    <w:rsid w:val="008B1EA4"/>
    <w:rsid w:val="008B22A3"/>
    <w:rsid w:val="008B24BD"/>
    <w:rsid w:val="008B2A22"/>
    <w:rsid w:val="008B2ADA"/>
    <w:rsid w:val="008B2B38"/>
    <w:rsid w:val="008B2BF7"/>
    <w:rsid w:val="008B2C38"/>
    <w:rsid w:val="008B2FF0"/>
    <w:rsid w:val="008B30B3"/>
    <w:rsid w:val="008B30DF"/>
    <w:rsid w:val="008B312E"/>
    <w:rsid w:val="008B336B"/>
    <w:rsid w:val="008B3554"/>
    <w:rsid w:val="008B3707"/>
    <w:rsid w:val="008B381E"/>
    <w:rsid w:val="008B392D"/>
    <w:rsid w:val="008B395E"/>
    <w:rsid w:val="008B3D59"/>
    <w:rsid w:val="008B3D7F"/>
    <w:rsid w:val="008B3F5E"/>
    <w:rsid w:val="008B423D"/>
    <w:rsid w:val="008B44D8"/>
    <w:rsid w:val="008B4989"/>
    <w:rsid w:val="008B4C02"/>
    <w:rsid w:val="008B4D5E"/>
    <w:rsid w:val="008B4DBB"/>
    <w:rsid w:val="008B4F7E"/>
    <w:rsid w:val="008B5058"/>
    <w:rsid w:val="008B525F"/>
    <w:rsid w:val="008B5523"/>
    <w:rsid w:val="008B55A8"/>
    <w:rsid w:val="008B5626"/>
    <w:rsid w:val="008B5D00"/>
    <w:rsid w:val="008B5F5D"/>
    <w:rsid w:val="008B5F95"/>
    <w:rsid w:val="008B60CC"/>
    <w:rsid w:val="008B6190"/>
    <w:rsid w:val="008B62D0"/>
    <w:rsid w:val="008B64FC"/>
    <w:rsid w:val="008B65D9"/>
    <w:rsid w:val="008B6918"/>
    <w:rsid w:val="008B69A3"/>
    <w:rsid w:val="008B6D41"/>
    <w:rsid w:val="008B6EF7"/>
    <w:rsid w:val="008B7125"/>
    <w:rsid w:val="008B71FB"/>
    <w:rsid w:val="008B722A"/>
    <w:rsid w:val="008B73FC"/>
    <w:rsid w:val="008B745E"/>
    <w:rsid w:val="008B7E56"/>
    <w:rsid w:val="008B7EC0"/>
    <w:rsid w:val="008C03CB"/>
    <w:rsid w:val="008C04A4"/>
    <w:rsid w:val="008C0558"/>
    <w:rsid w:val="008C0909"/>
    <w:rsid w:val="008C0A1E"/>
    <w:rsid w:val="008C0BFA"/>
    <w:rsid w:val="008C0ECD"/>
    <w:rsid w:val="008C1007"/>
    <w:rsid w:val="008C1067"/>
    <w:rsid w:val="008C1435"/>
    <w:rsid w:val="008C145C"/>
    <w:rsid w:val="008C154E"/>
    <w:rsid w:val="008C1710"/>
    <w:rsid w:val="008C1753"/>
    <w:rsid w:val="008C19C5"/>
    <w:rsid w:val="008C1A65"/>
    <w:rsid w:val="008C1DF3"/>
    <w:rsid w:val="008C222A"/>
    <w:rsid w:val="008C245A"/>
    <w:rsid w:val="008C25E8"/>
    <w:rsid w:val="008C27B9"/>
    <w:rsid w:val="008C28A3"/>
    <w:rsid w:val="008C28B4"/>
    <w:rsid w:val="008C2A63"/>
    <w:rsid w:val="008C2AF1"/>
    <w:rsid w:val="008C2D25"/>
    <w:rsid w:val="008C3093"/>
    <w:rsid w:val="008C30C7"/>
    <w:rsid w:val="008C32CD"/>
    <w:rsid w:val="008C34E3"/>
    <w:rsid w:val="008C3875"/>
    <w:rsid w:val="008C3998"/>
    <w:rsid w:val="008C3CC3"/>
    <w:rsid w:val="008C3CEB"/>
    <w:rsid w:val="008C3D6F"/>
    <w:rsid w:val="008C3ED4"/>
    <w:rsid w:val="008C403C"/>
    <w:rsid w:val="008C4074"/>
    <w:rsid w:val="008C4196"/>
    <w:rsid w:val="008C4209"/>
    <w:rsid w:val="008C49EA"/>
    <w:rsid w:val="008C4B0A"/>
    <w:rsid w:val="008C4F21"/>
    <w:rsid w:val="008C4FC6"/>
    <w:rsid w:val="008C51B0"/>
    <w:rsid w:val="008C51C6"/>
    <w:rsid w:val="008C5624"/>
    <w:rsid w:val="008C578F"/>
    <w:rsid w:val="008C57A1"/>
    <w:rsid w:val="008C5CDA"/>
    <w:rsid w:val="008C5E70"/>
    <w:rsid w:val="008C6065"/>
    <w:rsid w:val="008C60E5"/>
    <w:rsid w:val="008C65F1"/>
    <w:rsid w:val="008C6A23"/>
    <w:rsid w:val="008C6AB8"/>
    <w:rsid w:val="008C6CAB"/>
    <w:rsid w:val="008C72EE"/>
    <w:rsid w:val="008C74DE"/>
    <w:rsid w:val="008D0092"/>
    <w:rsid w:val="008D029D"/>
    <w:rsid w:val="008D041A"/>
    <w:rsid w:val="008D04DE"/>
    <w:rsid w:val="008D0651"/>
    <w:rsid w:val="008D08BC"/>
    <w:rsid w:val="008D093C"/>
    <w:rsid w:val="008D0AAD"/>
    <w:rsid w:val="008D10A9"/>
    <w:rsid w:val="008D10E4"/>
    <w:rsid w:val="008D12CD"/>
    <w:rsid w:val="008D142C"/>
    <w:rsid w:val="008D1538"/>
    <w:rsid w:val="008D190E"/>
    <w:rsid w:val="008D1D16"/>
    <w:rsid w:val="008D1FD9"/>
    <w:rsid w:val="008D233C"/>
    <w:rsid w:val="008D2A19"/>
    <w:rsid w:val="008D2C61"/>
    <w:rsid w:val="008D2DC2"/>
    <w:rsid w:val="008D2F14"/>
    <w:rsid w:val="008D3253"/>
    <w:rsid w:val="008D3680"/>
    <w:rsid w:val="008D38EA"/>
    <w:rsid w:val="008D3946"/>
    <w:rsid w:val="008D3C01"/>
    <w:rsid w:val="008D3C64"/>
    <w:rsid w:val="008D3DE9"/>
    <w:rsid w:val="008D3F3A"/>
    <w:rsid w:val="008D3F64"/>
    <w:rsid w:val="008D4148"/>
    <w:rsid w:val="008D4253"/>
    <w:rsid w:val="008D42EF"/>
    <w:rsid w:val="008D45DF"/>
    <w:rsid w:val="008D4AF5"/>
    <w:rsid w:val="008D4DEA"/>
    <w:rsid w:val="008D4E78"/>
    <w:rsid w:val="008D4F06"/>
    <w:rsid w:val="008D527D"/>
    <w:rsid w:val="008D5545"/>
    <w:rsid w:val="008D570E"/>
    <w:rsid w:val="008D5907"/>
    <w:rsid w:val="008D59F2"/>
    <w:rsid w:val="008D5A6F"/>
    <w:rsid w:val="008D6060"/>
    <w:rsid w:val="008D668D"/>
    <w:rsid w:val="008D6897"/>
    <w:rsid w:val="008D6B52"/>
    <w:rsid w:val="008D6B73"/>
    <w:rsid w:val="008D6B8D"/>
    <w:rsid w:val="008D6BAB"/>
    <w:rsid w:val="008D6FE4"/>
    <w:rsid w:val="008D7008"/>
    <w:rsid w:val="008D7139"/>
    <w:rsid w:val="008D7152"/>
    <w:rsid w:val="008D72B2"/>
    <w:rsid w:val="008D75D8"/>
    <w:rsid w:val="008D76C3"/>
    <w:rsid w:val="008D7806"/>
    <w:rsid w:val="008D78CE"/>
    <w:rsid w:val="008D7B5F"/>
    <w:rsid w:val="008D7B7D"/>
    <w:rsid w:val="008E038B"/>
    <w:rsid w:val="008E0426"/>
    <w:rsid w:val="008E059C"/>
    <w:rsid w:val="008E077B"/>
    <w:rsid w:val="008E0D8C"/>
    <w:rsid w:val="008E0D94"/>
    <w:rsid w:val="008E0E4A"/>
    <w:rsid w:val="008E0E70"/>
    <w:rsid w:val="008E1501"/>
    <w:rsid w:val="008E169A"/>
    <w:rsid w:val="008E16E2"/>
    <w:rsid w:val="008E1893"/>
    <w:rsid w:val="008E1A4C"/>
    <w:rsid w:val="008E1B16"/>
    <w:rsid w:val="008E1B9F"/>
    <w:rsid w:val="008E1D81"/>
    <w:rsid w:val="008E20A7"/>
    <w:rsid w:val="008E23B7"/>
    <w:rsid w:val="008E24E7"/>
    <w:rsid w:val="008E2745"/>
    <w:rsid w:val="008E286E"/>
    <w:rsid w:val="008E2B3E"/>
    <w:rsid w:val="008E2BD4"/>
    <w:rsid w:val="008E3108"/>
    <w:rsid w:val="008E3116"/>
    <w:rsid w:val="008E327F"/>
    <w:rsid w:val="008E33FC"/>
    <w:rsid w:val="008E3449"/>
    <w:rsid w:val="008E34ED"/>
    <w:rsid w:val="008E375B"/>
    <w:rsid w:val="008E3A52"/>
    <w:rsid w:val="008E3E3C"/>
    <w:rsid w:val="008E41CF"/>
    <w:rsid w:val="008E42EA"/>
    <w:rsid w:val="008E433B"/>
    <w:rsid w:val="008E44E2"/>
    <w:rsid w:val="008E4C4B"/>
    <w:rsid w:val="008E4D71"/>
    <w:rsid w:val="008E53CF"/>
    <w:rsid w:val="008E5518"/>
    <w:rsid w:val="008E556D"/>
    <w:rsid w:val="008E564B"/>
    <w:rsid w:val="008E57CE"/>
    <w:rsid w:val="008E591C"/>
    <w:rsid w:val="008E5B97"/>
    <w:rsid w:val="008E5D79"/>
    <w:rsid w:val="008E618F"/>
    <w:rsid w:val="008E657C"/>
    <w:rsid w:val="008E66EA"/>
    <w:rsid w:val="008E6950"/>
    <w:rsid w:val="008E6B5C"/>
    <w:rsid w:val="008E6EA0"/>
    <w:rsid w:val="008E78EF"/>
    <w:rsid w:val="008E796E"/>
    <w:rsid w:val="008E7BC4"/>
    <w:rsid w:val="008E7C1D"/>
    <w:rsid w:val="008F058D"/>
    <w:rsid w:val="008F06E4"/>
    <w:rsid w:val="008F0715"/>
    <w:rsid w:val="008F0B34"/>
    <w:rsid w:val="008F0BE6"/>
    <w:rsid w:val="008F132C"/>
    <w:rsid w:val="008F14A2"/>
    <w:rsid w:val="008F15A3"/>
    <w:rsid w:val="008F1C91"/>
    <w:rsid w:val="008F1EED"/>
    <w:rsid w:val="008F1F5B"/>
    <w:rsid w:val="008F1FF3"/>
    <w:rsid w:val="008F2170"/>
    <w:rsid w:val="008F21DF"/>
    <w:rsid w:val="008F2670"/>
    <w:rsid w:val="008F28BB"/>
    <w:rsid w:val="008F28DB"/>
    <w:rsid w:val="008F2972"/>
    <w:rsid w:val="008F2A64"/>
    <w:rsid w:val="008F2B59"/>
    <w:rsid w:val="008F2E41"/>
    <w:rsid w:val="008F35C2"/>
    <w:rsid w:val="008F35D6"/>
    <w:rsid w:val="008F3D7E"/>
    <w:rsid w:val="008F3E0D"/>
    <w:rsid w:val="008F410A"/>
    <w:rsid w:val="008F47D2"/>
    <w:rsid w:val="008F48DC"/>
    <w:rsid w:val="008F4B16"/>
    <w:rsid w:val="008F4E42"/>
    <w:rsid w:val="008F4F00"/>
    <w:rsid w:val="008F52FC"/>
    <w:rsid w:val="008F57C6"/>
    <w:rsid w:val="008F59DA"/>
    <w:rsid w:val="008F5E08"/>
    <w:rsid w:val="008F5E41"/>
    <w:rsid w:val="008F5F61"/>
    <w:rsid w:val="008F5FA9"/>
    <w:rsid w:val="008F6266"/>
    <w:rsid w:val="008F65EE"/>
    <w:rsid w:val="008F692B"/>
    <w:rsid w:val="008F6AFE"/>
    <w:rsid w:val="008F6DB2"/>
    <w:rsid w:val="008F6DB5"/>
    <w:rsid w:val="008F72A8"/>
    <w:rsid w:val="008F7327"/>
    <w:rsid w:val="008F73E4"/>
    <w:rsid w:val="008F779D"/>
    <w:rsid w:val="008F781E"/>
    <w:rsid w:val="008F791C"/>
    <w:rsid w:val="008F7D32"/>
    <w:rsid w:val="008F7F0D"/>
    <w:rsid w:val="008F7F5C"/>
    <w:rsid w:val="009000A5"/>
    <w:rsid w:val="009000F7"/>
    <w:rsid w:val="00900223"/>
    <w:rsid w:val="009002DE"/>
    <w:rsid w:val="00900873"/>
    <w:rsid w:val="00900897"/>
    <w:rsid w:val="009008CF"/>
    <w:rsid w:val="00900E54"/>
    <w:rsid w:val="00901354"/>
    <w:rsid w:val="009014CC"/>
    <w:rsid w:val="00901928"/>
    <w:rsid w:val="00901A10"/>
    <w:rsid w:val="00901EFC"/>
    <w:rsid w:val="00902376"/>
    <w:rsid w:val="00902392"/>
    <w:rsid w:val="0090284B"/>
    <w:rsid w:val="00902D1A"/>
    <w:rsid w:val="00902F8C"/>
    <w:rsid w:val="009031FE"/>
    <w:rsid w:val="0090328F"/>
    <w:rsid w:val="009036FD"/>
    <w:rsid w:val="0090376B"/>
    <w:rsid w:val="009038F5"/>
    <w:rsid w:val="00903AAC"/>
    <w:rsid w:val="00903B25"/>
    <w:rsid w:val="00903B65"/>
    <w:rsid w:val="00903BFB"/>
    <w:rsid w:val="00903E96"/>
    <w:rsid w:val="00904177"/>
    <w:rsid w:val="009042B8"/>
    <w:rsid w:val="009046F5"/>
    <w:rsid w:val="00904A2D"/>
    <w:rsid w:val="00904A35"/>
    <w:rsid w:val="00904B9A"/>
    <w:rsid w:val="00904E60"/>
    <w:rsid w:val="009050F5"/>
    <w:rsid w:val="0090593A"/>
    <w:rsid w:val="00905A17"/>
    <w:rsid w:val="00905BEC"/>
    <w:rsid w:val="00906106"/>
    <w:rsid w:val="00906130"/>
    <w:rsid w:val="00906864"/>
    <w:rsid w:val="00906B1C"/>
    <w:rsid w:val="00906BA8"/>
    <w:rsid w:val="00906DF3"/>
    <w:rsid w:val="00906E5A"/>
    <w:rsid w:val="009073AF"/>
    <w:rsid w:val="009074FC"/>
    <w:rsid w:val="009077F7"/>
    <w:rsid w:val="00907900"/>
    <w:rsid w:val="00907A91"/>
    <w:rsid w:val="00907A98"/>
    <w:rsid w:val="00907E52"/>
    <w:rsid w:val="00910255"/>
    <w:rsid w:val="009103EA"/>
    <w:rsid w:val="00910590"/>
    <w:rsid w:val="009108A4"/>
    <w:rsid w:val="00910929"/>
    <w:rsid w:val="00910A6A"/>
    <w:rsid w:val="00910E19"/>
    <w:rsid w:val="00910EB4"/>
    <w:rsid w:val="00911010"/>
    <w:rsid w:val="00911374"/>
    <w:rsid w:val="00911A07"/>
    <w:rsid w:val="009125B2"/>
    <w:rsid w:val="00912953"/>
    <w:rsid w:val="00912A52"/>
    <w:rsid w:val="00912ACC"/>
    <w:rsid w:val="009131EF"/>
    <w:rsid w:val="00913525"/>
    <w:rsid w:val="009136A3"/>
    <w:rsid w:val="009138A9"/>
    <w:rsid w:val="0091391C"/>
    <w:rsid w:val="00913A1B"/>
    <w:rsid w:val="00913A6F"/>
    <w:rsid w:val="00913BE4"/>
    <w:rsid w:val="00913CF7"/>
    <w:rsid w:val="00914186"/>
    <w:rsid w:val="009151DF"/>
    <w:rsid w:val="00915324"/>
    <w:rsid w:val="00915689"/>
    <w:rsid w:val="0091588E"/>
    <w:rsid w:val="00915B6A"/>
    <w:rsid w:val="00915BB1"/>
    <w:rsid w:val="00915DEF"/>
    <w:rsid w:val="00915DF7"/>
    <w:rsid w:val="00915F6B"/>
    <w:rsid w:val="0091619A"/>
    <w:rsid w:val="009162EC"/>
    <w:rsid w:val="009166D7"/>
    <w:rsid w:val="00916B20"/>
    <w:rsid w:val="00916D3A"/>
    <w:rsid w:val="0091708A"/>
    <w:rsid w:val="009170DB"/>
    <w:rsid w:val="0091719A"/>
    <w:rsid w:val="00917459"/>
    <w:rsid w:val="00917527"/>
    <w:rsid w:val="00917536"/>
    <w:rsid w:val="00917B80"/>
    <w:rsid w:val="00917D55"/>
    <w:rsid w:val="00917EF0"/>
    <w:rsid w:val="00917F11"/>
    <w:rsid w:val="009206C8"/>
    <w:rsid w:val="009206EF"/>
    <w:rsid w:val="00920952"/>
    <w:rsid w:val="00920BE2"/>
    <w:rsid w:val="00920F35"/>
    <w:rsid w:val="00920F4A"/>
    <w:rsid w:val="009213AB"/>
    <w:rsid w:val="0092186D"/>
    <w:rsid w:val="00921C48"/>
    <w:rsid w:val="00921D9E"/>
    <w:rsid w:val="00921DE3"/>
    <w:rsid w:val="00921FD5"/>
    <w:rsid w:val="0092211D"/>
    <w:rsid w:val="00922908"/>
    <w:rsid w:val="00922DDC"/>
    <w:rsid w:val="00922FDA"/>
    <w:rsid w:val="00923195"/>
    <w:rsid w:val="009233C1"/>
    <w:rsid w:val="00923468"/>
    <w:rsid w:val="009234C0"/>
    <w:rsid w:val="009234F6"/>
    <w:rsid w:val="00923742"/>
    <w:rsid w:val="0092385B"/>
    <w:rsid w:val="00923DC1"/>
    <w:rsid w:val="00923FB3"/>
    <w:rsid w:val="00924189"/>
    <w:rsid w:val="0092478F"/>
    <w:rsid w:val="00924CA6"/>
    <w:rsid w:val="00924FFB"/>
    <w:rsid w:val="00925094"/>
    <w:rsid w:val="009251BB"/>
    <w:rsid w:val="009257E8"/>
    <w:rsid w:val="00925B8B"/>
    <w:rsid w:val="00925B95"/>
    <w:rsid w:val="009260AC"/>
    <w:rsid w:val="009260C7"/>
    <w:rsid w:val="009267DB"/>
    <w:rsid w:val="00926F21"/>
    <w:rsid w:val="00927414"/>
    <w:rsid w:val="009274FB"/>
    <w:rsid w:val="009276CA"/>
    <w:rsid w:val="00927746"/>
    <w:rsid w:val="00927791"/>
    <w:rsid w:val="00927845"/>
    <w:rsid w:val="00927948"/>
    <w:rsid w:val="00927988"/>
    <w:rsid w:val="00927A65"/>
    <w:rsid w:val="00927AC6"/>
    <w:rsid w:val="00927AFF"/>
    <w:rsid w:val="00927C82"/>
    <w:rsid w:val="00927DE6"/>
    <w:rsid w:val="00927E14"/>
    <w:rsid w:val="00930005"/>
    <w:rsid w:val="0093044B"/>
    <w:rsid w:val="009308AA"/>
    <w:rsid w:val="00930C42"/>
    <w:rsid w:val="00930C78"/>
    <w:rsid w:val="00930DC8"/>
    <w:rsid w:val="00930EBB"/>
    <w:rsid w:val="0093100B"/>
    <w:rsid w:val="0093128C"/>
    <w:rsid w:val="009313EB"/>
    <w:rsid w:val="0093141E"/>
    <w:rsid w:val="00931671"/>
    <w:rsid w:val="009316F5"/>
    <w:rsid w:val="0093172C"/>
    <w:rsid w:val="00931999"/>
    <w:rsid w:val="0093260C"/>
    <w:rsid w:val="00932778"/>
    <w:rsid w:val="00932B6C"/>
    <w:rsid w:val="00932BAE"/>
    <w:rsid w:val="00932BDF"/>
    <w:rsid w:val="00932C29"/>
    <w:rsid w:val="00932C6B"/>
    <w:rsid w:val="00932D3B"/>
    <w:rsid w:val="0093352F"/>
    <w:rsid w:val="00933A44"/>
    <w:rsid w:val="00933A82"/>
    <w:rsid w:val="00933C82"/>
    <w:rsid w:val="00933F87"/>
    <w:rsid w:val="00933FD7"/>
    <w:rsid w:val="00934988"/>
    <w:rsid w:val="009349D0"/>
    <w:rsid w:val="00934A20"/>
    <w:rsid w:val="00934C22"/>
    <w:rsid w:val="00934C63"/>
    <w:rsid w:val="00934D6E"/>
    <w:rsid w:val="00934DBD"/>
    <w:rsid w:val="00934EF2"/>
    <w:rsid w:val="009351F7"/>
    <w:rsid w:val="00935728"/>
    <w:rsid w:val="009357BF"/>
    <w:rsid w:val="00935B21"/>
    <w:rsid w:val="00935BA5"/>
    <w:rsid w:val="00935C02"/>
    <w:rsid w:val="00935CC4"/>
    <w:rsid w:val="00935CF4"/>
    <w:rsid w:val="00935D7D"/>
    <w:rsid w:val="0093603C"/>
    <w:rsid w:val="00936464"/>
    <w:rsid w:val="009368A3"/>
    <w:rsid w:val="0093697C"/>
    <w:rsid w:val="00937132"/>
    <w:rsid w:val="00937258"/>
    <w:rsid w:val="0093734F"/>
    <w:rsid w:val="009374C4"/>
    <w:rsid w:val="00937B54"/>
    <w:rsid w:val="00937D21"/>
    <w:rsid w:val="00940040"/>
    <w:rsid w:val="00940132"/>
    <w:rsid w:val="00940251"/>
    <w:rsid w:val="00940420"/>
    <w:rsid w:val="00940442"/>
    <w:rsid w:val="009404A8"/>
    <w:rsid w:val="0094067B"/>
    <w:rsid w:val="00940729"/>
    <w:rsid w:val="009407F9"/>
    <w:rsid w:val="0094085D"/>
    <w:rsid w:val="0094087B"/>
    <w:rsid w:val="00940AFF"/>
    <w:rsid w:val="00940B32"/>
    <w:rsid w:val="0094126A"/>
    <w:rsid w:val="0094147B"/>
    <w:rsid w:val="009415F9"/>
    <w:rsid w:val="00941819"/>
    <w:rsid w:val="00941B2A"/>
    <w:rsid w:val="00941C6B"/>
    <w:rsid w:val="009420E8"/>
    <w:rsid w:val="00942538"/>
    <w:rsid w:val="00942560"/>
    <w:rsid w:val="00942859"/>
    <w:rsid w:val="00942BA8"/>
    <w:rsid w:val="00942CAC"/>
    <w:rsid w:val="009430E9"/>
    <w:rsid w:val="0094311C"/>
    <w:rsid w:val="00943851"/>
    <w:rsid w:val="00943AD1"/>
    <w:rsid w:val="00943DEE"/>
    <w:rsid w:val="009440AE"/>
    <w:rsid w:val="009445B3"/>
    <w:rsid w:val="00944653"/>
    <w:rsid w:val="00944AB8"/>
    <w:rsid w:val="00944B99"/>
    <w:rsid w:val="00944D53"/>
    <w:rsid w:val="00944F7C"/>
    <w:rsid w:val="00945079"/>
    <w:rsid w:val="00945598"/>
    <w:rsid w:val="009456D0"/>
    <w:rsid w:val="009458F5"/>
    <w:rsid w:val="00945915"/>
    <w:rsid w:val="00945BFE"/>
    <w:rsid w:val="00945CA1"/>
    <w:rsid w:val="009463DF"/>
    <w:rsid w:val="00946428"/>
    <w:rsid w:val="009464ED"/>
    <w:rsid w:val="00946563"/>
    <w:rsid w:val="009465F2"/>
    <w:rsid w:val="0094661F"/>
    <w:rsid w:val="00946743"/>
    <w:rsid w:val="00946902"/>
    <w:rsid w:val="00946A04"/>
    <w:rsid w:val="00946C09"/>
    <w:rsid w:val="00946C89"/>
    <w:rsid w:val="009470EB"/>
    <w:rsid w:val="00947507"/>
    <w:rsid w:val="00947687"/>
    <w:rsid w:val="00947989"/>
    <w:rsid w:val="00947C76"/>
    <w:rsid w:val="00947C9F"/>
    <w:rsid w:val="00947E1E"/>
    <w:rsid w:val="00947FD2"/>
    <w:rsid w:val="00950528"/>
    <w:rsid w:val="0095068F"/>
    <w:rsid w:val="00950901"/>
    <w:rsid w:val="00950F24"/>
    <w:rsid w:val="00950FA9"/>
    <w:rsid w:val="0095115C"/>
    <w:rsid w:val="009512DA"/>
    <w:rsid w:val="00951416"/>
    <w:rsid w:val="0095147E"/>
    <w:rsid w:val="00951768"/>
    <w:rsid w:val="009517DE"/>
    <w:rsid w:val="00951943"/>
    <w:rsid w:val="00951A5F"/>
    <w:rsid w:val="00951BBE"/>
    <w:rsid w:val="00952198"/>
    <w:rsid w:val="0095241F"/>
    <w:rsid w:val="00952CD7"/>
    <w:rsid w:val="00952E6F"/>
    <w:rsid w:val="0095326E"/>
    <w:rsid w:val="00953408"/>
    <w:rsid w:val="00953629"/>
    <w:rsid w:val="0095376B"/>
    <w:rsid w:val="0095395B"/>
    <w:rsid w:val="009539A5"/>
    <w:rsid w:val="00953A0C"/>
    <w:rsid w:val="00953DEF"/>
    <w:rsid w:val="00954012"/>
    <w:rsid w:val="00954036"/>
    <w:rsid w:val="00954055"/>
    <w:rsid w:val="0095406D"/>
    <w:rsid w:val="00954176"/>
    <w:rsid w:val="009542A4"/>
    <w:rsid w:val="00954A46"/>
    <w:rsid w:val="00954F86"/>
    <w:rsid w:val="00955375"/>
    <w:rsid w:val="00955944"/>
    <w:rsid w:val="00955B98"/>
    <w:rsid w:val="00955E3F"/>
    <w:rsid w:val="00955EFC"/>
    <w:rsid w:val="0095670B"/>
    <w:rsid w:val="00956D38"/>
    <w:rsid w:val="00956D7E"/>
    <w:rsid w:val="00956EB0"/>
    <w:rsid w:val="00956EB5"/>
    <w:rsid w:val="00956F6C"/>
    <w:rsid w:val="00956FD7"/>
    <w:rsid w:val="00957344"/>
    <w:rsid w:val="00957A1C"/>
    <w:rsid w:val="00957CDC"/>
    <w:rsid w:val="00957EF5"/>
    <w:rsid w:val="009603EA"/>
    <w:rsid w:val="0096088D"/>
    <w:rsid w:val="00960999"/>
    <w:rsid w:val="00960ABE"/>
    <w:rsid w:val="00960C68"/>
    <w:rsid w:val="00961187"/>
    <w:rsid w:val="0096161D"/>
    <w:rsid w:val="009617CE"/>
    <w:rsid w:val="00961979"/>
    <w:rsid w:val="00961DA0"/>
    <w:rsid w:val="00961EDF"/>
    <w:rsid w:val="0096207B"/>
    <w:rsid w:val="0096259C"/>
    <w:rsid w:val="009625C8"/>
    <w:rsid w:val="009627FF"/>
    <w:rsid w:val="00962C0D"/>
    <w:rsid w:val="00962E66"/>
    <w:rsid w:val="00962EAD"/>
    <w:rsid w:val="009632F7"/>
    <w:rsid w:val="0096366D"/>
    <w:rsid w:val="00963B82"/>
    <w:rsid w:val="00963BC1"/>
    <w:rsid w:val="00964014"/>
    <w:rsid w:val="00964022"/>
    <w:rsid w:val="0096424D"/>
    <w:rsid w:val="009644E3"/>
    <w:rsid w:val="00964820"/>
    <w:rsid w:val="009648CA"/>
    <w:rsid w:val="00964B50"/>
    <w:rsid w:val="00964CC7"/>
    <w:rsid w:val="00964D10"/>
    <w:rsid w:val="00964E9B"/>
    <w:rsid w:val="00965099"/>
    <w:rsid w:val="0096509D"/>
    <w:rsid w:val="00965121"/>
    <w:rsid w:val="009656A3"/>
    <w:rsid w:val="00965784"/>
    <w:rsid w:val="00965787"/>
    <w:rsid w:val="0096589A"/>
    <w:rsid w:val="00965B61"/>
    <w:rsid w:val="00965E18"/>
    <w:rsid w:val="009664E7"/>
    <w:rsid w:val="0096655C"/>
    <w:rsid w:val="00966565"/>
    <w:rsid w:val="0096685C"/>
    <w:rsid w:val="00966F22"/>
    <w:rsid w:val="0096700C"/>
    <w:rsid w:val="009670EE"/>
    <w:rsid w:val="0096735F"/>
    <w:rsid w:val="0096771D"/>
    <w:rsid w:val="00967885"/>
    <w:rsid w:val="009678CC"/>
    <w:rsid w:val="00967D9D"/>
    <w:rsid w:val="00967DAC"/>
    <w:rsid w:val="00967E10"/>
    <w:rsid w:val="0097016A"/>
    <w:rsid w:val="0097088F"/>
    <w:rsid w:val="00970E44"/>
    <w:rsid w:val="00970F6E"/>
    <w:rsid w:val="009710A3"/>
    <w:rsid w:val="0097140A"/>
    <w:rsid w:val="009717AF"/>
    <w:rsid w:val="00971A9E"/>
    <w:rsid w:val="00971C66"/>
    <w:rsid w:val="00971DFB"/>
    <w:rsid w:val="00971FBE"/>
    <w:rsid w:val="00971FC1"/>
    <w:rsid w:val="009720E0"/>
    <w:rsid w:val="00972334"/>
    <w:rsid w:val="00972413"/>
    <w:rsid w:val="009724DF"/>
    <w:rsid w:val="00972751"/>
    <w:rsid w:val="0097289B"/>
    <w:rsid w:val="00972911"/>
    <w:rsid w:val="00972B8D"/>
    <w:rsid w:val="00972BE8"/>
    <w:rsid w:val="00972FF0"/>
    <w:rsid w:val="00972FFC"/>
    <w:rsid w:val="009730ED"/>
    <w:rsid w:val="00973133"/>
    <w:rsid w:val="009733E2"/>
    <w:rsid w:val="00973647"/>
    <w:rsid w:val="00973778"/>
    <w:rsid w:val="00973B7A"/>
    <w:rsid w:val="00973F55"/>
    <w:rsid w:val="009740B8"/>
    <w:rsid w:val="0097459E"/>
    <w:rsid w:val="00974C57"/>
    <w:rsid w:val="00974D78"/>
    <w:rsid w:val="00975434"/>
    <w:rsid w:val="009754E3"/>
    <w:rsid w:val="009756F1"/>
    <w:rsid w:val="00975C15"/>
    <w:rsid w:val="00975E24"/>
    <w:rsid w:val="00976009"/>
    <w:rsid w:val="0097620B"/>
    <w:rsid w:val="0097654B"/>
    <w:rsid w:val="00976595"/>
    <w:rsid w:val="009766F2"/>
    <w:rsid w:val="00976A22"/>
    <w:rsid w:val="00976FE1"/>
    <w:rsid w:val="0097721F"/>
    <w:rsid w:val="00977499"/>
    <w:rsid w:val="0097754B"/>
    <w:rsid w:val="0097773C"/>
    <w:rsid w:val="00977851"/>
    <w:rsid w:val="00977873"/>
    <w:rsid w:val="00977C34"/>
    <w:rsid w:val="009805C2"/>
    <w:rsid w:val="00980735"/>
    <w:rsid w:val="00980A90"/>
    <w:rsid w:val="00980AD4"/>
    <w:rsid w:val="00981191"/>
    <w:rsid w:val="00981962"/>
    <w:rsid w:val="00981FD3"/>
    <w:rsid w:val="009821A4"/>
    <w:rsid w:val="00982CFB"/>
    <w:rsid w:val="00982EE7"/>
    <w:rsid w:val="00983131"/>
    <w:rsid w:val="009832C5"/>
    <w:rsid w:val="009832F5"/>
    <w:rsid w:val="00983520"/>
    <w:rsid w:val="0098355D"/>
    <w:rsid w:val="009837AA"/>
    <w:rsid w:val="00983DA2"/>
    <w:rsid w:val="00983E78"/>
    <w:rsid w:val="00983F1F"/>
    <w:rsid w:val="009840DE"/>
    <w:rsid w:val="009847A4"/>
    <w:rsid w:val="00984F1D"/>
    <w:rsid w:val="00985073"/>
    <w:rsid w:val="009856D4"/>
    <w:rsid w:val="00985F3C"/>
    <w:rsid w:val="00985FD3"/>
    <w:rsid w:val="00986209"/>
    <w:rsid w:val="00986320"/>
    <w:rsid w:val="00986839"/>
    <w:rsid w:val="00986B7E"/>
    <w:rsid w:val="00986EE3"/>
    <w:rsid w:val="00986FB1"/>
    <w:rsid w:val="00987275"/>
    <w:rsid w:val="00987ACD"/>
    <w:rsid w:val="00987DE4"/>
    <w:rsid w:val="0099007A"/>
    <w:rsid w:val="0099014B"/>
    <w:rsid w:val="0099045B"/>
    <w:rsid w:val="00990647"/>
    <w:rsid w:val="009908CD"/>
    <w:rsid w:val="00991054"/>
    <w:rsid w:val="0099134E"/>
    <w:rsid w:val="009914E2"/>
    <w:rsid w:val="0099193E"/>
    <w:rsid w:val="00991F53"/>
    <w:rsid w:val="00992719"/>
    <w:rsid w:val="00992739"/>
    <w:rsid w:val="00992D9F"/>
    <w:rsid w:val="00993078"/>
    <w:rsid w:val="009930A4"/>
    <w:rsid w:val="009931B8"/>
    <w:rsid w:val="0099323C"/>
    <w:rsid w:val="009935AA"/>
    <w:rsid w:val="00993748"/>
    <w:rsid w:val="009938EE"/>
    <w:rsid w:val="00993BA6"/>
    <w:rsid w:val="00993C28"/>
    <w:rsid w:val="00993D46"/>
    <w:rsid w:val="00993DD0"/>
    <w:rsid w:val="009940A8"/>
    <w:rsid w:val="009940DF"/>
    <w:rsid w:val="0099439F"/>
    <w:rsid w:val="0099450B"/>
    <w:rsid w:val="009946C8"/>
    <w:rsid w:val="0099479E"/>
    <w:rsid w:val="0099488E"/>
    <w:rsid w:val="00994A2A"/>
    <w:rsid w:val="00994D9E"/>
    <w:rsid w:val="00994DC9"/>
    <w:rsid w:val="00995234"/>
    <w:rsid w:val="00995485"/>
    <w:rsid w:val="00995857"/>
    <w:rsid w:val="00996002"/>
    <w:rsid w:val="0099607C"/>
    <w:rsid w:val="00996283"/>
    <w:rsid w:val="009962E6"/>
    <w:rsid w:val="00996657"/>
    <w:rsid w:val="0099675F"/>
    <w:rsid w:val="00996858"/>
    <w:rsid w:val="00996942"/>
    <w:rsid w:val="00996DD1"/>
    <w:rsid w:val="00996EC0"/>
    <w:rsid w:val="00996F14"/>
    <w:rsid w:val="009970DB"/>
    <w:rsid w:val="0099710B"/>
    <w:rsid w:val="009971BA"/>
    <w:rsid w:val="00997237"/>
    <w:rsid w:val="009973AA"/>
    <w:rsid w:val="00997933"/>
    <w:rsid w:val="00997B5C"/>
    <w:rsid w:val="009A0608"/>
    <w:rsid w:val="009A097A"/>
    <w:rsid w:val="009A0CBA"/>
    <w:rsid w:val="009A12C0"/>
    <w:rsid w:val="009A135E"/>
    <w:rsid w:val="009A1549"/>
    <w:rsid w:val="009A15E8"/>
    <w:rsid w:val="009A1918"/>
    <w:rsid w:val="009A1980"/>
    <w:rsid w:val="009A19CF"/>
    <w:rsid w:val="009A1A9E"/>
    <w:rsid w:val="009A1ABC"/>
    <w:rsid w:val="009A1B29"/>
    <w:rsid w:val="009A1B47"/>
    <w:rsid w:val="009A1C1E"/>
    <w:rsid w:val="009A1C62"/>
    <w:rsid w:val="009A2C12"/>
    <w:rsid w:val="009A2D1D"/>
    <w:rsid w:val="009A2EF0"/>
    <w:rsid w:val="009A324D"/>
    <w:rsid w:val="009A33B8"/>
    <w:rsid w:val="009A3D80"/>
    <w:rsid w:val="009A426A"/>
    <w:rsid w:val="009A42BA"/>
    <w:rsid w:val="009A45C1"/>
    <w:rsid w:val="009A47E6"/>
    <w:rsid w:val="009A48AD"/>
    <w:rsid w:val="009A4E2D"/>
    <w:rsid w:val="009A4F36"/>
    <w:rsid w:val="009A4F69"/>
    <w:rsid w:val="009A56C3"/>
    <w:rsid w:val="009A5950"/>
    <w:rsid w:val="009A5985"/>
    <w:rsid w:val="009A59AF"/>
    <w:rsid w:val="009A5A40"/>
    <w:rsid w:val="009A6231"/>
    <w:rsid w:val="009A62B9"/>
    <w:rsid w:val="009A62DF"/>
    <w:rsid w:val="009A670C"/>
    <w:rsid w:val="009A69AD"/>
    <w:rsid w:val="009A6C4C"/>
    <w:rsid w:val="009A6D0E"/>
    <w:rsid w:val="009A6E4F"/>
    <w:rsid w:val="009A6F37"/>
    <w:rsid w:val="009A6F40"/>
    <w:rsid w:val="009A7B9D"/>
    <w:rsid w:val="009A7D73"/>
    <w:rsid w:val="009A7D9F"/>
    <w:rsid w:val="009A7EC4"/>
    <w:rsid w:val="009A7EE4"/>
    <w:rsid w:val="009B01C6"/>
    <w:rsid w:val="009B04AF"/>
    <w:rsid w:val="009B0596"/>
    <w:rsid w:val="009B06BC"/>
    <w:rsid w:val="009B0968"/>
    <w:rsid w:val="009B0C91"/>
    <w:rsid w:val="009B1161"/>
    <w:rsid w:val="009B12DE"/>
    <w:rsid w:val="009B16AC"/>
    <w:rsid w:val="009B1B7B"/>
    <w:rsid w:val="009B1BD0"/>
    <w:rsid w:val="009B1BD5"/>
    <w:rsid w:val="009B2046"/>
    <w:rsid w:val="009B2B4A"/>
    <w:rsid w:val="009B3231"/>
    <w:rsid w:val="009B353E"/>
    <w:rsid w:val="009B3595"/>
    <w:rsid w:val="009B36EC"/>
    <w:rsid w:val="009B37E2"/>
    <w:rsid w:val="009B394F"/>
    <w:rsid w:val="009B3DB3"/>
    <w:rsid w:val="009B3FC8"/>
    <w:rsid w:val="009B446F"/>
    <w:rsid w:val="009B49FC"/>
    <w:rsid w:val="009B4ADB"/>
    <w:rsid w:val="009B4BD9"/>
    <w:rsid w:val="009B4DEA"/>
    <w:rsid w:val="009B5275"/>
    <w:rsid w:val="009B5440"/>
    <w:rsid w:val="009B58AF"/>
    <w:rsid w:val="009B592C"/>
    <w:rsid w:val="009B6A66"/>
    <w:rsid w:val="009B6B04"/>
    <w:rsid w:val="009B6DEE"/>
    <w:rsid w:val="009B76B6"/>
    <w:rsid w:val="009B7827"/>
    <w:rsid w:val="009B78B2"/>
    <w:rsid w:val="009B7AEE"/>
    <w:rsid w:val="009B7CE5"/>
    <w:rsid w:val="009B7D23"/>
    <w:rsid w:val="009B7E42"/>
    <w:rsid w:val="009C01B9"/>
    <w:rsid w:val="009C05BC"/>
    <w:rsid w:val="009C0841"/>
    <w:rsid w:val="009C0D7F"/>
    <w:rsid w:val="009C10A7"/>
    <w:rsid w:val="009C119C"/>
    <w:rsid w:val="009C1405"/>
    <w:rsid w:val="009C17F4"/>
    <w:rsid w:val="009C1CC5"/>
    <w:rsid w:val="009C1DE7"/>
    <w:rsid w:val="009C1E25"/>
    <w:rsid w:val="009C1F10"/>
    <w:rsid w:val="009C20D4"/>
    <w:rsid w:val="009C23C7"/>
    <w:rsid w:val="009C2B05"/>
    <w:rsid w:val="009C2B37"/>
    <w:rsid w:val="009C2FA5"/>
    <w:rsid w:val="009C3102"/>
    <w:rsid w:val="009C33BB"/>
    <w:rsid w:val="009C353F"/>
    <w:rsid w:val="009C3588"/>
    <w:rsid w:val="009C3890"/>
    <w:rsid w:val="009C3DE2"/>
    <w:rsid w:val="009C4143"/>
    <w:rsid w:val="009C434E"/>
    <w:rsid w:val="009C437E"/>
    <w:rsid w:val="009C440B"/>
    <w:rsid w:val="009C44E0"/>
    <w:rsid w:val="009C483A"/>
    <w:rsid w:val="009C48D6"/>
    <w:rsid w:val="009C494C"/>
    <w:rsid w:val="009C4C59"/>
    <w:rsid w:val="009C4CC4"/>
    <w:rsid w:val="009C5178"/>
    <w:rsid w:val="009C5862"/>
    <w:rsid w:val="009C5A5C"/>
    <w:rsid w:val="009C5B3C"/>
    <w:rsid w:val="009C5B8A"/>
    <w:rsid w:val="009C5BC8"/>
    <w:rsid w:val="009C5F25"/>
    <w:rsid w:val="009C5F43"/>
    <w:rsid w:val="009C6016"/>
    <w:rsid w:val="009C62EA"/>
    <w:rsid w:val="009C6343"/>
    <w:rsid w:val="009C6665"/>
    <w:rsid w:val="009C698B"/>
    <w:rsid w:val="009C6D16"/>
    <w:rsid w:val="009C6FC6"/>
    <w:rsid w:val="009C729E"/>
    <w:rsid w:val="009C72A3"/>
    <w:rsid w:val="009C79D0"/>
    <w:rsid w:val="009D00C3"/>
    <w:rsid w:val="009D0364"/>
    <w:rsid w:val="009D046F"/>
    <w:rsid w:val="009D047D"/>
    <w:rsid w:val="009D05B2"/>
    <w:rsid w:val="009D0B23"/>
    <w:rsid w:val="009D0ECD"/>
    <w:rsid w:val="009D0ED6"/>
    <w:rsid w:val="009D1145"/>
    <w:rsid w:val="009D1562"/>
    <w:rsid w:val="009D1609"/>
    <w:rsid w:val="009D1758"/>
    <w:rsid w:val="009D180F"/>
    <w:rsid w:val="009D19DC"/>
    <w:rsid w:val="009D1D2E"/>
    <w:rsid w:val="009D1E75"/>
    <w:rsid w:val="009D1F65"/>
    <w:rsid w:val="009D26B0"/>
    <w:rsid w:val="009D27D6"/>
    <w:rsid w:val="009D27F7"/>
    <w:rsid w:val="009D2BC8"/>
    <w:rsid w:val="009D2D1E"/>
    <w:rsid w:val="009D2DB8"/>
    <w:rsid w:val="009D2EA2"/>
    <w:rsid w:val="009D2EF0"/>
    <w:rsid w:val="009D3348"/>
    <w:rsid w:val="009D3508"/>
    <w:rsid w:val="009D36FD"/>
    <w:rsid w:val="009D3AA6"/>
    <w:rsid w:val="009D3DD1"/>
    <w:rsid w:val="009D3E1F"/>
    <w:rsid w:val="009D3E33"/>
    <w:rsid w:val="009D3E91"/>
    <w:rsid w:val="009D4694"/>
    <w:rsid w:val="009D46C0"/>
    <w:rsid w:val="009D46F5"/>
    <w:rsid w:val="009D49D4"/>
    <w:rsid w:val="009D4A6A"/>
    <w:rsid w:val="009D4DE3"/>
    <w:rsid w:val="009D4EA3"/>
    <w:rsid w:val="009D500B"/>
    <w:rsid w:val="009D51DE"/>
    <w:rsid w:val="009D531B"/>
    <w:rsid w:val="009D5701"/>
    <w:rsid w:val="009D5C15"/>
    <w:rsid w:val="009D617E"/>
    <w:rsid w:val="009D6261"/>
    <w:rsid w:val="009D6359"/>
    <w:rsid w:val="009D63E5"/>
    <w:rsid w:val="009D6448"/>
    <w:rsid w:val="009D6535"/>
    <w:rsid w:val="009D7337"/>
    <w:rsid w:val="009D73F8"/>
    <w:rsid w:val="009D753C"/>
    <w:rsid w:val="009D7679"/>
    <w:rsid w:val="009D7728"/>
    <w:rsid w:val="009D774F"/>
    <w:rsid w:val="009D7AAF"/>
    <w:rsid w:val="009D7AB6"/>
    <w:rsid w:val="009D7BF8"/>
    <w:rsid w:val="009D7CE0"/>
    <w:rsid w:val="009D7DA8"/>
    <w:rsid w:val="009D7E5C"/>
    <w:rsid w:val="009E02DC"/>
    <w:rsid w:val="009E02F3"/>
    <w:rsid w:val="009E04B1"/>
    <w:rsid w:val="009E0999"/>
    <w:rsid w:val="009E0B10"/>
    <w:rsid w:val="009E0E15"/>
    <w:rsid w:val="009E1526"/>
    <w:rsid w:val="009E17B3"/>
    <w:rsid w:val="009E18E4"/>
    <w:rsid w:val="009E196D"/>
    <w:rsid w:val="009E1BEA"/>
    <w:rsid w:val="009E1E7F"/>
    <w:rsid w:val="009E1F2E"/>
    <w:rsid w:val="009E2110"/>
    <w:rsid w:val="009E21DB"/>
    <w:rsid w:val="009E24A5"/>
    <w:rsid w:val="009E2620"/>
    <w:rsid w:val="009E282F"/>
    <w:rsid w:val="009E2BE9"/>
    <w:rsid w:val="009E2D15"/>
    <w:rsid w:val="009E2D17"/>
    <w:rsid w:val="009E30CE"/>
    <w:rsid w:val="009E3274"/>
    <w:rsid w:val="009E3290"/>
    <w:rsid w:val="009E361C"/>
    <w:rsid w:val="009E3D34"/>
    <w:rsid w:val="009E3D6D"/>
    <w:rsid w:val="009E3EFD"/>
    <w:rsid w:val="009E3FCD"/>
    <w:rsid w:val="009E41E6"/>
    <w:rsid w:val="009E44F0"/>
    <w:rsid w:val="009E4768"/>
    <w:rsid w:val="009E4AE2"/>
    <w:rsid w:val="009E4B95"/>
    <w:rsid w:val="009E4D31"/>
    <w:rsid w:val="009E4E3E"/>
    <w:rsid w:val="009E4E48"/>
    <w:rsid w:val="009E4F1C"/>
    <w:rsid w:val="009E53C2"/>
    <w:rsid w:val="009E54E2"/>
    <w:rsid w:val="009E566E"/>
    <w:rsid w:val="009E5684"/>
    <w:rsid w:val="009E56B2"/>
    <w:rsid w:val="009E5804"/>
    <w:rsid w:val="009E5B5F"/>
    <w:rsid w:val="009E5DF0"/>
    <w:rsid w:val="009E5F93"/>
    <w:rsid w:val="009E60E6"/>
    <w:rsid w:val="009E622D"/>
    <w:rsid w:val="009E679F"/>
    <w:rsid w:val="009E6934"/>
    <w:rsid w:val="009E6D56"/>
    <w:rsid w:val="009E7137"/>
    <w:rsid w:val="009E767C"/>
    <w:rsid w:val="009E770A"/>
    <w:rsid w:val="009E787C"/>
    <w:rsid w:val="009E7D8E"/>
    <w:rsid w:val="009E7E15"/>
    <w:rsid w:val="009E7EB2"/>
    <w:rsid w:val="009E7F9F"/>
    <w:rsid w:val="009F05F1"/>
    <w:rsid w:val="009F0619"/>
    <w:rsid w:val="009F07D6"/>
    <w:rsid w:val="009F0A9E"/>
    <w:rsid w:val="009F0D51"/>
    <w:rsid w:val="009F107B"/>
    <w:rsid w:val="009F12DC"/>
    <w:rsid w:val="009F165E"/>
    <w:rsid w:val="009F1C6B"/>
    <w:rsid w:val="009F1CFE"/>
    <w:rsid w:val="009F1DD4"/>
    <w:rsid w:val="009F1E21"/>
    <w:rsid w:val="009F1FCD"/>
    <w:rsid w:val="009F203C"/>
    <w:rsid w:val="009F2537"/>
    <w:rsid w:val="009F25A0"/>
    <w:rsid w:val="009F28B3"/>
    <w:rsid w:val="009F2BF6"/>
    <w:rsid w:val="009F2CCB"/>
    <w:rsid w:val="009F2DC0"/>
    <w:rsid w:val="009F33E4"/>
    <w:rsid w:val="009F3708"/>
    <w:rsid w:val="009F37DB"/>
    <w:rsid w:val="009F3912"/>
    <w:rsid w:val="009F3A87"/>
    <w:rsid w:val="009F3C8B"/>
    <w:rsid w:val="009F485C"/>
    <w:rsid w:val="009F48D8"/>
    <w:rsid w:val="009F499F"/>
    <w:rsid w:val="009F4FB6"/>
    <w:rsid w:val="009F5075"/>
    <w:rsid w:val="009F5090"/>
    <w:rsid w:val="009F5215"/>
    <w:rsid w:val="009F55F0"/>
    <w:rsid w:val="009F574F"/>
    <w:rsid w:val="009F5B50"/>
    <w:rsid w:val="009F5D69"/>
    <w:rsid w:val="009F5F48"/>
    <w:rsid w:val="009F60CA"/>
    <w:rsid w:val="009F60ED"/>
    <w:rsid w:val="009F6220"/>
    <w:rsid w:val="009F649F"/>
    <w:rsid w:val="009F657E"/>
    <w:rsid w:val="009F6AC8"/>
    <w:rsid w:val="009F6BAC"/>
    <w:rsid w:val="009F6F09"/>
    <w:rsid w:val="009F6F2E"/>
    <w:rsid w:val="009F70BB"/>
    <w:rsid w:val="009F7621"/>
    <w:rsid w:val="009F76E8"/>
    <w:rsid w:val="009F7E25"/>
    <w:rsid w:val="009F7FF3"/>
    <w:rsid w:val="00A01659"/>
    <w:rsid w:val="00A017D5"/>
    <w:rsid w:val="00A018B8"/>
    <w:rsid w:val="00A018CD"/>
    <w:rsid w:val="00A01AC8"/>
    <w:rsid w:val="00A01CF2"/>
    <w:rsid w:val="00A01FA9"/>
    <w:rsid w:val="00A021DF"/>
    <w:rsid w:val="00A026FD"/>
    <w:rsid w:val="00A02B1E"/>
    <w:rsid w:val="00A02E25"/>
    <w:rsid w:val="00A02E62"/>
    <w:rsid w:val="00A0395E"/>
    <w:rsid w:val="00A03B3B"/>
    <w:rsid w:val="00A03B84"/>
    <w:rsid w:val="00A03C42"/>
    <w:rsid w:val="00A0412B"/>
    <w:rsid w:val="00A042E2"/>
    <w:rsid w:val="00A043A0"/>
    <w:rsid w:val="00A0456B"/>
    <w:rsid w:val="00A04A71"/>
    <w:rsid w:val="00A04C1A"/>
    <w:rsid w:val="00A04CDC"/>
    <w:rsid w:val="00A04D59"/>
    <w:rsid w:val="00A0534F"/>
    <w:rsid w:val="00A053BA"/>
    <w:rsid w:val="00A0605D"/>
    <w:rsid w:val="00A064BD"/>
    <w:rsid w:val="00A066D8"/>
    <w:rsid w:val="00A06963"/>
    <w:rsid w:val="00A06A4E"/>
    <w:rsid w:val="00A06E55"/>
    <w:rsid w:val="00A071D8"/>
    <w:rsid w:val="00A07296"/>
    <w:rsid w:val="00A074E9"/>
    <w:rsid w:val="00A07B63"/>
    <w:rsid w:val="00A07D9F"/>
    <w:rsid w:val="00A1004C"/>
    <w:rsid w:val="00A1081C"/>
    <w:rsid w:val="00A10845"/>
    <w:rsid w:val="00A10ADB"/>
    <w:rsid w:val="00A10B86"/>
    <w:rsid w:val="00A10C2B"/>
    <w:rsid w:val="00A10CCC"/>
    <w:rsid w:val="00A10E06"/>
    <w:rsid w:val="00A10E84"/>
    <w:rsid w:val="00A11129"/>
    <w:rsid w:val="00A111A8"/>
    <w:rsid w:val="00A111E9"/>
    <w:rsid w:val="00A113B6"/>
    <w:rsid w:val="00A113DB"/>
    <w:rsid w:val="00A115C8"/>
    <w:rsid w:val="00A11A16"/>
    <w:rsid w:val="00A11AD6"/>
    <w:rsid w:val="00A11B3D"/>
    <w:rsid w:val="00A11D3D"/>
    <w:rsid w:val="00A11E52"/>
    <w:rsid w:val="00A123BD"/>
    <w:rsid w:val="00A123CD"/>
    <w:rsid w:val="00A1245B"/>
    <w:rsid w:val="00A12476"/>
    <w:rsid w:val="00A12554"/>
    <w:rsid w:val="00A12772"/>
    <w:rsid w:val="00A129D0"/>
    <w:rsid w:val="00A12BE9"/>
    <w:rsid w:val="00A12F70"/>
    <w:rsid w:val="00A135AF"/>
    <w:rsid w:val="00A13ADE"/>
    <w:rsid w:val="00A13E55"/>
    <w:rsid w:val="00A14071"/>
    <w:rsid w:val="00A14255"/>
    <w:rsid w:val="00A142AF"/>
    <w:rsid w:val="00A146CE"/>
    <w:rsid w:val="00A149BF"/>
    <w:rsid w:val="00A14A08"/>
    <w:rsid w:val="00A14B2F"/>
    <w:rsid w:val="00A14C52"/>
    <w:rsid w:val="00A14F23"/>
    <w:rsid w:val="00A150B7"/>
    <w:rsid w:val="00A152FC"/>
    <w:rsid w:val="00A15E96"/>
    <w:rsid w:val="00A15EC5"/>
    <w:rsid w:val="00A165B1"/>
    <w:rsid w:val="00A16797"/>
    <w:rsid w:val="00A167DD"/>
    <w:rsid w:val="00A167E4"/>
    <w:rsid w:val="00A16870"/>
    <w:rsid w:val="00A16C06"/>
    <w:rsid w:val="00A16D42"/>
    <w:rsid w:val="00A16F6F"/>
    <w:rsid w:val="00A17059"/>
    <w:rsid w:val="00A17198"/>
    <w:rsid w:val="00A17456"/>
    <w:rsid w:val="00A1750F"/>
    <w:rsid w:val="00A1758D"/>
    <w:rsid w:val="00A17A8F"/>
    <w:rsid w:val="00A17B15"/>
    <w:rsid w:val="00A17BBA"/>
    <w:rsid w:val="00A17F65"/>
    <w:rsid w:val="00A20060"/>
    <w:rsid w:val="00A200A4"/>
    <w:rsid w:val="00A20416"/>
    <w:rsid w:val="00A20652"/>
    <w:rsid w:val="00A20698"/>
    <w:rsid w:val="00A20793"/>
    <w:rsid w:val="00A20DC6"/>
    <w:rsid w:val="00A20E0C"/>
    <w:rsid w:val="00A2102E"/>
    <w:rsid w:val="00A21208"/>
    <w:rsid w:val="00A2155F"/>
    <w:rsid w:val="00A21560"/>
    <w:rsid w:val="00A21825"/>
    <w:rsid w:val="00A21C09"/>
    <w:rsid w:val="00A220F5"/>
    <w:rsid w:val="00A221F0"/>
    <w:rsid w:val="00A222E9"/>
    <w:rsid w:val="00A22480"/>
    <w:rsid w:val="00A22979"/>
    <w:rsid w:val="00A22B1E"/>
    <w:rsid w:val="00A22DF8"/>
    <w:rsid w:val="00A22E57"/>
    <w:rsid w:val="00A22FBA"/>
    <w:rsid w:val="00A23057"/>
    <w:rsid w:val="00A23116"/>
    <w:rsid w:val="00A23488"/>
    <w:rsid w:val="00A2384E"/>
    <w:rsid w:val="00A239AB"/>
    <w:rsid w:val="00A239DD"/>
    <w:rsid w:val="00A24069"/>
    <w:rsid w:val="00A2418B"/>
    <w:rsid w:val="00A244ED"/>
    <w:rsid w:val="00A24979"/>
    <w:rsid w:val="00A24ED3"/>
    <w:rsid w:val="00A24EEF"/>
    <w:rsid w:val="00A24F7F"/>
    <w:rsid w:val="00A25080"/>
    <w:rsid w:val="00A25258"/>
    <w:rsid w:val="00A25259"/>
    <w:rsid w:val="00A258C4"/>
    <w:rsid w:val="00A25A7A"/>
    <w:rsid w:val="00A25F35"/>
    <w:rsid w:val="00A261D5"/>
    <w:rsid w:val="00A26318"/>
    <w:rsid w:val="00A268D5"/>
    <w:rsid w:val="00A269AE"/>
    <w:rsid w:val="00A26C6A"/>
    <w:rsid w:val="00A26F38"/>
    <w:rsid w:val="00A26FF3"/>
    <w:rsid w:val="00A27066"/>
    <w:rsid w:val="00A27104"/>
    <w:rsid w:val="00A271BD"/>
    <w:rsid w:val="00A2733C"/>
    <w:rsid w:val="00A273F5"/>
    <w:rsid w:val="00A27CBB"/>
    <w:rsid w:val="00A306E9"/>
    <w:rsid w:val="00A30A6F"/>
    <w:rsid w:val="00A30A73"/>
    <w:rsid w:val="00A30AAC"/>
    <w:rsid w:val="00A30CBC"/>
    <w:rsid w:val="00A30D73"/>
    <w:rsid w:val="00A31268"/>
    <w:rsid w:val="00A312F4"/>
    <w:rsid w:val="00A3170C"/>
    <w:rsid w:val="00A3190C"/>
    <w:rsid w:val="00A319BC"/>
    <w:rsid w:val="00A31C03"/>
    <w:rsid w:val="00A31D41"/>
    <w:rsid w:val="00A32397"/>
    <w:rsid w:val="00A323A8"/>
    <w:rsid w:val="00A32B20"/>
    <w:rsid w:val="00A32E18"/>
    <w:rsid w:val="00A32E6F"/>
    <w:rsid w:val="00A32F89"/>
    <w:rsid w:val="00A33424"/>
    <w:rsid w:val="00A335C8"/>
    <w:rsid w:val="00A33638"/>
    <w:rsid w:val="00A336E4"/>
    <w:rsid w:val="00A3399C"/>
    <w:rsid w:val="00A339BD"/>
    <w:rsid w:val="00A33EDB"/>
    <w:rsid w:val="00A33F57"/>
    <w:rsid w:val="00A33F80"/>
    <w:rsid w:val="00A34393"/>
    <w:rsid w:val="00A343AE"/>
    <w:rsid w:val="00A343ED"/>
    <w:rsid w:val="00A3469A"/>
    <w:rsid w:val="00A34C5E"/>
    <w:rsid w:val="00A34E53"/>
    <w:rsid w:val="00A357BD"/>
    <w:rsid w:val="00A357C8"/>
    <w:rsid w:val="00A35A6F"/>
    <w:rsid w:val="00A35DE9"/>
    <w:rsid w:val="00A35E58"/>
    <w:rsid w:val="00A360C0"/>
    <w:rsid w:val="00A360DC"/>
    <w:rsid w:val="00A36101"/>
    <w:rsid w:val="00A36202"/>
    <w:rsid w:val="00A36BFA"/>
    <w:rsid w:val="00A36EAB"/>
    <w:rsid w:val="00A37285"/>
    <w:rsid w:val="00A37581"/>
    <w:rsid w:val="00A37AEC"/>
    <w:rsid w:val="00A37C7C"/>
    <w:rsid w:val="00A37CBF"/>
    <w:rsid w:val="00A37D37"/>
    <w:rsid w:val="00A37D8B"/>
    <w:rsid w:val="00A37EA9"/>
    <w:rsid w:val="00A400F5"/>
    <w:rsid w:val="00A400F8"/>
    <w:rsid w:val="00A401F3"/>
    <w:rsid w:val="00A403E9"/>
    <w:rsid w:val="00A40486"/>
    <w:rsid w:val="00A40644"/>
    <w:rsid w:val="00A40658"/>
    <w:rsid w:val="00A4093B"/>
    <w:rsid w:val="00A409F8"/>
    <w:rsid w:val="00A40B45"/>
    <w:rsid w:val="00A40D31"/>
    <w:rsid w:val="00A41057"/>
    <w:rsid w:val="00A41615"/>
    <w:rsid w:val="00A4207C"/>
    <w:rsid w:val="00A420B1"/>
    <w:rsid w:val="00A423EA"/>
    <w:rsid w:val="00A4240B"/>
    <w:rsid w:val="00A42DAE"/>
    <w:rsid w:val="00A433E4"/>
    <w:rsid w:val="00A435BC"/>
    <w:rsid w:val="00A44033"/>
    <w:rsid w:val="00A440E0"/>
    <w:rsid w:val="00A44776"/>
    <w:rsid w:val="00A45721"/>
    <w:rsid w:val="00A45ED7"/>
    <w:rsid w:val="00A45F9F"/>
    <w:rsid w:val="00A462B8"/>
    <w:rsid w:val="00A464F0"/>
    <w:rsid w:val="00A466C2"/>
    <w:rsid w:val="00A466FB"/>
    <w:rsid w:val="00A468E5"/>
    <w:rsid w:val="00A46CBC"/>
    <w:rsid w:val="00A4749E"/>
    <w:rsid w:val="00A47580"/>
    <w:rsid w:val="00A475CA"/>
    <w:rsid w:val="00A476C9"/>
    <w:rsid w:val="00A477AE"/>
    <w:rsid w:val="00A4781C"/>
    <w:rsid w:val="00A47920"/>
    <w:rsid w:val="00A47B4E"/>
    <w:rsid w:val="00A47BA8"/>
    <w:rsid w:val="00A47BC1"/>
    <w:rsid w:val="00A500E9"/>
    <w:rsid w:val="00A5026D"/>
    <w:rsid w:val="00A50A28"/>
    <w:rsid w:val="00A50CC4"/>
    <w:rsid w:val="00A50F93"/>
    <w:rsid w:val="00A510F6"/>
    <w:rsid w:val="00A512AC"/>
    <w:rsid w:val="00A5134A"/>
    <w:rsid w:val="00A514A3"/>
    <w:rsid w:val="00A519D6"/>
    <w:rsid w:val="00A51B04"/>
    <w:rsid w:val="00A51DDB"/>
    <w:rsid w:val="00A51E16"/>
    <w:rsid w:val="00A521F7"/>
    <w:rsid w:val="00A52233"/>
    <w:rsid w:val="00A52412"/>
    <w:rsid w:val="00A526CC"/>
    <w:rsid w:val="00A527D2"/>
    <w:rsid w:val="00A52A80"/>
    <w:rsid w:val="00A52D01"/>
    <w:rsid w:val="00A53061"/>
    <w:rsid w:val="00A53436"/>
    <w:rsid w:val="00A534C2"/>
    <w:rsid w:val="00A53611"/>
    <w:rsid w:val="00A537C3"/>
    <w:rsid w:val="00A53846"/>
    <w:rsid w:val="00A538CD"/>
    <w:rsid w:val="00A5398A"/>
    <w:rsid w:val="00A54270"/>
    <w:rsid w:val="00A5442D"/>
    <w:rsid w:val="00A549F6"/>
    <w:rsid w:val="00A54F3A"/>
    <w:rsid w:val="00A55484"/>
    <w:rsid w:val="00A55549"/>
    <w:rsid w:val="00A55AAF"/>
    <w:rsid w:val="00A55BBB"/>
    <w:rsid w:val="00A55C4E"/>
    <w:rsid w:val="00A55CFA"/>
    <w:rsid w:val="00A55E7A"/>
    <w:rsid w:val="00A56106"/>
    <w:rsid w:val="00A56413"/>
    <w:rsid w:val="00A5689F"/>
    <w:rsid w:val="00A56A41"/>
    <w:rsid w:val="00A56E97"/>
    <w:rsid w:val="00A56ED5"/>
    <w:rsid w:val="00A56EDE"/>
    <w:rsid w:val="00A57014"/>
    <w:rsid w:val="00A57422"/>
    <w:rsid w:val="00A574EF"/>
    <w:rsid w:val="00A57563"/>
    <w:rsid w:val="00A5782C"/>
    <w:rsid w:val="00A5792A"/>
    <w:rsid w:val="00A579D1"/>
    <w:rsid w:val="00A57B92"/>
    <w:rsid w:val="00A600E6"/>
    <w:rsid w:val="00A600F1"/>
    <w:rsid w:val="00A600F4"/>
    <w:rsid w:val="00A601B9"/>
    <w:rsid w:val="00A60AA2"/>
    <w:rsid w:val="00A60B10"/>
    <w:rsid w:val="00A60B99"/>
    <w:rsid w:val="00A60BD6"/>
    <w:rsid w:val="00A60D2B"/>
    <w:rsid w:val="00A60E43"/>
    <w:rsid w:val="00A611CD"/>
    <w:rsid w:val="00A61864"/>
    <w:rsid w:val="00A61874"/>
    <w:rsid w:val="00A61A62"/>
    <w:rsid w:val="00A61F35"/>
    <w:rsid w:val="00A61FFF"/>
    <w:rsid w:val="00A628F4"/>
    <w:rsid w:val="00A62C80"/>
    <w:rsid w:val="00A62E29"/>
    <w:rsid w:val="00A62E45"/>
    <w:rsid w:val="00A6330F"/>
    <w:rsid w:val="00A636E7"/>
    <w:rsid w:val="00A637F8"/>
    <w:rsid w:val="00A63B91"/>
    <w:rsid w:val="00A63D2D"/>
    <w:rsid w:val="00A63DD3"/>
    <w:rsid w:val="00A63E17"/>
    <w:rsid w:val="00A63FE4"/>
    <w:rsid w:val="00A64668"/>
    <w:rsid w:val="00A64919"/>
    <w:rsid w:val="00A64995"/>
    <w:rsid w:val="00A64D97"/>
    <w:rsid w:val="00A64DF7"/>
    <w:rsid w:val="00A64E16"/>
    <w:rsid w:val="00A64F93"/>
    <w:rsid w:val="00A64FEE"/>
    <w:rsid w:val="00A6502C"/>
    <w:rsid w:val="00A65119"/>
    <w:rsid w:val="00A652E1"/>
    <w:rsid w:val="00A65497"/>
    <w:rsid w:val="00A654F4"/>
    <w:rsid w:val="00A655AC"/>
    <w:rsid w:val="00A657A7"/>
    <w:rsid w:val="00A65D32"/>
    <w:rsid w:val="00A65E56"/>
    <w:rsid w:val="00A65EEA"/>
    <w:rsid w:val="00A66096"/>
    <w:rsid w:val="00A660EB"/>
    <w:rsid w:val="00A66145"/>
    <w:rsid w:val="00A663EB"/>
    <w:rsid w:val="00A66436"/>
    <w:rsid w:val="00A665F2"/>
    <w:rsid w:val="00A66C95"/>
    <w:rsid w:val="00A66E01"/>
    <w:rsid w:val="00A673DE"/>
    <w:rsid w:val="00A6767F"/>
    <w:rsid w:val="00A6799C"/>
    <w:rsid w:val="00A67AAE"/>
    <w:rsid w:val="00A67D5D"/>
    <w:rsid w:val="00A70114"/>
    <w:rsid w:val="00A7026E"/>
    <w:rsid w:val="00A7047D"/>
    <w:rsid w:val="00A70504"/>
    <w:rsid w:val="00A7053F"/>
    <w:rsid w:val="00A7067C"/>
    <w:rsid w:val="00A70872"/>
    <w:rsid w:val="00A70AE6"/>
    <w:rsid w:val="00A70B5A"/>
    <w:rsid w:val="00A70CDA"/>
    <w:rsid w:val="00A70E3F"/>
    <w:rsid w:val="00A70F7D"/>
    <w:rsid w:val="00A71004"/>
    <w:rsid w:val="00A7123E"/>
    <w:rsid w:val="00A713B0"/>
    <w:rsid w:val="00A71524"/>
    <w:rsid w:val="00A715AF"/>
    <w:rsid w:val="00A715CD"/>
    <w:rsid w:val="00A71842"/>
    <w:rsid w:val="00A7194C"/>
    <w:rsid w:val="00A719AC"/>
    <w:rsid w:val="00A71CFD"/>
    <w:rsid w:val="00A71D9B"/>
    <w:rsid w:val="00A723A0"/>
    <w:rsid w:val="00A729C0"/>
    <w:rsid w:val="00A72AFA"/>
    <w:rsid w:val="00A72E59"/>
    <w:rsid w:val="00A72F46"/>
    <w:rsid w:val="00A72F7B"/>
    <w:rsid w:val="00A73176"/>
    <w:rsid w:val="00A731F3"/>
    <w:rsid w:val="00A7368B"/>
    <w:rsid w:val="00A737A4"/>
    <w:rsid w:val="00A73941"/>
    <w:rsid w:val="00A739A8"/>
    <w:rsid w:val="00A73AF3"/>
    <w:rsid w:val="00A73E0F"/>
    <w:rsid w:val="00A73E80"/>
    <w:rsid w:val="00A740C0"/>
    <w:rsid w:val="00A74447"/>
    <w:rsid w:val="00A74481"/>
    <w:rsid w:val="00A74593"/>
    <w:rsid w:val="00A74827"/>
    <w:rsid w:val="00A74B14"/>
    <w:rsid w:val="00A74B25"/>
    <w:rsid w:val="00A74CDA"/>
    <w:rsid w:val="00A74ECD"/>
    <w:rsid w:val="00A751D9"/>
    <w:rsid w:val="00A752CA"/>
    <w:rsid w:val="00A75507"/>
    <w:rsid w:val="00A755DE"/>
    <w:rsid w:val="00A75BC8"/>
    <w:rsid w:val="00A75EE0"/>
    <w:rsid w:val="00A76172"/>
    <w:rsid w:val="00A7647F"/>
    <w:rsid w:val="00A7673D"/>
    <w:rsid w:val="00A76BB4"/>
    <w:rsid w:val="00A7730E"/>
    <w:rsid w:val="00A7795F"/>
    <w:rsid w:val="00A77976"/>
    <w:rsid w:val="00A77C20"/>
    <w:rsid w:val="00A77E8B"/>
    <w:rsid w:val="00A77FF4"/>
    <w:rsid w:val="00A801B1"/>
    <w:rsid w:val="00A801C4"/>
    <w:rsid w:val="00A8032D"/>
    <w:rsid w:val="00A806C0"/>
    <w:rsid w:val="00A8075D"/>
    <w:rsid w:val="00A80940"/>
    <w:rsid w:val="00A80A6F"/>
    <w:rsid w:val="00A80C01"/>
    <w:rsid w:val="00A80C70"/>
    <w:rsid w:val="00A8154D"/>
    <w:rsid w:val="00A815E3"/>
    <w:rsid w:val="00A817A1"/>
    <w:rsid w:val="00A81AC7"/>
    <w:rsid w:val="00A81C35"/>
    <w:rsid w:val="00A81E4C"/>
    <w:rsid w:val="00A81FA2"/>
    <w:rsid w:val="00A820F4"/>
    <w:rsid w:val="00A8211D"/>
    <w:rsid w:val="00A82143"/>
    <w:rsid w:val="00A821C0"/>
    <w:rsid w:val="00A82632"/>
    <w:rsid w:val="00A82851"/>
    <w:rsid w:val="00A82A54"/>
    <w:rsid w:val="00A82C65"/>
    <w:rsid w:val="00A82D03"/>
    <w:rsid w:val="00A82D58"/>
    <w:rsid w:val="00A83117"/>
    <w:rsid w:val="00A83183"/>
    <w:rsid w:val="00A839BC"/>
    <w:rsid w:val="00A844A3"/>
    <w:rsid w:val="00A8458A"/>
    <w:rsid w:val="00A8461A"/>
    <w:rsid w:val="00A84731"/>
    <w:rsid w:val="00A8490C"/>
    <w:rsid w:val="00A84B9D"/>
    <w:rsid w:val="00A84BFA"/>
    <w:rsid w:val="00A84D0B"/>
    <w:rsid w:val="00A8501F"/>
    <w:rsid w:val="00A850A8"/>
    <w:rsid w:val="00A851DF"/>
    <w:rsid w:val="00A85301"/>
    <w:rsid w:val="00A85482"/>
    <w:rsid w:val="00A8568D"/>
    <w:rsid w:val="00A85807"/>
    <w:rsid w:val="00A85C57"/>
    <w:rsid w:val="00A85E5F"/>
    <w:rsid w:val="00A85E71"/>
    <w:rsid w:val="00A8600D"/>
    <w:rsid w:val="00A86190"/>
    <w:rsid w:val="00A866EB"/>
    <w:rsid w:val="00A86A3F"/>
    <w:rsid w:val="00A86BD6"/>
    <w:rsid w:val="00A8722D"/>
    <w:rsid w:val="00A8743B"/>
    <w:rsid w:val="00A87A94"/>
    <w:rsid w:val="00A87CBA"/>
    <w:rsid w:val="00A900E9"/>
    <w:rsid w:val="00A9053E"/>
    <w:rsid w:val="00A90540"/>
    <w:rsid w:val="00A90718"/>
    <w:rsid w:val="00A9091E"/>
    <w:rsid w:val="00A90A49"/>
    <w:rsid w:val="00A90B82"/>
    <w:rsid w:val="00A90B9C"/>
    <w:rsid w:val="00A90C15"/>
    <w:rsid w:val="00A90C84"/>
    <w:rsid w:val="00A9163F"/>
    <w:rsid w:val="00A9174F"/>
    <w:rsid w:val="00A92013"/>
    <w:rsid w:val="00A92025"/>
    <w:rsid w:val="00A92475"/>
    <w:rsid w:val="00A92C0B"/>
    <w:rsid w:val="00A92DD6"/>
    <w:rsid w:val="00A93B0F"/>
    <w:rsid w:val="00A93D6A"/>
    <w:rsid w:val="00A93E2E"/>
    <w:rsid w:val="00A93E86"/>
    <w:rsid w:val="00A94107"/>
    <w:rsid w:val="00A941A3"/>
    <w:rsid w:val="00A946B1"/>
    <w:rsid w:val="00A946C9"/>
    <w:rsid w:val="00A94C27"/>
    <w:rsid w:val="00A94DBF"/>
    <w:rsid w:val="00A94E58"/>
    <w:rsid w:val="00A94F32"/>
    <w:rsid w:val="00A94F94"/>
    <w:rsid w:val="00A951E1"/>
    <w:rsid w:val="00A95221"/>
    <w:rsid w:val="00A9584E"/>
    <w:rsid w:val="00A958A2"/>
    <w:rsid w:val="00A95B3B"/>
    <w:rsid w:val="00A95B78"/>
    <w:rsid w:val="00A95CCD"/>
    <w:rsid w:val="00A9686C"/>
    <w:rsid w:val="00A96D0D"/>
    <w:rsid w:val="00A971B6"/>
    <w:rsid w:val="00A97559"/>
    <w:rsid w:val="00A976B2"/>
    <w:rsid w:val="00A979F5"/>
    <w:rsid w:val="00A97AB4"/>
    <w:rsid w:val="00A97B8F"/>
    <w:rsid w:val="00A97D30"/>
    <w:rsid w:val="00AA0620"/>
    <w:rsid w:val="00AA06CD"/>
    <w:rsid w:val="00AA0C39"/>
    <w:rsid w:val="00AA0C88"/>
    <w:rsid w:val="00AA0CB0"/>
    <w:rsid w:val="00AA0EEB"/>
    <w:rsid w:val="00AA11D0"/>
    <w:rsid w:val="00AA11F6"/>
    <w:rsid w:val="00AA1226"/>
    <w:rsid w:val="00AA18DA"/>
    <w:rsid w:val="00AA1BFF"/>
    <w:rsid w:val="00AA1CAB"/>
    <w:rsid w:val="00AA25DF"/>
    <w:rsid w:val="00AA261D"/>
    <w:rsid w:val="00AA27F9"/>
    <w:rsid w:val="00AA2A29"/>
    <w:rsid w:val="00AA2B36"/>
    <w:rsid w:val="00AA2DF3"/>
    <w:rsid w:val="00AA302E"/>
    <w:rsid w:val="00AA3273"/>
    <w:rsid w:val="00AA33BE"/>
    <w:rsid w:val="00AA3544"/>
    <w:rsid w:val="00AA3552"/>
    <w:rsid w:val="00AA35EE"/>
    <w:rsid w:val="00AA3621"/>
    <w:rsid w:val="00AA3D5E"/>
    <w:rsid w:val="00AA4246"/>
    <w:rsid w:val="00AA46BF"/>
    <w:rsid w:val="00AA490B"/>
    <w:rsid w:val="00AA4C2F"/>
    <w:rsid w:val="00AA5614"/>
    <w:rsid w:val="00AA5771"/>
    <w:rsid w:val="00AA5FE7"/>
    <w:rsid w:val="00AA6189"/>
    <w:rsid w:val="00AA66BD"/>
    <w:rsid w:val="00AA6AB7"/>
    <w:rsid w:val="00AA6D70"/>
    <w:rsid w:val="00AA729E"/>
    <w:rsid w:val="00AA7428"/>
    <w:rsid w:val="00AA7EC6"/>
    <w:rsid w:val="00AB04BF"/>
    <w:rsid w:val="00AB05AC"/>
    <w:rsid w:val="00AB0693"/>
    <w:rsid w:val="00AB07F5"/>
    <w:rsid w:val="00AB0B67"/>
    <w:rsid w:val="00AB0EC0"/>
    <w:rsid w:val="00AB1472"/>
    <w:rsid w:val="00AB1654"/>
    <w:rsid w:val="00AB18BE"/>
    <w:rsid w:val="00AB1C2D"/>
    <w:rsid w:val="00AB1D1D"/>
    <w:rsid w:val="00AB23CE"/>
    <w:rsid w:val="00AB23E1"/>
    <w:rsid w:val="00AB2663"/>
    <w:rsid w:val="00AB2EA6"/>
    <w:rsid w:val="00AB33C6"/>
    <w:rsid w:val="00AB3555"/>
    <w:rsid w:val="00AB35E7"/>
    <w:rsid w:val="00AB38ED"/>
    <w:rsid w:val="00AB399D"/>
    <w:rsid w:val="00AB3B15"/>
    <w:rsid w:val="00AB3FA5"/>
    <w:rsid w:val="00AB4144"/>
    <w:rsid w:val="00AB418D"/>
    <w:rsid w:val="00AB4B68"/>
    <w:rsid w:val="00AB4CCA"/>
    <w:rsid w:val="00AB4E00"/>
    <w:rsid w:val="00AB5730"/>
    <w:rsid w:val="00AB57D6"/>
    <w:rsid w:val="00AB5CA4"/>
    <w:rsid w:val="00AB5E17"/>
    <w:rsid w:val="00AB6249"/>
    <w:rsid w:val="00AB62E6"/>
    <w:rsid w:val="00AB6356"/>
    <w:rsid w:val="00AB6516"/>
    <w:rsid w:val="00AB69E3"/>
    <w:rsid w:val="00AB6A12"/>
    <w:rsid w:val="00AB6BDF"/>
    <w:rsid w:val="00AB6C35"/>
    <w:rsid w:val="00AB6D4D"/>
    <w:rsid w:val="00AB7038"/>
    <w:rsid w:val="00AB71E8"/>
    <w:rsid w:val="00AB771A"/>
    <w:rsid w:val="00AB77F9"/>
    <w:rsid w:val="00AB7893"/>
    <w:rsid w:val="00AB7DD0"/>
    <w:rsid w:val="00AB7E88"/>
    <w:rsid w:val="00AB7EC2"/>
    <w:rsid w:val="00AC0524"/>
    <w:rsid w:val="00AC056E"/>
    <w:rsid w:val="00AC0740"/>
    <w:rsid w:val="00AC07EA"/>
    <w:rsid w:val="00AC0942"/>
    <w:rsid w:val="00AC0A66"/>
    <w:rsid w:val="00AC0D93"/>
    <w:rsid w:val="00AC0D95"/>
    <w:rsid w:val="00AC1260"/>
    <w:rsid w:val="00AC13E5"/>
    <w:rsid w:val="00AC1585"/>
    <w:rsid w:val="00AC1705"/>
    <w:rsid w:val="00AC1750"/>
    <w:rsid w:val="00AC1A15"/>
    <w:rsid w:val="00AC1F5F"/>
    <w:rsid w:val="00AC1FA5"/>
    <w:rsid w:val="00AC203C"/>
    <w:rsid w:val="00AC2651"/>
    <w:rsid w:val="00AC2731"/>
    <w:rsid w:val="00AC28C6"/>
    <w:rsid w:val="00AC2AA8"/>
    <w:rsid w:val="00AC2AE4"/>
    <w:rsid w:val="00AC3060"/>
    <w:rsid w:val="00AC33F2"/>
    <w:rsid w:val="00AC393B"/>
    <w:rsid w:val="00AC3B2F"/>
    <w:rsid w:val="00AC4312"/>
    <w:rsid w:val="00AC439F"/>
    <w:rsid w:val="00AC4CD3"/>
    <w:rsid w:val="00AC56DC"/>
    <w:rsid w:val="00AC5947"/>
    <w:rsid w:val="00AC6375"/>
    <w:rsid w:val="00AC63E4"/>
    <w:rsid w:val="00AC64E6"/>
    <w:rsid w:val="00AC6EFB"/>
    <w:rsid w:val="00AC6F7D"/>
    <w:rsid w:val="00AC6FB7"/>
    <w:rsid w:val="00AC6FD2"/>
    <w:rsid w:val="00AC75D2"/>
    <w:rsid w:val="00AC7C1E"/>
    <w:rsid w:val="00AC7DAF"/>
    <w:rsid w:val="00AC7E31"/>
    <w:rsid w:val="00AC7E6C"/>
    <w:rsid w:val="00AD0052"/>
    <w:rsid w:val="00AD01B2"/>
    <w:rsid w:val="00AD0220"/>
    <w:rsid w:val="00AD09D1"/>
    <w:rsid w:val="00AD09F0"/>
    <w:rsid w:val="00AD0B00"/>
    <w:rsid w:val="00AD0EE7"/>
    <w:rsid w:val="00AD1312"/>
    <w:rsid w:val="00AD146A"/>
    <w:rsid w:val="00AD1586"/>
    <w:rsid w:val="00AD17EB"/>
    <w:rsid w:val="00AD1A41"/>
    <w:rsid w:val="00AD1D5D"/>
    <w:rsid w:val="00AD1D64"/>
    <w:rsid w:val="00AD1DE1"/>
    <w:rsid w:val="00AD209D"/>
    <w:rsid w:val="00AD20A0"/>
    <w:rsid w:val="00AD21E2"/>
    <w:rsid w:val="00AD2674"/>
    <w:rsid w:val="00AD2777"/>
    <w:rsid w:val="00AD28CA"/>
    <w:rsid w:val="00AD2949"/>
    <w:rsid w:val="00AD2B08"/>
    <w:rsid w:val="00AD2CCB"/>
    <w:rsid w:val="00AD2EEA"/>
    <w:rsid w:val="00AD2FCE"/>
    <w:rsid w:val="00AD30B3"/>
    <w:rsid w:val="00AD3382"/>
    <w:rsid w:val="00AD3626"/>
    <w:rsid w:val="00AD38CC"/>
    <w:rsid w:val="00AD3905"/>
    <w:rsid w:val="00AD39D0"/>
    <w:rsid w:val="00AD3C7C"/>
    <w:rsid w:val="00AD3F71"/>
    <w:rsid w:val="00AD45C1"/>
    <w:rsid w:val="00AD4652"/>
    <w:rsid w:val="00AD46D4"/>
    <w:rsid w:val="00AD46DA"/>
    <w:rsid w:val="00AD4C2D"/>
    <w:rsid w:val="00AD4FA8"/>
    <w:rsid w:val="00AD509C"/>
    <w:rsid w:val="00AD519B"/>
    <w:rsid w:val="00AD5469"/>
    <w:rsid w:val="00AD5A65"/>
    <w:rsid w:val="00AD5B4B"/>
    <w:rsid w:val="00AD60C2"/>
    <w:rsid w:val="00AD6198"/>
    <w:rsid w:val="00AD6356"/>
    <w:rsid w:val="00AD652D"/>
    <w:rsid w:val="00AD6820"/>
    <w:rsid w:val="00AD6DB4"/>
    <w:rsid w:val="00AD6F53"/>
    <w:rsid w:val="00AD70ED"/>
    <w:rsid w:val="00AD75BC"/>
    <w:rsid w:val="00AD75E5"/>
    <w:rsid w:val="00AD760B"/>
    <w:rsid w:val="00AD760E"/>
    <w:rsid w:val="00AD7A11"/>
    <w:rsid w:val="00AE00CD"/>
    <w:rsid w:val="00AE01A3"/>
    <w:rsid w:val="00AE065F"/>
    <w:rsid w:val="00AE06FF"/>
    <w:rsid w:val="00AE0975"/>
    <w:rsid w:val="00AE0CDE"/>
    <w:rsid w:val="00AE0D2B"/>
    <w:rsid w:val="00AE0E4A"/>
    <w:rsid w:val="00AE0EB5"/>
    <w:rsid w:val="00AE10AB"/>
    <w:rsid w:val="00AE144D"/>
    <w:rsid w:val="00AE146A"/>
    <w:rsid w:val="00AE15B7"/>
    <w:rsid w:val="00AE16D7"/>
    <w:rsid w:val="00AE1DCB"/>
    <w:rsid w:val="00AE1EE8"/>
    <w:rsid w:val="00AE239A"/>
    <w:rsid w:val="00AE2607"/>
    <w:rsid w:val="00AE2942"/>
    <w:rsid w:val="00AE2B82"/>
    <w:rsid w:val="00AE2D76"/>
    <w:rsid w:val="00AE2E1C"/>
    <w:rsid w:val="00AE2FBD"/>
    <w:rsid w:val="00AE3079"/>
    <w:rsid w:val="00AE30EC"/>
    <w:rsid w:val="00AE328B"/>
    <w:rsid w:val="00AE34F1"/>
    <w:rsid w:val="00AE36A4"/>
    <w:rsid w:val="00AE36DF"/>
    <w:rsid w:val="00AE39EA"/>
    <w:rsid w:val="00AE3A9E"/>
    <w:rsid w:val="00AE3C00"/>
    <w:rsid w:val="00AE3FE6"/>
    <w:rsid w:val="00AE4316"/>
    <w:rsid w:val="00AE44ED"/>
    <w:rsid w:val="00AE4766"/>
    <w:rsid w:val="00AE47FF"/>
    <w:rsid w:val="00AE4997"/>
    <w:rsid w:val="00AE4A45"/>
    <w:rsid w:val="00AE4A8C"/>
    <w:rsid w:val="00AE4D28"/>
    <w:rsid w:val="00AE511B"/>
    <w:rsid w:val="00AE5191"/>
    <w:rsid w:val="00AE540E"/>
    <w:rsid w:val="00AE545A"/>
    <w:rsid w:val="00AE54AE"/>
    <w:rsid w:val="00AE54F4"/>
    <w:rsid w:val="00AE56B8"/>
    <w:rsid w:val="00AE580D"/>
    <w:rsid w:val="00AE5B30"/>
    <w:rsid w:val="00AE5F00"/>
    <w:rsid w:val="00AE6091"/>
    <w:rsid w:val="00AE6824"/>
    <w:rsid w:val="00AE6BBA"/>
    <w:rsid w:val="00AE6C52"/>
    <w:rsid w:val="00AE6F03"/>
    <w:rsid w:val="00AE737F"/>
    <w:rsid w:val="00AE7AC0"/>
    <w:rsid w:val="00AF076D"/>
    <w:rsid w:val="00AF0789"/>
    <w:rsid w:val="00AF078C"/>
    <w:rsid w:val="00AF0C0A"/>
    <w:rsid w:val="00AF1241"/>
    <w:rsid w:val="00AF1393"/>
    <w:rsid w:val="00AF13C7"/>
    <w:rsid w:val="00AF16B6"/>
    <w:rsid w:val="00AF17D1"/>
    <w:rsid w:val="00AF1CFC"/>
    <w:rsid w:val="00AF1F18"/>
    <w:rsid w:val="00AF2033"/>
    <w:rsid w:val="00AF216A"/>
    <w:rsid w:val="00AF2434"/>
    <w:rsid w:val="00AF2548"/>
    <w:rsid w:val="00AF28D8"/>
    <w:rsid w:val="00AF2A56"/>
    <w:rsid w:val="00AF2B11"/>
    <w:rsid w:val="00AF2C19"/>
    <w:rsid w:val="00AF2CBD"/>
    <w:rsid w:val="00AF32DB"/>
    <w:rsid w:val="00AF33BE"/>
    <w:rsid w:val="00AF354D"/>
    <w:rsid w:val="00AF386C"/>
    <w:rsid w:val="00AF39CF"/>
    <w:rsid w:val="00AF3A7C"/>
    <w:rsid w:val="00AF3F89"/>
    <w:rsid w:val="00AF4040"/>
    <w:rsid w:val="00AF4174"/>
    <w:rsid w:val="00AF4408"/>
    <w:rsid w:val="00AF458B"/>
    <w:rsid w:val="00AF4A32"/>
    <w:rsid w:val="00AF4A89"/>
    <w:rsid w:val="00AF4FDC"/>
    <w:rsid w:val="00AF50E9"/>
    <w:rsid w:val="00AF530D"/>
    <w:rsid w:val="00AF54E8"/>
    <w:rsid w:val="00AF5A8A"/>
    <w:rsid w:val="00AF5B13"/>
    <w:rsid w:val="00AF5CA3"/>
    <w:rsid w:val="00AF61AC"/>
    <w:rsid w:val="00AF64C3"/>
    <w:rsid w:val="00AF6589"/>
    <w:rsid w:val="00AF6608"/>
    <w:rsid w:val="00AF66DA"/>
    <w:rsid w:val="00AF66FE"/>
    <w:rsid w:val="00AF689F"/>
    <w:rsid w:val="00AF6BD1"/>
    <w:rsid w:val="00AF6F40"/>
    <w:rsid w:val="00AF7014"/>
    <w:rsid w:val="00AF7224"/>
    <w:rsid w:val="00AF74B7"/>
    <w:rsid w:val="00AF781F"/>
    <w:rsid w:val="00AF7C05"/>
    <w:rsid w:val="00AF7EB2"/>
    <w:rsid w:val="00AF7F41"/>
    <w:rsid w:val="00B00031"/>
    <w:rsid w:val="00B00481"/>
    <w:rsid w:val="00B0051B"/>
    <w:rsid w:val="00B0053C"/>
    <w:rsid w:val="00B00559"/>
    <w:rsid w:val="00B0088B"/>
    <w:rsid w:val="00B0089C"/>
    <w:rsid w:val="00B00AA1"/>
    <w:rsid w:val="00B0100B"/>
    <w:rsid w:val="00B010C4"/>
    <w:rsid w:val="00B01632"/>
    <w:rsid w:val="00B01673"/>
    <w:rsid w:val="00B0173E"/>
    <w:rsid w:val="00B01868"/>
    <w:rsid w:val="00B0193F"/>
    <w:rsid w:val="00B01B55"/>
    <w:rsid w:val="00B01C48"/>
    <w:rsid w:val="00B01D2D"/>
    <w:rsid w:val="00B01F18"/>
    <w:rsid w:val="00B02011"/>
    <w:rsid w:val="00B021F1"/>
    <w:rsid w:val="00B02393"/>
    <w:rsid w:val="00B025B6"/>
    <w:rsid w:val="00B02806"/>
    <w:rsid w:val="00B029FA"/>
    <w:rsid w:val="00B02ABC"/>
    <w:rsid w:val="00B02CED"/>
    <w:rsid w:val="00B032C0"/>
    <w:rsid w:val="00B036A9"/>
    <w:rsid w:val="00B039C4"/>
    <w:rsid w:val="00B03B91"/>
    <w:rsid w:val="00B03D39"/>
    <w:rsid w:val="00B03F2C"/>
    <w:rsid w:val="00B04073"/>
    <w:rsid w:val="00B045A3"/>
    <w:rsid w:val="00B048E0"/>
    <w:rsid w:val="00B04CA4"/>
    <w:rsid w:val="00B04DBE"/>
    <w:rsid w:val="00B04EA0"/>
    <w:rsid w:val="00B04FFC"/>
    <w:rsid w:val="00B059B4"/>
    <w:rsid w:val="00B05A2B"/>
    <w:rsid w:val="00B05C96"/>
    <w:rsid w:val="00B0603C"/>
    <w:rsid w:val="00B0654E"/>
    <w:rsid w:val="00B06555"/>
    <w:rsid w:val="00B069F4"/>
    <w:rsid w:val="00B06AAD"/>
    <w:rsid w:val="00B06BAA"/>
    <w:rsid w:val="00B06D5F"/>
    <w:rsid w:val="00B06E57"/>
    <w:rsid w:val="00B06F68"/>
    <w:rsid w:val="00B07171"/>
    <w:rsid w:val="00B0718D"/>
    <w:rsid w:val="00B0744B"/>
    <w:rsid w:val="00B07826"/>
    <w:rsid w:val="00B079BB"/>
    <w:rsid w:val="00B07AE5"/>
    <w:rsid w:val="00B07B3A"/>
    <w:rsid w:val="00B07B99"/>
    <w:rsid w:val="00B07EC2"/>
    <w:rsid w:val="00B07EF9"/>
    <w:rsid w:val="00B10106"/>
    <w:rsid w:val="00B102D7"/>
    <w:rsid w:val="00B10525"/>
    <w:rsid w:val="00B1057E"/>
    <w:rsid w:val="00B10916"/>
    <w:rsid w:val="00B109A3"/>
    <w:rsid w:val="00B10BEF"/>
    <w:rsid w:val="00B10F84"/>
    <w:rsid w:val="00B11177"/>
    <w:rsid w:val="00B1127B"/>
    <w:rsid w:val="00B1146B"/>
    <w:rsid w:val="00B119F0"/>
    <w:rsid w:val="00B11AB1"/>
    <w:rsid w:val="00B11AD8"/>
    <w:rsid w:val="00B11E78"/>
    <w:rsid w:val="00B11FB9"/>
    <w:rsid w:val="00B12051"/>
    <w:rsid w:val="00B12158"/>
    <w:rsid w:val="00B1253E"/>
    <w:rsid w:val="00B12686"/>
    <w:rsid w:val="00B12D6C"/>
    <w:rsid w:val="00B139E3"/>
    <w:rsid w:val="00B13C23"/>
    <w:rsid w:val="00B13D27"/>
    <w:rsid w:val="00B13FD3"/>
    <w:rsid w:val="00B1404B"/>
    <w:rsid w:val="00B14169"/>
    <w:rsid w:val="00B145F5"/>
    <w:rsid w:val="00B145F7"/>
    <w:rsid w:val="00B14AAE"/>
    <w:rsid w:val="00B14B68"/>
    <w:rsid w:val="00B14E59"/>
    <w:rsid w:val="00B14E8A"/>
    <w:rsid w:val="00B15030"/>
    <w:rsid w:val="00B1505A"/>
    <w:rsid w:val="00B1532A"/>
    <w:rsid w:val="00B1535F"/>
    <w:rsid w:val="00B159C0"/>
    <w:rsid w:val="00B15CA8"/>
    <w:rsid w:val="00B15CBA"/>
    <w:rsid w:val="00B1625E"/>
    <w:rsid w:val="00B16411"/>
    <w:rsid w:val="00B1682E"/>
    <w:rsid w:val="00B1686D"/>
    <w:rsid w:val="00B1689A"/>
    <w:rsid w:val="00B16FD9"/>
    <w:rsid w:val="00B16FF0"/>
    <w:rsid w:val="00B17298"/>
    <w:rsid w:val="00B17376"/>
    <w:rsid w:val="00B17767"/>
    <w:rsid w:val="00B17826"/>
    <w:rsid w:val="00B17F97"/>
    <w:rsid w:val="00B204F5"/>
    <w:rsid w:val="00B206EC"/>
    <w:rsid w:val="00B207A2"/>
    <w:rsid w:val="00B2082F"/>
    <w:rsid w:val="00B20955"/>
    <w:rsid w:val="00B209CF"/>
    <w:rsid w:val="00B20A2D"/>
    <w:rsid w:val="00B20FA2"/>
    <w:rsid w:val="00B213F2"/>
    <w:rsid w:val="00B214E4"/>
    <w:rsid w:val="00B21BDF"/>
    <w:rsid w:val="00B21BE5"/>
    <w:rsid w:val="00B21FA6"/>
    <w:rsid w:val="00B22177"/>
    <w:rsid w:val="00B22531"/>
    <w:rsid w:val="00B22718"/>
    <w:rsid w:val="00B22781"/>
    <w:rsid w:val="00B22F1A"/>
    <w:rsid w:val="00B2310D"/>
    <w:rsid w:val="00B23400"/>
    <w:rsid w:val="00B234EE"/>
    <w:rsid w:val="00B235BD"/>
    <w:rsid w:val="00B2385E"/>
    <w:rsid w:val="00B238C7"/>
    <w:rsid w:val="00B23924"/>
    <w:rsid w:val="00B2415F"/>
    <w:rsid w:val="00B24223"/>
    <w:rsid w:val="00B2455B"/>
    <w:rsid w:val="00B2456E"/>
    <w:rsid w:val="00B24596"/>
    <w:rsid w:val="00B24856"/>
    <w:rsid w:val="00B24BCE"/>
    <w:rsid w:val="00B24E8D"/>
    <w:rsid w:val="00B24F98"/>
    <w:rsid w:val="00B251C7"/>
    <w:rsid w:val="00B251FB"/>
    <w:rsid w:val="00B253A5"/>
    <w:rsid w:val="00B255DF"/>
    <w:rsid w:val="00B259D9"/>
    <w:rsid w:val="00B25B7C"/>
    <w:rsid w:val="00B25D59"/>
    <w:rsid w:val="00B25E73"/>
    <w:rsid w:val="00B26188"/>
    <w:rsid w:val="00B266C5"/>
    <w:rsid w:val="00B26775"/>
    <w:rsid w:val="00B26AFA"/>
    <w:rsid w:val="00B270C0"/>
    <w:rsid w:val="00B275E5"/>
    <w:rsid w:val="00B27640"/>
    <w:rsid w:val="00B27BE1"/>
    <w:rsid w:val="00B27CAA"/>
    <w:rsid w:val="00B27CBD"/>
    <w:rsid w:val="00B3023A"/>
    <w:rsid w:val="00B30449"/>
    <w:rsid w:val="00B309AF"/>
    <w:rsid w:val="00B30B43"/>
    <w:rsid w:val="00B30B57"/>
    <w:rsid w:val="00B30B59"/>
    <w:rsid w:val="00B30C5B"/>
    <w:rsid w:val="00B30DCB"/>
    <w:rsid w:val="00B30F0F"/>
    <w:rsid w:val="00B30F81"/>
    <w:rsid w:val="00B3101F"/>
    <w:rsid w:val="00B310DF"/>
    <w:rsid w:val="00B3122E"/>
    <w:rsid w:val="00B312D2"/>
    <w:rsid w:val="00B312F0"/>
    <w:rsid w:val="00B31329"/>
    <w:rsid w:val="00B31866"/>
    <w:rsid w:val="00B3191E"/>
    <w:rsid w:val="00B31C0C"/>
    <w:rsid w:val="00B31E97"/>
    <w:rsid w:val="00B321A0"/>
    <w:rsid w:val="00B32206"/>
    <w:rsid w:val="00B3231E"/>
    <w:rsid w:val="00B3243B"/>
    <w:rsid w:val="00B3254A"/>
    <w:rsid w:val="00B32641"/>
    <w:rsid w:val="00B32915"/>
    <w:rsid w:val="00B32B1B"/>
    <w:rsid w:val="00B32C48"/>
    <w:rsid w:val="00B32C50"/>
    <w:rsid w:val="00B32ED6"/>
    <w:rsid w:val="00B330EC"/>
    <w:rsid w:val="00B33187"/>
    <w:rsid w:val="00B336B8"/>
    <w:rsid w:val="00B339FB"/>
    <w:rsid w:val="00B33A8B"/>
    <w:rsid w:val="00B33E25"/>
    <w:rsid w:val="00B33F8E"/>
    <w:rsid w:val="00B34100"/>
    <w:rsid w:val="00B343D1"/>
    <w:rsid w:val="00B34731"/>
    <w:rsid w:val="00B348A4"/>
    <w:rsid w:val="00B348A9"/>
    <w:rsid w:val="00B34CF7"/>
    <w:rsid w:val="00B34F03"/>
    <w:rsid w:val="00B353C2"/>
    <w:rsid w:val="00B35586"/>
    <w:rsid w:val="00B35625"/>
    <w:rsid w:val="00B35BFC"/>
    <w:rsid w:val="00B364CA"/>
    <w:rsid w:val="00B36CDD"/>
    <w:rsid w:val="00B37159"/>
    <w:rsid w:val="00B37A7B"/>
    <w:rsid w:val="00B37E2D"/>
    <w:rsid w:val="00B40379"/>
    <w:rsid w:val="00B40529"/>
    <w:rsid w:val="00B40560"/>
    <w:rsid w:val="00B4056C"/>
    <w:rsid w:val="00B4081B"/>
    <w:rsid w:val="00B40CEC"/>
    <w:rsid w:val="00B40D69"/>
    <w:rsid w:val="00B40D8F"/>
    <w:rsid w:val="00B40E11"/>
    <w:rsid w:val="00B41138"/>
    <w:rsid w:val="00B411E0"/>
    <w:rsid w:val="00B413CD"/>
    <w:rsid w:val="00B41617"/>
    <w:rsid w:val="00B41961"/>
    <w:rsid w:val="00B41AE9"/>
    <w:rsid w:val="00B41B58"/>
    <w:rsid w:val="00B41C75"/>
    <w:rsid w:val="00B41CC6"/>
    <w:rsid w:val="00B41D80"/>
    <w:rsid w:val="00B41E76"/>
    <w:rsid w:val="00B423AF"/>
    <w:rsid w:val="00B4256E"/>
    <w:rsid w:val="00B42B78"/>
    <w:rsid w:val="00B42CC9"/>
    <w:rsid w:val="00B4302B"/>
    <w:rsid w:val="00B43125"/>
    <w:rsid w:val="00B4319B"/>
    <w:rsid w:val="00B431C5"/>
    <w:rsid w:val="00B4326F"/>
    <w:rsid w:val="00B439CA"/>
    <w:rsid w:val="00B43A6B"/>
    <w:rsid w:val="00B440E4"/>
    <w:rsid w:val="00B44138"/>
    <w:rsid w:val="00B44611"/>
    <w:rsid w:val="00B4469C"/>
    <w:rsid w:val="00B45035"/>
    <w:rsid w:val="00B45046"/>
    <w:rsid w:val="00B450CA"/>
    <w:rsid w:val="00B45FBF"/>
    <w:rsid w:val="00B4600A"/>
    <w:rsid w:val="00B4609B"/>
    <w:rsid w:val="00B4637B"/>
    <w:rsid w:val="00B463C3"/>
    <w:rsid w:val="00B463FB"/>
    <w:rsid w:val="00B46444"/>
    <w:rsid w:val="00B46549"/>
    <w:rsid w:val="00B4682F"/>
    <w:rsid w:val="00B46C48"/>
    <w:rsid w:val="00B4724C"/>
    <w:rsid w:val="00B47256"/>
    <w:rsid w:val="00B472DD"/>
    <w:rsid w:val="00B479BA"/>
    <w:rsid w:val="00B502C9"/>
    <w:rsid w:val="00B507F4"/>
    <w:rsid w:val="00B50C1D"/>
    <w:rsid w:val="00B50EAF"/>
    <w:rsid w:val="00B51257"/>
    <w:rsid w:val="00B51268"/>
    <w:rsid w:val="00B51342"/>
    <w:rsid w:val="00B5141E"/>
    <w:rsid w:val="00B517E7"/>
    <w:rsid w:val="00B51A68"/>
    <w:rsid w:val="00B51FF5"/>
    <w:rsid w:val="00B520B0"/>
    <w:rsid w:val="00B522F2"/>
    <w:rsid w:val="00B525C4"/>
    <w:rsid w:val="00B528DA"/>
    <w:rsid w:val="00B52BB1"/>
    <w:rsid w:val="00B530FF"/>
    <w:rsid w:val="00B53520"/>
    <w:rsid w:val="00B537B7"/>
    <w:rsid w:val="00B5390B"/>
    <w:rsid w:val="00B53BBB"/>
    <w:rsid w:val="00B53E6C"/>
    <w:rsid w:val="00B54127"/>
    <w:rsid w:val="00B54415"/>
    <w:rsid w:val="00B54598"/>
    <w:rsid w:val="00B5481B"/>
    <w:rsid w:val="00B54A98"/>
    <w:rsid w:val="00B550FF"/>
    <w:rsid w:val="00B551E3"/>
    <w:rsid w:val="00B55384"/>
    <w:rsid w:val="00B554E1"/>
    <w:rsid w:val="00B556BA"/>
    <w:rsid w:val="00B55778"/>
    <w:rsid w:val="00B558E2"/>
    <w:rsid w:val="00B55963"/>
    <w:rsid w:val="00B55BA1"/>
    <w:rsid w:val="00B56182"/>
    <w:rsid w:val="00B563A2"/>
    <w:rsid w:val="00B56572"/>
    <w:rsid w:val="00B565C7"/>
    <w:rsid w:val="00B566B3"/>
    <w:rsid w:val="00B56802"/>
    <w:rsid w:val="00B569A1"/>
    <w:rsid w:val="00B56A68"/>
    <w:rsid w:val="00B575D6"/>
    <w:rsid w:val="00B57698"/>
    <w:rsid w:val="00B57BC2"/>
    <w:rsid w:val="00B57D54"/>
    <w:rsid w:val="00B601CA"/>
    <w:rsid w:val="00B6039A"/>
    <w:rsid w:val="00B6043F"/>
    <w:rsid w:val="00B605EC"/>
    <w:rsid w:val="00B607D0"/>
    <w:rsid w:val="00B60AAE"/>
    <w:rsid w:val="00B60B60"/>
    <w:rsid w:val="00B60DD9"/>
    <w:rsid w:val="00B60DEF"/>
    <w:rsid w:val="00B61056"/>
    <w:rsid w:val="00B6105B"/>
    <w:rsid w:val="00B61182"/>
    <w:rsid w:val="00B611D7"/>
    <w:rsid w:val="00B6153A"/>
    <w:rsid w:val="00B61860"/>
    <w:rsid w:val="00B619D9"/>
    <w:rsid w:val="00B6238E"/>
    <w:rsid w:val="00B62590"/>
    <w:rsid w:val="00B62727"/>
    <w:rsid w:val="00B6285A"/>
    <w:rsid w:val="00B62A25"/>
    <w:rsid w:val="00B62A41"/>
    <w:rsid w:val="00B6307A"/>
    <w:rsid w:val="00B6377B"/>
    <w:rsid w:val="00B637AC"/>
    <w:rsid w:val="00B63869"/>
    <w:rsid w:val="00B6394A"/>
    <w:rsid w:val="00B63A3D"/>
    <w:rsid w:val="00B63BA0"/>
    <w:rsid w:val="00B63DA3"/>
    <w:rsid w:val="00B63EDC"/>
    <w:rsid w:val="00B641EF"/>
    <w:rsid w:val="00B6454E"/>
    <w:rsid w:val="00B64729"/>
    <w:rsid w:val="00B64774"/>
    <w:rsid w:val="00B64D0D"/>
    <w:rsid w:val="00B64D7F"/>
    <w:rsid w:val="00B64E19"/>
    <w:rsid w:val="00B65038"/>
    <w:rsid w:val="00B65358"/>
    <w:rsid w:val="00B65503"/>
    <w:rsid w:val="00B6552A"/>
    <w:rsid w:val="00B655C6"/>
    <w:rsid w:val="00B65805"/>
    <w:rsid w:val="00B65874"/>
    <w:rsid w:val="00B659A1"/>
    <w:rsid w:val="00B65E19"/>
    <w:rsid w:val="00B66211"/>
    <w:rsid w:val="00B663BC"/>
    <w:rsid w:val="00B6644D"/>
    <w:rsid w:val="00B665D1"/>
    <w:rsid w:val="00B66698"/>
    <w:rsid w:val="00B6671D"/>
    <w:rsid w:val="00B66B13"/>
    <w:rsid w:val="00B66E12"/>
    <w:rsid w:val="00B6725A"/>
    <w:rsid w:val="00B67460"/>
    <w:rsid w:val="00B675DD"/>
    <w:rsid w:val="00B6762D"/>
    <w:rsid w:val="00B67DA0"/>
    <w:rsid w:val="00B702C8"/>
    <w:rsid w:val="00B703B9"/>
    <w:rsid w:val="00B70565"/>
    <w:rsid w:val="00B70618"/>
    <w:rsid w:val="00B70689"/>
    <w:rsid w:val="00B70966"/>
    <w:rsid w:val="00B70C6D"/>
    <w:rsid w:val="00B71032"/>
    <w:rsid w:val="00B710E5"/>
    <w:rsid w:val="00B7126A"/>
    <w:rsid w:val="00B712C5"/>
    <w:rsid w:val="00B71425"/>
    <w:rsid w:val="00B71748"/>
    <w:rsid w:val="00B71992"/>
    <w:rsid w:val="00B71BA9"/>
    <w:rsid w:val="00B71CB3"/>
    <w:rsid w:val="00B71ED7"/>
    <w:rsid w:val="00B7205F"/>
    <w:rsid w:val="00B72AAB"/>
    <w:rsid w:val="00B72B92"/>
    <w:rsid w:val="00B72C30"/>
    <w:rsid w:val="00B72E69"/>
    <w:rsid w:val="00B73585"/>
    <w:rsid w:val="00B736F7"/>
    <w:rsid w:val="00B73C8F"/>
    <w:rsid w:val="00B73CF0"/>
    <w:rsid w:val="00B73FF5"/>
    <w:rsid w:val="00B74011"/>
    <w:rsid w:val="00B74474"/>
    <w:rsid w:val="00B74747"/>
    <w:rsid w:val="00B7499C"/>
    <w:rsid w:val="00B749F1"/>
    <w:rsid w:val="00B750B9"/>
    <w:rsid w:val="00B75107"/>
    <w:rsid w:val="00B751FA"/>
    <w:rsid w:val="00B75602"/>
    <w:rsid w:val="00B75778"/>
    <w:rsid w:val="00B757B1"/>
    <w:rsid w:val="00B757B4"/>
    <w:rsid w:val="00B758E4"/>
    <w:rsid w:val="00B7596E"/>
    <w:rsid w:val="00B75E52"/>
    <w:rsid w:val="00B761D2"/>
    <w:rsid w:val="00B76351"/>
    <w:rsid w:val="00B76395"/>
    <w:rsid w:val="00B76398"/>
    <w:rsid w:val="00B7653A"/>
    <w:rsid w:val="00B76773"/>
    <w:rsid w:val="00B767C2"/>
    <w:rsid w:val="00B767D0"/>
    <w:rsid w:val="00B7688F"/>
    <w:rsid w:val="00B7689A"/>
    <w:rsid w:val="00B768BA"/>
    <w:rsid w:val="00B7694B"/>
    <w:rsid w:val="00B76975"/>
    <w:rsid w:val="00B76B08"/>
    <w:rsid w:val="00B76B8A"/>
    <w:rsid w:val="00B770AA"/>
    <w:rsid w:val="00B770B8"/>
    <w:rsid w:val="00B77267"/>
    <w:rsid w:val="00B77301"/>
    <w:rsid w:val="00B77702"/>
    <w:rsid w:val="00B77A4A"/>
    <w:rsid w:val="00B77C2F"/>
    <w:rsid w:val="00B80A1E"/>
    <w:rsid w:val="00B80B73"/>
    <w:rsid w:val="00B80C62"/>
    <w:rsid w:val="00B80F2A"/>
    <w:rsid w:val="00B8142D"/>
    <w:rsid w:val="00B814A4"/>
    <w:rsid w:val="00B81D05"/>
    <w:rsid w:val="00B81E67"/>
    <w:rsid w:val="00B82280"/>
    <w:rsid w:val="00B822A2"/>
    <w:rsid w:val="00B82490"/>
    <w:rsid w:val="00B824F7"/>
    <w:rsid w:val="00B82548"/>
    <w:rsid w:val="00B82633"/>
    <w:rsid w:val="00B8285C"/>
    <w:rsid w:val="00B82971"/>
    <w:rsid w:val="00B82C6C"/>
    <w:rsid w:val="00B82D16"/>
    <w:rsid w:val="00B831BA"/>
    <w:rsid w:val="00B83CE6"/>
    <w:rsid w:val="00B83DB1"/>
    <w:rsid w:val="00B83EA6"/>
    <w:rsid w:val="00B83FE6"/>
    <w:rsid w:val="00B841B5"/>
    <w:rsid w:val="00B84488"/>
    <w:rsid w:val="00B8456C"/>
    <w:rsid w:val="00B84780"/>
    <w:rsid w:val="00B8491F"/>
    <w:rsid w:val="00B84A0A"/>
    <w:rsid w:val="00B84CE7"/>
    <w:rsid w:val="00B84D53"/>
    <w:rsid w:val="00B85819"/>
    <w:rsid w:val="00B85A49"/>
    <w:rsid w:val="00B85CB5"/>
    <w:rsid w:val="00B86036"/>
    <w:rsid w:val="00B86056"/>
    <w:rsid w:val="00B861DC"/>
    <w:rsid w:val="00B861F9"/>
    <w:rsid w:val="00B86527"/>
    <w:rsid w:val="00B879BE"/>
    <w:rsid w:val="00B879C0"/>
    <w:rsid w:val="00B87C3B"/>
    <w:rsid w:val="00B90700"/>
    <w:rsid w:val="00B9114E"/>
    <w:rsid w:val="00B911DF"/>
    <w:rsid w:val="00B91336"/>
    <w:rsid w:val="00B916D3"/>
    <w:rsid w:val="00B91729"/>
    <w:rsid w:val="00B91B8E"/>
    <w:rsid w:val="00B91B91"/>
    <w:rsid w:val="00B91C8F"/>
    <w:rsid w:val="00B91E55"/>
    <w:rsid w:val="00B9226F"/>
    <w:rsid w:val="00B926CB"/>
    <w:rsid w:val="00B927C7"/>
    <w:rsid w:val="00B92845"/>
    <w:rsid w:val="00B92ED7"/>
    <w:rsid w:val="00B92F4E"/>
    <w:rsid w:val="00B93075"/>
    <w:rsid w:val="00B93797"/>
    <w:rsid w:val="00B9391F"/>
    <w:rsid w:val="00B93A13"/>
    <w:rsid w:val="00B93CF0"/>
    <w:rsid w:val="00B93EA2"/>
    <w:rsid w:val="00B9413B"/>
    <w:rsid w:val="00B944FE"/>
    <w:rsid w:val="00B945FD"/>
    <w:rsid w:val="00B94945"/>
    <w:rsid w:val="00B94A37"/>
    <w:rsid w:val="00B95161"/>
    <w:rsid w:val="00B95313"/>
    <w:rsid w:val="00B95550"/>
    <w:rsid w:val="00B9557A"/>
    <w:rsid w:val="00B95A41"/>
    <w:rsid w:val="00B95B45"/>
    <w:rsid w:val="00B95C0E"/>
    <w:rsid w:val="00B95C6C"/>
    <w:rsid w:val="00B95CE9"/>
    <w:rsid w:val="00B95E56"/>
    <w:rsid w:val="00B95E8B"/>
    <w:rsid w:val="00B962BF"/>
    <w:rsid w:val="00B964F7"/>
    <w:rsid w:val="00B967A8"/>
    <w:rsid w:val="00B967E8"/>
    <w:rsid w:val="00B969CE"/>
    <w:rsid w:val="00B96B33"/>
    <w:rsid w:val="00B96B4A"/>
    <w:rsid w:val="00B96CFF"/>
    <w:rsid w:val="00B96D42"/>
    <w:rsid w:val="00B97215"/>
    <w:rsid w:val="00B9732F"/>
    <w:rsid w:val="00B9748E"/>
    <w:rsid w:val="00B97C4F"/>
    <w:rsid w:val="00B97CE0"/>
    <w:rsid w:val="00BA029F"/>
    <w:rsid w:val="00BA0325"/>
    <w:rsid w:val="00BA059E"/>
    <w:rsid w:val="00BA0640"/>
    <w:rsid w:val="00BA08E3"/>
    <w:rsid w:val="00BA0DA0"/>
    <w:rsid w:val="00BA0E94"/>
    <w:rsid w:val="00BA1064"/>
    <w:rsid w:val="00BA128D"/>
    <w:rsid w:val="00BA1426"/>
    <w:rsid w:val="00BA1796"/>
    <w:rsid w:val="00BA1988"/>
    <w:rsid w:val="00BA21E7"/>
    <w:rsid w:val="00BA2658"/>
    <w:rsid w:val="00BA27E8"/>
    <w:rsid w:val="00BA2951"/>
    <w:rsid w:val="00BA2D5F"/>
    <w:rsid w:val="00BA2F97"/>
    <w:rsid w:val="00BA30DB"/>
    <w:rsid w:val="00BA3377"/>
    <w:rsid w:val="00BA3396"/>
    <w:rsid w:val="00BA36A1"/>
    <w:rsid w:val="00BA3998"/>
    <w:rsid w:val="00BA39C8"/>
    <w:rsid w:val="00BA3BA5"/>
    <w:rsid w:val="00BA3FDF"/>
    <w:rsid w:val="00BA4081"/>
    <w:rsid w:val="00BA41A3"/>
    <w:rsid w:val="00BA4926"/>
    <w:rsid w:val="00BA49E7"/>
    <w:rsid w:val="00BA4A91"/>
    <w:rsid w:val="00BA4B09"/>
    <w:rsid w:val="00BA5136"/>
    <w:rsid w:val="00BA5189"/>
    <w:rsid w:val="00BA52AB"/>
    <w:rsid w:val="00BA52BB"/>
    <w:rsid w:val="00BA55E6"/>
    <w:rsid w:val="00BA5934"/>
    <w:rsid w:val="00BA5A51"/>
    <w:rsid w:val="00BA5CF6"/>
    <w:rsid w:val="00BA6005"/>
    <w:rsid w:val="00BA60AA"/>
    <w:rsid w:val="00BA60DD"/>
    <w:rsid w:val="00BA6125"/>
    <w:rsid w:val="00BA61E0"/>
    <w:rsid w:val="00BA6268"/>
    <w:rsid w:val="00BA6AB4"/>
    <w:rsid w:val="00BA6CD8"/>
    <w:rsid w:val="00BA6D1B"/>
    <w:rsid w:val="00BA6FAC"/>
    <w:rsid w:val="00BA6FB3"/>
    <w:rsid w:val="00BA7348"/>
    <w:rsid w:val="00BA7457"/>
    <w:rsid w:val="00BA75E0"/>
    <w:rsid w:val="00BA7649"/>
    <w:rsid w:val="00BA784D"/>
    <w:rsid w:val="00BA79E2"/>
    <w:rsid w:val="00BA7CFE"/>
    <w:rsid w:val="00BA7D16"/>
    <w:rsid w:val="00BB0102"/>
    <w:rsid w:val="00BB0250"/>
    <w:rsid w:val="00BB05BD"/>
    <w:rsid w:val="00BB09C8"/>
    <w:rsid w:val="00BB0B3B"/>
    <w:rsid w:val="00BB0F72"/>
    <w:rsid w:val="00BB10B9"/>
    <w:rsid w:val="00BB1229"/>
    <w:rsid w:val="00BB1647"/>
    <w:rsid w:val="00BB174E"/>
    <w:rsid w:val="00BB18AB"/>
    <w:rsid w:val="00BB1A7D"/>
    <w:rsid w:val="00BB1E8C"/>
    <w:rsid w:val="00BB23D7"/>
    <w:rsid w:val="00BB26FE"/>
    <w:rsid w:val="00BB29C8"/>
    <w:rsid w:val="00BB2CA6"/>
    <w:rsid w:val="00BB2E3D"/>
    <w:rsid w:val="00BB3333"/>
    <w:rsid w:val="00BB3694"/>
    <w:rsid w:val="00BB3938"/>
    <w:rsid w:val="00BB3B8B"/>
    <w:rsid w:val="00BB3B9B"/>
    <w:rsid w:val="00BB3C21"/>
    <w:rsid w:val="00BB3ED9"/>
    <w:rsid w:val="00BB4270"/>
    <w:rsid w:val="00BB43BA"/>
    <w:rsid w:val="00BB43FD"/>
    <w:rsid w:val="00BB4453"/>
    <w:rsid w:val="00BB4493"/>
    <w:rsid w:val="00BB4940"/>
    <w:rsid w:val="00BB498B"/>
    <w:rsid w:val="00BB49E9"/>
    <w:rsid w:val="00BB5930"/>
    <w:rsid w:val="00BB5964"/>
    <w:rsid w:val="00BB5F0F"/>
    <w:rsid w:val="00BB620B"/>
    <w:rsid w:val="00BB6312"/>
    <w:rsid w:val="00BB6414"/>
    <w:rsid w:val="00BB6611"/>
    <w:rsid w:val="00BB68C1"/>
    <w:rsid w:val="00BB6920"/>
    <w:rsid w:val="00BB6E4C"/>
    <w:rsid w:val="00BB6F3B"/>
    <w:rsid w:val="00BB766D"/>
    <w:rsid w:val="00BB7821"/>
    <w:rsid w:val="00BB79B9"/>
    <w:rsid w:val="00BB7BB2"/>
    <w:rsid w:val="00BB7BBE"/>
    <w:rsid w:val="00BB7DCB"/>
    <w:rsid w:val="00BC003B"/>
    <w:rsid w:val="00BC01DD"/>
    <w:rsid w:val="00BC0217"/>
    <w:rsid w:val="00BC0230"/>
    <w:rsid w:val="00BC0395"/>
    <w:rsid w:val="00BC04C7"/>
    <w:rsid w:val="00BC04D0"/>
    <w:rsid w:val="00BC05A3"/>
    <w:rsid w:val="00BC0D2F"/>
    <w:rsid w:val="00BC0F88"/>
    <w:rsid w:val="00BC1573"/>
    <w:rsid w:val="00BC15FF"/>
    <w:rsid w:val="00BC173D"/>
    <w:rsid w:val="00BC19E4"/>
    <w:rsid w:val="00BC1F5E"/>
    <w:rsid w:val="00BC1FEB"/>
    <w:rsid w:val="00BC230C"/>
    <w:rsid w:val="00BC2569"/>
    <w:rsid w:val="00BC2934"/>
    <w:rsid w:val="00BC2B77"/>
    <w:rsid w:val="00BC310E"/>
    <w:rsid w:val="00BC34F9"/>
    <w:rsid w:val="00BC368E"/>
    <w:rsid w:val="00BC3B6F"/>
    <w:rsid w:val="00BC410F"/>
    <w:rsid w:val="00BC41BE"/>
    <w:rsid w:val="00BC41C6"/>
    <w:rsid w:val="00BC4342"/>
    <w:rsid w:val="00BC46D0"/>
    <w:rsid w:val="00BC46D9"/>
    <w:rsid w:val="00BC47F5"/>
    <w:rsid w:val="00BC4BF4"/>
    <w:rsid w:val="00BC4C99"/>
    <w:rsid w:val="00BC4E23"/>
    <w:rsid w:val="00BC4F90"/>
    <w:rsid w:val="00BC524E"/>
    <w:rsid w:val="00BC55AD"/>
    <w:rsid w:val="00BC590F"/>
    <w:rsid w:val="00BC6135"/>
    <w:rsid w:val="00BC61A8"/>
    <w:rsid w:val="00BC61C8"/>
    <w:rsid w:val="00BC6792"/>
    <w:rsid w:val="00BC67F2"/>
    <w:rsid w:val="00BC7574"/>
    <w:rsid w:val="00BC76DC"/>
    <w:rsid w:val="00BD00D4"/>
    <w:rsid w:val="00BD02FC"/>
    <w:rsid w:val="00BD0357"/>
    <w:rsid w:val="00BD03C0"/>
    <w:rsid w:val="00BD04F6"/>
    <w:rsid w:val="00BD09BF"/>
    <w:rsid w:val="00BD0ADA"/>
    <w:rsid w:val="00BD0C23"/>
    <w:rsid w:val="00BD115C"/>
    <w:rsid w:val="00BD1375"/>
    <w:rsid w:val="00BD1893"/>
    <w:rsid w:val="00BD1E47"/>
    <w:rsid w:val="00BD1E86"/>
    <w:rsid w:val="00BD1ED3"/>
    <w:rsid w:val="00BD1FBF"/>
    <w:rsid w:val="00BD2027"/>
    <w:rsid w:val="00BD2240"/>
    <w:rsid w:val="00BD2288"/>
    <w:rsid w:val="00BD2312"/>
    <w:rsid w:val="00BD28ED"/>
    <w:rsid w:val="00BD2D30"/>
    <w:rsid w:val="00BD2E37"/>
    <w:rsid w:val="00BD3DAF"/>
    <w:rsid w:val="00BD3E0F"/>
    <w:rsid w:val="00BD40D3"/>
    <w:rsid w:val="00BD420F"/>
    <w:rsid w:val="00BD4305"/>
    <w:rsid w:val="00BD45A3"/>
    <w:rsid w:val="00BD4BD0"/>
    <w:rsid w:val="00BD4BD7"/>
    <w:rsid w:val="00BD4BF4"/>
    <w:rsid w:val="00BD4BFE"/>
    <w:rsid w:val="00BD4D2D"/>
    <w:rsid w:val="00BD4ECC"/>
    <w:rsid w:val="00BD4EF3"/>
    <w:rsid w:val="00BD54F5"/>
    <w:rsid w:val="00BD5769"/>
    <w:rsid w:val="00BD5BDA"/>
    <w:rsid w:val="00BD5D10"/>
    <w:rsid w:val="00BD5D4E"/>
    <w:rsid w:val="00BD5D9A"/>
    <w:rsid w:val="00BD5FDB"/>
    <w:rsid w:val="00BD60FC"/>
    <w:rsid w:val="00BD6101"/>
    <w:rsid w:val="00BD61A8"/>
    <w:rsid w:val="00BD6327"/>
    <w:rsid w:val="00BD655A"/>
    <w:rsid w:val="00BD65AB"/>
    <w:rsid w:val="00BD6743"/>
    <w:rsid w:val="00BD6965"/>
    <w:rsid w:val="00BD6B17"/>
    <w:rsid w:val="00BD6E43"/>
    <w:rsid w:val="00BD6EB5"/>
    <w:rsid w:val="00BD709C"/>
    <w:rsid w:val="00BD70AC"/>
    <w:rsid w:val="00BD7389"/>
    <w:rsid w:val="00BD7488"/>
    <w:rsid w:val="00BD77CB"/>
    <w:rsid w:val="00BE0578"/>
    <w:rsid w:val="00BE066F"/>
    <w:rsid w:val="00BE07B8"/>
    <w:rsid w:val="00BE0F51"/>
    <w:rsid w:val="00BE1268"/>
    <w:rsid w:val="00BE12F2"/>
    <w:rsid w:val="00BE13D9"/>
    <w:rsid w:val="00BE1A1A"/>
    <w:rsid w:val="00BE1BBD"/>
    <w:rsid w:val="00BE1CE7"/>
    <w:rsid w:val="00BE1D04"/>
    <w:rsid w:val="00BE24CC"/>
    <w:rsid w:val="00BE24EC"/>
    <w:rsid w:val="00BE2640"/>
    <w:rsid w:val="00BE2808"/>
    <w:rsid w:val="00BE29A5"/>
    <w:rsid w:val="00BE2A72"/>
    <w:rsid w:val="00BE33DF"/>
    <w:rsid w:val="00BE347E"/>
    <w:rsid w:val="00BE36A0"/>
    <w:rsid w:val="00BE37DE"/>
    <w:rsid w:val="00BE3886"/>
    <w:rsid w:val="00BE3C6B"/>
    <w:rsid w:val="00BE3CEE"/>
    <w:rsid w:val="00BE3E1E"/>
    <w:rsid w:val="00BE4015"/>
    <w:rsid w:val="00BE421D"/>
    <w:rsid w:val="00BE4338"/>
    <w:rsid w:val="00BE4422"/>
    <w:rsid w:val="00BE4457"/>
    <w:rsid w:val="00BE4A55"/>
    <w:rsid w:val="00BE4C5B"/>
    <w:rsid w:val="00BE4E92"/>
    <w:rsid w:val="00BE506F"/>
    <w:rsid w:val="00BE52A6"/>
    <w:rsid w:val="00BE544F"/>
    <w:rsid w:val="00BE5670"/>
    <w:rsid w:val="00BE574E"/>
    <w:rsid w:val="00BE57BB"/>
    <w:rsid w:val="00BE5A20"/>
    <w:rsid w:val="00BE5A58"/>
    <w:rsid w:val="00BE5C6C"/>
    <w:rsid w:val="00BE5D58"/>
    <w:rsid w:val="00BE5DC3"/>
    <w:rsid w:val="00BE5EBE"/>
    <w:rsid w:val="00BE60FD"/>
    <w:rsid w:val="00BE6215"/>
    <w:rsid w:val="00BE632D"/>
    <w:rsid w:val="00BE6929"/>
    <w:rsid w:val="00BE70B2"/>
    <w:rsid w:val="00BE7407"/>
    <w:rsid w:val="00BE7646"/>
    <w:rsid w:val="00BE76D4"/>
    <w:rsid w:val="00BE79E5"/>
    <w:rsid w:val="00BE7F34"/>
    <w:rsid w:val="00BF0015"/>
    <w:rsid w:val="00BF02D4"/>
    <w:rsid w:val="00BF0312"/>
    <w:rsid w:val="00BF03E8"/>
    <w:rsid w:val="00BF09D7"/>
    <w:rsid w:val="00BF0C17"/>
    <w:rsid w:val="00BF0E5B"/>
    <w:rsid w:val="00BF1159"/>
    <w:rsid w:val="00BF1AF2"/>
    <w:rsid w:val="00BF1BE3"/>
    <w:rsid w:val="00BF1D24"/>
    <w:rsid w:val="00BF2082"/>
    <w:rsid w:val="00BF221C"/>
    <w:rsid w:val="00BF22BD"/>
    <w:rsid w:val="00BF2798"/>
    <w:rsid w:val="00BF2C62"/>
    <w:rsid w:val="00BF323E"/>
    <w:rsid w:val="00BF3246"/>
    <w:rsid w:val="00BF35E3"/>
    <w:rsid w:val="00BF36B0"/>
    <w:rsid w:val="00BF3C36"/>
    <w:rsid w:val="00BF3CDB"/>
    <w:rsid w:val="00BF4032"/>
    <w:rsid w:val="00BF414B"/>
    <w:rsid w:val="00BF436B"/>
    <w:rsid w:val="00BF45C4"/>
    <w:rsid w:val="00BF482D"/>
    <w:rsid w:val="00BF48ED"/>
    <w:rsid w:val="00BF4B09"/>
    <w:rsid w:val="00BF4B25"/>
    <w:rsid w:val="00BF4B37"/>
    <w:rsid w:val="00BF4BE8"/>
    <w:rsid w:val="00BF5145"/>
    <w:rsid w:val="00BF521A"/>
    <w:rsid w:val="00BF52D0"/>
    <w:rsid w:val="00BF5746"/>
    <w:rsid w:val="00BF578A"/>
    <w:rsid w:val="00BF5CB9"/>
    <w:rsid w:val="00BF5DA8"/>
    <w:rsid w:val="00BF6942"/>
    <w:rsid w:val="00BF6DEE"/>
    <w:rsid w:val="00BF6FCF"/>
    <w:rsid w:val="00BF7099"/>
    <w:rsid w:val="00BF71B7"/>
    <w:rsid w:val="00BF7431"/>
    <w:rsid w:val="00BF7C2F"/>
    <w:rsid w:val="00BF7C81"/>
    <w:rsid w:val="00BF7E6C"/>
    <w:rsid w:val="00BF7F47"/>
    <w:rsid w:val="00C002E8"/>
    <w:rsid w:val="00C002F2"/>
    <w:rsid w:val="00C007D6"/>
    <w:rsid w:val="00C00BA2"/>
    <w:rsid w:val="00C00CC1"/>
    <w:rsid w:val="00C00E5F"/>
    <w:rsid w:val="00C012A1"/>
    <w:rsid w:val="00C014C7"/>
    <w:rsid w:val="00C015AD"/>
    <w:rsid w:val="00C01820"/>
    <w:rsid w:val="00C01892"/>
    <w:rsid w:val="00C01E3E"/>
    <w:rsid w:val="00C021DC"/>
    <w:rsid w:val="00C022CE"/>
    <w:rsid w:val="00C026E1"/>
    <w:rsid w:val="00C02A4C"/>
    <w:rsid w:val="00C02BB9"/>
    <w:rsid w:val="00C02DBB"/>
    <w:rsid w:val="00C031D4"/>
    <w:rsid w:val="00C03286"/>
    <w:rsid w:val="00C038E4"/>
    <w:rsid w:val="00C03BDD"/>
    <w:rsid w:val="00C03C5D"/>
    <w:rsid w:val="00C041D9"/>
    <w:rsid w:val="00C04585"/>
    <w:rsid w:val="00C04842"/>
    <w:rsid w:val="00C04A77"/>
    <w:rsid w:val="00C0526E"/>
    <w:rsid w:val="00C05473"/>
    <w:rsid w:val="00C05616"/>
    <w:rsid w:val="00C05A6E"/>
    <w:rsid w:val="00C063CE"/>
    <w:rsid w:val="00C06405"/>
    <w:rsid w:val="00C06741"/>
    <w:rsid w:val="00C06A0B"/>
    <w:rsid w:val="00C06C1A"/>
    <w:rsid w:val="00C06D4B"/>
    <w:rsid w:val="00C06D60"/>
    <w:rsid w:val="00C07191"/>
    <w:rsid w:val="00C07507"/>
    <w:rsid w:val="00C0751F"/>
    <w:rsid w:val="00C07BA0"/>
    <w:rsid w:val="00C07C32"/>
    <w:rsid w:val="00C07C46"/>
    <w:rsid w:val="00C07CB6"/>
    <w:rsid w:val="00C10062"/>
    <w:rsid w:val="00C10284"/>
    <w:rsid w:val="00C102C4"/>
    <w:rsid w:val="00C105B8"/>
    <w:rsid w:val="00C10867"/>
    <w:rsid w:val="00C108B7"/>
    <w:rsid w:val="00C10929"/>
    <w:rsid w:val="00C10AB7"/>
    <w:rsid w:val="00C10F50"/>
    <w:rsid w:val="00C1114F"/>
    <w:rsid w:val="00C1130C"/>
    <w:rsid w:val="00C115C1"/>
    <w:rsid w:val="00C11BB7"/>
    <w:rsid w:val="00C11FD0"/>
    <w:rsid w:val="00C12007"/>
    <w:rsid w:val="00C12576"/>
    <w:rsid w:val="00C12BA1"/>
    <w:rsid w:val="00C12C1B"/>
    <w:rsid w:val="00C12CD7"/>
    <w:rsid w:val="00C13285"/>
    <w:rsid w:val="00C13364"/>
    <w:rsid w:val="00C13B53"/>
    <w:rsid w:val="00C13B92"/>
    <w:rsid w:val="00C13BA6"/>
    <w:rsid w:val="00C13E22"/>
    <w:rsid w:val="00C14152"/>
    <w:rsid w:val="00C141EA"/>
    <w:rsid w:val="00C14303"/>
    <w:rsid w:val="00C144BA"/>
    <w:rsid w:val="00C144E5"/>
    <w:rsid w:val="00C14548"/>
    <w:rsid w:val="00C15191"/>
    <w:rsid w:val="00C155AE"/>
    <w:rsid w:val="00C15916"/>
    <w:rsid w:val="00C15986"/>
    <w:rsid w:val="00C159A5"/>
    <w:rsid w:val="00C15A0A"/>
    <w:rsid w:val="00C15ABD"/>
    <w:rsid w:val="00C15B4D"/>
    <w:rsid w:val="00C15D4B"/>
    <w:rsid w:val="00C15D86"/>
    <w:rsid w:val="00C15F27"/>
    <w:rsid w:val="00C16080"/>
    <w:rsid w:val="00C161DC"/>
    <w:rsid w:val="00C16680"/>
    <w:rsid w:val="00C167C0"/>
    <w:rsid w:val="00C16D87"/>
    <w:rsid w:val="00C1703C"/>
    <w:rsid w:val="00C177B2"/>
    <w:rsid w:val="00C17DB0"/>
    <w:rsid w:val="00C20163"/>
    <w:rsid w:val="00C20214"/>
    <w:rsid w:val="00C2026C"/>
    <w:rsid w:val="00C205F5"/>
    <w:rsid w:val="00C206FF"/>
    <w:rsid w:val="00C2083E"/>
    <w:rsid w:val="00C20B52"/>
    <w:rsid w:val="00C20BBE"/>
    <w:rsid w:val="00C211CE"/>
    <w:rsid w:val="00C21A38"/>
    <w:rsid w:val="00C21A59"/>
    <w:rsid w:val="00C21AD1"/>
    <w:rsid w:val="00C21CCC"/>
    <w:rsid w:val="00C21CD7"/>
    <w:rsid w:val="00C21DF4"/>
    <w:rsid w:val="00C21E8C"/>
    <w:rsid w:val="00C22186"/>
    <w:rsid w:val="00C22338"/>
    <w:rsid w:val="00C22503"/>
    <w:rsid w:val="00C22564"/>
    <w:rsid w:val="00C22AAB"/>
    <w:rsid w:val="00C22BE8"/>
    <w:rsid w:val="00C22D28"/>
    <w:rsid w:val="00C22E4E"/>
    <w:rsid w:val="00C22FFF"/>
    <w:rsid w:val="00C2301C"/>
    <w:rsid w:val="00C235D8"/>
    <w:rsid w:val="00C237EF"/>
    <w:rsid w:val="00C23B4B"/>
    <w:rsid w:val="00C23E8C"/>
    <w:rsid w:val="00C23FF1"/>
    <w:rsid w:val="00C24033"/>
    <w:rsid w:val="00C2404F"/>
    <w:rsid w:val="00C24164"/>
    <w:rsid w:val="00C2416A"/>
    <w:rsid w:val="00C24560"/>
    <w:rsid w:val="00C2500A"/>
    <w:rsid w:val="00C2521F"/>
    <w:rsid w:val="00C256FB"/>
    <w:rsid w:val="00C25C0B"/>
    <w:rsid w:val="00C25E2A"/>
    <w:rsid w:val="00C262FC"/>
    <w:rsid w:val="00C26C75"/>
    <w:rsid w:val="00C26E40"/>
    <w:rsid w:val="00C271FA"/>
    <w:rsid w:val="00C276A6"/>
    <w:rsid w:val="00C27A0A"/>
    <w:rsid w:val="00C27B8A"/>
    <w:rsid w:val="00C30061"/>
    <w:rsid w:val="00C30308"/>
    <w:rsid w:val="00C3036D"/>
    <w:rsid w:val="00C303C5"/>
    <w:rsid w:val="00C30426"/>
    <w:rsid w:val="00C30623"/>
    <w:rsid w:val="00C30EE7"/>
    <w:rsid w:val="00C30F1A"/>
    <w:rsid w:val="00C3103C"/>
    <w:rsid w:val="00C3145C"/>
    <w:rsid w:val="00C314E4"/>
    <w:rsid w:val="00C31635"/>
    <w:rsid w:val="00C3180C"/>
    <w:rsid w:val="00C319C9"/>
    <w:rsid w:val="00C31B38"/>
    <w:rsid w:val="00C31C74"/>
    <w:rsid w:val="00C31E30"/>
    <w:rsid w:val="00C31F24"/>
    <w:rsid w:val="00C31F33"/>
    <w:rsid w:val="00C3225A"/>
    <w:rsid w:val="00C322A1"/>
    <w:rsid w:val="00C322FF"/>
    <w:rsid w:val="00C32964"/>
    <w:rsid w:val="00C32D4A"/>
    <w:rsid w:val="00C32DFB"/>
    <w:rsid w:val="00C32EDC"/>
    <w:rsid w:val="00C32F04"/>
    <w:rsid w:val="00C32F31"/>
    <w:rsid w:val="00C3308B"/>
    <w:rsid w:val="00C33207"/>
    <w:rsid w:val="00C3321E"/>
    <w:rsid w:val="00C338B6"/>
    <w:rsid w:val="00C339A7"/>
    <w:rsid w:val="00C33CB9"/>
    <w:rsid w:val="00C33D7E"/>
    <w:rsid w:val="00C33E75"/>
    <w:rsid w:val="00C34072"/>
    <w:rsid w:val="00C34282"/>
    <w:rsid w:val="00C344D0"/>
    <w:rsid w:val="00C34655"/>
    <w:rsid w:val="00C3495F"/>
    <w:rsid w:val="00C34AC9"/>
    <w:rsid w:val="00C34C84"/>
    <w:rsid w:val="00C3539C"/>
    <w:rsid w:val="00C3564D"/>
    <w:rsid w:val="00C3576C"/>
    <w:rsid w:val="00C35966"/>
    <w:rsid w:val="00C35A5A"/>
    <w:rsid w:val="00C35CF1"/>
    <w:rsid w:val="00C36065"/>
    <w:rsid w:val="00C36082"/>
    <w:rsid w:val="00C36B0C"/>
    <w:rsid w:val="00C36C25"/>
    <w:rsid w:val="00C373C3"/>
    <w:rsid w:val="00C376EB"/>
    <w:rsid w:val="00C377DE"/>
    <w:rsid w:val="00C37A7D"/>
    <w:rsid w:val="00C37B57"/>
    <w:rsid w:val="00C37BB2"/>
    <w:rsid w:val="00C40071"/>
    <w:rsid w:val="00C40171"/>
    <w:rsid w:val="00C401C0"/>
    <w:rsid w:val="00C402E1"/>
    <w:rsid w:val="00C4053D"/>
    <w:rsid w:val="00C406B5"/>
    <w:rsid w:val="00C40880"/>
    <w:rsid w:val="00C408C4"/>
    <w:rsid w:val="00C40905"/>
    <w:rsid w:val="00C409B4"/>
    <w:rsid w:val="00C40E05"/>
    <w:rsid w:val="00C41173"/>
    <w:rsid w:val="00C41557"/>
    <w:rsid w:val="00C4185A"/>
    <w:rsid w:val="00C4187A"/>
    <w:rsid w:val="00C418DF"/>
    <w:rsid w:val="00C419EF"/>
    <w:rsid w:val="00C41FC7"/>
    <w:rsid w:val="00C421C7"/>
    <w:rsid w:val="00C42201"/>
    <w:rsid w:val="00C42292"/>
    <w:rsid w:val="00C42387"/>
    <w:rsid w:val="00C42DE9"/>
    <w:rsid w:val="00C43139"/>
    <w:rsid w:val="00C4329C"/>
    <w:rsid w:val="00C43D31"/>
    <w:rsid w:val="00C43D7C"/>
    <w:rsid w:val="00C4406C"/>
    <w:rsid w:val="00C44588"/>
    <w:rsid w:val="00C445E8"/>
    <w:rsid w:val="00C44993"/>
    <w:rsid w:val="00C452C2"/>
    <w:rsid w:val="00C4532C"/>
    <w:rsid w:val="00C45330"/>
    <w:rsid w:val="00C4538D"/>
    <w:rsid w:val="00C45592"/>
    <w:rsid w:val="00C45660"/>
    <w:rsid w:val="00C45809"/>
    <w:rsid w:val="00C45C7C"/>
    <w:rsid w:val="00C45C8F"/>
    <w:rsid w:val="00C45E03"/>
    <w:rsid w:val="00C4646A"/>
    <w:rsid w:val="00C46521"/>
    <w:rsid w:val="00C467E0"/>
    <w:rsid w:val="00C46864"/>
    <w:rsid w:val="00C46A1C"/>
    <w:rsid w:val="00C46F53"/>
    <w:rsid w:val="00C47104"/>
    <w:rsid w:val="00C47764"/>
    <w:rsid w:val="00C477AE"/>
    <w:rsid w:val="00C477C3"/>
    <w:rsid w:val="00C47896"/>
    <w:rsid w:val="00C479EE"/>
    <w:rsid w:val="00C47A26"/>
    <w:rsid w:val="00C47A54"/>
    <w:rsid w:val="00C47D52"/>
    <w:rsid w:val="00C47FD2"/>
    <w:rsid w:val="00C50728"/>
    <w:rsid w:val="00C50D76"/>
    <w:rsid w:val="00C51211"/>
    <w:rsid w:val="00C512BD"/>
    <w:rsid w:val="00C5138D"/>
    <w:rsid w:val="00C51400"/>
    <w:rsid w:val="00C515C0"/>
    <w:rsid w:val="00C517E5"/>
    <w:rsid w:val="00C51920"/>
    <w:rsid w:val="00C51A09"/>
    <w:rsid w:val="00C51C72"/>
    <w:rsid w:val="00C51C83"/>
    <w:rsid w:val="00C51DBB"/>
    <w:rsid w:val="00C52183"/>
    <w:rsid w:val="00C5230B"/>
    <w:rsid w:val="00C527D9"/>
    <w:rsid w:val="00C5290E"/>
    <w:rsid w:val="00C5293A"/>
    <w:rsid w:val="00C53575"/>
    <w:rsid w:val="00C5361D"/>
    <w:rsid w:val="00C5371C"/>
    <w:rsid w:val="00C53904"/>
    <w:rsid w:val="00C539BF"/>
    <w:rsid w:val="00C53B11"/>
    <w:rsid w:val="00C53BAB"/>
    <w:rsid w:val="00C53BEA"/>
    <w:rsid w:val="00C53C9B"/>
    <w:rsid w:val="00C53E49"/>
    <w:rsid w:val="00C54006"/>
    <w:rsid w:val="00C54604"/>
    <w:rsid w:val="00C5484C"/>
    <w:rsid w:val="00C54D16"/>
    <w:rsid w:val="00C54DAC"/>
    <w:rsid w:val="00C54F79"/>
    <w:rsid w:val="00C55163"/>
    <w:rsid w:val="00C551D3"/>
    <w:rsid w:val="00C5528E"/>
    <w:rsid w:val="00C55781"/>
    <w:rsid w:val="00C559E1"/>
    <w:rsid w:val="00C55DE0"/>
    <w:rsid w:val="00C562E1"/>
    <w:rsid w:val="00C56566"/>
    <w:rsid w:val="00C565CA"/>
    <w:rsid w:val="00C56B60"/>
    <w:rsid w:val="00C56B79"/>
    <w:rsid w:val="00C56C44"/>
    <w:rsid w:val="00C56E16"/>
    <w:rsid w:val="00C56EA6"/>
    <w:rsid w:val="00C5717E"/>
    <w:rsid w:val="00C572C4"/>
    <w:rsid w:val="00C57705"/>
    <w:rsid w:val="00C57720"/>
    <w:rsid w:val="00C57D37"/>
    <w:rsid w:val="00C602B5"/>
    <w:rsid w:val="00C60525"/>
    <w:rsid w:val="00C605F3"/>
    <w:rsid w:val="00C60A3B"/>
    <w:rsid w:val="00C60B21"/>
    <w:rsid w:val="00C60F0E"/>
    <w:rsid w:val="00C61041"/>
    <w:rsid w:val="00C6118E"/>
    <w:rsid w:val="00C611B0"/>
    <w:rsid w:val="00C612D1"/>
    <w:rsid w:val="00C615F1"/>
    <w:rsid w:val="00C6163F"/>
    <w:rsid w:val="00C6172C"/>
    <w:rsid w:val="00C6179B"/>
    <w:rsid w:val="00C61AA5"/>
    <w:rsid w:val="00C61ABA"/>
    <w:rsid w:val="00C61B55"/>
    <w:rsid w:val="00C61BA5"/>
    <w:rsid w:val="00C61BD7"/>
    <w:rsid w:val="00C61CC3"/>
    <w:rsid w:val="00C61E85"/>
    <w:rsid w:val="00C624EE"/>
    <w:rsid w:val="00C62627"/>
    <w:rsid w:val="00C626B9"/>
    <w:rsid w:val="00C6297A"/>
    <w:rsid w:val="00C62BE9"/>
    <w:rsid w:val="00C6312E"/>
    <w:rsid w:val="00C633C7"/>
    <w:rsid w:val="00C63663"/>
    <w:rsid w:val="00C638AE"/>
    <w:rsid w:val="00C6392A"/>
    <w:rsid w:val="00C6392E"/>
    <w:rsid w:val="00C63A24"/>
    <w:rsid w:val="00C63A58"/>
    <w:rsid w:val="00C63AC5"/>
    <w:rsid w:val="00C63B8A"/>
    <w:rsid w:val="00C63CB6"/>
    <w:rsid w:val="00C64388"/>
    <w:rsid w:val="00C6476E"/>
    <w:rsid w:val="00C647F7"/>
    <w:rsid w:val="00C64A26"/>
    <w:rsid w:val="00C64C6C"/>
    <w:rsid w:val="00C64F65"/>
    <w:rsid w:val="00C6512A"/>
    <w:rsid w:val="00C651AC"/>
    <w:rsid w:val="00C658FC"/>
    <w:rsid w:val="00C65D22"/>
    <w:rsid w:val="00C66265"/>
    <w:rsid w:val="00C66C18"/>
    <w:rsid w:val="00C66C8E"/>
    <w:rsid w:val="00C66ECF"/>
    <w:rsid w:val="00C6710E"/>
    <w:rsid w:val="00C673AA"/>
    <w:rsid w:val="00C679C7"/>
    <w:rsid w:val="00C67C9C"/>
    <w:rsid w:val="00C67CB9"/>
    <w:rsid w:val="00C700D8"/>
    <w:rsid w:val="00C703C7"/>
    <w:rsid w:val="00C70648"/>
    <w:rsid w:val="00C70706"/>
    <w:rsid w:val="00C70783"/>
    <w:rsid w:val="00C70908"/>
    <w:rsid w:val="00C70BD0"/>
    <w:rsid w:val="00C70C4C"/>
    <w:rsid w:val="00C70D6E"/>
    <w:rsid w:val="00C70E6B"/>
    <w:rsid w:val="00C70FE1"/>
    <w:rsid w:val="00C71084"/>
    <w:rsid w:val="00C7126D"/>
    <w:rsid w:val="00C7145C"/>
    <w:rsid w:val="00C71662"/>
    <w:rsid w:val="00C716B7"/>
    <w:rsid w:val="00C71877"/>
    <w:rsid w:val="00C71BB3"/>
    <w:rsid w:val="00C721C9"/>
    <w:rsid w:val="00C721E3"/>
    <w:rsid w:val="00C725FD"/>
    <w:rsid w:val="00C72608"/>
    <w:rsid w:val="00C727B6"/>
    <w:rsid w:val="00C72A24"/>
    <w:rsid w:val="00C72DB2"/>
    <w:rsid w:val="00C72F09"/>
    <w:rsid w:val="00C731B7"/>
    <w:rsid w:val="00C731EF"/>
    <w:rsid w:val="00C7323D"/>
    <w:rsid w:val="00C7395F"/>
    <w:rsid w:val="00C73A6D"/>
    <w:rsid w:val="00C73CD5"/>
    <w:rsid w:val="00C73DDE"/>
    <w:rsid w:val="00C73DE4"/>
    <w:rsid w:val="00C73F46"/>
    <w:rsid w:val="00C74213"/>
    <w:rsid w:val="00C7437C"/>
    <w:rsid w:val="00C743E3"/>
    <w:rsid w:val="00C74B6B"/>
    <w:rsid w:val="00C74C18"/>
    <w:rsid w:val="00C74EAA"/>
    <w:rsid w:val="00C74F6A"/>
    <w:rsid w:val="00C75022"/>
    <w:rsid w:val="00C75064"/>
    <w:rsid w:val="00C754DA"/>
    <w:rsid w:val="00C75539"/>
    <w:rsid w:val="00C75820"/>
    <w:rsid w:val="00C7592E"/>
    <w:rsid w:val="00C75C6A"/>
    <w:rsid w:val="00C75C88"/>
    <w:rsid w:val="00C7633D"/>
    <w:rsid w:val="00C763D5"/>
    <w:rsid w:val="00C76788"/>
    <w:rsid w:val="00C7698C"/>
    <w:rsid w:val="00C76B7A"/>
    <w:rsid w:val="00C77063"/>
    <w:rsid w:val="00C7717D"/>
    <w:rsid w:val="00C7722F"/>
    <w:rsid w:val="00C77230"/>
    <w:rsid w:val="00C77883"/>
    <w:rsid w:val="00C77A91"/>
    <w:rsid w:val="00C77ACE"/>
    <w:rsid w:val="00C77D73"/>
    <w:rsid w:val="00C77DDA"/>
    <w:rsid w:val="00C80023"/>
    <w:rsid w:val="00C80108"/>
    <w:rsid w:val="00C8050B"/>
    <w:rsid w:val="00C80689"/>
    <w:rsid w:val="00C807B0"/>
    <w:rsid w:val="00C80B7F"/>
    <w:rsid w:val="00C80BCD"/>
    <w:rsid w:val="00C815C8"/>
    <w:rsid w:val="00C81A23"/>
    <w:rsid w:val="00C81BE9"/>
    <w:rsid w:val="00C81D5F"/>
    <w:rsid w:val="00C81F65"/>
    <w:rsid w:val="00C8213C"/>
    <w:rsid w:val="00C82211"/>
    <w:rsid w:val="00C82648"/>
    <w:rsid w:val="00C82692"/>
    <w:rsid w:val="00C82C34"/>
    <w:rsid w:val="00C82D62"/>
    <w:rsid w:val="00C82FA4"/>
    <w:rsid w:val="00C83106"/>
    <w:rsid w:val="00C83159"/>
    <w:rsid w:val="00C831D9"/>
    <w:rsid w:val="00C835D9"/>
    <w:rsid w:val="00C836BC"/>
    <w:rsid w:val="00C83F64"/>
    <w:rsid w:val="00C840F1"/>
    <w:rsid w:val="00C840FE"/>
    <w:rsid w:val="00C8431B"/>
    <w:rsid w:val="00C8441D"/>
    <w:rsid w:val="00C8443A"/>
    <w:rsid w:val="00C84741"/>
    <w:rsid w:val="00C84E4C"/>
    <w:rsid w:val="00C851E2"/>
    <w:rsid w:val="00C851E6"/>
    <w:rsid w:val="00C85349"/>
    <w:rsid w:val="00C855C7"/>
    <w:rsid w:val="00C866F9"/>
    <w:rsid w:val="00C86A87"/>
    <w:rsid w:val="00C86C50"/>
    <w:rsid w:val="00C86C69"/>
    <w:rsid w:val="00C87267"/>
    <w:rsid w:val="00C87A33"/>
    <w:rsid w:val="00C87AF2"/>
    <w:rsid w:val="00C87CC7"/>
    <w:rsid w:val="00C87E13"/>
    <w:rsid w:val="00C9001B"/>
    <w:rsid w:val="00C905F9"/>
    <w:rsid w:val="00C90615"/>
    <w:rsid w:val="00C906E5"/>
    <w:rsid w:val="00C90892"/>
    <w:rsid w:val="00C909B6"/>
    <w:rsid w:val="00C90AAE"/>
    <w:rsid w:val="00C90EBE"/>
    <w:rsid w:val="00C91109"/>
    <w:rsid w:val="00C91186"/>
    <w:rsid w:val="00C913FA"/>
    <w:rsid w:val="00C91524"/>
    <w:rsid w:val="00C9169A"/>
    <w:rsid w:val="00C91CDC"/>
    <w:rsid w:val="00C9217E"/>
    <w:rsid w:val="00C921F2"/>
    <w:rsid w:val="00C92305"/>
    <w:rsid w:val="00C9231C"/>
    <w:rsid w:val="00C923FB"/>
    <w:rsid w:val="00C92567"/>
    <w:rsid w:val="00C92583"/>
    <w:rsid w:val="00C9261D"/>
    <w:rsid w:val="00C92805"/>
    <w:rsid w:val="00C92CD2"/>
    <w:rsid w:val="00C93215"/>
    <w:rsid w:val="00C9339C"/>
    <w:rsid w:val="00C9370E"/>
    <w:rsid w:val="00C93D17"/>
    <w:rsid w:val="00C93E5E"/>
    <w:rsid w:val="00C941CD"/>
    <w:rsid w:val="00C9444A"/>
    <w:rsid w:val="00C94717"/>
    <w:rsid w:val="00C94A18"/>
    <w:rsid w:val="00C94E41"/>
    <w:rsid w:val="00C95177"/>
    <w:rsid w:val="00C951E1"/>
    <w:rsid w:val="00C955C1"/>
    <w:rsid w:val="00C95944"/>
    <w:rsid w:val="00C95A3E"/>
    <w:rsid w:val="00C95B89"/>
    <w:rsid w:val="00C95C21"/>
    <w:rsid w:val="00C95D84"/>
    <w:rsid w:val="00C9611D"/>
    <w:rsid w:val="00C963E1"/>
    <w:rsid w:val="00C963EB"/>
    <w:rsid w:val="00C967C5"/>
    <w:rsid w:val="00C968AB"/>
    <w:rsid w:val="00C96B3B"/>
    <w:rsid w:val="00C9720F"/>
    <w:rsid w:val="00C97632"/>
    <w:rsid w:val="00C97642"/>
    <w:rsid w:val="00C97695"/>
    <w:rsid w:val="00C97754"/>
    <w:rsid w:val="00C97A6F"/>
    <w:rsid w:val="00C97F63"/>
    <w:rsid w:val="00CA0057"/>
    <w:rsid w:val="00CA04A1"/>
    <w:rsid w:val="00CA0E7C"/>
    <w:rsid w:val="00CA0E9C"/>
    <w:rsid w:val="00CA1009"/>
    <w:rsid w:val="00CA116B"/>
    <w:rsid w:val="00CA15D9"/>
    <w:rsid w:val="00CA173E"/>
    <w:rsid w:val="00CA222F"/>
    <w:rsid w:val="00CA2257"/>
    <w:rsid w:val="00CA24BC"/>
    <w:rsid w:val="00CA2D63"/>
    <w:rsid w:val="00CA30C7"/>
    <w:rsid w:val="00CA30FA"/>
    <w:rsid w:val="00CA315A"/>
    <w:rsid w:val="00CA336E"/>
    <w:rsid w:val="00CA339B"/>
    <w:rsid w:val="00CA3A16"/>
    <w:rsid w:val="00CA3DE9"/>
    <w:rsid w:val="00CA3E34"/>
    <w:rsid w:val="00CA3E3C"/>
    <w:rsid w:val="00CA40DC"/>
    <w:rsid w:val="00CA4179"/>
    <w:rsid w:val="00CA504F"/>
    <w:rsid w:val="00CA5097"/>
    <w:rsid w:val="00CA50C3"/>
    <w:rsid w:val="00CA5265"/>
    <w:rsid w:val="00CA529A"/>
    <w:rsid w:val="00CA52D3"/>
    <w:rsid w:val="00CA53DE"/>
    <w:rsid w:val="00CA5806"/>
    <w:rsid w:val="00CA5C05"/>
    <w:rsid w:val="00CA5C3B"/>
    <w:rsid w:val="00CA5D9C"/>
    <w:rsid w:val="00CA5F25"/>
    <w:rsid w:val="00CA6070"/>
    <w:rsid w:val="00CA60A5"/>
    <w:rsid w:val="00CA6573"/>
    <w:rsid w:val="00CA6861"/>
    <w:rsid w:val="00CA6952"/>
    <w:rsid w:val="00CA697F"/>
    <w:rsid w:val="00CA70B3"/>
    <w:rsid w:val="00CA7120"/>
    <w:rsid w:val="00CA77A0"/>
    <w:rsid w:val="00CB028E"/>
    <w:rsid w:val="00CB0358"/>
    <w:rsid w:val="00CB046E"/>
    <w:rsid w:val="00CB056E"/>
    <w:rsid w:val="00CB06D2"/>
    <w:rsid w:val="00CB0AD3"/>
    <w:rsid w:val="00CB0F71"/>
    <w:rsid w:val="00CB0F85"/>
    <w:rsid w:val="00CB11C5"/>
    <w:rsid w:val="00CB11F8"/>
    <w:rsid w:val="00CB13EB"/>
    <w:rsid w:val="00CB14E4"/>
    <w:rsid w:val="00CB15A1"/>
    <w:rsid w:val="00CB15F0"/>
    <w:rsid w:val="00CB163B"/>
    <w:rsid w:val="00CB18A6"/>
    <w:rsid w:val="00CB1A23"/>
    <w:rsid w:val="00CB2048"/>
    <w:rsid w:val="00CB20E0"/>
    <w:rsid w:val="00CB2167"/>
    <w:rsid w:val="00CB2921"/>
    <w:rsid w:val="00CB2982"/>
    <w:rsid w:val="00CB2FC0"/>
    <w:rsid w:val="00CB34B0"/>
    <w:rsid w:val="00CB352C"/>
    <w:rsid w:val="00CB393C"/>
    <w:rsid w:val="00CB3CCB"/>
    <w:rsid w:val="00CB3D72"/>
    <w:rsid w:val="00CB4118"/>
    <w:rsid w:val="00CB424E"/>
    <w:rsid w:val="00CB43A7"/>
    <w:rsid w:val="00CB45D7"/>
    <w:rsid w:val="00CB4696"/>
    <w:rsid w:val="00CB48D5"/>
    <w:rsid w:val="00CB4C29"/>
    <w:rsid w:val="00CB4DF7"/>
    <w:rsid w:val="00CB50DB"/>
    <w:rsid w:val="00CB5440"/>
    <w:rsid w:val="00CB54C1"/>
    <w:rsid w:val="00CB5999"/>
    <w:rsid w:val="00CB5D5A"/>
    <w:rsid w:val="00CB5D8E"/>
    <w:rsid w:val="00CB6456"/>
    <w:rsid w:val="00CB6BA5"/>
    <w:rsid w:val="00CB6DAC"/>
    <w:rsid w:val="00CB7613"/>
    <w:rsid w:val="00CB7681"/>
    <w:rsid w:val="00CB7769"/>
    <w:rsid w:val="00CB7B9D"/>
    <w:rsid w:val="00CC0066"/>
    <w:rsid w:val="00CC025B"/>
    <w:rsid w:val="00CC03B5"/>
    <w:rsid w:val="00CC0444"/>
    <w:rsid w:val="00CC0567"/>
    <w:rsid w:val="00CC0993"/>
    <w:rsid w:val="00CC099E"/>
    <w:rsid w:val="00CC0AB2"/>
    <w:rsid w:val="00CC0E8C"/>
    <w:rsid w:val="00CC15A0"/>
    <w:rsid w:val="00CC1DD5"/>
    <w:rsid w:val="00CC1FC9"/>
    <w:rsid w:val="00CC2022"/>
    <w:rsid w:val="00CC282B"/>
    <w:rsid w:val="00CC29A6"/>
    <w:rsid w:val="00CC2B97"/>
    <w:rsid w:val="00CC2D6D"/>
    <w:rsid w:val="00CC2D70"/>
    <w:rsid w:val="00CC2F86"/>
    <w:rsid w:val="00CC30F3"/>
    <w:rsid w:val="00CC3331"/>
    <w:rsid w:val="00CC33DC"/>
    <w:rsid w:val="00CC3515"/>
    <w:rsid w:val="00CC3A3D"/>
    <w:rsid w:val="00CC3C20"/>
    <w:rsid w:val="00CC3E48"/>
    <w:rsid w:val="00CC3ED4"/>
    <w:rsid w:val="00CC400E"/>
    <w:rsid w:val="00CC454C"/>
    <w:rsid w:val="00CC47B6"/>
    <w:rsid w:val="00CC512F"/>
    <w:rsid w:val="00CC54C4"/>
    <w:rsid w:val="00CC5613"/>
    <w:rsid w:val="00CC6139"/>
    <w:rsid w:val="00CC6280"/>
    <w:rsid w:val="00CC6327"/>
    <w:rsid w:val="00CC64B2"/>
    <w:rsid w:val="00CC6935"/>
    <w:rsid w:val="00CC6CA3"/>
    <w:rsid w:val="00CC71E7"/>
    <w:rsid w:val="00CC74F7"/>
    <w:rsid w:val="00CC7572"/>
    <w:rsid w:val="00CC7927"/>
    <w:rsid w:val="00CC7950"/>
    <w:rsid w:val="00CC7D1A"/>
    <w:rsid w:val="00CC7EAB"/>
    <w:rsid w:val="00CC7FD9"/>
    <w:rsid w:val="00CD0334"/>
    <w:rsid w:val="00CD038C"/>
    <w:rsid w:val="00CD053C"/>
    <w:rsid w:val="00CD0672"/>
    <w:rsid w:val="00CD0AA1"/>
    <w:rsid w:val="00CD0B89"/>
    <w:rsid w:val="00CD1026"/>
    <w:rsid w:val="00CD11C8"/>
    <w:rsid w:val="00CD13D3"/>
    <w:rsid w:val="00CD142B"/>
    <w:rsid w:val="00CD17CA"/>
    <w:rsid w:val="00CD1BFB"/>
    <w:rsid w:val="00CD1EBD"/>
    <w:rsid w:val="00CD22B6"/>
    <w:rsid w:val="00CD2541"/>
    <w:rsid w:val="00CD267C"/>
    <w:rsid w:val="00CD2851"/>
    <w:rsid w:val="00CD2A01"/>
    <w:rsid w:val="00CD2B37"/>
    <w:rsid w:val="00CD2CF9"/>
    <w:rsid w:val="00CD2EE1"/>
    <w:rsid w:val="00CD3197"/>
    <w:rsid w:val="00CD34A0"/>
    <w:rsid w:val="00CD385E"/>
    <w:rsid w:val="00CD391B"/>
    <w:rsid w:val="00CD3977"/>
    <w:rsid w:val="00CD3D30"/>
    <w:rsid w:val="00CD3FDC"/>
    <w:rsid w:val="00CD43D9"/>
    <w:rsid w:val="00CD459D"/>
    <w:rsid w:val="00CD4847"/>
    <w:rsid w:val="00CD4B8E"/>
    <w:rsid w:val="00CD4DE6"/>
    <w:rsid w:val="00CD4E9F"/>
    <w:rsid w:val="00CD4FFE"/>
    <w:rsid w:val="00CD5001"/>
    <w:rsid w:val="00CD5421"/>
    <w:rsid w:val="00CD5483"/>
    <w:rsid w:val="00CD54E9"/>
    <w:rsid w:val="00CD56C0"/>
    <w:rsid w:val="00CD57C6"/>
    <w:rsid w:val="00CD5AA9"/>
    <w:rsid w:val="00CD5B6F"/>
    <w:rsid w:val="00CD5C20"/>
    <w:rsid w:val="00CD62F2"/>
    <w:rsid w:val="00CD6531"/>
    <w:rsid w:val="00CD6660"/>
    <w:rsid w:val="00CD67F2"/>
    <w:rsid w:val="00CD68C5"/>
    <w:rsid w:val="00CD6CF1"/>
    <w:rsid w:val="00CD6D7B"/>
    <w:rsid w:val="00CD6DC7"/>
    <w:rsid w:val="00CD7098"/>
    <w:rsid w:val="00CD767E"/>
    <w:rsid w:val="00CD76F9"/>
    <w:rsid w:val="00CE047B"/>
    <w:rsid w:val="00CE084E"/>
    <w:rsid w:val="00CE0D8A"/>
    <w:rsid w:val="00CE103C"/>
    <w:rsid w:val="00CE1378"/>
    <w:rsid w:val="00CE14A3"/>
    <w:rsid w:val="00CE1526"/>
    <w:rsid w:val="00CE1542"/>
    <w:rsid w:val="00CE1767"/>
    <w:rsid w:val="00CE1777"/>
    <w:rsid w:val="00CE23A5"/>
    <w:rsid w:val="00CE2660"/>
    <w:rsid w:val="00CE27B9"/>
    <w:rsid w:val="00CE291C"/>
    <w:rsid w:val="00CE2A7D"/>
    <w:rsid w:val="00CE2DA8"/>
    <w:rsid w:val="00CE2F04"/>
    <w:rsid w:val="00CE345C"/>
    <w:rsid w:val="00CE35E8"/>
    <w:rsid w:val="00CE41B5"/>
    <w:rsid w:val="00CE43D8"/>
    <w:rsid w:val="00CE43E5"/>
    <w:rsid w:val="00CE49D1"/>
    <w:rsid w:val="00CE4A36"/>
    <w:rsid w:val="00CE4AE9"/>
    <w:rsid w:val="00CE4C66"/>
    <w:rsid w:val="00CE4DB2"/>
    <w:rsid w:val="00CE51FA"/>
    <w:rsid w:val="00CE5A41"/>
    <w:rsid w:val="00CE65B2"/>
    <w:rsid w:val="00CE677B"/>
    <w:rsid w:val="00CE689E"/>
    <w:rsid w:val="00CE6D1B"/>
    <w:rsid w:val="00CE6E5E"/>
    <w:rsid w:val="00CE6EF8"/>
    <w:rsid w:val="00CE6F48"/>
    <w:rsid w:val="00CE72DA"/>
    <w:rsid w:val="00CE7314"/>
    <w:rsid w:val="00CE77F4"/>
    <w:rsid w:val="00CE793B"/>
    <w:rsid w:val="00CF024D"/>
    <w:rsid w:val="00CF02C0"/>
    <w:rsid w:val="00CF05A7"/>
    <w:rsid w:val="00CF07A4"/>
    <w:rsid w:val="00CF09BC"/>
    <w:rsid w:val="00CF0CB9"/>
    <w:rsid w:val="00CF0DBD"/>
    <w:rsid w:val="00CF1076"/>
    <w:rsid w:val="00CF170A"/>
    <w:rsid w:val="00CF18A1"/>
    <w:rsid w:val="00CF1982"/>
    <w:rsid w:val="00CF19DB"/>
    <w:rsid w:val="00CF1ADC"/>
    <w:rsid w:val="00CF1B53"/>
    <w:rsid w:val="00CF1CAF"/>
    <w:rsid w:val="00CF1D05"/>
    <w:rsid w:val="00CF1D96"/>
    <w:rsid w:val="00CF1DE8"/>
    <w:rsid w:val="00CF1E4C"/>
    <w:rsid w:val="00CF1F65"/>
    <w:rsid w:val="00CF294F"/>
    <w:rsid w:val="00CF29A6"/>
    <w:rsid w:val="00CF29E4"/>
    <w:rsid w:val="00CF2A0B"/>
    <w:rsid w:val="00CF2EC4"/>
    <w:rsid w:val="00CF2F22"/>
    <w:rsid w:val="00CF2F42"/>
    <w:rsid w:val="00CF3107"/>
    <w:rsid w:val="00CF3183"/>
    <w:rsid w:val="00CF3387"/>
    <w:rsid w:val="00CF33DD"/>
    <w:rsid w:val="00CF38D0"/>
    <w:rsid w:val="00CF3BE0"/>
    <w:rsid w:val="00CF3CAC"/>
    <w:rsid w:val="00CF3EA9"/>
    <w:rsid w:val="00CF3F73"/>
    <w:rsid w:val="00CF3FBB"/>
    <w:rsid w:val="00CF412D"/>
    <w:rsid w:val="00CF4211"/>
    <w:rsid w:val="00CF430C"/>
    <w:rsid w:val="00CF4548"/>
    <w:rsid w:val="00CF47D6"/>
    <w:rsid w:val="00CF487E"/>
    <w:rsid w:val="00CF4F97"/>
    <w:rsid w:val="00CF511F"/>
    <w:rsid w:val="00CF5209"/>
    <w:rsid w:val="00CF5424"/>
    <w:rsid w:val="00CF5CF3"/>
    <w:rsid w:val="00CF5F30"/>
    <w:rsid w:val="00CF5FEA"/>
    <w:rsid w:val="00CF607F"/>
    <w:rsid w:val="00CF6308"/>
    <w:rsid w:val="00CF634C"/>
    <w:rsid w:val="00CF6356"/>
    <w:rsid w:val="00CF66DD"/>
    <w:rsid w:val="00CF68EC"/>
    <w:rsid w:val="00CF7022"/>
    <w:rsid w:val="00CF724E"/>
    <w:rsid w:val="00CF7593"/>
    <w:rsid w:val="00CF7602"/>
    <w:rsid w:val="00CF76A8"/>
    <w:rsid w:val="00CF794A"/>
    <w:rsid w:val="00CF7B79"/>
    <w:rsid w:val="00CF7D3D"/>
    <w:rsid w:val="00D003EC"/>
    <w:rsid w:val="00D005C8"/>
    <w:rsid w:val="00D006B1"/>
    <w:rsid w:val="00D008B8"/>
    <w:rsid w:val="00D00DEA"/>
    <w:rsid w:val="00D00E42"/>
    <w:rsid w:val="00D0111E"/>
    <w:rsid w:val="00D01241"/>
    <w:rsid w:val="00D015FD"/>
    <w:rsid w:val="00D01C64"/>
    <w:rsid w:val="00D021D1"/>
    <w:rsid w:val="00D023D2"/>
    <w:rsid w:val="00D02424"/>
    <w:rsid w:val="00D0254B"/>
    <w:rsid w:val="00D02D6D"/>
    <w:rsid w:val="00D031E5"/>
    <w:rsid w:val="00D03321"/>
    <w:rsid w:val="00D033F5"/>
    <w:rsid w:val="00D03526"/>
    <w:rsid w:val="00D03697"/>
    <w:rsid w:val="00D03B25"/>
    <w:rsid w:val="00D03C94"/>
    <w:rsid w:val="00D03EE3"/>
    <w:rsid w:val="00D04045"/>
    <w:rsid w:val="00D040AD"/>
    <w:rsid w:val="00D041A6"/>
    <w:rsid w:val="00D04408"/>
    <w:rsid w:val="00D04DAA"/>
    <w:rsid w:val="00D0502B"/>
    <w:rsid w:val="00D0531C"/>
    <w:rsid w:val="00D056F3"/>
    <w:rsid w:val="00D0571F"/>
    <w:rsid w:val="00D05D40"/>
    <w:rsid w:val="00D05D6B"/>
    <w:rsid w:val="00D06087"/>
    <w:rsid w:val="00D06373"/>
    <w:rsid w:val="00D06B53"/>
    <w:rsid w:val="00D06B57"/>
    <w:rsid w:val="00D06D20"/>
    <w:rsid w:val="00D06D33"/>
    <w:rsid w:val="00D06D80"/>
    <w:rsid w:val="00D06E7F"/>
    <w:rsid w:val="00D06EE3"/>
    <w:rsid w:val="00D071D9"/>
    <w:rsid w:val="00D0757D"/>
    <w:rsid w:val="00D0789D"/>
    <w:rsid w:val="00D078D1"/>
    <w:rsid w:val="00D07CC0"/>
    <w:rsid w:val="00D07D77"/>
    <w:rsid w:val="00D07E85"/>
    <w:rsid w:val="00D100E5"/>
    <w:rsid w:val="00D105D5"/>
    <w:rsid w:val="00D10788"/>
    <w:rsid w:val="00D10B53"/>
    <w:rsid w:val="00D10E5C"/>
    <w:rsid w:val="00D11074"/>
    <w:rsid w:val="00D11083"/>
    <w:rsid w:val="00D11098"/>
    <w:rsid w:val="00D11580"/>
    <w:rsid w:val="00D1165E"/>
    <w:rsid w:val="00D11843"/>
    <w:rsid w:val="00D11D3F"/>
    <w:rsid w:val="00D11DEF"/>
    <w:rsid w:val="00D11FCD"/>
    <w:rsid w:val="00D120CC"/>
    <w:rsid w:val="00D123F5"/>
    <w:rsid w:val="00D12429"/>
    <w:rsid w:val="00D1265E"/>
    <w:rsid w:val="00D12745"/>
    <w:rsid w:val="00D12E73"/>
    <w:rsid w:val="00D1313A"/>
    <w:rsid w:val="00D1363F"/>
    <w:rsid w:val="00D13AD6"/>
    <w:rsid w:val="00D13BB3"/>
    <w:rsid w:val="00D13E6A"/>
    <w:rsid w:val="00D14085"/>
    <w:rsid w:val="00D14E40"/>
    <w:rsid w:val="00D157D4"/>
    <w:rsid w:val="00D15C64"/>
    <w:rsid w:val="00D15F6F"/>
    <w:rsid w:val="00D16A67"/>
    <w:rsid w:val="00D16B0D"/>
    <w:rsid w:val="00D16B64"/>
    <w:rsid w:val="00D16D6E"/>
    <w:rsid w:val="00D16D96"/>
    <w:rsid w:val="00D16DDC"/>
    <w:rsid w:val="00D16E34"/>
    <w:rsid w:val="00D1715E"/>
    <w:rsid w:val="00D1727D"/>
    <w:rsid w:val="00D17344"/>
    <w:rsid w:val="00D1757A"/>
    <w:rsid w:val="00D1765E"/>
    <w:rsid w:val="00D17739"/>
    <w:rsid w:val="00D17785"/>
    <w:rsid w:val="00D17964"/>
    <w:rsid w:val="00D17A3E"/>
    <w:rsid w:val="00D17BE2"/>
    <w:rsid w:val="00D17F8E"/>
    <w:rsid w:val="00D20018"/>
    <w:rsid w:val="00D20022"/>
    <w:rsid w:val="00D201C6"/>
    <w:rsid w:val="00D202CE"/>
    <w:rsid w:val="00D206F5"/>
    <w:rsid w:val="00D20845"/>
    <w:rsid w:val="00D21177"/>
    <w:rsid w:val="00D2143F"/>
    <w:rsid w:val="00D21D83"/>
    <w:rsid w:val="00D220CE"/>
    <w:rsid w:val="00D2213E"/>
    <w:rsid w:val="00D22454"/>
    <w:rsid w:val="00D22502"/>
    <w:rsid w:val="00D225EA"/>
    <w:rsid w:val="00D226E2"/>
    <w:rsid w:val="00D227C0"/>
    <w:rsid w:val="00D22CCD"/>
    <w:rsid w:val="00D232E7"/>
    <w:rsid w:val="00D232F7"/>
    <w:rsid w:val="00D2350C"/>
    <w:rsid w:val="00D2355F"/>
    <w:rsid w:val="00D23620"/>
    <w:rsid w:val="00D23A93"/>
    <w:rsid w:val="00D23D40"/>
    <w:rsid w:val="00D23F4A"/>
    <w:rsid w:val="00D23FAB"/>
    <w:rsid w:val="00D24084"/>
    <w:rsid w:val="00D24259"/>
    <w:rsid w:val="00D243B9"/>
    <w:rsid w:val="00D2454A"/>
    <w:rsid w:val="00D2460E"/>
    <w:rsid w:val="00D2472D"/>
    <w:rsid w:val="00D24B9F"/>
    <w:rsid w:val="00D24D93"/>
    <w:rsid w:val="00D250AC"/>
    <w:rsid w:val="00D2535B"/>
    <w:rsid w:val="00D2562C"/>
    <w:rsid w:val="00D25841"/>
    <w:rsid w:val="00D25A29"/>
    <w:rsid w:val="00D25A82"/>
    <w:rsid w:val="00D25B3F"/>
    <w:rsid w:val="00D25F1D"/>
    <w:rsid w:val="00D263E6"/>
    <w:rsid w:val="00D268B6"/>
    <w:rsid w:val="00D26D78"/>
    <w:rsid w:val="00D26D8E"/>
    <w:rsid w:val="00D26F84"/>
    <w:rsid w:val="00D2714D"/>
    <w:rsid w:val="00D272E3"/>
    <w:rsid w:val="00D275CD"/>
    <w:rsid w:val="00D27A6C"/>
    <w:rsid w:val="00D27AB5"/>
    <w:rsid w:val="00D27BC9"/>
    <w:rsid w:val="00D27CB0"/>
    <w:rsid w:val="00D27E13"/>
    <w:rsid w:val="00D300CD"/>
    <w:rsid w:val="00D308AD"/>
    <w:rsid w:val="00D30A30"/>
    <w:rsid w:val="00D30BE7"/>
    <w:rsid w:val="00D30C1C"/>
    <w:rsid w:val="00D30D0F"/>
    <w:rsid w:val="00D30DE9"/>
    <w:rsid w:val="00D30E09"/>
    <w:rsid w:val="00D30F5D"/>
    <w:rsid w:val="00D314E8"/>
    <w:rsid w:val="00D317FF"/>
    <w:rsid w:val="00D31921"/>
    <w:rsid w:val="00D31959"/>
    <w:rsid w:val="00D31A20"/>
    <w:rsid w:val="00D31A86"/>
    <w:rsid w:val="00D31DB5"/>
    <w:rsid w:val="00D31F29"/>
    <w:rsid w:val="00D32159"/>
    <w:rsid w:val="00D322F4"/>
    <w:rsid w:val="00D32A94"/>
    <w:rsid w:val="00D32B9F"/>
    <w:rsid w:val="00D33193"/>
    <w:rsid w:val="00D334DB"/>
    <w:rsid w:val="00D335FE"/>
    <w:rsid w:val="00D338AF"/>
    <w:rsid w:val="00D33B34"/>
    <w:rsid w:val="00D33B3A"/>
    <w:rsid w:val="00D34264"/>
    <w:rsid w:val="00D348B1"/>
    <w:rsid w:val="00D34BE8"/>
    <w:rsid w:val="00D34E33"/>
    <w:rsid w:val="00D350C5"/>
    <w:rsid w:val="00D35158"/>
    <w:rsid w:val="00D359A8"/>
    <w:rsid w:val="00D35B93"/>
    <w:rsid w:val="00D35CEF"/>
    <w:rsid w:val="00D35F88"/>
    <w:rsid w:val="00D3610C"/>
    <w:rsid w:val="00D361DF"/>
    <w:rsid w:val="00D3655F"/>
    <w:rsid w:val="00D36583"/>
    <w:rsid w:val="00D36691"/>
    <w:rsid w:val="00D366DB"/>
    <w:rsid w:val="00D36C69"/>
    <w:rsid w:val="00D3740A"/>
    <w:rsid w:val="00D37838"/>
    <w:rsid w:val="00D37A11"/>
    <w:rsid w:val="00D37DB6"/>
    <w:rsid w:val="00D37DFC"/>
    <w:rsid w:val="00D4042A"/>
    <w:rsid w:val="00D4056D"/>
    <w:rsid w:val="00D4063F"/>
    <w:rsid w:val="00D407B1"/>
    <w:rsid w:val="00D41153"/>
    <w:rsid w:val="00D41177"/>
    <w:rsid w:val="00D41336"/>
    <w:rsid w:val="00D413CA"/>
    <w:rsid w:val="00D41422"/>
    <w:rsid w:val="00D41479"/>
    <w:rsid w:val="00D41820"/>
    <w:rsid w:val="00D41832"/>
    <w:rsid w:val="00D418D0"/>
    <w:rsid w:val="00D4194B"/>
    <w:rsid w:val="00D41E6B"/>
    <w:rsid w:val="00D41E94"/>
    <w:rsid w:val="00D41EF5"/>
    <w:rsid w:val="00D4225E"/>
    <w:rsid w:val="00D425D3"/>
    <w:rsid w:val="00D428F5"/>
    <w:rsid w:val="00D42BCD"/>
    <w:rsid w:val="00D4304E"/>
    <w:rsid w:val="00D4323F"/>
    <w:rsid w:val="00D4348D"/>
    <w:rsid w:val="00D43A00"/>
    <w:rsid w:val="00D43A83"/>
    <w:rsid w:val="00D43F10"/>
    <w:rsid w:val="00D43F50"/>
    <w:rsid w:val="00D440ED"/>
    <w:rsid w:val="00D441FB"/>
    <w:rsid w:val="00D44493"/>
    <w:rsid w:val="00D445B6"/>
    <w:rsid w:val="00D44687"/>
    <w:rsid w:val="00D44B65"/>
    <w:rsid w:val="00D44CFA"/>
    <w:rsid w:val="00D45431"/>
    <w:rsid w:val="00D454EF"/>
    <w:rsid w:val="00D4552B"/>
    <w:rsid w:val="00D4563F"/>
    <w:rsid w:val="00D45795"/>
    <w:rsid w:val="00D45816"/>
    <w:rsid w:val="00D45A76"/>
    <w:rsid w:val="00D45D25"/>
    <w:rsid w:val="00D45E84"/>
    <w:rsid w:val="00D45FB3"/>
    <w:rsid w:val="00D46213"/>
    <w:rsid w:val="00D46269"/>
    <w:rsid w:val="00D462D0"/>
    <w:rsid w:val="00D4647A"/>
    <w:rsid w:val="00D464EA"/>
    <w:rsid w:val="00D467FD"/>
    <w:rsid w:val="00D46C7F"/>
    <w:rsid w:val="00D47074"/>
    <w:rsid w:val="00D476BC"/>
    <w:rsid w:val="00D47720"/>
    <w:rsid w:val="00D47B30"/>
    <w:rsid w:val="00D47B32"/>
    <w:rsid w:val="00D504F1"/>
    <w:rsid w:val="00D50607"/>
    <w:rsid w:val="00D5090D"/>
    <w:rsid w:val="00D50B99"/>
    <w:rsid w:val="00D50EE7"/>
    <w:rsid w:val="00D5147B"/>
    <w:rsid w:val="00D514A7"/>
    <w:rsid w:val="00D5197A"/>
    <w:rsid w:val="00D51F6D"/>
    <w:rsid w:val="00D52070"/>
    <w:rsid w:val="00D523AC"/>
    <w:rsid w:val="00D523B0"/>
    <w:rsid w:val="00D524A0"/>
    <w:rsid w:val="00D52728"/>
    <w:rsid w:val="00D52740"/>
    <w:rsid w:val="00D52861"/>
    <w:rsid w:val="00D528E1"/>
    <w:rsid w:val="00D52940"/>
    <w:rsid w:val="00D52ADA"/>
    <w:rsid w:val="00D52D1D"/>
    <w:rsid w:val="00D52FE2"/>
    <w:rsid w:val="00D532C5"/>
    <w:rsid w:val="00D53530"/>
    <w:rsid w:val="00D535C2"/>
    <w:rsid w:val="00D536A3"/>
    <w:rsid w:val="00D536F8"/>
    <w:rsid w:val="00D53A63"/>
    <w:rsid w:val="00D53B94"/>
    <w:rsid w:val="00D53ED9"/>
    <w:rsid w:val="00D53FD5"/>
    <w:rsid w:val="00D5411C"/>
    <w:rsid w:val="00D54254"/>
    <w:rsid w:val="00D5441A"/>
    <w:rsid w:val="00D5441E"/>
    <w:rsid w:val="00D544B5"/>
    <w:rsid w:val="00D547E2"/>
    <w:rsid w:val="00D5481A"/>
    <w:rsid w:val="00D548BC"/>
    <w:rsid w:val="00D54978"/>
    <w:rsid w:val="00D54B96"/>
    <w:rsid w:val="00D54BEA"/>
    <w:rsid w:val="00D551DC"/>
    <w:rsid w:val="00D5532F"/>
    <w:rsid w:val="00D5548F"/>
    <w:rsid w:val="00D5568C"/>
    <w:rsid w:val="00D55748"/>
    <w:rsid w:val="00D5591A"/>
    <w:rsid w:val="00D559C8"/>
    <w:rsid w:val="00D55A2F"/>
    <w:rsid w:val="00D55B9C"/>
    <w:rsid w:val="00D55D56"/>
    <w:rsid w:val="00D55EF6"/>
    <w:rsid w:val="00D5690F"/>
    <w:rsid w:val="00D56984"/>
    <w:rsid w:val="00D569B8"/>
    <w:rsid w:val="00D569BE"/>
    <w:rsid w:val="00D56A7D"/>
    <w:rsid w:val="00D5701F"/>
    <w:rsid w:val="00D572BA"/>
    <w:rsid w:val="00D57412"/>
    <w:rsid w:val="00D5741E"/>
    <w:rsid w:val="00D574E4"/>
    <w:rsid w:val="00D576E5"/>
    <w:rsid w:val="00D57B5E"/>
    <w:rsid w:val="00D57E97"/>
    <w:rsid w:val="00D57F43"/>
    <w:rsid w:val="00D60055"/>
    <w:rsid w:val="00D60202"/>
    <w:rsid w:val="00D604FD"/>
    <w:rsid w:val="00D60DDD"/>
    <w:rsid w:val="00D60F9C"/>
    <w:rsid w:val="00D61053"/>
    <w:rsid w:val="00D61216"/>
    <w:rsid w:val="00D613BB"/>
    <w:rsid w:val="00D614CD"/>
    <w:rsid w:val="00D61815"/>
    <w:rsid w:val="00D6196B"/>
    <w:rsid w:val="00D61ADC"/>
    <w:rsid w:val="00D61BA1"/>
    <w:rsid w:val="00D62086"/>
    <w:rsid w:val="00D622C2"/>
    <w:rsid w:val="00D622C6"/>
    <w:rsid w:val="00D62CAE"/>
    <w:rsid w:val="00D62E75"/>
    <w:rsid w:val="00D62F74"/>
    <w:rsid w:val="00D62FD1"/>
    <w:rsid w:val="00D633BF"/>
    <w:rsid w:val="00D634E5"/>
    <w:rsid w:val="00D6354E"/>
    <w:rsid w:val="00D63609"/>
    <w:rsid w:val="00D6396B"/>
    <w:rsid w:val="00D63B81"/>
    <w:rsid w:val="00D63C9D"/>
    <w:rsid w:val="00D63CDB"/>
    <w:rsid w:val="00D63D7F"/>
    <w:rsid w:val="00D64054"/>
    <w:rsid w:val="00D64214"/>
    <w:rsid w:val="00D645FB"/>
    <w:rsid w:val="00D6492A"/>
    <w:rsid w:val="00D64ACB"/>
    <w:rsid w:val="00D64EFA"/>
    <w:rsid w:val="00D64F7E"/>
    <w:rsid w:val="00D654FA"/>
    <w:rsid w:val="00D6557A"/>
    <w:rsid w:val="00D6585F"/>
    <w:rsid w:val="00D658BC"/>
    <w:rsid w:val="00D66016"/>
    <w:rsid w:val="00D660F8"/>
    <w:rsid w:val="00D661B8"/>
    <w:rsid w:val="00D662A1"/>
    <w:rsid w:val="00D66811"/>
    <w:rsid w:val="00D669A5"/>
    <w:rsid w:val="00D669AE"/>
    <w:rsid w:val="00D66AB5"/>
    <w:rsid w:val="00D670A3"/>
    <w:rsid w:val="00D670F0"/>
    <w:rsid w:val="00D676B4"/>
    <w:rsid w:val="00D67AC0"/>
    <w:rsid w:val="00D67FE9"/>
    <w:rsid w:val="00D701B7"/>
    <w:rsid w:val="00D70291"/>
    <w:rsid w:val="00D70576"/>
    <w:rsid w:val="00D705AB"/>
    <w:rsid w:val="00D705D1"/>
    <w:rsid w:val="00D70846"/>
    <w:rsid w:val="00D708A7"/>
    <w:rsid w:val="00D708A9"/>
    <w:rsid w:val="00D709C0"/>
    <w:rsid w:val="00D70C6D"/>
    <w:rsid w:val="00D7107B"/>
    <w:rsid w:val="00D71101"/>
    <w:rsid w:val="00D713E8"/>
    <w:rsid w:val="00D7156B"/>
    <w:rsid w:val="00D716D2"/>
    <w:rsid w:val="00D71830"/>
    <w:rsid w:val="00D71A0F"/>
    <w:rsid w:val="00D71ABB"/>
    <w:rsid w:val="00D71C80"/>
    <w:rsid w:val="00D71D85"/>
    <w:rsid w:val="00D71DC9"/>
    <w:rsid w:val="00D71E61"/>
    <w:rsid w:val="00D71EB0"/>
    <w:rsid w:val="00D721F3"/>
    <w:rsid w:val="00D7295A"/>
    <w:rsid w:val="00D72AC4"/>
    <w:rsid w:val="00D7322E"/>
    <w:rsid w:val="00D7345F"/>
    <w:rsid w:val="00D73574"/>
    <w:rsid w:val="00D73B98"/>
    <w:rsid w:val="00D740E4"/>
    <w:rsid w:val="00D746C5"/>
    <w:rsid w:val="00D749D4"/>
    <w:rsid w:val="00D749F4"/>
    <w:rsid w:val="00D74FFA"/>
    <w:rsid w:val="00D75242"/>
    <w:rsid w:val="00D75454"/>
    <w:rsid w:val="00D754AF"/>
    <w:rsid w:val="00D759CF"/>
    <w:rsid w:val="00D75B3C"/>
    <w:rsid w:val="00D75D06"/>
    <w:rsid w:val="00D75D73"/>
    <w:rsid w:val="00D761AD"/>
    <w:rsid w:val="00D761F1"/>
    <w:rsid w:val="00D765DA"/>
    <w:rsid w:val="00D768B7"/>
    <w:rsid w:val="00D76A0C"/>
    <w:rsid w:val="00D76E19"/>
    <w:rsid w:val="00D77098"/>
    <w:rsid w:val="00D772FA"/>
    <w:rsid w:val="00D77457"/>
    <w:rsid w:val="00D7783F"/>
    <w:rsid w:val="00D77A5C"/>
    <w:rsid w:val="00D77FE3"/>
    <w:rsid w:val="00D80447"/>
    <w:rsid w:val="00D804AE"/>
    <w:rsid w:val="00D806AE"/>
    <w:rsid w:val="00D80A27"/>
    <w:rsid w:val="00D80FD0"/>
    <w:rsid w:val="00D8125F"/>
    <w:rsid w:val="00D81344"/>
    <w:rsid w:val="00D81386"/>
    <w:rsid w:val="00D8159D"/>
    <w:rsid w:val="00D815AA"/>
    <w:rsid w:val="00D816B0"/>
    <w:rsid w:val="00D8173D"/>
    <w:rsid w:val="00D819EE"/>
    <w:rsid w:val="00D81AC3"/>
    <w:rsid w:val="00D81E46"/>
    <w:rsid w:val="00D82220"/>
    <w:rsid w:val="00D822D9"/>
    <w:rsid w:val="00D826E3"/>
    <w:rsid w:val="00D826E7"/>
    <w:rsid w:val="00D8280C"/>
    <w:rsid w:val="00D82AF6"/>
    <w:rsid w:val="00D82B22"/>
    <w:rsid w:val="00D82C05"/>
    <w:rsid w:val="00D82C75"/>
    <w:rsid w:val="00D83902"/>
    <w:rsid w:val="00D83C1E"/>
    <w:rsid w:val="00D84249"/>
    <w:rsid w:val="00D84455"/>
    <w:rsid w:val="00D846BE"/>
    <w:rsid w:val="00D84706"/>
    <w:rsid w:val="00D84CEC"/>
    <w:rsid w:val="00D84ED3"/>
    <w:rsid w:val="00D85045"/>
    <w:rsid w:val="00D8504A"/>
    <w:rsid w:val="00D850B8"/>
    <w:rsid w:val="00D851CB"/>
    <w:rsid w:val="00D85253"/>
    <w:rsid w:val="00D852F0"/>
    <w:rsid w:val="00D859E3"/>
    <w:rsid w:val="00D85B27"/>
    <w:rsid w:val="00D85BF2"/>
    <w:rsid w:val="00D85C0A"/>
    <w:rsid w:val="00D85C86"/>
    <w:rsid w:val="00D85E33"/>
    <w:rsid w:val="00D86413"/>
    <w:rsid w:val="00D8677E"/>
    <w:rsid w:val="00D86B8D"/>
    <w:rsid w:val="00D86BD4"/>
    <w:rsid w:val="00D86C55"/>
    <w:rsid w:val="00D86E8A"/>
    <w:rsid w:val="00D86EE5"/>
    <w:rsid w:val="00D8749B"/>
    <w:rsid w:val="00D8776B"/>
    <w:rsid w:val="00D8776C"/>
    <w:rsid w:val="00D87B39"/>
    <w:rsid w:val="00D87BD4"/>
    <w:rsid w:val="00D87F68"/>
    <w:rsid w:val="00D87FF2"/>
    <w:rsid w:val="00D9003F"/>
    <w:rsid w:val="00D902C0"/>
    <w:rsid w:val="00D906A9"/>
    <w:rsid w:val="00D90A24"/>
    <w:rsid w:val="00D90C5F"/>
    <w:rsid w:val="00D90E76"/>
    <w:rsid w:val="00D90F41"/>
    <w:rsid w:val="00D91295"/>
    <w:rsid w:val="00D91341"/>
    <w:rsid w:val="00D913F4"/>
    <w:rsid w:val="00D917E4"/>
    <w:rsid w:val="00D91C99"/>
    <w:rsid w:val="00D92178"/>
    <w:rsid w:val="00D9294F"/>
    <w:rsid w:val="00D92BD2"/>
    <w:rsid w:val="00D92CC4"/>
    <w:rsid w:val="00D92DCE"/>
    <w:rsid w:val="00D92E0E"/>
    <w:rsid w:val="00D93439"/>
    <w:rsid w:val="00D93559"/>
    <w:rsid w:val="00D9367E"/>
    <w:rsid w:val="00D93B6F"/>
    <w:rsid w:val="00D93C22"/>
    <w:rsid w:val="00D93CFE"/>
    <w:rsid w:val="00D9404B"/>
    <w:rsid w:val="00D94631"/>
    <w:rsid w:val="00D94977"/>
    <w:rsid w:val="00D94A2F"/>
    <w:rsid w:val="00D94E4A"/>
    <w:rsid w:val="00D94F8D"/>
    <w:rsid w:val="00D95223"/>
    <w:rsid w:val="00D95866"/>
    <w:rsid w:val="00D95A33"/>
    <w:rsid w:val="00D95C2C"/>
    <w:rsid w:val="00D95FCE"/>
    <w:rsid w:val="00D963E5"/>
    <w:rsid w:val="00D9649D"/>
    <w:rsid w:val="00D966DA"/>
    <w:rsid w:val="00D96756"/>
    <w:rsid w:val="00D969D4"/>
    <w:rsid w:val="00D96F52"/>
    <w:rsid w:val="00D96FD9"/>
    <w:rsid w:val="00D97177"/>
    <w:rsid w:val="00D9722F"/>
    <w:rsid w:val="00D9726C"/>
    <w:rsid w:val="00D97337"/>
    <w:rsid w:val="00D97652"/>
    <w:rsid w:val="00D976BB"/>
    <w:rsid w:val="00D977F4"/>
    <w:rsid w:val="00D97958"/>
    <w:rsid w:val="00D979E4"/>
    <w:rsid w:val="00D97F81"/>
    <w:rsid w:val="00DA017E"/>
    <w:rsid w:val="00DA03A3"/>
    <w:rsid w:val="00DA03F5"/>
    <w:rsid w:val="00DA0425"/>
    <w:rsid w:val="00DA09C8"/>
    <w:rsid w:val="00DA0CCA"/>
    <w:rsid w:val="00DA0F2F"/>
    <w:rsid w:val="00DA12B1"/>
    <w:rsid w:val="00DA1334"/>
    <w:rsid w:val="00DA14A1"/>
    <w:rsid w:val="00DA16BA"/>
    <w:rsid w:val="00DA19E2"/>
    <w:rsid w:val="00DA1B7B"/>
    <w:rsid w:val="00DA1E8D"/>
    <w:rsid w:val="00DA1F16"/>
    <w:rsid w:val="00DA20FB"/>
    <w:rsid w:val="00DA22F1"/>
    <w:rsid w:val="00DA25AD"/>
    <w:rsid w:val="00DA289E"/>
    <w:rsid w:val="00DA2986"/>
    <w:rsid w:val="00DA2CF8"/>
    <w:rsid w:val="00DA2EEA"/>
    <w:rsid w:val="00DA2F73"/>
    <w:rsid w:val="00DA2FA3"/>
    <w:rsid w:val="00DA3079"/>
    <w:rsid w:val="00DA323A"/>
    <w:rsid w:val="00DA33DB"/>
    <w:rsid w:val="00DA3614"/>
    <w:rsid w:val="00DA36C2"/>
    <w:rsid w:val="00DA39B9"/>
    <w:rsid w:val="00DA3C1A"/>
    <w:rsid w:val="00DA3C6E"/>
    <w:rsid w:val="00DA41C3"/>
    <w:rsid w:val="00DA44E9"/>
    <w:rsid w:val="00DA47F4"/>
    <w:rsid w:val="00DA494B"/>
    <w:rsid w:val="00DA497C"/>
    <w:rsid w:val="00DA49FD"/>
    <w:rsid w:val="00DA4B5B"/>
    <w:rsid w:val="00DA4D68"/>
    <w:rsid w:val="00DA4D76"/>
    <w:rsid w:val="00DA4DA4"/>
    <w:rsid w:val="00DA5089"/>
    <w:rsid w:val="00DA524C"/>
    <w:rsid w:val="00DA53D9"/>
    <w:rsid w:val="00DA5829"/>
    <w:rsid w:val="00DA5895"/>
    <w:rsid w:val="00DA5A89"/>
    <w:rsid w:val="00DA611F"/>
    <w:rsid w:val="00DA6379"/>
    <w:rsid w:val="00DA63BB"/>
    <w:rsid w:val="00DA6618"/>
    <w:rsid w:val="00DA66DB"/>
    <w:rsid w:val="00DA6754"/>
    <w:rsid w:val="00DA68FE"/>
    <w:rsid w:val="00DA69D1"/>
    <w:rsid w:val="00DA6B4D"/>
    <w:rsid w:val="00DA6DC8"/>
    <w:rsid w:val="00DA6E35"/>
    <w:rsid w:val="00DA6F0C"/>
    <w:rsid w:val="00DA70D1"/>
    <w:rsid w:val="00DA72D2"/>
    <w:rsid w:val="00DA7F1E"/>
    <w:rsid w:val="00DB0409"/>
    <w:rsid w:val="00DB0708"/>
    <w:rsid w:val="00DB0C80"/>
    <w:rsid w:val="00DB0D8D"/>
    <w:rsid w:val="00DB11B5"/>
    <w:rsid w:val="00DB122B"/>
    <w:rsid w:val="00DB1230"/>
    <w:rsid w:val="00DB1690"/>
    <w:rsid w:val="00DB18E7"/>
    <w:rsid w:val="00DB1940"/>
    <w:rsid w:val="00DB195F"/>
    <w:rsid w:val="00DB1A5B"/>
    <w:rsid w:val="00DB1B11"/>
    <w:rsid w:val="00DB1B19"/>
    <w:rsid w:val="00DB1D13"/>
    <w:rsid w:val="00DB1E36"/>
    <w:rsid w:val="00DB1EB7"/>
    <w:rsid w:val="00DB2004"/>
    <w:rsid w:val="00DB22F4"/>
    <w:rsid w:val="00DB254B"/>
    <w:rsid w:val="00DB2A67"/>
    <w:rsid w:val="00DB2D58"/>
    <w:rsid w:val="00DB2E21"/>
    <w:rsid w:val="00DB3333"/>
    <w:rsid w:val="00DB3338"/>
    <w:rsid w:val="00DB360C"/>
    <w:rsid w:val="00DB37D0"/>
    <w:rsid w:val="00DB3C61"/>
    <w:rsid w:val="00DB3C72"/>
    <w:rsid w:val="00DB3CBE"/>
    <w:rsid w:val="00DB3D08"/>
    <w:rsid w:val="00DB3D0D"/>
    <w:rsid w:val="00DB407B"/>
    <w:rsid w:val="00DB42D1"/>
    <w:rsid w:val="00DB4448"/>
    <w:rsid w:val="00DB44D1"/>
    <w:rsid w:val="00DB44F3"/>
    <w:rsid w:val="00DB473C"/>
    <w:rsid w:val="00DB477E"/>
    <w:rsid w:val="00DB4DE1"/>
    <w:rsid w:val="00DB5402"/>
    <w:rsid w:val="00DB5644"/>
    <w:rsid w:val="00DB5829"/>
    <w:rsid w:val="00DB5884"/>
    <w:rsid w:val="00DB5A95"/>
    <w:rsid w:val="00DB5F74"/>
    <w:rsid w:val="00DB5F7C"/>
    <w:rsid w:val="00DB5FB6"/>
    <w:rsid w:val="00DB6213"/>
    <w:rsid w:val="00DB6589"/>
    <w:rsid w:val="00DB6634"/>
    <w:rsid w:val="00DB665F"/>
    <w:rsid w:val="00DB670B"/>
    <w:rsid w:val="00DB6AF1"/>
    <w:rsid w:val="00DB6D4B"/>
    <w:rsid w:val="00DB7379"/>
    <w:rsid w:val="00DB7B35"/>
    <w:rsid w:val="00DC01FC"/>
    <w:rsid w:val="00DC0288"/>
    <w:rsid w:val="00DC055D"/>
    <w:rsid w:val="00DC0603"/>
    <w:rsid w:val="00DC0691"/>
    <w:rsid w:val="00DC0AEB"/>
    <w:rsid w:val="00DC0FED"/>
    <w:rsid w:val="00DC12C6"/>
    <w:rsid w:val="00DC1313"/>
    <w:rsid w:val="00DC13AF"/>
    <w:rsid w:val="00DC159A"/>
    <w:rsid w:val="00DC16F8"/>
    <w:rsid w:val="00DC1706"/>
    <w:rsid w:val="00DC1874"/>
    <w:rsid w:val="00DC19C2"/>
    <w:rsid w:val="00DC1B46"/>
    <w:rsid w:val="00DC1DC3"/>
    <w:rsid w:val="00DC1F3D"/>
    <w:rsid w:val="00DC1FE6"/>
    <w:rsid w:val="00DC24EE"/>
    <w:rsid w:val="00DC2680"/>
    <w:rsid w:val="00DC28BA"/>
    <w:rsid w:val="00DC28F3"/>
    <w:rsid w:val="00DC2A7A"/>
    <w:rsid w:val="00DC2AB3"/>
    <w:rsid w:val="00DC2C7E"/>
    <w:rsid w:val="00DC2D86"/>
    <w:rsid w:val="00DC2F68"/>
    <w:rsid w:val="00DC303C"/>
    <w:rsid w:val="00DC3109"/>
    <w:rsid w:val="00DC358C"/>
    <w:rsid w:val="00DC37D5"/>
    <w:rsid w:val="00DC3800"/>
    <w:rsid w:val="00DC3BB9"/>
    <w:rsid w:val="00DC3EDA"/>
    <w:rsid w:val="00DC47AC"/>
    <w:rsid w:val="00DC4829"/>
    <w:rsid w:val="00DC4A58"/>
    <w:rsid w:val="00DC4B24"/>
    <w:rsid w:val="00DC4C97"/>
    <w:rsid w:val="00DC4F78"/>
    <w:rsid w:val="00DC53CA"/>
    <w:rsid w:val="00DC5468"/>
    <w:rsid w:val="00DC55B2"/>
    <w:rsid w:val="00DC57BD"/>
    <w:rsid w:val="00DC5847"/>
    <w:rsid w:val="00DC5852"/>
    <w:rsid w:val="00DC58D8"/>
    <w:rsid w:val="00DC5C74"/>
    <w:rsid w:val="00DC5F7B"/>
    <w:rsid w:val="00DC652A"/>
    <w:rsid w:val="00DC65C4"/>
    <w:rsid w:val="00DC6790"/>
    <w:rsid w:val="00DC6866"/>
    <w:rsid w:val="00DC6A40"/>
    <w:rsid w:val="00DC6D96"/>
    <w:rsid w:val="00DC6F98"/>
    <w:rsid w:val="00DC6FAE"/>
    <w:rsid w:val="00DC7239"/>
    <w:rsid w:val="00DC735E"/>
    <w:rsid w:val="00DC79B8"/>
    <w:rsid w:val="00DC7A0B"/>
    <w:rsid w:val="00DC7A28"/>
    <w:rsid w:val="00DC7C08"/>
    <w:rsid w:val="00DD0264"/>
    <w:rsid w:val="00DD0A47"/>
    <w:rsid w:val="00DD0C08"/>
    <w:rsid w:val="00DD1731"/>
    <w:rsid w:val="00DD18D4"/>
    <w:rsid w:val="00DD18D9"/>
    <w:rsid w:val="00DD1956"/>
    <w:rsid w:val="00DD1D60"/>
    <w:rsid w:val="00DD1D74"/>
    <w:rsid w:val="00DD1EA9"/>
    <w:rsid w:val="00DD1EAF"/>
    <w:rsid w:val="00DD211F"/>
    <w:rsid w:val="00DD2719"/>
    <w:rsid w:val="00DD28E5"/>
    <w:rsid w:val="00DD2929"/>
    <w:rsid w:val="00DD2CF8"/>
    <w:rsid w:val="00DD31E2"/>
    <w:rsid w:val="00DD3266"/>
    <w:rsid w:val="00DD32A4"/>
    <w:rsid w:val="00DD3361"/>
    <w:rsid w:val="00DD33F7"/>
    <w:rsid w:val="00DD3572"/>
    <w:rsid w:val="00DD3DA0"/>
    <w:rsid w:val="00DD3DFE"/>
    <w:rsid w:val="00DD3FC4"/>
    <w:rsid w:val="00DD4201"/>
    <w:rsid w:val="00DD437D"/>
    <w:rsid w:val="00DD43E7"/>
    <w:rsid w:val="00DD494D"/>
    <w:rsid w:val="00DD4AEC"/>
    <w:rsid w:val="00DD4C37"/>
    <w:rsid w:val="00DD4C83"/>
    <w:rsid w:val="00DD4D06"/>
    <w:rsid w:val="00DD4D74"/>
    <w:rsid w:val="00DD4FC9"/>
    <w:rsid w:val="00DD5341"/>
    <w:rsid w:val="00DD541B"/>
    <w:rsid w:val="00DD5556"/>
    <w:rsid w:val="00DD5711"/>
    <w:rsid w:val="00DD5CB8"/>
    <w:rsid w:val="00DD5D0B"/>
    <w:rsid w:val="00DD5DA6"/>
    <w:rsid w:val="00DD60CC"/>
    <w:rsid w:val="00DD63E0"/>
    <w:rsid w:val="00DD65E7"/>
    <w:rsid w:val="00DD679D"/>
    <w:rsid w:val="00DD6983"/>
    <w:rsid w:val="00DD69B1"/>
    <w:rsid w:val="00DD6A3C"/>
    <w:rsid w:val="00DD76E1"/>
    <w:rsid w:val="00DD7A05"/>
    <w:rsid w:val="00DD7AD2"/>
    <w:rsid w:val="00DD7E90"/>
    <w:rsid w:val="00DE0030"/>
    <w:rsid w:val="00DE0122"/>
    <w:rsid w:val="00DE0211"/>
    <w:rsid w:val="00DE043C"/>
    <w:rsid w:val="00DE065B"/>
    <w:rsid w:val="00DE07D8"/>
    <w:rsid w:val="00DE0822"/>
    <w:rsid w:val="00DE08E7"/>
    <w:rsid w:val="00DE0D6A"/>
    <w:rsid w:val="00DE0E7A"/>
    <w:rsid w:val="00DE1529"/>
    <w:rsid w:val="00DE165D"/>
    <w:rsid w:val="00DE1994"/>
    <w:rsid w:val="00DE19F8"/>
    <w:rsid w:val="00DE20CF"/>
    <w:rsid w:val="00DE226D"/>
    <w:rsid w:val="00DE2382"/>
    <w:rsid w:val="00DE265E"/>
    <w:rsid w:val="00DE27E9"/>
    <w:rsid w:val="00DE2ACF"/>
    <w:rsid w:val="00DE2C75"/>
    <w:rsid w:val="00DE2EA3"/>
    <w:rsid w:val="00DE2F39"/>
    <w:rsid w:val="00DE2F48"/>
    <w:rsid w:val="00DE3345"/>
    <w:rsid w:val="00DE3625"/>
    <w:rsid w:val="00DE4019"/>
    <w:rsid w:val="00DE40D3"/>
    <w:rsid w:val="00DE447B"/>
    <w:rsid w:val="00DE46FD"/>
    <w:rsid w:val="00DE48E5"/>
    <w:rsid w:val="00DE4A58"/>
    <w:rsid w:val="00DE4AF6"/>
    <w:rsid w:val="00DE4C9C"/>
    <w:rsid w:val="00DE4DBC"/>
    <w:rsid w:val="00DE4EC3"/>
    <w:rsid w:val="00DE4EC5"/>
    <w:rsid w:val="00DE4F7E"/>
    <w:rsid w:val="00DE501D"/>
    <w:rsid w:val="00DE5055"/>
    <w:rsid w:val="00DE5755"/>
    <w:rsid w:val="00DE5FBB"/>
    <w:rsid w:val="00DE616C"/>
    <w:rsid w:val="00DE62C9"/>
    <w:rsid w:val="00DE6648"/>
    <w:rsid w:val="00DE69E2"/>
    <w:rsid w:val="00DE6EA8"/>
    <w:rsid w:val="00DE6EDA"/>
    <w:rsid w:val="00DE6F1E"/>
    <w:rsid w:val="00DE72B5"/>
    <w:rsid w:val="00DE73B7"/>
    <w:rsid w:val="00DE78ED"/>
    <w:rsid w:val="00DE7BE7"/>
    <w:rsid w:val="00DE7BEA"/>
    <w:rsid w:val="00DF00FA"/>
    <w:rsid w:val="00DF064B"/>
    <w:rsid w:val="00DF0651"/>
    <w:rsid w:val="00DF0875"/>
    <w:rsid w:val="00DF0A1C"/>
    <w:rsid w:val="00DF108C"/>
    <w:rsid w:val="00DF13CA"/>
    <w:rsid w:val="00DF141E"/>
    <w:rsid w:val="00DF1A70"/>
    <w:rsid w:val="00DF1B25"/>
    <w:rsid w:val="00DF1BCB"/>
    <w:rsid w:val="00DF1CC8"/>
    <w:rsid w:val="00DF1E87"/>
    <w:rsid w:val="00DF1EE5"/>
    <w:rsid w:val="00DF21ED"/>
    <w:rsid w:val="00DF25A9"/>
    <w:rsid w:val="00DF279D"/>
    <w:rsid w:val="00DF29CB"/>
    <w:rsid w:val="00DF2CCA"/>
    <w:rsid w:val="00DF2E4C"/>
    <w:rsid w:val="00DF30F0"/>
    <w:rsid w:val="00DF312C"/>
    <w:rsid w:val="00DF3153"/>
    <w:rsid w:val="00DF3543"/>
    <w:rsid w:val="00DF36BD"/>
    <w:rsid w:val="00DF36F3"/>
    <w:rsid w:val="00DF3B47"/>
    <w:rsid w:val="00DF3D16"/>
    <w:rsid w:val="00DF3DFB"/>
    <w:rsid w:val="00DF415E"/>
    <w:rsid w:val="00DF4336"/>
    <w:rsid w:val="00DF476D"/>
    <w:rsid w:val="00DF47E2"/>
    <w:rsid w:val="00DF4800"/>
    <w:rsid w:val="00DF498F"/>
    <w:rsid w:val="00DF4A18"/>
    <w:rsid w:val="00DF4D95"/>
    <w:rsid w:val="00DF4F52"/>
    <w:rsid w:val="00DF50B9"/>
    <w:rsid w:val="00DF520C"/>
    <w:rsid w:val="00DF5348"/>
    <w:rsid w:val="00DF54E8"/>
    <w:rsid w:val="00DF574D"/>
    <w:rsid w:val="00DF576E"/>
    <w:rsid w:val="00DF5EE9"/>
    <w:rsid w:val="00DF600D"/>
    <w:rsid w:val="00DF6469"/>
    <w:rsid w:val="00DF6640"/>
    <w:rsid w:val="00DF670D"/>
    <w:rsid w:val="00DF682F"/>
    <w:rsid w:val="00DF6A47"/>
    <w:rsid w:val="00DF6A61"/>
    <w:rsid w:val="00DF7567"/>
    <w:rsid w:val="00DF76A6"/>
    <w:rsid w:val="00DF76DA"/>
    <w:rsid w:val="00DF78C8"/>
    <w:rsid w:val="00E00004"/>
    <w:rsid w:val="00E0015C"/>
    <w:rsid w:val="00E001E2"/>
    <w:rsid w:val="00E0067F"/>
    <w:rsid w:val="00E00849"/>
    <w:rsid w:val="00E008CC"/>
    <w:rsid w:val="00E0095E"/>
    <w:rsid w:val="00E00A3A"/>
    <w:rsid w:val="00E00DB7"/>
    <w:rsid w:val="00E00E96"/>
    <w:rsid w:val="00E00F16"/>
    <w:rsid w:val="00E00F1E"/>
    <w:rsid w:val="00E00F6D"/>
    <w:rsid w:val="00E01876"/>
    <w:rsid w:val="00E01A2E"/>
    <w:rsid w:val="00E01D54"/>
    <w:rsid w:val="00E01E1A"/>
    <w:rsid w:val="00E01E95"/>
    <w:rsid w:val="00E0228A"/>
    <w:rsid w:val="00E02666"/>
    <w:rsid w:val="00E0282D"/>
    <w:rsid w:val="00E029D6"/>
    <w:rsid w:val="00E029EE"/>
    <w:rsid w:val="00E02E1E"/>
    <w:rsid w:val="00E03372"/>
    <w:rsid w:val="00E036CE"/>
    <w:rsid w:val="00E0388B"/>
    <w:rsid w:val="00E03C8B"/>
    <w:rsid w:val="00E03DE4"/>
    <w:rsid w:val="00E042C5"/>
    <w:rsid w:val="00E044AD"/>
    <w:rsid w:val="00E047FF"/>
    <w:rsid w:val="00E04A50"/>
    <w:rsid w:val="00E04B46"/>
    <w:rsid w:val="00E04F0F"/>
    <w:rsid w:val="00E04FF9"/>
    <w:rsid w:val="00E05185"/>
    <w:rsid w:val="00E0526D"/>
    <w:rsid w:val="00E056A4"/>
    <w:rsid w:val="00E056F7"/>
    <w:rsid w:val="00E05963"/>
    <w:rsid w:val="00E05B0F"/>
    <w:rsid w:val="00E05D25"/>
    <w:rsid w:val="00E05DB8"/>
    <w:rsid w:val="00E05E6F"/>
    <w:rsid w:val="00E05EA2"/>
    <w:rsid w:val="00E060DD"/>
    <w:rsid w:val="00E06275"/>
    <w:rsid w:val="00E067F7"/>
    <w:rsid w:val="00E069AC"/>
    <w:rsid w:val="00E06A5D"/>
    <w:rsid w:val="00E06A9F"/>
    <w:rsid w:val="00E06ABA"/>
    <w:rsid w:val="00E06B51"/>
    <w:rsid w:val="00E06D0E"/>
    <w:rsid w:val="00E06F0C"/>
    <w:rsid w:val="00E073B9"/>
    <w:rsid w:val="00E0755C"/>
    <w:rsid w:val="00E07860"/>
    <w:rsid w:val="00E07AE2"/>
    <w:rsid w:val="00E07C72"/>
    <w:rsid w:val="00E07E66"/>
    <w:rsid w:val="00E07EB8"/>
    <w:rsid w:val="00E1001B"/>
    <w:rsid w:val="00E100F0"/>
    <w:rsid w:val="00E10378"/>
    <w:rsid w:val="00E1039A"/>
    <w:rsid w:val="00E10459"/>
    <w:rsid w:val="00E105CB"/>
    <w:rsid w:val="00E10981"/>
    <w:rsid w:val="00E1098F"/>
    <w:rsid w:val="00E109C0"/>
    <w:rsid w:val="00E10FE8"/>
    <w:rsid w:val="00E11130"/>
    <w:rsid w:val="00E11212"/>
    <w:rsid w:val="00E115BB"/>
    <w:rsid w:val="00E11BC2"/>
    <w:rsid w:val="00E11C5F"/>
    <w:rsid w:val="00E11E7C"/>
    <w:rsid w:val="00E121E4"/>
    <w:rsid w:val="00E12267"/>
    <w:rsid w:val="00E128C2"/>
    <w:rsid w:val="00E128F6"/>
    <w:rsid w:val="00E12AD0"/>
    <w:rsid w:val="00E12C3F"/>
    <w:rsid w:val="00E12DC4"/>
    <w:rsid w:val="00E12F8D"/>
    <w:rsid w:val="00E1306B"/>
    <w:rsid w:val="00E133ED"/>
    <w:rsid w:val="00E135B8"/>
    <w:rsid w:val="00E135F9"/>
    <w:rsid w:val="00E136D8"/>
    <w:rsid w:val="00E138A2"/>
    <w:rsid w:val="00E138EC"/>
    <w:rsid w:val="00E13EFA"/>
    <w:rsid w:val="00E144D9"/>
    <w:rsid w:val="00E1481D"/>
    <w:rsid w:val="00E14829"/>
    <w:rsid w:val="00E14BF4"/>
    <w:rsid w:val="00E14E3B"/>
    <w:rsid w:val="00E14E67"/>
    <w:rsid w:val="00E15018"/>
    <w:rsid w:val="00E1506F"/>
    <w:rsid w:val="00E1574D"/>
    <w:rsid w:val="00E16204"/>
    <w:rsid w:val="00E1632D"/>
    <w:rsid w:val="00E166C8"/>
    <w:rsid w:val="00E1674D"/>
    <w:rsid w:val="00E16851"/>
    <w:rsid w:val="00E16858"/>
    <w:rsid w:val="00E16D74"/>
    <w:rsid w:val="00E173B8"/>
    <w:rsid w:val="00E1747C"/>
    <w:rsid w:val="00E174AB"/>
    <w:rsid w:val="00E1760E"/>
    <w:rsid w:val="00E178AC"/>
    <w:rsid w:val="00E17B11"/>
    <w:rsid w:val="00E17C7B"/>
    <w:rsid w:val="00E20190"/>
    <w:rsid w:val="00E203E4"/>
    <w:rsid w:val="00E205A2"/>
    <w:rsid w:val="00E20B5F"/>
    <w:rsid w:val="00E20D0C"/>
    <w:rsid w:val="00E20DDE"/>
    <w:rsid w:val="00E210B1"/>
    <w:rsid w:val="00E21181"/>
    <w:rsid w:val="00E213FF"/>
    <w:rsid w:val="00E21506"/>
    <w:rsid w:val="00E21661"/>
    <w:rsid w:val="00E218CA"/>
    <w:rsid w:val="00E21B5C"/>
    <w:rsid w:val="00E21EB8"/>
    <w:rsid w:val="00E220C9"/>
    <w:rsid w:val="00E221F4"/>
    <w:rsid w:val="00E2240A"/>
    <w:rsid w:val="00E22442"/>
    <w:rsid w:val="00E23187"/>
    <w:rsid w:val="00E23A74"/>
    <w:rsid w:val="00E23B58"/>
    <w:rsid w:val="00E23DDA"/>
    <w:rsid w:val="00E24112"/>
    <w:rsid w:val="00E24188"/>
    <w:rsid w:val="00E24DBA"/>
    <w:rsid w:val="00E25027"/>
    <w:rsid w:val="00E250D8"/>
    <w:rsid w:val="00E25509"/>
    <w:rsid w:val="00E2563A"/>
    <w:rsid w:val="00E25707"/>
    <w:rsid w:val="00E25747"/>
    <w:rsid w:val="00E25756"/>
    <w:rsid w:val="00E25760"/>
    <w:rsid w:val="00E25879"/>
    <w:rsid w:val="00E25AB9"/>
    <w:rsid w:val="00E2613D"/>
    <w:rsid w:val="00E26143"/>
    <w:rsid w:val="00E261E1"/>
    <w:rsid w:val="00E263A3"/>
    <w:rsid w:val="00E2646B"/>
    <w:rsid w:val="00E26699"/>
    <w:rsid w:val="00E26704"/>
    <w:rsid w:val="00E26B9C"/>
    <w:rsid w:val="00E26D59"/>
    <w:rsid w:val="00E26FD0"/>
    <w:rsid w:val="00E27028"/>
    <w:rsid w:val="00E271DC"/>
    <w:rsid w:val="00E274AD"/>
    <w:rsid w:val="00E274FE"/>
    <w:rsid w:val="00E276B0"/>
    <w:rsid w:val="00E276F5"/>
    <w:rsid w:val="00E277E6"/>
    <w:rsid w:val="00E27E1B"/>
    <w:rsid w:val="00E30095"/>
    <w:rsid w:val="00E30224"/>
    <w:rsid w:val="00E30235"/>
    <w:rsid w:val="00E3036F"/>
    <w:rsid w:val="00E304B2"/>
    <w:rsid w:val="00E3064D"/>
    <w:rsid w:val="00E30A6E"/>
    <w:rsid w:val="00E30A83"/>
    <w:rsid w:val="00E30B30"/>
    <w:rsid w:val="00E30B57"/>
    <w:rsid w:val="00E30FC9"/>
    <w:rsid w:val="00E31031"/>
    <w:rsid w:val="00E3112D"/>
    <w:rsid w:val="00E313AC"/>
    <w:rsid w:val="00E313F3"/>
    <w:rsid w:val="00E3186D"/>
    <w:rsid w:val="00E31B56"/>
    <w:rsid w:val="00E31C06"/>
    <w:rsid w:val="00E31C94"/>
    <w:rsid w:val="00E3206E"/>
    <w:rsid w:val="00E323DE"/>
    <w:rsid w:val="00E324DF"/>
    <w:rsid w:val="00E32539"/>
    <w:rsid w:val="00E3294F"/>
    <w:rsid w:val="00E329F6"/>
    <w:rsid w:val="00E32BF0"/>
    <w:rsid w:val="00E32C03"/>
    <w:rsid w:val="00E32ED8"/>
    <w:rsid w:val="00E33332"/>
    <w:rsid w:val="00E33333"/>
    <w:rsid w:val="00E3341E"/>
    <w:rsid w:val="00E334A2"/>
    <w:rsid w:val="00E335E8"/>
    <w:rsid w:val="00E338A7"/>
    <w:rsid w:val="00E339D1"/>
    <w:rsid w:val="00E33ADD"/>
    <w:rsid w:val="00E33D09"/>
    <w:rsid w:val="00E33DC3"/>
    <w:rsid w:val="00E34084"/>
    <w:rsid w:val="00E342C4"/>
    <w:rsid w:val="00E34598"/>
    <w:rsid w:val="00E34659"/>
    <w:rsid w:val="00E346CC"/>
    <w:rsid w:val="00E34AB5"/>
    <w:rsid w:val="00E34CA1"/>
    <w:rsid w:val="00E34E84"/>
    <w:rsid w:val="00E34EAB"/>
    <w:rsid w:val="00E34F6E"/>
    <w:rsid w:val="00E3505F"/>
    <w:rsid w:val="00E350F5"/>
    <w:rsid w:val="00E35119"/>
    <w:rsid w:val="00E3512F"/>
    <w:rsid w:val="00E351A7"/>
    <w:rsid w:val="00E3570B"/>
    <w:rsid w:val="00E35BA6"/>
    <w:rsid w:val="00E35C5B"/>
    <w:rsid w:val="00E35CF6"/>
    <w:rsid w:val="00E35EBC"/>
    <w:rsid w:val="00E35EE4"/>
    <w:rsid w:val="00E36B3F"/>
    <w:rsid w:val="00E36BFD"/>
    <w:rsid w:val="00E36C12"/>
    <w:rsid w:val="00E36C17"/>
    <w:rsid w:val="00E36C33"/>
    <w:rsid w:val="00E36C6A"/>
    <w:rsid w:val="00E37268"/>
    <w:rsid w:val="00E3741E"/>
    <w:rsid w:val="00E37849"/>
    <w:rsid w:val="00E37996"/>
    <w:rsid w:val="00E40208"/>
    <w:rsid w:val="00E40815"/>
    <w:rsid w:val="00E4084A"/>
    <w:rsid w:val="00E40DEF"/>
    <w:rsid w:val="00E4112C"/>
    <w:rsid w:val="00E413E9"/>
    <w:rsid w:val="00E4150C"/>
    <w:rsid w:val="00E4159A"/>
    <w:rsid w:val="00E415A1"/>
    <w:rsid w:val="00E41EA3"/>
    <w:rsid w:val="00E41F7F"/>
    <w:rsid w:val="00E4245C"/>
    <w:rsid w:val="00E42999"/>
    <w:rsid w:val="00E42C1B"/>
    <w:rsid w:val="00E42CF6"/>
    <w:rsid w:val="00E42E55"/>
    <w:rsid w:val="00E43175"/>
    <w:rsid w:val="00E43289"/>
    <w:rsid w:val="00E43A26"/>
    <w:rsid w:val="00E43BF3"/>
    <w:rsid w:val="00E43DB4"/>
    <w:rsid w:val="00E43F47"/>
    <w:rsid w:val="00E43F8C"/>
    <w:rsid w:val="00E441DE"/>
    <w:rsid w:val="00E444DF"/>
    <w:rsid w:val="00E44700"/>
    <w:rsid w:val="00E448D2"/>
    <w:rsid w:val="00E44952"/>
    <w:rsid w:val="00E44A0B"/>
    <w:rsid w:val="00E44C99"/>
    <w:rsid w:val="00E44F46"/>
    <w:rsid w:val="00E4507F"/>
    <w:rsid w:val="00E450F9"/>
    <w:rsid w:val="00E45242"/>
    <w:rsid w:val="00E4559C"/>
    <w:rsid w:val="00E4574E"/>
    <w:rsid w:val="00E45D3F"/>
    <w:rsid w:val="00E45EDC"/>
    <w:rsid w:val="00E45FC5"/>
    <w:rsid w:val="00E4600C"/>
    <w:rsid w:val="00E4614B"/>
    <w:rsid w:val="00E4617D"/>
    <w:rsid w:val="00E461CC"/>
    <w:rsid w:val="00E46224"/>
    <w:rsid w:val="00E4648C"/>
    <w:rsid w:val="00E46686"/>
    <w:rsid w:val="00E46A06"/>
    <w:rsid w:val="00E46D08"/>
    <w:rsid w:val="00E46E98"/>
    <w:rsid w:val="00E47724"/>
    <w:rsid w:val="00E477FC"/>
    <w:rsid w:val="00E4798D"/>
    <w:rsid w:val="00E47B1E"/>
    <w:rsid w:val="00E47E2E"/>
    <w:rsid w:val="00E5008F"/>
    <w:rsid w:val="00E500BF"/>
    <w:rsid w:val="00E50254"/>
    <w:rsid w:val="00E504CD"/>
    <w:rsid w:val="00E50849"/>
    <w:rsid w:val="00E508CF"/>
    <w:rsid w:val="00E50E11"/>
    <w:rsid w:val="00E510D6"/>
    <w:rsid w:val="00E51373"/>
    <w:rsid w:val="00E516C1"/>
    <w:rsid w:val="00E51AB1"/>
    <w:rsid w:val="00E51D80"/>
    <w:rsid w:val="00E52685"/>
    <w:rsid w:val="00E52839"/>
    <w:rsid w:val="00E52981"/>
    <w:rsid w:val="00E529DA"/>
    <w:rsid w:val="00E52E1F"/>
    <w:rsid w:val="00E530BA"/>
    <w:rsid w:val="00E535C1"/>
    <w:rsid w:val="00E536EF"/>
    <w:rsid w:val="00E53805"/>
    <w:rsid w:val="00E53955"/>
    <w:rsid w:val="00E541C6"/>
    <w:rsid w:val="00E54350"/>
    <w:rsid w:val="00E546F1"/>
    <w:rsid w:val="00E54801"/>
    <w:rsid w:val="00E54B1E"/>
    <w:rsid w:val="00E550C0"/>
    <w:rsid w:val="00E5518C"/>
    <w:rsid w:val="00E555AC"/>
    <w:rsid w:val="00E555E0"/>
    <w:rsid w:val="00E55847"/>
    <w:rsid w:val="00E55D14"/>
    <w:rsid w:val="00E5615E"/>
    <w:rsid w:val="00E561B2"/>
    <w:rsid w:val="00E561BE"/>
    <w:rsid w:val="00E561E6"/>
    <w:rsid w:val="00E56290"/>
    <w:rsid w:val="00E564CA"/>
    <w:rsid w:val="00E56562"/>
    <w:rsid w:val="00E5656D"/>
    <w:rsid w:val="00E56687"/>
    <w:rsid w:val="00E56A98"/>
    <w:rsid w:val="00E56B73"/>
    <w:rsid w:val="00E56CE4"/>
    <w:rsid w:val="00E56ED8"/>
    <w:rsid w:val="00E57079"/>
    <w:rsid w:val="00E571E9"/>
    <w:rsid w:val="00E5727D"/>
    <w:rsid w:val="00E575C6"/>
    <w:rsid w:val="00E57677"/>
    <w:rsid w:val="00E578E3"/>
    <w:rsid w:val="00E57918"/>
    <w:rsid w:val="00E57BFE"/>
    <w:rsid w:val="00E601E7"/>
    <w:rsid w:val="00E604DE"/>
    <w:rsid w:val="00E6055C"/>
    <w:rsid w:val="00E607A5"/>
    <w:rsid w:val="00E60A82"/>
    <w:rsid w:val="00E60AB1"/>
    <w:rsid w:val="00E60AB9"/>
    <w:rsid w:val="00E60ED2"/>
    <w:rsid w:val="00E60EE5"/>
    <w:rsid w:val="00E60F06"/>
    <w:rsid w:val="00E60F70"/>
    <w:rsid w:val="00E61038"/>
    <w:rsid w:val="00E6105F"/>
    <w:rsid w:val="00E6106A"/>
    <w:rsid w:val="00E61227"/>
    <w:rsid w:val="00E615E8"/>
    <w:rsid w:val="00E61606"/>
    <w:rsid w:val="00E618EF"/>
    <w:rsid w:val="00E62078"/>
    <w:rsid w:val="00E62309"/>
    <w:rsid w:val="00E626A7"/>
    <w:rsid w:val="00E627C6"/>
    <w:rsid w:val="00E62DCF"/>
    <w:rsid w:val="00E63378"/>
    <w:rsid w:val="00E633B4"/>
    <w:rsid w:val="00E6346D"/>
    <w:rsid w:val="00E6352B"/>
    <w:rsid w:val="00E639DA"/>
    <w:rsid w:val="00E63BA0"/>
    <w:rsid w:val="00E63E44"/>
    <w:rsid w:val="00E63EE6"/>
    <w:rsid w:val="00E640FA"/>
    <w:rsid w:val="00E6445F"/>
    <w:rsid w:val="00E64BB1"/>
    <w:rsid w:val="00E64F42"/>
    <w:rsid w:val="00E65020"/>
    <w:rsid w:val="00E6549E"/>
    <w:rsid w:val="00E656EE"/>
    <w:rsid w:val="00E6575E"/>
    <w:rsid w:val="00E65CBD"/>
    <w:rsid w:val="00E66094"/>
    <w:rsid w:val="00E66249"/>
    <w:rsid w:val="00E662C3"/>
    <w:rsid w:val="00E66550"/>
    <w:rsid w:val="00E667A9"/>
    <w:rsid w:val="00E6695B"/>
    <w:rsid w:val="00E66ADA"/>
    <w:rsid w:val="00E67219"/>
    <w:rsid w:val="00E67424"/>
    <w:rsid w:val="00E67453"/>
    <w:rsid w:val="00E674EF"/>
    <w:rsid w:val="00E67740"/>
    <w:rsid w:val="00E67780"/>
    <w:rsid w:val="00E6782C"/>
    <w:rsid w:val="00E6797B"/>
    <w:rsid w:val="00E679DF"/>
    <w:rsid w:val="00E67DEF"/>
    <w:rsid w:val="00E70115"/>
    <w:rsid w:val="00E70222"/>
    <w:rsid w:val="00E706D4"/>
    <w:rsid w:val="00E70F35"/>
    <w:rsid w:val="00E7105A"/>
    <w:rsid w:val="00E711F6"/>
    <w:rsid w:val="00E7138A"/>
    <w:rsid w:val="00E713F5"/>
    <w:rsid w:val="00E7142C"/>
    <w:rsid w:val="00E7158B"/>
    <w:rsid w:val="00E71604"/>
    <w:rsid w:val="00E7166C"/>
    <w:rsid w:val="00E71D3C"/>
    <w:rsid w:val="00E71FBC"/>
    <w:rsid w:val="00E723C7"/>
    <w:rsid w:val="00E727FC"/>
    <w:rsid w:val="00E72A29"/>
    <w:rsid w:val="00E72AE8"/>
    <w:rsid w:val="00E72B15"/>
    <w:rsid w:val="00E731DD"/>
    <w:rsid w:val="00E734F0"/>
    <w:rsid w:val="00E7382E"/>
    <w:rsid w:val="00E73880"/>
    <w:rsid w:val="00E743FA"/>
    <w:rsid w:val="00E7457B"/>
    <w:rsid w:val="00E74984"/>
    <w:rsid w:val="00E74A83"/>
    <w:rsid w:val="00E74FAE"/>
    <w:rsid w:val="00E75672"/>
    <w:rsid w:val="00E75719"/>
    <w:rsid w:val="00E75AEC"/>
    <w:rsid w:val="00E75AF1"/>
    <w:rsid w:val="00E75D93"/>
    <w:rsid w:val="00E75FA0"/>
    <w:rsid w:val="00E7616B"/>
    <w:rsid w:val="00E764AE"/>
    <w:rsid w:val="00E76581"/>
    <w:rsid w:val="00E76769"/>
    <w:rsid w:val="00E774A2"/>
    <w:rsid w:val="00E774D1"/>
    <w:rsid w:val="00E77992"/>
    <w:rsid w:val="00E77DA0"/>
    <w:rsid w:val="00E77DDB"/>
    <w:rsid w:val="00E80175"/>
    <w:rsid w:val="00E80B17"/>
    <w:rsid w:val="00E80E01"/>
    <w:rsid w:val="00E80EDD"/>
    <w:rsid w:val="00E811DD"/>
    <w:rsid w:val="00E817C5"/>
    <w:rsid w:val="00E8198B"/>
    <w:rsid w:val="00E81AF8"/>
    <w:rsid w:val="00E81B38"/>
    <w:rsid w:val="00E81CCA"/>
    <w:rsid w:val="00E82132"/>
    <w:rsid w:val="00E82715"/>
    <w:rsid w:val="00E82D07"/>
    <w:rsid w:val="00E82FB8"/>
    <w:rsid w:val="00E82FC1"/>
    <w:rsid w:val="00E8340A"/>
    <w:rsid w:val="00E8341C"/>
    <w:rsid w:val="00E83F5A"/>
    <w:rsid w:val="00E84292"/>
    <w:rsid w:val="00E84562"/>
    <w:rsid w:val="00E845C3"/>
    <w:rsid w:val="00E845DE"/>
    <w:rsid w:val="00E8492A"/>
    <w:rsid w:val="00E84B6F"/>
    <w:rsid w:val="00E8512C"/>
    <w:rsid w:val="00E858CC"/>
    <w:rsid w:val="00E85A9C"/>
    <w:rsid w:val="00E85B56"/>
    <w:rsid w:val="00E86142"/>
    <w:rsid w:val="00E86249"/>
    <w:rsid w:val="00E86736"/>
    <w:rsid w:val="00E86852"/>
    <w:rsid w:val="00E86B3D"/>
    <w:rsid w:val="00E86C7C"/>
    <w:rsid w:val="00E86D33"/>
    <w:rsid w:val="00E8704F"/>
    <w:rsid w:val="00E870D9"/>
    <w:rsid w:val="00E873BC"/>
    <w:rsid w:val="00E8757E"/>
    <w:rsid w:val="00E875CB"/>
    <w:rsid w:val="00E87883"/>
    <w:rsid w:val="00E87B88"/>
    <w:rsid w:val="00E87CC3"/>
    <w:rsid w:val="00E87E52"/>
    <w:rsid w:val="00E87EB8"/>
    <w:rsid w:val="00E90454"/>
    <w:rsid w:val="00E90589"/>
    <w:rsid w:val="00E90D16"/>
    <w:rsid w:val="00E90E85"/>
    <w:rsid w:val="00E91050"/>
    <w:rsid w:val="00E912EE"/>
    <w:rsid w:val="00E9139B"/>
    <w:rsid w:val="00E91527"/>
    <w:rsid w:val="00E915DB"/>
    <w:rsid w:val="00E91971"/>
    <w:rsid w:val="00E91B2C"/>
    <w:rsid w:val="00E91B4B"/>
    <w:rsid w:val="00E92270"/>
    <w:rsid w:val="00E9242E"/>
    <w:rsid w:val="00E924F9"/>
    <w:rsid w:val="00E927D9"/>
    <w:rsid w:val="00E9280A"/>
    <w:rsid w:val="00E92C3A"/>
    <w:rsid w:val="00E92DE9"/>
    <w:rsid w:val="00E92E83"/>
    <w:rsid w:val="00E93392"/>
    <w:rsid w:val="00E93474"/>
    <w:rsid w:val="00E93A80"/>
    <w:rsid w:val="00E93BCD"/>
    <w:rsid w:val="00E93D3E"/>
    <w:rsid w:val="00E93F58"/>
    <w:rsid w:val="00E941D1"/>
    <w:rsid w:val="00E9425F"/>
    <w:rsid w:val="00E9433E"/>
    <w:rsid w:val="00E943FE"/>
    <w:rsid w:val="00E94518"/>
    <w:rsid w:val="00E9484F"/>
    <w:rsid w:val="00E94861"/>
    <w:rsid w:val="00E94A51"/>
    <w:rsid w:val="00E94D97"/>
    <w:rsid w:val="00E95333"/>
    <w:rsid w:val="00E95516"/>
    <w:rsid w:val="00E955BB"/>
    <w:rsid w:val="00E956A1"/>
    <w:rsid w:val="00E95775"/>
    <w:rsid w:val="00E965D8"/>
    <w:rsid w:val="00E9666D"/>
    <w:rsid w:val="00E96771"/>
    <w:rsid w:val="00E96CA7"/>
    <w:rsid w:val="00E96D53"/>
    <w:rsid w:val="00E9791B"/>
    <w:rsid w:val="00E97A33"/>
    <w:rsid w:val="00E97B58"/>
    <w:rsid w:val="00E97CA4"/>
    <w:rsid w:val="00E97D42"/>
    <w:rsid w:val="00EA0249"/>
    <w:rsid w:val="00EA0421"/>
    <w:rsid w:val="00EA06E5"/>
    <w:rsid w:val="00EA0B10"/>
    <w:rsid w:val="00EA0B64"/>
    <w:rsid w:val="00EA0BC4"/>
    <w:rsid w:val="00EA0E95"/>
    <w:rsid w:val="00EA0F15"/>
    <w:rsid w:val="00EA0F5A"/>
    <w:rsid w:val="00EA105A"/>
    <w:rsid w:val="00EA106E"/>
    <w:rsid w:val="00EA11C4"/>
    <w:rsid w:val="00EA147E"/>
    <w:rsid w:val="00EA1495"/>
    <w:rsid w:val="00EA14AD"/>
    <w:rsid w:val="00EA15B8"/>
    <w:rsid w:val="00EA163D"/>
    <w:rsid w:val="00EA17CA"/>
    <w:rsid w:val="00EA187D"/>
    <w:rsid w:val="00EA1B9E"/>
    <w:rsid w:val="00EA24FB"/>
    <w:rsid w:val="00EA27FF"/>
    <w:rsid w:val="00EA2863"/>
    <w:rsid w:val="00EA29BE"/>
    <w:rsid w:val="00EA2C88"/>
    <w:rsid w:val="00EA2E9B"/>
    <w:rsid w:val="00EA2EC6"/>
    <w:rsid w:val="00EA2FF8"/>
    <w:rsid w:val="00EA3167"/>
    <w:rsid w:val="00EA333C"/>
    <w:rsid w:val="00EA339A"/>
    <w:rsid w:val="00EA355B"/>
    <w:rsid w:val="00EA3A07"/>
    <w:rsid w:val="00EA3E7A"/>
    <w:rsid w:val="00EA3EEA"/>
    <w:rsid w:val="00EA3F71"/>
    <w:rsid w:val="00EA428A"/>
    <w:rsid w:val="00EA4386"/>
    <w:rsid w:val="00EA43EF"/>
    <w:rsid w:val="00EA44E7"/>
    <w:rsid w:val="00EA4597"/>
    <w:rsid w:val="00EA4793"/>
    <w:rsid w:val="00EA47CF"/>
    <w:rsid w:val="00EA4AB1"/>
    <w:rsid w:val="00EA4B00"/>
    <w:rsid w:val="00EA4EE1"/>
    <w:rsid w:val="00EA5469"/>
    <w:rsid w:val="00EA5722"/>
    <w:rsid w:val="00EA5835"/>
    <w:rsid w:val="00EA5AE1"/>
    <w:rsid w:val="00EA5CA8"/>
    <w:rsid w:val="00EA5D61"/>
    <w:rsid w:val="00EA5EC3"/>
    <w:rsid w:val="00EA5F2B"/>
    <w:rsid w:val="00EA6422"/>
    <w:rsid w:val="00EA68A7"/>
    <w:rsid w:val="00EA69AD"/>
    <w:rsid w:val="00EA6D96"/>
    <w:rsid w:val="00EA732D"/>
    <w:rsid w:val="00EA7386"/>
    <w:rsid w:val="00EA769B"/>
    <w:rsid w:val="00EA7821"/>
    <w:rsid w:val="00EA7C45"/>
    <w:rsid w:val="00EA7EE0"/>
    <w:rsid w:val="00EB021D"/>
    <w:rsid w:val="00EB09A5"/>
    <w:rsid w:val="00EB0AD0"/>
    <w:rsid w:val="00EB0C8D"/>
    <w:rsid w:val="00EB0CF4"/>
    <w:rsid w:val="00EB0D88"/>
    <w:rsid w:val="00EB0DE7"/>
    <w:rsid w:val="00EB183E"/>
    <w:rsid w:val="00EB1898"/>
    <w:rsid w:val="00EB1CA9"/>
    <w:rsid w:val="00EB1F2A"/>
    <w:rsid w:val="00EB2011"/>
    <w:rsid w:val="00EB2044"/>
    <w:rsid w:val="00EB2102"/>
    <w:rsid w:val="00EB235A"/>
    <w:rsid w:val="00EB26F6"/>
    <w:rsid w:val="00EB2763"/>
    <w:rsid w:val="00EB29EC"/>
    <w:rsid w:val="00EB2B55"/>
    <w:rsid w:val="00EB2DA9"/>
    <w:rsid w:val="00EB3284"/>
    <w:rsid w:val="00EB3418"/>
    <w:rsid w:val="00EB35A7"/>
    <w:rsid w:val="00EB3941"/>
    <w:rsid w:val="00EB3BF4"/>
    <w:rsid w:val="00EB40D1"/>
    <w:rsid w:val="00EB41CF"/>
    <w:rsid w:val="00EB41D4"/>
    <w:rsid w:val="00EB41FC"/>
    <w:rsid w:val="00EB425C"/>
    <w:rsid w:val="00EB43BE"/>
    <w:rsid w:val="00EB4624"/>
    <w:rsid w:val="00EB51AF"/>
    <w:rsid w:val="00EB53F6"/>
    <w:rsid w:val="00EB54AE"/>
    <w:rsid w:val="00EB5A41"/>
    <w:rsid w:val="00EB5AA1"/>
    <w:rsid w:val="00EB5ACC"/>
    <w:rsid w:val="00EB5B2E"/>
    <w:rsid w:val="00EB5C78"/>
    <w:rsid w:val="00EB5EFF"/>
    <w:rsid w:val="00EB601C"/>
    <w:rsid w:val="00EB6105"/>
    <w:rsid w:val="00EB612F"/>
    <w:rsid w:val="00EB6235"/>
    <w:rsid w:val="00EB64BE"/>
    <w:rsid w:val="00EB6790"/>
    <w:rsid w:val="00EB6848"/>
    <w:rsid w:val="00EB6F4E"/>
    <w:rsid w:val="00EB7277"/>
    <w:rsid w:val="00EB73A5"/>
    <w:rsid w:val="00EB765B"/>
    <w:rsid w:val="00EB79D2"/>
    <w:rsid w:val="00EB7E44"/>
    <w:rsid w:val="00EC03E0"/>
    <w:rsid w:val="00EC0721"/>
    <w:rsid w:val="00EC0B8E"/>
    <w:rsid w:val="00EC0FE8"/>
    <w:rsid w:val="00EC10FA"/>
    <w:rsid w:val="00EC17AB"/>
    <w:rsid w:val="00EC200B"/>
    <w:rsid w:val="00EC202A"/>
    <w:rsid w:val="00EC226F"/>
    <w:rsid w:val="00EC22EB"/>
    <w:rsid w:val="00EC2788"/>
    <w:rsid w:val="00EC2806"/>
    <w:rsid w:val="00EC2B41"/>
    <w:rsid w:val="00EC2B73"/>
    <w:rsid w:val="00EC2BA6"/>
    <w:rsid w:val="00EC2CD0"/>
    <w:rsid w:val="00EC2EC2"/>
    <w:rsid w:val="00EC30B4"/>
    <w:rsid w:val="00EC3439"/>
    <w:rsid w:val="00EC3465"/>
    <w:rsid w:val="00EC380C"/>
    <w:rsid w:val="00EC3954"/>
    <w:rsid w:val="00EC39E4"/>
    <w:rsid w:val="00EC3E4B"/>
    <w:rsid w:val="00EC3EF3"/>
    <w:rsid w:val="00EC401F"/>
    <w:rsid w:val="00EC4268"/>
    <w:rsid w:val="00EC4385"/>
    <w:rsid w:val="00EC4705"/>
    <w:rsid w:val="00EC4CCA"/>
    <w:rsid w:val="00EC4E85"/>
    <w:rsid w:val="00EC513E"/>
    <w:rsid w:val="00EC5249"/>
    <w:rsid w:val="00EC5656"/>
    <w:rsid w:val="00EC56E8"/>
    <w:rsid w:val="00EC6127"/>
    <w:rsid w:val="00EC651D"/>
    <w:rsid w:val="00EC6676"/>
    <w:rsid w:val="00EC66A4"/>
    <w:rsid w:val="00EC67FE"/>
    <w:rsid w:val="00EC6945"/>
    <w:rsid w:val="00EC6950"/>
    <w:rsid w:val="00EC6A71"/>
    <w:rsid w:val="00EC6EF4"/>
    <w:rsid w:val="00EC6F5D"/>
    <w:rsid w:val="00EC6F84"/>
    <w:rsid w:val="00EC71E6"/>
    <w:rsid w:val="00EC727B"/>
    <w:rsid w:val="00EC7BAE"/>
    <w:rsid w:val="00EC7D87"/>
    <w:rsid w:val="00EC7F91"/>
    <w:rsid w:val="00EC7FAE"/>
    <w:rsid w:val="00ED0201"/>
    <w:rsid w:val="00ED07D3"/>
    <w:rsid w:val="00ED089F"/>
    <w:rsid w:val="00ED08F6"/>
    <w:rsid w:val="00ED0B0D"/>
    <w:rsid w:val="00ED12BF"/>
    <w:rsid w:val="00ED174C"/>
    <w:rsid w:val="00ED19D8"/>
    <w:rsid w:val="00ED1A3B"/>
    <w:rsid w:val="00ED1A69"/>
    <w:rsid w:val="00ED1A9B"/>
    <w:rsid w:val="00ED1F76"/>
    <w:rsid w:val="00ED2200"/>
    <w:rsid w:val="00ED2398"/>
    <w:rsid w:val="00ED243A"/>
    <w:rsid w:val="00ED2BFA"/>
    <w:rsid w:val="00ED2DF3"/>
    <w:rsid w:val="00ED2E19"/>
    <w:rsid w:val="00ED3158"/>
    <w:rsid w:val="00ED31A4"/>
    <w:rsid w:val="00ED322A"/>
    <w:rsid w:val="00ED3B22"/>
    <w:rsid w:val="00ED3C00"/>
    <w:rsid w:val="00ED3F4F"/>
    <w:rsid w:val="00ED4171"/>
    <w:rsid w:val="00ED4187"/>
    <w:rsid w:val="00ED43E8"/>
    <w:rsid w:val="00ED4645"/>
    <w:rsid w:val="00ED469F"/>
    <w:rsid w:val="00ED472E"/>
    <w:rsid w:val="00ED47F3"/>
    <w:rsid w:val="00ED4A4F"/>
    <w:rsid w:val="00ED4AF9"/>
    <w:rsid w:val="00ED5148"/>
    <w:rsid w:val="00ED567C"/>
    <w:rsid w:val="00ED5682"/>
    <w:rsid w:val="00ED56AD"/>
    <w:rsid w:val="00ED5A00"/>
    <w:rsid w:val="00ED5D63"/>
    <w:rsid w:val="00ED5DD4"/>
    <w:rsid w:val="00ED5FA5"/>
    <w:rsid w:val="00ED6756"/>
    <w:rsid w:val="00ED68E2"/>
    <w:rsid w:val="00ED6B59"/>
    <w:rsid w:val="00ED6C38"/>
    <w:rsid w:val="00ED6C9B"/>
    <w:rsid w:val="00ED6CE9"/>
    <w:rsid w:val="00ED6DB8"/>
    <w:rsid w:val="00ED6FD2"/>
    <w:rsid w:val="00ED71A9"/>
    <w:rsid w:val="00ED7579"/>
    <w:rsid w:val="00ED7819"/>
    <w:rsid w:val="00ED7AF7"/>
    <w:rsid w:val="00ED7E0A"/>
    <w:rsid w:val="00ED7FBC"/>
    <w:rsid w:val="00EE00C5"/>
    <w:rsid w:val="00EE03DF"/>
    <w:rsid w:val="00EE0C0B"/>
    <w:rsid w:val="00EE0CD1"/>
    <w:rsid w:val="00EE0D08"/>
    <w:rsid w:val="00EE0E7E"/>
    <w:rsid w:val="00EE11E8"/>
    <w:rsid w:val="00EE1383"/>
    <w:rsid w:val="00EE1683"/>
    <w:rsid w:val="00EE1B00"/>
    <w:rsid w:val="00EE1DA1"/>
    <w:rsid w:val="00EE1F13"/>
    <w:rsid w:val="00EE2594"/>
    <w:rsid w:val="00EE25D6"/>
    <w:rsid w:val="00EE25F4"/>
    <w:rsid w:val="00EE28B9"/>
    <w:rsid w:val="00EE2A98"/>
    <w:rsid w:val="00EE30B8"/>
    <w:rsid w:val="00EE32C3"/>
    <w:rsid w:val="00EE36B6"/>
    <w:rsid w:val="00EE36EB"/>
    <w:rsid w:val="00EE3765"/>
    <w:rsid w:val="00EE38A7"/>
    <w:rsid w:val="00EE3B94"/>
    <w:rsid w:val="00EE3CEC"/>
    <w:rsid w:val="00EE3D35"/>
    <w:rsid w:val="00EE3D63"/>
    <w:rsid w:val="00EE3DE0"/>
    <w:rsid w:val="00EE404C"/>
    <w:rsid w:val="00EE4117"/>
    <w:rsid w:val="00EE492D"/>
    <w:rsid w:val="00EE50ED"/>
    <w:rsid w:val="00EE530B"/>
    <w:rsid w:val="00EE54E3"/>
    <w:rsid w:val="00EE55DA"/>
    <w:rsid w:val="00EE57A9"/>
    <w:rsid w:val="00EE593C"/>
    <w:rsid w:val="00EE5B81"/>
    <w:rsid w:val="00EE5D8B"/>
    <w:rsid w:val="00EE6076"/>
    <w:rsid w:val="00EE65A1"/>
    <w:rsid w:val="00EE67BE"/>
    <w:rsid w:val="00EE67ED"/>
    <w:rsid w:val="00EE682E"/>
    <w:rsid w:val="00EE6869"/>
    <w:rsid w:val="00EE6B5D"/>
    <w:rsid w:val="00EE6E49"/>
    <w:rsid w:val="00EE7224"/>
    <w:rsid w:val="00EE7281"/>
    <w:rsid w:val="00EF03B4"/>
    <w:rsid w:val="00EF0484"/>
    <w:rsid w:val="00EF05B9"/>
    <w:rsid w:val="00EF06DD"/>
    <w:rsid w:val="00EF081A"/>
    <w:rsid w:val="00EF0D67"/>
    <w:rsid w:val="00EF0ED9"/>
    <w:rsid w:val="00EF0F8B"/>
    <w:rsid w:val="00EF11B8"/>
    <w:rsid w:val="00EF1290"/>
    <w:rsid w:val="00EF137C"/>
    <w:rsid w:val="00EF1746"/>
    <w:rsid w:val="00EF1B08"/>
    <w:rsid w:val="00EF1CEA"/>
    <w:rsid w:val="00EF2060"/>
    <w:rsid w:val="00EF2071"/>
    <w:rsid w:val="00EF22F7"/>
    <w:rsid w:val="00EF2311"/>
    <w:rsid w:val="00EF2758"/>
    <w:rsid w:val="00EF2A25"/>
    <w:rsid w:val="00EF2E06"/>
    <w:rsid w:val="00EF30B0"/>
    <w:rsid w:val="00EF30F2"/>
    <w:rsid w:val="00EF321D"/>
    <w:rsid w:val="00EF3339"/>
    <w:rsid w:val="00EF3397"/>
    <w:rsid w:val="00EF3485"/>
    <w:rsid w:val="00EF371D"/>
    <w:rsid w:val="00EF39FD"/>
    <w:rsid w:val="00EF3C63"/>
    <w:rsid w:val="00EF3D49"/>
    <w:rsid w:val="00EF3E3A"/>
    <w:rsid w:val="00EF3F69"/>
    <w:rsid w:val="00EF4A1C"/>
    <w:rsid w:val="00EF4A79"/>
    <w:rsid w:val="00EF4BC6"/>
    <w:rsid w:val="00EF4C5B"/>
    <w:rsid w:val="00EF4E73"/>
    <w:rsid w:val="00EF4F45"/>
    <w:rsid w:val="00EF4F4A"/>
    <w:rsid w:val="00EF5206"/>
    <w:rsid w:val="00EF5457"/>
    <w:rsid w:val="00EF559C"/>
    <w:rsid w:val="00EF56F7"/>
    <w:rsid w:val="00EF5818"/>
    <w:rsid w:val="00EF5A94"/>
    <w:rsid w:val="00EF5FC2"/>
    <w:rsid w:val="00EF603D"/>
    <w:rsid w:val="00EF6194"/>
    <w:rsid w:val="00EF65D6"/>
    <w:rsid w:val="00EF666F"/>
    <w:rsid w:val="00EF6806"/>
    <w:rsid w:val="00EF68D5"/>
    <w:rsid w:val="00EF711C"/>
    <w:rsid w:val="00EF7137"/>
    <w:rsid w:val="00EF7260"/>
    <w:rsid w:val="00EF74B3"/>
    <w:rsid w:val="00EF7615"/>
    <w:rsid w:val="00EF7C0C"/>
    <w:rsid w:val="00EF7E13"/>
    <w:rsid w:val="00F00030"/>
    <w:rsid w:val="00F00301"/>
    <w:rsid w:val="00F003C4"/>
    <w:rsid w:val="00F009B8"/>
    <w:rsid w:val="00F00BA8"/>
    <w:rsid w:val="00F00C8B"/>
    <w:rsid w:val="00F00D85"/>
    <w:rsid w:val="00F00E0F"/>
    <w:rsid w:val="00F00EDD"/>
    <w:rsid w:val="00F0121F"/>
    <w:rsid w:val="00F018F6"/>
    <w:rsid w:val="00F01907"/>
    <w:rsid w:val="00F01BA2"/>
    <w:rsid w:val="00F01F7A"/>
    <w:rsid w:val="00F028E0"/>
    <w:rsid w:val="00F02926"/>
    <w:rsid w:val="00F029A8"/>
    <w:rsid w:val="00F02F95"/>
    <w:rsid w:val="00F031EF"/>
    <w:rsid w:val="00F032C6"/>
    <w:rsid w:val="00F03A33"/>
    <w:rsid w:val="00F03B3B"/>
    <w:rsid w:val="00F03BA1"/>
    <w:rsid w:val="00F03CFD"/>
    <w:rsid w:val="00F03D66"/>
    <w:rsid w:val="00F0404B"/>
    <w:rsid w:val="00F040D8"/>
    <w:rsid w:val="00F040DE"/>
    <w:rsid w:val="00F04274"/>
    <w:rsid w:val="00F04423"/>
    <w:rsid w:val="00F0442D"/>
    <w:rsid w:val="00F04669"/>
    <w:rsid w:val="00F04F98"/>
    <w:rsid w:val="00F05836"/>
    <w:rsid w:val="00F05DB2"/>
    <w:rsid w:val="00F05E24"/>
    <w:rsid w:val="00F0678C"/>
    <w:rsid w:val="00F0685C"/>
    <w:rsid w:val="00F06B6E"/>
    <w:rsid w:val="00F06F8B"/>
    <w:rsid w:val="00F0709B"/>
    <w:rsid w:val="00F0720F"/>
    <w:rsid w:val="00F07266"/>
    <w:rsid w:val="00F07721"/>
    <w:rsid w:val="00F077C7"/>
    <w:rsid w:val="00F078FD"/>
    <w:rsid w:val="00F079AC"/>
    <w:rsid w:val="00F07A29"/>
    <w:rsid w:val="00F07C21"/>
    <w:rsid w:val="00F07C9E"/>
    <w:rsid w:val="00F07F54"/>
    <w:rsid w:val="00F1034C"/>
    <w:rsid w:val="00F103E1"/>
    <w:rsid w:val="00F107E7"/>
    <w:rsid w:val="00F108C0"/>
    <w:rsid w:val="00F108C7"/>
    <w:rsid w:val="00F10B6F"/>
    <w:rsid w:val="00F10D8D"/>
    <w:rsid w:val="00F10E9B"/>
    <w:rsid w:val="00F112CF"/>
    <w:rsid w:val="00F11524"/>
    <w:rsid w:val="00F11800"/>
    <w:rsid w:val="00F11894"/>
    <w:rsid w:val="00F11990"/>
    <w:rsid w:val="00F11CF2"/>
    <w:rsid w:val="00F12032"/>
    <w:rsid w:val="00F12796"/>
    <w:rsid w:val="00F12899"/>
    <w:rsid w:val="00F12AF5"/>
    <w:rsid w:val="00F12B6F"/>
    <w:rsid w:val="00F12E24"/>
    <w:rsid w:val="00F12EBC"/>
    <w:rsid w:val="00F13103"/>
    <w:rsid w:val="00F13495"/>
    <w:rsid w:val="00F13544"/>
    <w:rsid w:val="00F13EA7"/>
    <w:rsid w:val="00F13EAB"/>
    <w:rsid w:val="00F13FA1"/>
    <w:rsid w:val="00F14032"/>
    <w:rsid w:val="00F1416D"/>
    <w:rsid w:val="00F14183"/>
    <w:rsid w:val="00F14210"/>
    <w:rsid w:val="00F14276"/>
    <w:rsid w:val="00F1483F"/>
    <w:rsid w:val="00F14B57"/>
    <w:rsid w:val="00F14BD4"/>
    <w:rsid w:val="00F14C99"/>
    <w:rsid w:val="00F14FDF"/>
    <w:rsid w:val="00F1544D"/>
    <w:rsid w:val="00F15515"/>
    <w:rsid w:val="00F15A4F"/>
    <w:rsid w:val="00F15A84"/>
    <w:rsid w:val="00F15C9A"/>
    <w:rsid w:val="00F15CAD"/>
    <w:rsid w:val="00F15D10"/>
    <w:rsid w:val="00F160B2"/>
    <w:rsid w:val="00F16129"/>
    <w:rsid w:val="00F1616C"/>
    <w:rsid w:val="00F16248"/>
    <w:rsid w:val="00F1628D"/>
    <w:rsid w:val="00F16667"/>
    <w:rsid w:val="00F16AEA"/>
    <w:rsid w:val="00F17490"/>
    <w:rsid w:val="00F17545"/>
    <w:rsid w:val="00F17628"/>
    <w:rsid w:val="00F17971"/>
    <w:rsid w:val="00F17AF4"/>
    <w:rsid w:val="00F17BF5"/>
    <w:rsid w:val="00F17C32"/>
    <w:rsid w:val="00F203E2"/>
    <w:rsid w:val="00F20465"/>
    <w:rsid w:val="00F20644"/>
    <w:rsid w:val="00F20807"/>
    <w:rsid w:val="00F20827"/>
    <w:rsid w:val="00F20918"/>
    <w:rsid w:val="00F20A52"/>
    <w:rsid w:val="00F21000"/>
    <w:rsid w:val="00F210D3"/>
    <w:rsid w:val="00F214D5"/>
    <w:rsid w:val="00F2155D"/>
    <w:rsid w:val="00F215B3"/>
    <w:rsid w:val="00F21AF1"/>
    <w:rsid w:val="00F21E6F"/>
    <w:rsid w:val="00F22243"/>
    <w:rsid w:val="00F2259C"/>
    <w:rsid w:val="00F2260B"/>
    <w:rsid w:val="00F22810"/>
    <w:rsid w:val="00F22879"/>
    <w:rsid w:val="00F229B1"/>
    <w:rsid w:val="00F22A79"/>
    <w:rsid w:val="00F22B2E"/>
    <w:rsid w:val="00F22F97"/>
    <w:rsid w:val="00F231C1"/>
    <w:rsid w:val="00F232E7"/>
    <w:rsid w:val="00F23419"/>
    <w:rsid w:val="00F234BF"/>
    <w:rsid w:val="00F23580"/>
    <w:rsid w:val="00F23722"/>
    <w:rsid w:val="00F239F1"/>
    <w:rsid w:val="00F23A9A"/>
    <w:rsid w:val="00F23D71"/>
    <w:rsid w:val="00F24069"/>
    <w:rsid w:val="00F2426B"/>
    <w:rsid w:val="00F242A5"/>
    <w:rsid w:val="00F24446"/>
    <w:rsid w:val="00F2476C"/>
    <w:rsid w:val="00F248F9"/>
    <w:rsid w:val="00F2490F"/>
    <w:rsid w:val="00F24A19"/>
    <w:rsid w:val="00F24B1B"/>
    <w:rsid w:val="00F24DC2"/>
    <w:rsid w:val="00F24E63"/>
    <w:rsid w:val="00F24FDB"/>
    <w:rsid w:val="00F251FB"/>
    <w:rsid w:val="00F25544"/>
    <w:rsid w:val="00F255DD"/>
    <w:rsid w:val="00F25767"/>
    <w:rsid w:val="00F2582D"/>
    <w:rsid w:val="00F25C4C"/>
    <w:rsid w:val="00F25CFF"/>
    <w:rsid w:val="00F26621"/>
    <w:rsid w:val="00F267E1"/>
    <w:rsid w:val="00F26880"/>
    <w:rsid w:val="00F26AFA"/>
    <w:rsid w:val="00F26CD1"/>
    <w:rsid w:val="00F26EF9"/>
    <w:rsid w:val="00F27230"/>
    <w:rsid w:val="00F274B9"/>
    <w:rsid w:val="00F274D0"/>
    <w:rsid w:val="00F27597"/>
    <w:rsid w:val="00F278AB"/>
    <w:rsid w:val="00F27B02"/>
    <w:rsid w:val="00F301F7"/>
    <w:rsid w:val="00F30218"/>
    <w:rsid w:val="00F304F8"/>
    <w:rsid w:val="00F3074F"/>
    <w:rsid w:val="00F30C56"/>
    <w:rsid w:val="00F30C75"/>
    <w:rsid w:val="00F30D3F"/>
    <w:rsid w:val="00F30E59"/>
    <w:rsid w:val="00F31589"/>
    <w:rsid w:val="00F315C3"/>
    <w:rsid w:val="00F3180F"/>
    <w:rsid w:val="00F31BEC"/>
    <w:rsid w:val="00F31EA6"/>
    <w:rsid w:val="00F31EB8"/>
    <w:rsid w:val="00F31F48"/>
    <w:rsid w:val="00F3229A"/>
    <w:rsid w:val="00F32386"/>
    <w:rsid w:val="00F324AE"/>
    <w:rsid w:val="00F32712"/>
    <w:rsid w:val="00F3277F"/>
    <w:rsid w:val="00F32889"/>
    <w:rsid w:val="00F328A9"/>
    <w:rsid w:val="00F32B98"/>
    <w:rsid w:val="00F32D84"/>
    <w:rsid w:val="00F330F4"/>
    <w:rsid w:val="00F3332A"/>
    <w:rsid w:val="00F334E5"/>
    <w:rsid w:val="00F33869"/>
    <w:rsid w:val="00F33937"/>
    <w:rsid w:val="00F33D1C"/>
    <w:rsid w:val="00F34004"/>
    <w:rsid w:val="00F3425D"/>
    <w:rsid w:val="00F34474"/>
    <w:rsid w:val="00F34484"/>
    <w:rsid w:val="00F3448C"/>
    <w:rsid w:val="00F3460D"/>
    <w:rsid w:val="00F3469A"/>
    <w:rsid w:val="00F348E7"/>
    <w:rsid w:val="00F349CD"/>
    <w:rsid w:val="00F34CB2"/>
    <w:rsid w:val="00F34D1C"/>
    <w:rsid w:val="00F34FD4"/>
    <w:rsid w:val="00F3541A"/>
    <w:rsid w:val="00F35520"/>
    <w:rsid w:val="00F3560C"/>
    <w:rsid w:val="00F3581F"/>
    <w:rsid w:val="00F35A2B"/>
    <w:rsid w:val="00F36117"/>
    <w:rsid w:val="00F36239"/>
    <w:rsid w:val="00F36256"/>
    <w:rsid w:val="00F364D2"/>
    <w:rsid w:val="00F36719"/>
    <w:rsid w:val="00F3675F"/>
    <w:rsid w:val="00F36822"/>
    <w:rsid w:val="00F36884"/>
    <w:rsid w:val="00F3693F"/>
    <w:rsid w:val="00F36AA9"/>
    <w:rsid w:val="00F36B5F"/>
    <w:rsid w:val="00F36F1F"/>
    <w:rsid w:val="00F36F62"/>
    <w:rsid w:val="00F3738C"/>
    <w:rsid w:val="00F3740B"/>
    <w:rsid w:val="00F3743B"/>
    <w:rsid w:val="00F3773F"/>
    <w:rsid w:val="00F377C6"/>
    <w:rsid w:val="00F377EF"/>
    <w:rsid w:val="00F378CB"/>
    <w:rsid w:val="00F37AC0"/>
    <w:rsid w:val="00F37B6C"/>
    <w:rsid w:val="00F37ECC"/>
    <w:rsid w:val="00F40035"/>
    <w:rsid w:val="00F400D4"/>
    <w:rsid w:val="00F4019D"/>
    <w:rsid w:val="00F4030D"/>
    <w:rsid w:val="00F40320"/>
    <w:rsid w:val="00F403B4"/>
    <w:rsid w:val="00F40531"/>
    <w:rsid w:val="00F408CC"/>
    <w:rsid w:val="00F40A43"/>
    <w:rsid w:val="00F40B80"/>
    <w:rsid w:val="00F40E8D"/>
    <w:rsid w:val="00F40F8E"/>
    <w:rsid w:val="00F40FED"/>
    <w:rsid w:val="00F41409"/>
    <w:rsid w:val="00F4195A"/>
    <w:rsid w:val="00F41967"/>
    <w:rsid w:val="00F419F7"/>
    <w:rsid w:val="00F41AAD"/>
    <w:rsid w:val="00F41D39"/>
    <w:rsid w:val="00F41FA6"/>
    <w:rsid w:val="00F422B9"/>
    <w:rsid w:val="00F42504"/>
    <w:rsid w:val="00F42654"/>
    <w:rsid w:val="00F42791"/>
    <w:rsid w:val="00F429CE"/>
    <w:rsid w:val="00F42F81"/>
    <w:rsid w:val="00F4304B"/>
    <w:rsid w:val="00F431EA"/>
    <w:rsid w:val="00F434EF"/>
    <w:rsid w:val="00F4356D"/>
    <w:rsid w:val="00F43605"/>
    <w:rsid w:val="00F43714"/>
    <w:rsid w:val="00F43E0A"/>
    <w:rsid w:val="00F43FA5"/>
    <w:rsid w:val="00F4422A"/>
    <w:rsid w:val="00F44410"/>
    <w:rsid w:val="00F444B7"/>
    <w:rsid w:val="00F44551"/>
    <w:rsid w:val="00F44593"/>
    <w:rsid w:val="00F44B53"/>
    <w:rsid w:val="00F45282"/>
    <w:rsid w:val="00F45491"/>
    <w:rsid w:val="00F4599B"/>
    <w:rsid w:val="00F45AD8"/>
    <w:rsid w:val="00F45CF3"/>
    <w:rsid w:val="00F45E73"/>
    <w:rsid w:val="00F46190"/>
    <w:rsid w:val="00F46719"/>
    <w:rsid w:val="00F468F3"/>
    <w:rsid w:val="00F46A03"/>
    <w:rsid w:val="00F46C72"/>
    <w:rsid w:val="00F46E7D"/>
    <w:rsid w:val="00F46F47"/>
    <w:rsid w:val="00F47106"/>
    <w:rsid w:val="00F47330"/>
    <w:rsid w:val="00F473E0"/>
    <w:rsid w:val="00F47563"/>
    <w:rsid w:val="00F475DD"/>
    <w:rsid w:val="00F476EB"/>
    <w:rsid w:val="00F477B9"/>
    <w:rsid w:val="00F47AE6"/>
    <w:rsid w:val="00F47B30"/>
    <w:rsid w:val="00F47B84"/>
    <w:rsid w:val="00F47CCB"/>
    <w:rsid w:val="00F47D09"/>
    <w:rsid w:val="00F47E30"/>
    <w:rsid w:val="00F50083"/>
    <w:rsid w:val="00F500D1"/>
    <w:rsid w:val="00F50114"/>
    <w:rsid w:val="00F505C5"/>
    <w:rsid w:val="00F50894"/>
    <w:rsid w:val="00F50937"/>
    <w:rsid w:val="00F50A87"/>
    <w:rsid w:val="00F50B33"/>
    <w:rsid w:val="00F5105B"/>
    <w:rsid w:val="00F5130A"/>
    <w:rsid w:val="00F515F3"/>
    <w:rsid w:val="00F51749"/>
    <w:rsid w:val="00F5177C"/>
    <w:rsid w:val="00F517A8"/>
    <w:rsid w:val="00F517CB"/>
    <w:rsid w:val="00F517F9"/>
    <w:rsid w:val="00F518EE"/>
    <w:rsid w:val="00F51A3D"/>
    <w:rsid w:val="00F51D03"/>
    <w:rsid w:val="00F5227F"/>
    <w:rsid w:val="00F524C1"/>
    <w:rsid w:val="00F52B79"/>
    <w:rsid w:val="00F52D52"/>
    <w:rsid w:val="00F52D86"/>
    <w:rsid w:val="00F52FDD"/>
    <w:rsid w:val="00F5302D"/>
    <w:rsid w:val="00F537C0"/>
    <w:rsid w:val="00F53868"/>
    <w:rsid w:val="00F5386D"/>
    <w:rsid w:val="00F5391D"/>
    <w:rsid w:val="00F5392E"/>
    <w:rsid w:val="00F53A74"/>
    <w:rsid w:val="00F53B20"/>
    <w:rsid w:val="00F53F1D"/>
    <w:rsid w:val="00F53F78"/>
    <w:rsid w:val="00F54159"/>
    <w:rsid w:val="00F542B1"/>
    <w:rsid w:val="00F54464"/>
    <w:rsid w:val="00F544FB"/>
    <w:rsid w:val="00F54A4D"/>
    <w:rsid w:val="00F54ADA"/>
    <w:rsid w:val="00F54C58"/>
    <w:rsid w:val="00F54C6E"/>
    <w:rsid w:val="00F54CC7"/>
    <w:rsid w:val="00F54EE5"/>
    <w:rsid w:val="00F54FA1"/>
    <w:rsid w:val="00F55145"/>
    <w:rsid w:val="00F55318"/>
    <w:rsid w:val="00F55772"/>
    <w:rsid w:val="00F55A96"/>
    <w:rsid w:val="00F55F31"/>
    <w:rsid w:val="00F56A18"/>
    <w:rsid w:val="00F56E61"/>
    <w:rsid w:val="00F56FC8"/>
    <w:rsid w:val="00F572F5"/>
    <w:rsid w:val="00F573E9"/>
    <w:rsid w:val="00F57418"/>
    <w:rsid w:val="00F57466"/>
    <w:rsid w:val="00F574EC"/>
    <w:rsid w:val="00F575B7"/>
    <w:rsid w:val="00F57615"/>
    <w:rsid w:val="00F608C9"/>
    <w:rsid w:val="00F60C87"/>
    <w:rsid w:val="00F60CBF"/>
    <w:rsid w:val="00F60DD7"/>
    <w:rsid w:val="00F6104D"/>
    <w:rsid w:val="00F615A8"/>
    <w:rsid w:val="00F617E2"/>
    <w:rsid w:val="00F61829"/>
    <w:rsid w:val="00F61EC0"/>
    <w:rsid w:val="00F621C4"/>
    <w:rsid w:val="00F6224B"/>
    <w:rsid w:val="00F626CF"/>
    <w:rsid w:val="00F62777"/>
    <w:rsid w:val="00F63021"/>
    <w:rsid w:val="00F635E0"/>
    <w:rsid w:val="00F64277"/>
    <w:rsid w:val="00F64474"/>
    <w:rsid w:val="00F64744"/>
    <w:rsid w:val="00F64AC6"/>
    <w:rsid w:val="00F64D4B"/>
    <w:rsid w:val="00F650D2"/>
    <w:rsid w:val="00F6512C"/>
    <w:rsid w:val="00F65521"/>
    <w:rsid w:val="00F65719"/>
    <w:rsid w:val="00F658DF"/>
    <w:rsid w:val="00F65ABA"/>
    <w:rsid w:val="00F65B69"/>
    <w:rsid w:val="00F6609E"/>
    <w:rsid w:val="00F660E9"/>
    <w:rsid w:val="00F66697"/>
    <w:rsid w:val="00F66728"/>
    <w:rsid w:val="00F667BD"/>
    <w:rsid w:val="00F669E6"/>
    <w:rsid w:val="00F669FF"/>
    <w:rsid w:val="00F66CFE"/>
    <w:rsid w:val="00F66F05"/>
    <w:rsid w:val="00F671E2"/>
    <w:rsid w:val="00F6745A"/>
    <w:rsid w:val="00F6789A"/>
    <w:rsid w:val="00F67C5F"/>
    <w:rsid w:val="00F67D24"/>
    <w:rsid w:val="00F704C1"/>
    <w:rsid w:val="00F704DC"/>
    <w:rsid w:val="00F706D9"/>
    <w:rsid w:val="00F70729"/>
    <w:rsid w:val="00F70CD3"/>
    <w:rsid w:val="00F70E16"/>
    <w:rsid w:val="00F710D1"/>
    <w:rsid w:val="00F716FC"/>
    <w:rsid w:val="00F7170D"/>
    <w:rsid w:val="00F71869"/>
    <w:rsid w:val="00F71989"/>
    <w:rsid w:val="00F71C82"/>
    <w:rsid w:val="00F71CAC"/>
    <w:rsid w:val="00F71CC0"/>
    <w:rsid w:val="00F71DE5"/>
    <w:rsid w:val="00F71F4C"/>
    <w:rsid w:val="00F71FBC"/>
    <w:rsid w:val="00F72010"/>
    <w:rsid w:val="00F723BB"/>
    <w:rsid w:val="00F724AA"/>
    <w:rsid w:val="00F72847"/>
    <w:rsid w:val="00F72A6B"/>
    <w:rsid w:val="00F72D8E"/>
    <w:rsid w:val="00F73039"/>
    <w:rsid w:val="00F73273"/>
    <w:rsid w:val="00F73755"/>
    <w:rsid w:val="00F739A7"/>
    <w:rsid w:val="00F73AA7"/>
    <w:rsid w:val="00F73DA7"/>
    <w:rsid w:val="00F73FDE"/>
    <w:rsid w:val="00F7416E"/>
    <w:rsid w:val="00F7436B"/>
    <w:rsid w:val="00F743AB"/>
    <w:rsid w:val="00F743B8"/>
    <w:rsid w:val="00F74590"/>
    <w:rsid w:val="00F745BD"/>
    <w:rsid w:val="00F7499D"/>
    <w:rsid w:val="00F74BB5"/>
    <w:rsid w:val="00F74DCF"/>
    <w:rsid w:val="00F74DDA"/>
    <w:rsid w:val="00F7525B"/>
    <w:rsid w:val="00F7544C"/>
    <w:rsid w:val="00F75849"/>
    <w:rsid w:val="00F759FE"/>
    <w:rsid w:val="00F75CC9"/>
    <w:rsid w:val="00F76102"/>
    <w:rsid w:val="00F7623B"/>
    <w:rsid w:val="00F77707"/>
    <w:rsid w:val="00F77A18"/>
    <w:rsid w:val="00F77C38"/>
    <w:rsid w:val="00F77C83"/>
    <w:rsid w:val="00F80240"/>
    <w:rsid w:val="00F809E5"/>
    <w:rsid w:val="00F80D7B"/>
    <w:rsid w:val="00F80EDF"/>
    <w:rsid w:val="00F81053"/>
    <w:rsid w:val="00F81270"/>
    <w:rsid w:val="00F81790"/>
    <w:rsid w:val="00F81982"/>
    <w:rsid w:val="00F81A87"/>
    <w:rsid w:val="00F81AEC"/>
    <w:rsid w:val="00F82010"/>
    <w:rsid w:val="00F8216F"/>
    <w:rsid w:val="00F82240"/>
    <w:rsid w:val="00F823BB"/>
    <w:rsid w:val="00F828E9"/>
    <w:rsid w:val="00F82A1B"/>
    <w:rsid w:val="00F82B11"/>
    <w:rsid w:val="00F82C62"/>
    <w:rsid w:val="00F82E0B"/>
    <w:rsid w:val="00F835EF"/>
    <w:rsid w:val="00F838C0"/>
    <w:rsid w:val="00F83C21"/>
    <w:rsid w:val="00F84730"/>
    <w:rsid w:val="00F84979"/>
    <w:rsid w:val="00F84AE7"/>
    <w:rsid w:val="00F84BE9"/>
    <w:rsid w:val="00F84F73"/>
    <w:rsid w:val="00F84F8A"/>
    <w:rsid w:val="00F8521D"/>
    <w:rsid w:val="00F856C1"/>
    <w:rsid w:val="00F85930"/>
    <w:rsid w:val="00F8598D"/>
    <w:rsid w:val="00F85AD9"/>
    <w:rsid w:val="00F85ED8"/>
    <w:rsid w:val="00F861B1"/>
    <w:rsid w:val="00F86641"/>
    <w:rsid w:val="00F86662"/>
    <w:rsid w:val="00F87180"/>
    <w:rsid w:val="00F8742B"/>
    <w:rsid w:val="00F87697"/>
    <w:rsid w:val="00F876A7"/>
    <w:rsid w:val="00F87981"/>
    <w:rsid w:val="00F905C7"/>
    <w:rsid w:val="00F90862"/>
    <w:rsid w:val="00F908A8"/>
    <w:rsid w:val="00F909F5"/>
    <w:rsid w:val="00F9109B"/>
    <w:rsid w:val="00F91272"/>
    <w:rsid w:val="00F91277"/>
    <w:rsid w:val="00F91301"/>
    <w:rsid w:val="00F913F1"/>
    <w:rsid w:val="00F9157F"/>
    <w:rsid w:val="00F91682"/>
    <w:rsid w:val="00F9168F"/>
    <w:rsid w:val="00F919C6"/>
    <w:rsid w:val="00F91CB5"/>
    <w:rsid w:val="00F91DDF"/>
    <w:rsid w:val="00F91EE8"/>
    <w:rsid w:val="00F924DB"/>
    <w:rsid w:val="00F9258A"/>
    <w:rsid w:val="00F927BE"/>
    <w:rsid w:val="00F92813"/>
    <w:rsid w:val="00F92B69"/>
    <w:rsid w:val="00F92C1C"/>
    <w:rsid w:val="00F92CB0"/>
    <w:rsid w:val="00F92E44"/>
    <w:rsid w:val="00F92EE7"/>
    <w:rsid w:val="00F92F16"/>
    <w:rsid w:val="00F93052"/>
    <w:rsid w:val="00F935D9"/>
    <w:rsid w:val="00F936CB"/>
    <w:rsid w:val="00F9393F"/>
    <w:rsid w:val="00F9396E"/>
    <w:rsid w:val="00F93D23"/>
    <w:rsid w:val="00F93D31"/>
    <w:rsid w:val="00F94727"/>
    <w:rsid w:val="00F94C67"/>
    <w:rsid w:val="00F95478"/>
    <w:rsid w:val="00F95964"/>
    <w:rsid w:val="00F95CB6"/>
    <w:rsid w:val="00F95D41"/>
    <w:rsid w:val="00F95F03"/>
    <w:rsid w:val="00F960C2"/>
    <w:rsid w:val="00F96323"/>
    <w:rsid w:val="00F9655B"/>
    <w:rsid w:val="00F966B8"/>
    <w:rsid w:val="00F96A36"/>
    <w:rsid w:val="00F96BA8"/>
    <w:rsid w:val="00F96CCE"/>
    <w:rsid w:val="00F96E68"/>
    <w:rsid w:val="00F96EBC"/>
    <w:rsid w:val="00F9700D"/>
    <w:rsid w:val="00F97448"/>
    <w:rsid w:val="00F97E7C"/>
    <w:rsid w:val="00FA005B"/>
    <w:rsid w:val="00FA020A"/>
    <w:rsid w:val="00FA045E"/>
    <w:rsid w:val="00FA04D7"/>
    <w:rsid w:val="00FA07AA"/>
    <w:rsid w:val="00FA09B5"/>
    <w:rsid w:val="00FA0A78"/>
    <w:rsid w:val="00FA0B30"/>
    <w:rsid w:val="00FA0CB2"/>
    <w:rsid w:val="00FA0CBD"/>
    <w:rsid w:val="00FA0CDB"/>
    <w:rsid w:val="00FA0CDC"/>
    <w:rsid w:val="00FA0FDA"/>
    <w:rsid w:val="00FA1655"/>
    <w:rsid w:val="00FA16FF"/>
    <w:rsid w:val="00FA1723"/>
    <w:rsid w:val="00FA1D07"/>
    <w:rsid w:val="00FA1E46"/>
    <w:rsid w:val="00FA20B1"/>
    <w:rsid w:val="00FA242C"/>
    <w:rsid w:val="00FA264F"/>
    <w:rsid w:val="00FA2A8F"/>
    <w:rsid w:val="00FA2FFC"/>
    <w:rsid w:val="00FA3051"/>
    <w:rsid w:val="00FA30E1"/>
    <w:rsid w:val="00FA32A6"/>
    <w:rsid w:val="00FA3772"/>
    <w:rsid w:val="00FA3856"/>
    <w:rsid w:val="00FA39C4"/>
    <w:rsid w:val="00FA3A8A"/>
    <w:rsid w:val="00FA3BC4"/>
    <w:rsid w:val="00FA3D0A"/>
    <w:rsid w:val="00FA3D48"/>
    <w:rsid w:val="00FA3D4F"/>
    <w:rsid w:val="00FA40E8"/>
    <w:rsid w:val="00FA4619"/>
    <w:rsid w:val="00FA467B"/>
    <w:rsid w:val="00FA4745"/>
    <w:rsid w:val="00FA4777"/>
    <w:rsid w:val="00FA4DB9"/>
    <w:rsid w:val="00FA536B"/>
    <w:rsid w:val="00FA546A"/>
    <w:rsid w:val="00FA554F"/>
    <w:rsid w:val="00FA55BC"/>
    <w:rsid w:val="00FA57CD"/>
    <w:rsid w:val="00FA5CA6"/>
    <w:rsid w:val="00FA60FD"/>
    <w:rsid w:val="00FA6707"/>
    <w:rsid w:val="00FA6CFA"/>
    <w:rsid w:val="00FA6F13"/>
    <w:rsid w:val="00FA74AB"/>
    <w:rsid w:val="00FA7615"/>
    <w:rsid w:val="00FA7712"/>
    <w:rsid w:val="00FA7738"/>
    <w:rsid w:val="00FA7CA0"/>
    <w:rsid w:val="00FA7CA3"/>
    <w:rsid w:val="00FB0287"/>
    <w:rsid w:val="00FB03E7"/>
    <w:rsid w:val="00FB0485"/>
    <w:rsid w:val="00FB04E9"/>
    <w:rsid w:val="00FB05A5"/>
    <w:rsid w:val="00FB05AD"/>
    <w:rsid w:val="00FB087D"/>
    <w:rsid w:val="00FB0B06"/>
    <w:rsid w:val="00FB11F3"/>
    <w:rsid w:val="00FB179D"/>
    <w:rsid w:val="00FB1995"/>
    <w:rsid w:val="00FB19C3"/>
    <w:rsid w:val="00FB1B4A"/>
    <w:rsid w:val="00FB1C62"/>
    <w:rsid w:val="00FB1E1B"/>
    <w:rsid w:val="00FB1FC2"/>
    <w:rsid w:val="00FB22A1"/>
    <w:rsid w:val="00FB247F"/>
    <w:rsid w:val="00FB274B"/>
    <w:rsid w:val="00FB312F"/>
    <w:rsid w:val="00FB3347"/>
    <w:rsid w:val="00FB3373"/>
    <w:rsid w:val="00FB357F"/>
    <w:rsid w:val="00FB3FD3"/>
    <w:rsid w:val="00FB40E8"/>
    <w:rsid w:val="00FB428B"/>
    <w:rsid w:val="00FB4400"/>
    <w:rsid w:val="00FB4447"/>
    <w:rsid w:val="00FB4575"/>
    <w:rsid w:val="00FB4786"/>
    <w:rsid w:val="00FB478E"/>
    <w:rsid w:val="00FB4A61"/>
    <w:rsid w:val="00FB4AD8"/>
    <w:rsid w:val="00FB4D5D"/>
    <w:rsid w:val="00FB4D68"/>
    <w:rsid w:val="00FB4DAB"/>
    <w:rsid w:val="00FB4DDC"/>
    <w:rsid w:val="00FB4E44"/>
    <w:rsid w:val="00FB5096"/>
    <w:rsid w:val="00FB50E9"/>
    <w:rsid w:val="00FB555E"/>
    <w:rsid w:val="00FB56BA"/>
    <w:rsid w:val="00FB5761"/>
    <w:rsid w:val="00FB57DC"/>
    <w:rsid w:val="00FB591F"/>
    <w:rsid w:val="00FB5B98"/>
    <w:rsid w:val="00FB5BBB"/>
    <w:rsid w:val="00FB5C73"/>
    <w:rsid w:val="00FB5EDE"/>
    <w:rsid w:val="00FB60EA"/>
    <w:rsid w:val="00FB6190"/>
    <w:rsid w:val="00FB652A"/>
    <w:rsid w:val="00FB690C"/>
    <w:rsid w:val="00FB6956"/>
    <w:rsid w:val="00FB6A0B"/>
    <w:rsid w:val="00FB6AB9"/>
    <w:rsid w:val="00FB6D39"/>
    <w:rsid w:val="00FB6E51"/>
    <w:rsid w:val="00FB6EC1"/>
    <w:rsid w:val="00FB706C"/>
    <w:rsid w:val="00FB7202"/>
    <w:rsid w:val="00FB72D6"/>
    <w:rsid w:val="00FB7986"/>
    <w:rsid w:val="00FB7E1E"/>
    <w:rsid w:val="00FC011D"/>
    <w:rsid w:val="00FC0163"/>
    <w:rsid w:val="00FC025A"/>
    <w:rsid w:val="00FC03EF"/>
    <w:rsid w:val="00FC0567"/>
    <w:rsid w:val="00FC0623"/>
    <w:rsid w:val="00FC06B9"/>
    <w:rsid w:val="00FC06E2"/>
    <w:rsid w:val="00FC0AE1"/>
    <w:rsid w:val="00FC0C7F"/>
    <w:rsid w:val="00FC0DD9"/>
    <w:rsid w:val="00FC1027"/>
    <w:rsid w:val="00FC104F"/>
    <w:rsid w:val="00FC12C7"/>
    <w:rsid w:val="00FC13B4"/>
    <w:rsid w:val="00FC19E3"/>
    <w:rsid w:val="00FC1C58"/>
    <w:rsid w:val="00FC1E43"/>
    <w:rsid w:val="00FC21AE"/>
    <w:rsid w:val="00FC21F9"/>
    <w:rsid w:val="00FC25FF"/>
    <w:rsid w:val="00FC269C"/>
    <w:rsid w:val="00FC28CD"/>
    <w:rsid w:val="00FC2CFE"/>
    <w:rsid w:val="00FC323F"/>
    <w:rsid w:val="00FC3241"/>
    <w:rsid w:val="00FC37BF"/>
    <w:rsid w:val="00FC3A7D"/>
    <w:rsid w:val="00FC3D92"/>
    <w:rsid w:val="00FC3FF7"/>
    <w:rsid w:val="00FC444B"/>
    <w:rsid w:val="00FC47C4"/>
    <w:rsid w:val="00FC4831"/>
    <w:rsid w:val="00FC489C"/>
    <w:rsid w:val="00FC4968"/>
    <w:rsid w:val="00FC4F0E"/>
    <w:rsid w:val="00FC5320"/>
    <w:rsid w:val="00FC551C"/>
    <w:rsid w:val="00FC588D"/>
    <w:rsid w:val="00FC5A73"/>
    <w:rsid w:val="00FC5C91"/>
    <w:rsid w:val="00FC5CBF"/>
    <w:rsid w:val="00FC5DD2"/>
    <w:rsid w:val="00FC5F0A"/>
    <w:rsid w:val="00FC5F58"/>
    <w:rsid w:val="00FC64A3"/>
    <w:rsid w:val="00FC67AD"/>
    <w:rsid w:val="00FC6876"/>
    <w:rsid w:val="00FC69FD"/>
    <w:rsid w:val="00FC6A82"/>
    <w:rsid w:val="00FC6C0B"/>
    <w:rsid w:val="00FC6C1C"/>
    <w:rsid w:val="00FC6E99"/>
    <w:rsid w:val="00FC7601"/>
    <w:rsid w:val="00FC77AD"/>
    <w:rsid w:val="00FC783F"/>
    <w:rsid w:val="00FC7964"/>
    <w:rsid w:val="00FC7A1D"/>
    <w:rsid w:val="00FC7B6B"/>
    <w:rsid w:val="00FC7BBD"/>
    <w:rsid w:val="00FC7BF1"/>
    <w:rsid w:val="00FC7BFE"/>
    <w:rsid w:val="00FC7C33"/>
    <w:rsid w:val="00FC7C4D"/>
    <w:rsid w:val="00FC7F27"/>
    <w:rsid w:val="00FD0105"/>
    <w:rsid w:val="00FD01F4"/>
    <w:rsid w:val="00FD0226"/>
    <w:rsid w:val="00FD0253"/>
    <w:rsid w:val="00FD0961"/>
    <w:rsid w:val="00FD0E50"/>
    <w:rsid w:val="00FD101B"/>
    <w:rsid w:val="00FD10F4"/>
    <w:rsid w:val="00FD1192"/>
    <w:rsid w:val="00FD1691"/>
    <w:rsid w:val="00FD1CCF"/>
    <w:rsid w:val="00FD21D1"/>
    <w:rsid w:val="00FD22BB"/>
    <w:rsid w:val="00FD2AEF"/>
    <w:rsid w:val="00FD2D24"/>
    <w:rsid w:val="00FD2FD8"/>
    <w:rsid w:val="00FD3F01"/>
    <w:rsid w:val="00FD400A"/>
    <w:rsid w:val="00FD417C"/>
    <w:rsid w:val="00FD42E5"/>
    <w:rsid w:val="00FD43E9"/>
    <w:rsid w:val="00FD4477"/>
    <w:rsid w:val="00FD4676"/>
    <w:rsid w:val="00FD46E1"/>
    <w:rsid w:val="00FD4A30"/>
    <w:rsid w:val="00FD55AF"/>
    <w:rsid w:val="00FD56E3"/>
    <w:rsid w:val="00FD5855"/>
    <w:rsid w:val="00FD59F5"/>
    <w:rsid w:val="00FD5D63"/>
    <w:rsid w:val="00FD61BF"/>
    <w:rsid w:val="00FD622B"/>
    <w:rsid w:val="00FD63BA"/>
    <w:rsid w:val="00FD64FB"/>
    <w:rsid w:val="00FD69ED"/>
    <w:rsid w:val="00FD6A64"/>
    <w:rsid w:val="00FD6AB3"/>
    <w:rsid w:val="00FD6C34"/>
    <w:rsid w:val="00FD6E46"/>
    <w:rsid w:val="00FD713E"/>
    <w:rsid w:val="00FD77D4"/>
    <w:rsid w:val="00FD7801"/>
    <w:rsid w:val="00FD7AE9"/>
    <w:rsid w:val="00FD7B3B"/>
    <w:rsid w:val="00FD7B8E"/>
    <w:rsid w:val="00FD7C09"/>
    <w:rsid w:val="00FD7C5A"/>
    <w:rsid w:val="00FD7EC5"/>
    <w:rsid w:val="00FD7F8A"/>
    <w:rsid w:val="00FE0653"/>
    <w:rsid w:val="00FE0960"/>
    <w:rsid w:val="00FE09FA"/>
    <w:rsid w:val="00FE0B1A"/>
    <w:rsid w:val="00FE0E55"/>
    <w:rsid w:val="00FE149A"/>
    <w:rsid w:val="00FE1690"/>
    <w:rsid w:val="00FE17AF"/>
    <w:rsid w:val="00FE18BC"/>
    <w:rsid w:val="00FE1F10"/>
    <w:rsid w:val="00FE2385"/>
    <w:rsid w:val="00FE2402"/>
    <w:rsid w:val="00FE2462"/>
    <w:rsid w:val="00FE2B17"/>
    <w:rsid w:val="00FE2CA9"/>
    <w:rsid w:val="00FE2D00"/>
    <w:rsid w:val="00FE35E3"/>
    <w:rsid w:val="00FE3784"/>
    <w:rsid w:val="00FE3A5E"/>
    <w:rsid w:val="00FE3B09"/>
    <w:rsid w:val="00FE3C2B"/>
    <w:rsid w:val="00FE3ED8"/>
    <w:rsid w:val="00FE4201"/>
    <w:rsid w:val="00FE452F"/>
    <w:rsid w:val="00FE4BA9"/>
    <w:rsid w:val="00FE4EB5"/>
    <w:rsid w:val="00FE4F0E"/>
    <w:rsid w:val="00FE5E3E"/>
    <w:rsid w:val="00FE6190"/>
    <w:rsid w:val="00FE64D2"/>
    <w:rsid w:val="00FE66BF"/>
    <w:rsid w:val="00FE6C6B"/>
    <w:rsid w:val="00FE6CCF"/>
    <w:rsid w:val="00FE7180"/>
    <w:rsid w:val="00FE758B"/>
    <w:rsid w:val="00FE7841"/>
    <w:rsid w:val="00FE789E"/>
    <w:rsid w:val="00FF0574"/>
    <w:rsid w:val="00FF0B39"/>
    <w:rsid w:val="00FF0F16"/>
    <w:rsid w:val="00FF1070"/>
    <w:rsid w:val="00FF129D"/>
    <w:rsid w:val="00FF1671"/>
    <w:rsid w:val="00FF17E1"/>
    <w:rsid w:val="00FF18B9"/>
    <w:rsid w:val="00FF1A3E"/>
    <w:rsid w:val="00FF1B99"/>
    <w:rsid w:val="00FF1F55"/>
    <w:rsid w:val="00FF1F56"/>
    <w:rsid w:val="00FF2043"/>
    <w:rsid w:val="00FF218F"/>
    <w:rsid w:val="00FF25B4"/>
    <w:rsid w:val="00FF2703"/>
    <w:rsid w:val="00FF292C"/>
    <w:rsid w:val="00FF29CD"/>
    <w:rsid w:val="00FF2A3B"/>
    <w:rsid w:val="00FF2AA8"/>
    <w:rsid w:val="00FF2C8A"/>
    <w:rsid w:val="00FF2C98"/>
    <w:rsid w:val="00FF31A0"/>
    <w:rsid w:val="00FF31D9"/>
    <w:rsid w:val="00FF36AA"/>
    <w:rsid w:val="00FF38D4"/>
    <w:rsid w:val="00FF3F78"/>
    <w:rsid w:val="00FF431B"/>
    <w:rsid w:val="00FF431C"/>
    <w:rsid w:val="00FF4491"/>
    <w:rsid w:val="00FF49D0"/>
    <w:rsid w:val="00FF5325"/>
    <w:rsid w:val="00FF5549"/>
    <w:rsid w:val="00FF5A54"/>
    <w:rsid w:val="00FF5CF5"/>
    <w:rsid w:val="00FF5E06"/>
    <w:rsid w:val="00FF5F97"/>
    <w:rsid w:val="00FF6212"/>
    <w:rsid w:val="00FF6357"/>
    <w:rsid w:val="00FF66D5"/>
    <w:rsid w:val="00FF6896"/>
    <w:rsid w:val="00FF69DD"/>
    <w:rsid w:val="00FF6A95"/>
    <w:rsid w:val="00FF6B7D"/>
    <w:rsid w:val="00FF6C06"/>
    <w:rsid w:val="00FF6D93"/>
    <w:rsid w:val="00FF70A2"/>
    <w:rsid w:val="00FF7679"/>
    <w:rsid w:val="00FF783C"/>
    <w:rsid w:val="00FF7FCD"/>
    <w:rsid w:val="00FF7FCF"/>
    <w:rsid w:val="01E8993C"/>
    <w:rsid w:val="03899759"/>
    <w:rsid w:val="06147F03"/>
    <w:rsid w:val="07CE8D9C"/>
    <w:rsid w:val="0822DBD2"/>
    <w:rsid w:val="0836870F"/>
    <w:rsid w:val="08E52E77"/>
    <w:rsid w:val="09852CFD"/>
    <w:rsid w:val="09C0E60B"/>
    <w:rsid w:val="0AD8F88A"/>
    <w:rsid w:val="0B613990"/>
    <w:rsid w:val="0C7C31EB"/>
    <w:rsid w:val="0CBED7D1"/>
    <w:rsid w:val="0DBCBF27"/>
    <w:rsid w:val="103BBA6E"/>
    <w:rsid w:val="105FF7E9"/>
    <w:rsid w:val="10929C4F"/>
    <w:rsid w:val="12A72A45"/>
    <w:rsid w:val="13441A91"/>
    <w:rsid w:val="138FA0FF"/>
    <w:rsid w:val="13AE00A4"/>
    <w:rsid w:val="14B42519"/>
    <w:rsid w:val="15B21896"/>
    <w:rsid w:val="167945C9"/>
    <w:rsid w:val="1852BC37"/>
    <w:rsid w:val="1A7510EA"/>
    <w:rsid w:val="1D66D425"/>
    <w:rsid w:val="1FA0446D"/>
    <w:rsid w:val="20456ACB"/>
    <w:rsid w:val="20529E13"/>
    <w:rsid w:val="208BEB79"/>
    <w:rsid w:val="21600F2C"/>
    <w:rsid w:val="21C2D1E8"/>
    <w:rsid w:val="21FB35B9"/>
    <w:rsid w:val="22DDE63C"/>
    <w:rsid w:val="2393D156"/>
    <w:rsid w:val="24A33960"/>
    <w:rsid w:val="25D0AC07"/>
    <w:rsid w:val="28D82005"/>
    <w:rsid w:val="296A0FAE"/>
    <w:rsid w:val="298549AE"/>
    <w:rsid w:val="29BE4AF6"/>
    <w:rsid w:val="29ED1889"/>
    <w:rsid w:val="2A4979E2"/>
    <w:rsid w:val="2A5A98A9"/>
    <w:rsid w:val="2A5F26A6"/>
    <w:rsid w:val="2AD2B09F"/>
    <w:rsid w:val="2DAFDB6C"/>
    <w:rsid w:val="2E41BEF2"/>
    <w:rsid w:val="2EDB0AE7"/>
    <w:rsid w:val="2F3B1495"/>
    <w:rsid w:val="2FEC71A1"/>
    <w:rsid w:val="3055362A"/>
    <w:rsid w:val="30D26FB6"/>
    <w:rsid w:val="310943C4"/>
    <w:rsid w:val="31D04787"/>
    <w:rsid w:val="321792B0"/>
    <w:rsid w:val="32F37298"/>
    <w:rsid w:val="342AEB93"/>
    <w:rsid w:val="348FE586"/>
    <w:rsid w:val="34ACF323"/>
    <w:rsid w:val="34D208B0"/>
    <w:rsid w:val="34F5E60C"/>
    <w:rsid w:val="3614F497"/>
    <w:rsid w:val="36245CAF"/>
    <w:rsid w:val="37EF70BF"/>
    <w:rsid w:val="38EE7238"/>
    <w:rsid w:val="3ADFCFB3"/>
    <w:rsid w:val="3B60112F"/>
    <w:rsid w:val="3E0152B3"/>
    <w:rsid w:val="3E85E664"/>
    <w:rsid w:val="3FBBDE08"/>
    <w:rsid w:val="406BAA5C"/>
    <w:rsid w:val="41BF15B6"/>
    <w:rsid w:val="42E23AC8"/>
    <w:rsid w:val="4350309B"/>
    <w:rsid w:val="43D4DB68"/>
    <w:rsid w:val="455CBE86"/>
    <w:rsid w:val="46060A8D"/>
    <w:rsid w:val="46B1AF66"/>
    <w:rsid w:val="475BD9F8"/>
    <w:rsid w:val="485491C3"/>
    <w:rsid w:val="4A5E998D"/>
    <w:rsid w:val="4A7EDCAF"/>
    <w:rsid w:val="4DB1A13D"/>
    <w:rsid w:val="4F461BD0"/>
    <w:rsid w:val="4F5AFC99"/>
    <w:rsid w:val="50092FB7"/>
    <w:rsid w:val="501B2C12"/>
    <w:rsid w:val="5308E2B0"/>
    <w:rsid w:val="553AACD8"/>
    <w:rsid w:val="56C19FD3"/>
    <w:rsid w:val="5714CF06"/>
    <w:rsid w:val="5A0422F4"/>
    <w:rsid w:val="5B096151"/>
    <w:rsid w:val="5B321AC4"/>
    <w:rsid w:val="5C8C3461"/>
    <w:rsid w:val="5CDA76B8"/>
    <w:rsid w:val="5CF99CD4"/>
    <w:rsid w:val="5EB6C482"/>
    <w:rsid w:val="61CEADC9"/>
    <w:rsid w:val="62A17903"/>
    <w:rsid w:val="63FAD222"/>
    <w:rsid w:val="641A284C"/>
    <w:rsid w:val="665F9C29"/>
    <w:rsid w:val="66969156"/>
    <w:rsid w:val="6860C040"/>
    <w:rsid w:val="6BF2F38E"/>
    <w:rsid w:val="6DDEE551"/>
    <w:rsid w:val="6F0DF27A"/>
    <w:rsid w:val="72A7E8E8"/>
    <w:rsid w:val="72EB5513"/>
    <w:rsid w:val="74A9ECA2"/>
    <w:rsid w:val="74B073DA"/>
    <w:rsid w:val="7510A288"/>
    <w:rsid w:val="791FAEF2"/>
    <w:rsid w:val="7A095037"/>
    <w:rsid w:val="7A6DCFB8"/>
    <w:rsid w:val="7BCB4273"/>
    <w:rsid w:val="7C91F211"/>
    <w:rsid w:val="7F82B04B"/>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4C1B7"/>
  <w15:docId w15:val="{32208B5F-DF22-4AC0-B0FC-AF47375A4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92E"/>
    <w:rPr>
      <w:rFonts w:ascii="Calibri" w:eastAsia="Calibri" w:hAnsi="Calibri" w:cs="Calibri"/>
      <w:lang w:val="en-CA"/>
    </w:rPr>
  </w:style>
  <w:style w:type="paragraph" w:styleId="Titre1">
    <w:name w:val="heading 1"/>
    <w:basedOn w:val="Normal"/>
    <w:link w:val="Titre1Car"/>
    <w:uiPriority w:val="9"/>
    <w:qFormat/>
    <w:pPr>
      <w:ind w:left="479" w:hanging="360"/>
      <w:outlineLvl w:val="0"/>
    </w:pPr>
    <w:rPr>
      <w:b/>
      <w:bCs/>
      <w:sz w:val="20"/>
      <w:szCs w:val="20"/>
      <w:u w:val="single" w:color="000000"/>
    </w:rPr>
  </w:style>
  <w:style w:type="paragraph" w:styleId="Titre2">
    <w:name w:val="heading 2"/>
    <w:basedOn w:val="Normal"/>
    <w:link w:val="Titre2Car"/>
    <w:uiPriority w:val="1"/>
    <w:unhideWhenUsed/>
    <w:qFormat/>
    <w:pPr>
      <w:ind w:left="1198" w:hanging="359"/>
      <w:outlineLvl w:val="1"/>
    </w:pPr>
    <w:rPr>
      <w:b/>
      <w:bCs/>
      <w:sz w:val="20"/>
      <w:szCs w:val="20"/>
    </w:rPr>
  </w:style>
  <w:style w:type="paragraph" w:styleId="Titre3">
    <w:name w:val="heading 3"/>
    <w:basedOn w:val="Normal"/>
    <w:next w:val="Normal"/>
    <w:link w:val="Titre3Car"/>
    <w:uiPriority w:val="1"/>
    <w:unhideWhenUsed/>
    <w:qFormat/>
    <w:rsid w:val="003E296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1"/>
    <w:unhideWhenUsed/>
    <w:qFormat/>
    <w:rsid w:val="004F4AB9"/>
    <w:pPr>
      <w:numPr>
        <w:numId w:val="176"/>
      </w:numPr>
      <w:jc w:val="both"/>
      <w:outlineLvl w:val="3"/>
    </w:pPr>
    <w:rPr>
      <w:rFonts w:asciiTheme="minorHAnsi" w:eastAsiaTheme="majorEastAsia" w:hAnsiTheme="minorHAnsi" w:cstheme="minorHAnsi"/>
      <w:sz w:val="20"/>
    </w:rPr>
  </w:style>
  <w:style w:type="paragraph" w:styleId="Titre5">
    <w:name w:val="heading 5"/>
    <w:basedOn w:val="Normal"/>
    <w:next w:val="Normal"/>
    <w:link w:val="Titre5Car"/>
    <w:uiPriority w:val="9"/>
    <w:unhideWhenUsed/>
    <w:qFormat/>
    <w:rsid w:val="007224BE"/>
    <w:pPr>
      <w:keepNext/>
      <w:keepLines/>
      <w:spacing w:before="40"/>
      <w:outlineLvl w:val="4"/>
    </w:pPr>
    <w:rPr>
      <w:rFonts w:asciiTheme="majorHAnsi" w:eastAsiaTheme="majorEastAsia" w:hAnsiTheme="majorHAnsi" w:cstheme="majorBidi"/>
      <w:color w:val="365F91" w:themeColor="accent1" w:themeShade="BF"/>
    </w:rPr>
  </w:style>
  <w:style w:type="paragraph" w:styleId="Titre6">
    <w:name w:val="heading 6"/>
    <w:basedOn w:val="Normal"/>
    <w:next w:val="Normal"/>
    <w:link w:val="Titre6Car"/>
    <w:uiPriority w:val="9"/>
    <w:unhideWhenUsed/>
    <w:qFormat/>
    <w:rsid w:val="002647C5"/>
    <w:pPr>
      <w:keepNext/>
      <w:keepLines/>
      <w:spacing w:before="4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uiPriority w:val="9"/>
    <w:unhideWhenUsed/>
    <w:qFormat/>
    <w:rsid w:val="00AF13C7"/>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sz w:val="20"/>
      <w:szCs w:val="20"/>
    </w:rPr>
  </w:style>
  <w:style w:type="paragraph" w:styleId="Paragraphedeliste">
    <w:name w:val="List Paragraph"/>
    <w:aliases w:val="Equipment,List_TIS,Figure_name,Numbered Indented Text,List Paragraph1,lp1,List Paragraph11,List Paragraph Char Char Char,List Paragraph Char Char,b1,Number_1,List Paragraph2,new,SGLText List Paragraph,Ref,Clauses générales"/>
    <w:basedOn w:val="Normal"/>
    <w:link w:val="ParagraphedelisteCar"/>
    <w:uiPriority w:val="34"/>
    <w:qFormat/>
    <w:pPr>
      <w:ind w:left="1199" w:hanging="360"/>
    </w:pPr>
  </w:style>
  <w:style w:type="paragraph" w:customStyle="1" w:styleId="TableParagraph">
    <w:name w:val="Table Paragraph"/>
    <w:basedOn w:val="Normal"/>
    <w:uiPriority w:val="1"/>
    <w:qFormat/>
    <w:pPr>
      <w:spacing w:before="20"/>
    </w:pPr>
  </w:style>
  <w:style w:type="paragraph" w:styleId="En-tte">
    <w:name w:val="header"/>
    <w:basedOn w:val="Normal"/>
    <w:link w:val="En-tteCar"/>
    <w:uiPriority w:val="99"/>
    <w:unhideWhenUsed/>
    <w:rsid w:val="00FA0A78"/>
    <w:pPr>
      <w:tabs>
        <w:tab w:val="center" w:pos="4680"/>
        <w:tab w:val="right" w:pos="9360"/>
      </w:tabs>
    </w:pPr>
  </w:style>
  <w:style w:type="character" w:customStyle="1" w:styleId="En-tteCar">
    <w:name w:val="En-tête Car"/>
    <w:basedOn w:val="Policepardfaut"/>
    <w:link w:val="En-tte"/>
    <w:uiPriority w:val="99"/>
    <w:rsid w:val="00FA0A78"/>
    <w:rPr>
      <w:rFonts w:ascii="Calibri" w:eastAsia="Calibri" w:hAnsi="Calibri" w:cs="Calibri"/>
    </w:rPr>
  </w:style>
  <w:style w:type="paragraph" w:styleId="Pieddepage">
    <w:name w:val="footer"/>
    <w:basedOn w:val="Normal"/>
    <w:link w:val="PieddepageCar"/>
    <w:uiPriority w:val="99"/>
    <w:unhideWhenUsed/>
    <w:rsid w:val="00FA0A78"/>
    <w:pPr>
      <w:tabs>
        <w:tab w:val="center" w:pos="4680"/>
        <w:tab w:val="right" w:pos="9360"/>
      </w:tabs>
    </w:pPr>
  </w:style>
  <w:style w:type="character" w:customStyle="1" w:styleId="PieddepageCar">
    <w:name w:val="Pied de page Car"/>
    <w:basedOn w:val="Policepardfaut"/>
    <w:link w:val="Pieddepage"/>
    <w:uiPriority w:val="99"/>
    <w:rsid w:val="00FA0A78"/>
    <w:rPr>
      <w:rFonts w:ascii="Calibri" w:eastAsia="Calibri" w:hAnsi="Calibri" w:cs="Calibri"/>
    </w:rPr>
  </w:style>
  <w:style w:type="paragraph" w:styleId="Commentaire">
    <w:name w:val="annotation text"/>
    <w:basedOn w:val="Normal"/>
    <w:link w:val="CommentaireCar"/>
    <w:uiPriority w:val="99"/>
    <w:unhideWhenUsed/>
    <w:rPr>
      <w:sz w:val="20"/>
      <w:szCs w:val="20"/>
    </w:rPr>
  </w:style>
  <w:style w:type="character" w:customStyle="1" w:styleId="CommentaireCar">
    <w:name w:val="Commentaire Car"/>
    <w:basedOn w:val="Policepardfaut"/>
    <w:link w:val="Commentaire"/>
    <w:uiPriority w:val="99"/>
    <w:rPr>
      <w:rFonts w:ascii="Calibri" w:eastAsia="Calibri" w:hAnsi="Calibri" w:cs="Calibri"/>
      <w:sz w:val="20"/>
      <w:szCs w:val="20"/>
    </w:rPr>
  </w:style>
  <w:style w:type="character" w:styleId="Marquedecommentaire">
    <w:name w:val="annotation reference"/>
    <w:basedOn w:val="Policepardfaut"/>
    <w:uiPriority w:val="99"/>
    <w:semiHidden/>
    <w:unhideWhenUsed/>
    <w:rPr>
      <w:sz w:val="16"/>
      <w:szCs w:val="16"/>
    </w:rPr>
  </w:style>
  <w:style w:type="paragraph" w:styleId="Objetducommentaire">
    <w:name w:val="annotation subject"/>
    <w:basedOn w:val="Commentaire"/>
    <w:next w:val="Commentaire"/>
    <w:link w:val="ObjetducommentaireCar"/>
    <w:uiPriority w:val="99"/>
    <w:semiHidden/>
    <w:unhideWhenUsed/>
    <w:rsid w:val="005746AA"/>
    <w:rPr>
      <w:b/>
      <w:bCs/>
    </w:rPr>
  </w:style>
  <w:style w:type="character" w:customStyle="1" w:styleId="ObjetducommentaireCar">
    <w:name w:val="Objet du commentaire Car"/>
    <w:basedOn w:val="CommentaireCar"/>
    <w:link w:val="Objetducommentaire"/>
    <w:uiPriority w:val="99"/>
    <w:semiHidden/>
    <w:rsid w:val="005746AA"/>
    <w:rPr>
      <w:rFonts w:ascii="Calibri" w:eastAsia="Calibri" w:hAnsi="Calibri" w:cs="Calibri"/>
      <w:b/>
      <w:bCs/>
      <w:sz w:val="20"/>
      <w:szCs w:val="20"/>
    </w:rPr>
  </w:style>
  <w:style w:type="character" w:styleId="Mention">
    <w:name w:val="Mention"/>
    <w:basedOn w:val="Policepardfaut"/>
    <w:uiPriority w:val="99"/>
    <w:unhideWhenUsed/>
    <w:rsid w:val="005258F9"/>
    <w:rPr>
      <w:color w:val="2B579A"/>
      <w:shd w:val="clear" w:color="auto" w:fill="E1DFDD"/>
    </w:rPr>
  </w:style>
  <w:style w:type="character" w:styleId="Lienhypertexte">
    <w:name w:val="Hyperlink"/>
    <w:basedOn w:val="Policepardfaut"/>
    <w:uiPriority w:val="99"/>
    <w:unhideWhenUsed/>
    <w:rsid w:val="00F64474"/>
    <w:rPr>
      <w:color w:val="0000FF" w:themeColor="hyperlink"/>
      <w:u w:val="single"/>
    </w:rPr>
  </w:style>
  <w:style w:type="character" w:styleId="Mentionnonrsolue">
    <w:name w:val="Unresolved Mention"/>
    <w:basedOn w:val="Policepardfaut"/>
    <w:uiPriority w:val="99"/>
    <w:semiHidden/>
    <w:unhideWhenUsed/>
    <w:rsid w:val="00F64474"/>
    <w:rPr>
      <w:color w:val="605E5C"/>
      <w:shd w:val="clear" w:color="auto" w:fill="E1DFDD"/>
    </w:rPr>
  </w:style>
  <w:style w:type="paragraph" w:styleId="Rvision">
    <w:name w:val="Revision"/>
    <w:hidden/>
    <w:uiPriority w:val="99"/>
    <w:semiHidden/>
    <w:rsid w:val="007452C3"/>
    <w:pPr>
      <w:widowControl/>
      <w:autoSpaceDE/>
      <w:autoSpaceDN/>
    </w:pPr>
    <w:rPr>
      <w:rFonts w:ascii="Calibri" w:eastAsia="Calibri" w:hAnsi="Calibri" w:cs="Calibri"/>
    </w:rPr>
  </w:style>
  <w:style w:type="table" w:styleId="Grilledutableau">
    <w:name w:val="Table Grid"/>
    <w:aliases w:val="Table Shaw"/>
    <w:basedOn w:val="TableauNormal"/>
    <w:uiPriority w:val="39"/>
    <w:rsid w:val="00E22442"/>
    <w:tblPr/>
  </w:style>
  <w:style w:type="character" w:customStyle="1" w:styleId="Titre1Car">
    <w:name w:val="Titre 1 Car"/>
    <w:basedOn w:val="Policepardfaut"/>
    <w:link w:val="Titre1"/>
    <w:uiPriority w:val="9"/>
    <w:rsid w:val="009E0B10"/>
    <w:rPr>
      <w:rFonts w:ascii="Calibri" w:eastAsia="Calibri" w:hAnsi="Calibri" w:cs="Calibri"/>
      <w:b/>
      <w:bCs/>
      <w:sz w:val="20"/>
      <w:szCs w:val="20"/>
      <w:u w:val="single" w:color="000000"/>
    </w:rPr>
  </w:style>
  <w:style w:type="character" w:customStyle="1" w:styleId="CorpsdetexteCar">
    <w:name w:val="Corps de texte Car"/>
    <w:basedOn w:val="Policepardfaut"/>
    <w:link w:val="Corpsdetexte"/>
    <w:uiPriority w:val="1"/>
    <w:rsid w:val="009E0B10"/>
    <w:rPr>
      <w:rFonts w:ascii="Calibri" w:eastAsia="Calibri" w:hAnsi="Calibri" w:cs="Calibri"/>
      <w:sz w:val="20"/>
      <w:szCs w:val="20"/>
    </w:rPr>
  </w:style>
  <w:style w:type="character" w:customStyle="1" w:styleId="Titre3Car">
    <w:name w:val="Titre 3 Car"/>
    <w:basedOn w:val="Policepardfaut"/>
    <w:link w:val="Titre3"/>
    <w:uiPriority w:val="1"/>
    <w:rsid w:val="003E2969"/>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uiPriority w:val="1"/>
    <w:rsid w:val="004F4AB9"/>
    <w:rPr>
      <w:rFonts w:eastAsiaTheme="majorEastAsia" w:cstheme="minorHAnsi"/>
      <w:sz w:val="20"/>
      <w:lang w:val="en-CA"/>
    </w:rPr>
  </w:style>
  <w:style w:type="character" w:customStyle="1" w:styleId="Titre2Car">
    <w:name w:val="Titre 2 Car"/>
    <w:basedOn w:val="Policepardfaut"/>
    <w:link w:val="Titre2"/>
    <w:uiPriority w:val="1"/>
    <w:rsid w:val="00D51F6D"/>
    <w:rPr>
      <w:rFonts w:ascii="Calibri" w:eastAsia="Calibri" w:hAnsi="Calibri" w:cs="Calibri"/>
      <w:b/>
      <w:bCs/>
      <w:sz w:val="20"/>
      <w:szCs w:val="20"/>
    </w:rPr>
  </w:style>
  <w:style w:type="character" w:customStyle="1" w:styleId="ParagraphedelisteCar">
    <w:name w:val="Paragraphe de liste Car"/>
    <w:aliases w:val="Equipment Car,List_TIS Car,Figure_name Car,Numbered Indented Text Car,List Paragraph1 Car,lp1 Car,List Paragraph11 Car,List Paragraph Char Char Char Car,List Paragraph Char Char Car,b1 Car,Number_1 Car,List Paragraph2 Car,new Car"/>
    <w:basedOn w:val="Policepardfaut"/>
    <w:link w:val="Paragraphedeliste"/>
    <w:uiPriority w:val="34"/>
    <w:qFormat/>
    <w:rsid w:val="00D622C6"/>
    <w:rPr>
      <w:rFonts w:ascii="Calibri" w:eastAsia="Calibri" w:hAnsi="Calibri" w:cs="Calibri"/>
    </w:rPr>
  </w:style>
  <w:style w:type="paragraph" w:styleId="NormalWeb">
    <w:name w:val="Normal (Web)"/>
    <w:basedOn w:val="Normal"/>
    <w:uiPriority w:val="99"/>
    <w:semiHidden/>
    <w:unhideWhenUsed/>
    <w:rsid w:val="00625DF5"/>
    <w:pPr>
      <w:widowControl/>
      <w:autoSpaceDE/>
      <w:autoSpaceDN/>
      <w:spacing w:before="100" w:beforeAutospacing="1" w:after="100" w:afterAutospacing="1"/>
    </w:pPr>
    <w:rPr>
      <w:rFonts w:ascii="Times New Roman" w:eastAsia="Times New Roman" w:hAnsi="Times New Roman" w:cs="Times New Roman"/>
      <w:sz w:val="24"/>
      <w:szCs w:val="24"/>
      <w:lang w:val="fr-CA" w:eastAsia="fr-CA"/>
    </w:rPr>
  </w:style>
  <w:style w:type="character" w:customStyle="1" w:styleId="Titre5Car">
    <w:name w:val="Titre 5 Car"/>
    <w:basedOn w:val="Policepardfaut"/>
    <w:link w:val="Titre5"/>
    <w:uiPriority w:val="9"/>
    <w:rsid w:val="007224BE"/>
    <w:rPr>
      <w:rFonts w:asciiTheme="majorHAnsi" w:eastAsiaTheme="majorEastAsia" w:hAnsiTheme="majorHAnsi" w:cstheme="majorBidi"/>
      <w:color w:val="365F91" w:themeColor="accent1" w:themeShade="BF"/>
    </w:rPr>
  </w:style>
  <w:style w:type="paragraph" w:styleId="Titre">
    <w:name w:val="Title"/>
    <w:basedOn w:val="Normal"/>
    <w:next w:val="Normal"/>
    <w:link w:val="TitreCar"/>
    <w:uiPriority w:val="10"/>
    <w:qFormat/>
    <w:rsid w:val="00FB576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B5761"/>
    <w:rPr>
      <w:rFonts w:asciiTheme="majorHAnsi" w:eastAsiaTheme="majorEastAsia" w:hAnsiTheme="majorHAnsi" w:cstheme="majorBidi"/>
      <w:spacing w:val="-10"/>
      <w:kern w:val="28"/>
      <w:sz w:val="56"/>
      <w:szCs w:val="56"/>
    </w:rPr>
  </w:style>
  <w:style w:type="character" w:customStyle="1" w:styleId="Titre6Car">
    <w:name w:val="Titre 6 Car"/>
    <w:basedOn w:val="Policepardfaut"/>
    <w:link w:val="Titre6"/>
    <w:uiPriority w:val="9"/>
    <w:rsid w:val="002647C5"/>
    <w:rPr>
      <w:rFonts w:asciiTheme="majorHAnsi" w:eastAsiaTheme="majorEastAsia" w:hAnsiTheme="majorHAnsi" w:cstheme="majorBidi"/>
      <w:color w:val="243F60" w:themeColor="accent1" w:themeShade="7F"/>
    </w:rPr>
  </w:style>
  <w:style w:type="character" w:customStyle="1" w:styleId="Titre7Car">
    <w:name w:val="Titre 7 Car"/>
    <w:basedOn w:val="Policepardfaut"/>
    <w:link w:val="Titre7"/>
    <w:uiPriority w:val="9"/>
    <w:rsid w:val="00AF13C7"/>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312">
      <w:bodyDiv w:val="1"/>
      <w:marLeft w:val="0"/>
      <w:marRight w:val="0"/>
      <w:marTop w:val="0"/>
      <w:marBottom w:val="0"/>
      <w:divBdr>
        <w:top w:val="none" w:sz="0" w:space="0" w:color="auto"/>
        <w:left w:val="none" w:sz="0" w:space="0" w:color="auto"/>
        <w:bottom w:val="none" w:sz="0" w:space="0" w:color="auto"/>
        <w:right w:val="none" w:sz="0" w:space="0" w:color="auto"/>
      </w:divBdr>
    </w:div>
    <w:div w:id="74668581">
      <w:bodyDiv w:val="1"/>
      <w:marLeft w:val="0"/>
      <w:marRight w:val="0"/>
      <w:marTop w:val="0"/>
      <w:marBottom w:val="0"/>
      <w:divBdr>
        <w:top w:val="none" w:sz="0" w:space="0" w:color="auto"/>
        <w:left w:val="none" w:sz="0" w:space="0" w:color="auto"/>
        <w:bottom w:val="none" w:sz="0" w:space="0" w:color="auto"/>
        <w:right w:val="none" w:sz="0" w:space="0" w:color="auto"/>
      </w:divBdr>
      <w:divsChild>
        <w:div w:id="149323352">
          <w:marLeft w:val="0"/>
          <w:marRight w:val="0"/>
          <w:marTop w:val="240"/>
          <w:marBottom w:val="240"/>
          <w:divBdr>
            <w:top w:val="none" w:sz="0" w:space="0" w:color="auto"/>
            <w:left w:val="none" w:sz="0" w:space="0" w:color="auto"/>
            <w:bottom w:val="none" w:sz="0" w:space="0" w:color="auto"/>
            <w:right w:val="none" w:sz="0" w:space="0" w:color="auto"/>
          </w:divBdr>
        </w:div>
        <w:div w:id="929005146">
          <w:marLeft w:val="0"/>
          <w:marRight w:val="0"/>
          <w:marTop w:val="0"/>
          <w:marBottom w:val="0"/>
          <w:divBdr>
            <w:top w:val="none" w:sz="0" w:space="0" w:color="auto"/>
            <w:left w:val="none" w:sz="0" w:space="0" w:color="auto"/>
            <w:bottom w:val="none" w:sz="0" w:space="0" w:color="auto"/>
            <w:right w:val="none" w:sz="0" w:space="0" w:color="auto"/>
          </w:divBdr>
        </w:div>
        <w:div w:id="1040207723">
          <w:marLeft w:val="0"/>
          <w:marRight w:val="0"/>
          <w:marTop w:val="240"/>
          <w:marBottom w:val="240"/>
          <w:divBdr>
            <w:top w:val="none" w:sz="0" w:space="0" w:color="auto"/>
            <w:left w:val="none" w:sz="0" w:space="0" w:color="auto"/>
            <w:bottom w:val="none" w:sz="0" w:space="0" w:color="auto"/>
            <w:right w:val="none" w:sz="0" w:space="0" w:color="auto"/>
          </w:divBdr>
        </w:div>
        <w:div w:id="1396777519">
          <w:marLeft w:val="0"/>
          <w:marRight w:val="0"/>
          <w:marTop w:val="240"/>
          <w:marBottom w:val="240"/>
          <w:divBdr>
            <w:top w:val="none" w:sz="0" w:space="0" w:color="auto"/>
            <w:left w:val="none" w:sz="0" w:space="0" w:color="auto"/>
            <w:bottom w:val="none" w:sz="0" w:space="0" w:color="auto"/>
            <w:right w:val="none" w:sz="0" w:space="0" w:color="auto"/>
          </w:divBdr>
        </w:div>
        <w:div w:id="1510875372">
          <w:marLeft w:val="0"/>
          <w:marRight w:val="0"/>
          <w:marTop w:val="240"/>
          <w:marBottom w:val="240"/>
          <w:divBdr>
            <w:top w:val="none" w:sz="0" w:space="0" w:color="auto"/>
            <w:left w:val="none" w:sz="0" w:space="0" w:color="auto"/>
            <w:bottom w:val="none" w:sz="0" w:space="0" w:color="auto"/>
            <w:right w:val="none" w:sz="0" w:space="0" w:color="auto"/>
          </w:divBdr>
        </w:div>
        <w:div w:id="1744444639">
          <w:marLeft w:val="0"/>
          <w:marRight w:val="0"/>
          <w:marTop w:val="240"/>
          <w:marBottom w:val="240"/>
          <w:divBdr>
            <w:top w:val="none" w:sz="0" w:space="0" w:color="auto"/>
            <w:left w:val="none" w:sz="0" w:space="0" w:color="auto"/>
            <w:bottom w:val="none" w:sz="0" w:space="0" w:color="auto"/>
            <w:right w:val="none" w:sz="0" w:space="0" w:color="auto"/>
          </w:divBdr>
        </w:div>
        <w:div w:id="1919705191">
          <w:marLeft w:val="0"/>
          <w:marRight w:val="0"/>
          <w:marTop w:val="240"/>
          <w:marBottom w:val="240"/>
          <w:divBdr>
            <w:top w:val="none" w:sz="0" w:space="0" w:color="auto"/>
            <w:left w:val="none" w:sz="0" w:space="0" w:color="auto"/>
            <w:bottom w:val="none" w:sz="0" w:space="0" w:color="auto"/>
            <w:right w:val="none" w:sz="0" w:space="0" w:color="auto"/>
          </w:divBdr>
        </w:div>
      </w:divsChild>
    </w:div>
    <w:div w:id="131799241">
      <w:bodyDiv w:val="1"/>
      <w:marLeft w:val="0"/>
      <w:marRight w:val="0"/>
      <w:marTop w:val="0"/>
      <w:marBottom w:val="0"/>
      <w:divBdr>
        <w:top w:val="none" w:sz="0" w:space="0" w:color="auto"/>
        <w:left w:val="none" w:sz="0" w:space="0" w:color="auto"/>
        <w:bottom w:val="none" w:sz="0" w:space="0" w:color="auto"/>
        <w:right w:val="none" w:sz="0" w:space="0" w:color="auto"/>
      </w:divBdr>
    </w:div>
    <w:div w:id="383217626">
      <w:bodyDiv w:val="1"/>
      <w:marLeft w:val="0"/>
      <w:marRight w:val="0"/>
      <w:marTop w:val="0"/>
      <w:marBottom w:val="0"/>
      <w:divBdr>
        <w:top w:val="none" w:sz="0" w:space="0" w:color="auto"/>
        <w:left w:val="none" w:sz="0" w:space="0" w:color="auto"/>
        <w:bottom w:val="none" w:sz="0" w:space="0" w:color="auto"/>
        <w:right w:val="none" w:sz="0" w:space="0" w:color="auto"/>
      </w:divBdr>
    </w:div>
    <w:div w:id="460462266">
      <w:bodyDiv w:val="1"/>
      <w:marLeft w:val="0"/>
      <w:marRight w:val="0"/>
      <w:marTop w:val="0"/>
      <w:marBottom w:val="0"/>
      <w:divBdr>
        <w:top w:val="none" w:sz="0" w:space="0" w:color="auto"/>
        <w:left w:val="none" w:sz="0" w:space="0" w:color="auto"/>
        <w:bottom w:val="none" w:sz="0" w:space="0" w:color="auto"/>
        <w:right w:val="none" w:sz="0" w:space="0" w:color="auto"/>
      </w:divBdr>
    </w:div>
    <w:div w:id="483011949">
      <w:bodyDiv w:val="1"/>
      <w:marLeft w:val="0"/>
      <w:marRight w:val="0"/>
      <w:marTop w:val="0"/>
      <w:marBottom w:val="0"/>
      <w:divBdr>
        <w:top w:val="none" w:sz="0" w:space="0" w:color="auto"/>
        <w:left w:val="none" w:sz="0" w:space="0" w:color="auto"/>
        <w:bottom w:val="none" w:sz="0" w:space="0" w:color="auto"/>
        <w:right w:val="none" w:sz="0" w:space="0" w:color="auto"/>
      </w:divBdr>
    </w:div>
    <w:div w:id="595135596">
      <w:bodyDiv w:val="1"/>
      <w:marLeft w:val="0"/>
      <w:marRight w:val="0"/>
      <w:marTop w:val="0"/>
      <w:marBottom w:val="0"/>
      <w:divBdr>
        <w:top w:val="none" w:sz="0" w:space="0" w:color="auto"/>
        <w:left w:val="none" w:sz="0" w:space="0" w:color="auto"/>
        <w:bottom w:val="none" w:sz="0" w:space="0" w:color="auto"/>
        <w:right w:val="none" w:sz="0" w:space="0" w:color="auto"/>
      </w:divBdr>
    </w:div>
    <w:div w:id="608314726">
      <w:bodyDiv w:val="1"/>
      <w:marLeft w:val="0"/>
      <w:marRight w:val="0"/>
      <w:marTop w:val="0"/>
      <w:marBottom w:val="0"/>
      <w:divBdr>
        <w:top w:val="none" w:sz="0" w:space="0" w:color="auto"/>
        <w:left w:val="none" w:sz="0" w:space="0" w:color="auto"/>
        <w:bottom w:val="none" w:sz="0" w:space="0" w:color="auto"/>
        <w:right w:val="none" w:sz="0" w:space="0" w:color="auto"/>
      </w:divBdr>
    </w:div>
    <w:div w:id="749619057">
      <w:bodyDiv w:val="1"/>
      <w:marLeft w:val="0"/>
      <w:marRight w:val="0"/>
      <w:marTop w:val="0"/>
      <w:marBottom w:val="0"/>
      <w:divBdr>
        <w:top w:val="none" w:sz="0" w:space="0" w:color="auto"/>
        <w:left w:val="none" w:sz="0" w:space="0" w:color="auto"/>
        <w:bottom w:val="none" w:sz="0" w:space="0" w:color="auto"/>
        <w:right w:val="none" w:sz="0" w:space="0" w:color="auto"/>
      </w:divBdr>
    </w:div>
    <w:div w:id="785345694">
      <w:bodyDiv w:val="1"/>
      <w:marLeft w:val="0"/>
      <w:marRight w:val="0"/>
      <w:marTop w:val="0"/>
      <w:marBottom w:val="0"/>
      <w:divBdr>
        <w:top w:val="none" w:sz="0" w:space="0" w:color="auto"/>
        <w:left w:val="none" w:sz="0" w:space="0" w:color="auto"/>
        <w:bottom w:val="none" w:sz="0" w:space="0" w:color="auto"/>
        <w:right w:val="none" w:sz="0" w:space="0" w:color="auto"/>
      </w:divBdr>
    </w:div>
    <w:div w:id="834495460">
      <w:bodyDiv w:val="1"/>
      <w:marLeft w:val="0"/>
      <w:marRight w:val="0"/>
      <w:marTop w:val="0"/>
      <w:marBottom w:val="0"/>
      <w:divBdr>
        <w:top w:val="none" w:sz="0" w:space="0" w:color="auto"/>
        <w:left w:val="none" w:sz="0" w:space="0" w:color="auto"/>
        <w:bottom w:val="none" w:sz="0" w:space="0" w:color="auto"/>
        <w:right w:val="none" w:sz="0" w:space="0" w:color="auto"/>
      </w:divBdr>
    </w:div>
    <w:div w:id="976689039">
      <w:bodyDiv w:val="1"/>
      <w:marLeft w:val="0"/>
      <w:marRight w:val="0"/>
      <w:marTop w:val="0"/>
      <w:marBottom w:val="0"/>
      <w:divBdr>
        <w:top w:val="none" w:sz="0" w:space="0" w:color="auto"/>
        <w:left w:val="none" w:sz="0" w:space="0" w:color="auto"/>
        <w:bottom w:val="none" w:sz="0" w:space="0" w:color="auto"/>
        <w:right w:val="none" w:sz="0" w:space="0" w:color="auto"/>
      </w:divBdr>
    </w:div>
    <w:div w:id="990980471">
      <w:bodyDiv w:val="1"/>
      <w:marLeft w:val="0"/>
      <w:marRight w:val="0"/>
      <w:marTop w:val="0"/>
      <w:marBottom w:val="0"/>
      <w:divBdr>
        <w:top w:val="none" w:sz="0" w:space="0" w:color="auto"/>
        <w:left w:val="none" w:sz="0" w:space="0" w:color="auto"/>
        <w:bottom w:val="none" w:sz="0" w:space="0" w:color="auto"/>
        <w:right w:val="none" w:sz="0" w:space="0" w:color="auto"/>
      </w:divBdr>
      <w:divsChild>
        <w:div w:id="1610550124">
          <w:marLeft w:val="547"/>
          <w:marRight w:val="0"/>
          <w:marTop w:val="0"/>
          <w:marBottom w:val="0"/>
          <w:divBdr>
            <w:top w:val="none" w:sz="0" w:space="0" w:color="auto"/>
            <w:left w:val="none" w:sz="0" w:space="0" w:color="auto"/>
            <w:bottom w:val="none" w:sz="0" w:space="0" w:color="auto"/>
            <w:right w:val="none" w:sz="0" w:space="0" w:color="auto"/>
          </w:divBdr>
        </w:div>
        <w:div w:id="1783725243">
          <w:marLeft w:val="547"/>
          <w:marRight w:val="0"/>
          <w:marTop w:val="0"/>
          <w:marBottom w:val="0"/>
          <w:divBdr>
            <w:top w:val="none" w:sz="0" w:space="0" w:color="auto"/>
            <w:left w:val="none" w:sz="0" w:space="0" w:color="auto"/>
            <w:bottom w:val="none" w:sz="0" w:space="0" w:color="auto"/>
            <w:right w:val="none" w:sz="0" w:space="0" w:color="auto"/>
          </w:divBdr>
        </w:div>
      </w:divsChild>
    </w:div>
    <w:div w:id="1238325095">
      <w:bodyDiv w:val="1"/>
      <w:marLeft w:val="0"/>
      <w:marRight w:val="0"/>
      <w:marTop w:val="0"/>
      <w:marBottom w:val="0"/>
      <w:divBdr>
        <w:top w:val="none" w:sz="0" w:space="0" w:color="auto"/>
        <w:left w:val="none" w:sz="0" w:space="0" w:color="auto"/>
        <w:bottom w:val="none" w:sz="0" w:space="0" w:color="auto"/>
        <w:right w:val="none" w:sz="0" w:space="0" w:color="auto"/>
      </w:divBdr>
      <w:divsChild>
        <w:div w:id="1175875307">
          <w:marLeft w:val="576"/>
          <w:marRight w:val="0"/>
          <w:marTop w:val="160"/>
          <w:marBottom w:val="0"/>
          <w:divBdr>
            <w:top w:val="none" w:sz="0" w:space="0" w:color="auto"/>
            <w:left w:val="none" w:sz="0" w:space="0" w:color="auto"/>
            <w:bottom w:val="none" w:sz="0" w:space="0" w:color="auto"/>
            <w:right w:val="none" w:sz="0" w:space="0" w:color="auto"/>
          </w:divBdr>
        </w:div>
      </w:divsChild>
    </w:div>
    <w:div w:id="1485005250">
      <w:bodyDiv w:val="1"/>
      <w:marLeft w:val="0"/>
      <w:marRight w:val="0"/>
      <w:marTop w:val="0"/>
      <w:marBottom w:val="0"/>
      <w:divBdr>
        <w:top w:val="none" w:sz="0" w:space="0" w:color="auto"/>
        <w:left w:val="none" w:sz="0" w:space="0" w:color="auto"/>
        <w:bottom w:val="none" w:sz="0" w:space="0" w:color="auto"/>
        <w:right w:val="none" w:sz="0" w:space="0" w:color="auto"/>
      </w:divBdr>
    </w:div>
    <w:div w:id="1535339413">
      <w:bodyDiv w:val="1"/>
      <w:marLeft w:val="0"/>
      <w:marRight w:val="0"/>
      <w:marTop w:val="0"/>
      <w:marBottom w:val="0"/>
      <w:divBdr>
        <w:top w:val="none" w:sz="0" w:space="0" w:color="auto"/>
        <w:left w:val="none" w:sz="0" w:space="0" w:color="auto"/>
        <w:bottom w:val="none" w:sz="0" w:space="0" w:color="auto"/>
        <w:right w:val="none" w:sz="0" w:space="0" w:color="auto"/>
      </w:divBdr>
    </w:div>
    <w:div w:id="1637448479">
      <w:bodyDiv w:val="1"/>
      <w:marLeft w:val="0"/>
      <w:marRight w:val="0"/>
      <w:marTop w:val="0"/>
      <w:marBottom w:val="0"/>
      <w:divBdr>
        <w:top w:val="none" w:sz="0" w:space="0" w:color="auto"/>
        <w:left w:val="none" w:sz="0" w:space="0" w:color="auto"/>
        <w:bottom w:val="none" w:sz="0" w:space="0" w:color="auto"/>
        <w:right w:val="none" w:sz="0" w:space="0" w:color="auto"/>
      </w:divBdr>
    </w:div>
    <w:div w:id="1809128520">
      <w:bodyDiv w:val="1"/>
      <w:marLeft w:val="0"/>
      <w:marRight w:val="0"/>
      <w:marTop w:val="0"/>
      <w:marBottom w:val="0"/>
      <w:divBdr>
        <w:top w:val="none" w:sz="0" w:space="0" w:color="auto"/>
        <w:left w:val="none" w:sz="0" w:space="0" w:color="auto"/>
        <w:bottom w:val="none" w:sz="0" w:space="0" w:color="auto"/>
        <w:right w:val="none" w:sz="0" w:space="0" w:color="auto"/>
      </w:divBdr>
    </w:div>
    <w:div w:id="1834027548">
      <w:bodyDiv w:val="1"/>
      <w:marLeft w:val="0"/>
      <w:marRight w:val="0"/>
      <w:marTop w:val="0"/>
      <w:marBottom w:val="0"/>
      <w:divBdr>
        <w:top w:val="none" w:sz="0" w:space="0" w:color="auto"/>
        <w:left w:val="none" w:sz="0" w:space="0" w:color="auto"/>
        <w:bottom w:val="none" w:sz="0" w:space="0" w:color="auto"/>
        <w:right w:val="none" w:sz="0" w:space="0" w:color="auto"/>
      </w:divBdr>
    </w:div>
    <w:div w:id="1880313751">
      <w:bodyDiv w:val="1"/>
      <w:marLeft w:val="0"/>
      <w:marRight w:val="0"/>
      <w:marTop w:val="0"/>
      <w:marBottom w:val="0"/>
      <w:divBdr>
        <w:top w:val="none" w:sz="0" w:space="0" w:color="auto"/>
        <w:left w:val="none" w:sz="0" w:space="0" w:color="auto"/>
        <w:bottom w:val="none" w:sz="0" w:space="0" w:color="auto"/>
        <w:right w:val="none" w:sz="0" w:space="0" w:color="auto"/>
      </w:divBdr>
    </w:div>
    <w:div w:id="1944143293">
      <w:bodyDiv w:val="1"/>
      <w:marLeft w:val="0"/>
      <w:marRight w:val="0"/>
      <w:marTop w:val="0"/>
      <w:marBottom w:val="0"/>
      <w:divBdr>
        <w:top w:val="none" w:sz="0" w:space="0" w:color="auto"/>
        <w:left w:val="none" w:sz="0" w:space="0" w:color="auto"/>
        <w:bottom w:val="none" w:sz="0" w:space="0" w:color="auto"/>
        <w:right w:val="none" w:sz="0" w:space="0" w:color="auto"/>
      </w:divBdr>
    </w:div>
    <w:div w:id="1966425386">
      <w:bodyDiv w:val="1"/>
      <w:marLeft w:val="0"/>
      <w:marRight w:val="0"/>
      <w:marTop w:val="0"/>
      <w:marBottom w:val="0"/>
      <w:divBdr>
        <w:top w:val="none" w:sz="0" w:space="0" w:color="auto"/>
        <w:left w:val="none" w:sz="0" w:space="0" w:color="auto"/>
        <w:bottom w:val="none" w:sz="0" w:space="0" w:color="auto"/>
        <w:right w:val="none" w:sz="0" w:space="0" w:color="auto"/>
      </w:divBdr>
    </w:div>
    <w:div w:id="1989627171">
      <w:bodyDiv w:val="1"/>
      <w:marLeft w:val="0"/>
      <w:marRight w:val="0"/>
      <w:marTop w:val="0"/>
      <w:marBottom w:val="0"/>
      <w:divBdr>
        <w:top w:val="none" w:sz="0" w:space="0" w:color="auto"/>
        <w:left w:val="none" w:sz="0" w:space="0" w:color="auto"/>
        <w:bottom w:val="none" w:sz="0" w:space="0" w:color="auto"/>
        <w:right w:val="none" w:sz="0" w:space="0" w:color="auto"/>
      </w:divBdr>
      <w:divsChild>
        <w:div w:id="9723987">
          <w:marLeft w:val="0"/>
          <w:marRight w:val="0"/>
          <w:marTop w:val="240"/>
          <w:marBottom w:val="240"/>
          <w:divBdr>
            <w:top w:val="none" w:sz="0" w:space="0" w:color="auto"/>
            <w:left w:val="none" w:sz="0" w:space="0" w:color="auto"/>
            <w:bottom w:val="none" w:sz="0" w:space="0" w:color="auto"/>
            <w:right w:val="none" w:sz="0" w:space="0" w:color="auto"/>
          </w:divBdr>
        </w:div>
        <w:div w:id="161895030">
          <w:marLeft w:val="0"/>
          <w:marRight w:val="0"/>
          <w:marTop w:val="240"/>
          <w:marBottom w:val="240"/>
          <w:divBdr>
            <w:top w:val="none" w:sz="0" w:space="0" w:color="auto"/>
            <w:left w:val="none" w:sz="0" w:space="0" w:color="auto"/>
            <w:bottom w:val="none" w:sz="0" w:space="0" w:color="auto"/>
            <w:right w:val="none" w:sz="0" w:space="0" w:color="auto"/>
          </w:divBdr>
        </w:div>
        <w:div w:id="635598409">
          <w:marLeft w:val="0"/>
          <w:marRight w:val="0"/>
          <w:marTop w:val="240"/>
          <w:marBottom w:val="240"/>
          <w:divBdr>
            <w:top w:val="none" w:sz="0" w:space="0" w:color="auto"/>
            <w:left w:val="none" w:sz="0" w:space="0" w:color="auto"/>
            <w:bottom w:val="none" w:sz="0" w:space="0" w:color="auto"/>
            <w:right w:val="none" w:sz="0" w:space="0" w:color="auto"/>
          </w:divBdr>
        </w:div>
        <w:div w:id="1335373724">
          <w:marLeft w:val="0"/>
          <w:marRight w:val="0"/>
          <w:marTop w:val="240"/>
          <w:marBottom w:val="240"/>
          <w:divBdr>
            <w:top w:val="none" w:sz="0" w:space="0" w:color="auto"/>
            <w:left w:val="none" w:sz="0" w:space="0" w:color="auto"/>
            <w:bottom w:val="none" w:sz="0" w:space="0" w:color="auto"/>
            <w:right w:val="none" w:sz="0" w:space="0" w:color="auto"/>
          </w:divBdr>
        </w:div>
        <w:div w:id="1477533385">
          <w:marLeft w:val="0"/>
          <w:marRight w:val="0"/>
          <w:marTop w:val="240"/>
          <w:marBottom w:val="240"/>
          <w:divBdr>
            <w:top w:val="none" w:sz="0" w:space="0" w:color="auto"/>
            <w:left w:val="none" w:sz="0" w:space="0" w:color="auto"/>
            <w:bottom w:val="none" w:sz="0" w:space="0" w:color="auto"/>
            <w:right w:val="none" w:sz="0" w:space="0" w:color="auto"/>
          </w:divBdr>
        </w:div>
        <w:div w:id="1691251909">
          <w:marLeft w:val="0"/>
          <w:marRight w:val="0"/>
          <w:marTop w:val="0"/>
          <w:marBottom w:val="0"/>
          <w:divBdr>
            <w:top w:val="none" w:sz="0" w:space="0" w:color="auto"/>
            <w:left w:val="none" w:sz="0" w:space="0" w:color="auto"/>
            <w:bottom w:val="none" w:sz="0" w:space="0" w:color="auto"/>
            <w:right w:val="none" w:sz="0" w:space="0" w:color="auto"/>
          </w:divBdr>
        </w:div>
        <w:div w:id="1722172863">
          <w:marLeft w:val="0"/>
          <w:marRight w:val="0"/>
          <w:marTop w:val="240"/>
          <w:marBottom w:val="240"/>
          <w:divBdr>
            <w:top w:val="none" w:sz="0" w:space="0" w:color="auto"/>
            <w:left w:val="none" w:sz="0" w:space="0" w:color="auto"/>
            <w:bottom w:val="none" w:sz="0" w:space="0" w:color="auto"/>
            <w:right w:val="none" w:sz="0" w:space="0" w:color="auto"/>
          </w:divBdr>
        </w:div>
      </w:divsChild>
    </w:div>
    <w:div w:id="2053259938">
      <w:bodyDiv w:val="1"/>
      <w:marLeft w:val="0"/>
      <w:marRight w:val="0"/>
      <w:marTop w:val="0"/>
      <w:marBottom w:val="0"/>
      <w:divBdr>
        <w:top w:val="none" w:sz="0" w:space="0" w:color="auto"/>
        <w:left w:val="none" w:sz="0" w:space="0" w:color="auto"/>
        <w:bottom w:val="none" w:sz="0" w:space="0" w:color="auto"/>
        <w:right w:val="none" w:sz="0" w:space="0" w:color="auto"/>
      </w:divBdr>
    </w:div>
    <w:div w:id="2133478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docs.cloud.google.com/firewall/docs/about-firewalls" TargetMode="External"/><Relationship Id="rId2" Type="http://schemas.openxmlformats.org/officeDocument/2006/relationships/hyperlink" Target="https://docs.cloud.google.com/intrusion-detection-system/docs/overview" TargetMode="External"/><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5" Type="http://schemas.microsoft.com/office/2019/05/relationships/documenttasks" Target="documenttasks/documenttasks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0A762C82-E802-43E1-9607-8E0FC586A51E}">
    <t:Anchor>
      <t:Comment id="628032946"/>
    </t:Anchor>
    <t:History>
      <t:Event id="{10E905C5-2BAA-4062-A8ED-4EFC4A016E30}" time="2025-05-06T01:07:29.738Z">
        <t:Attribution userId="S::catherine.lemieux@fxinnovation.com::34b68fc3-e0ac-40fa-9e3e-6bab97c54b9f" userProvider="AD" userName="Catherine Lemieux"/>
        <t:Anchor>
          <t:Comment id="628032946"/>
        </t:Anchor>
        <t:Create/>
      </t:Event>
      <t:Event id="{08517DC2-DA7F-47BF-880F-A3BCEC3059E0}" time="2025-05-06T01:07:29.738Z">
        <t:Attribution userId="S::catherine.lemieux@fxinnovation.com::34b68fc3-e0ac-40fa-9e3e-6bab97c54b9f" userProvider="AD" userName="Catherine Lemieux"/>
        <t:Anchor>
          <t:Comment id="628032946"/>
        </t:Anchor>
        <t:Assign userId="S::elise.saint-jacques@fxinnovation.com::92daf105-45a2-425e-8c3f-ae4537864fb4" userProvider="AD" userName="Élise Saint-Jacques"/>
      </t:Event>
      <t:Event id="{ED5BAA47-F3E9-49FD-AB5E-5B1A2194B8EF}" time="2025-05-06T01:07:29.738Z">
        <t:Attribution userId="S::catherine.lemieux@fxinnovation.com::34b68fc3-e0ac-40fa-9e3e-6bab97c54b9f" userProvider="AD" userName="Catherine Lemieux"/>
        <t:Anchor>
          <t:Comment id="628032946"/>
        </t:Anchor>
        <t:SetTitle title="@Élise Saint-Jacques En lien avec la question section Assumptions - Manage Service Schedule - Section Services - Est-ce que ce commentaire à sa place ici vs dans les Assumptions - les points étant:Le propriétaire de l’actif est responsable de le…"/>
      </t:Event>
      <t:Event id="{F26EFECF-F448-43BC-A05A-8D670DE5ED62}" time="2025-05-12T11:33:34.771Z">
        <t:Attribution userId="S::catherine.lemieux@fxinnovation.com::34b68fc3-e0ac-40fa-9e3e-6bab97c54b9f" userProvider="AD" userName="Catherine Lemieux"/>
        <t:Progress percentComplete="100"/>
      </t:Event>
    </t:History>
  </t:Task>
  <t:Task id="{2A70402F-808B-4D1E-919C-DBC7F82ED98A}">
    <t:Anchor>
      <t:Comment id="2111223687"/>
    </t:Anchor>
    <t:History>
      <t:Event id="{3CA42B66-66BB-432C-B64F-A2DD8BB0F0DE}" time="2025-10-22T12:37:30.506Z">
        <t:Attribution userId="S::vincent.boisclair@fxinnovation.com::55278621-9e77-4add-9d69-4356f51a883c" userProvider="AD" userName="Vincent Boisclair"/>
        <t:Anchor>
          <t:Comment id="2010837971"/>
        </t:Anchor>
        <t:Create/>
      </t:Event>
      <t:Event id="{1FD20183-3B74-4155-B0E4-65D3FB87CD1E}" time="2025-10-22T12:37:30.506Z">
        <t:Attribution userId="S::vincent.boisclair@fxinnovation.com::55278621-9e77-4add-9d69-4356f51a883c" userProvider="AD" userName="Vincent Boisclair"/>
        <t:Anchor>
          <t:Comment id="2010837971"/>
        </t:Anchor>
        <t:Assign userId="S::vincent.boisclair@fxinnovation.com::55278621-9e77-4add-9d69-4356f51a883c" userProvider="AD" userName="Vincent Boisclair"/>
      </t:Event>
      <t:Event id="{ECB8B672-46DB-4D50-AC36-2499DC29F636}" time="2025-10-22T12:37:30.506Z">
        <t:Attribution userId="S::vincent.boisclair@fxinnovation.com::55278621-9e77-4add-9d69-4356f51a883c" userProvider="AD" userName="Vincent Boisclair"/>
        <t:Anchor>
          <t:Comment id="2010837971"/>
        </t:Anchor>
        <t:SetTitle title="@Vincent Boisclair Move to Ops Framework."/>
      </t:Event>
      <t:Event id="{91B1A488-E6A4-41CE-A6EC-1648CAD23B6C}" time="2026-02-05T19:58:29.941Z">
        <t:Attribution userId="S::louis-philippe.bigras@ia.ca::f1491c7b-d4c4-462a-b562-db611e9ec1ba" userProvider="AD" userName="Bigras, Louis-Philippe"/>
        <t:Progress percentComplete="100"/>
      </t:Event>
    </t:History>
  </t:Task>
  <t:Task id="{1619A093-845D-46DB-9619-49E070458E1B}">
    <t:Anchor>
      <t:Comment id="1558496906"/>
    </t:Anchor>
    <t:History>
      <t:Event id="{7BE35435-2577-43BD-BEBA-3B1816CE5D63}" time="2026-02-23T15:54:18.848Z">
        <t:Attribution userId="S::Timothe.Sicard-Payant@ia.ca::ccb402c5-e031-4160-b0c1-6df7eab002e6" userProvider="AD" userName="Sicard-Payant, Timothé"/>
        <t:Anchor>
          <t:Comment id="1558496906"/>
        </t:Anchor>
        <t:Create/>
      </t:Event>
      <t:Event id="{25CA8702-5478-4310-8E35-1862319A4531}" time="2026-02-23T15:54:18.848Z">
        <t:Attribution userId="S::Timothe.Sicard-Payant@ia.ca::ccb402c5-e031-4160-b0c1-6df7eab002e6" userProvider="AD" userName="Sicard-Payant, Timothé"/>
        <t:Anchor>
          <t:Comment id="1558496906"/>
        </t:Anchor>
        <t:Assign userId="S::louis-philippe.bigras@ia.ca::f1491c7b-d4c4-462a-b562-db611e9ec1ba" userProvider="AD" userName="Bigras, Louis-Philippe"/>
      </t:Event>
      <t:Event id="{F722F25D-07DE-4CFC-8CAB-04261777B877}" time="2026-02-23T15:54:18.848Z">
        <t:Attribution userId="S::Timothe.Sicard-Payant@ia.ca::ccb402c5-e031-4160-b0c1-6df7eab002e6" userProvider="AD" userName="Sicard-Payant, Timothé"/>
        <t:Anchor>
          <t:Comment id="1558496906"/>
        </t:Anchor>
        <t:SetTitle title="Remplacer par : Provider must deploy vulnerability scanning capabilities across all spheres of workloads (IaaS, PaaS, SaaS), with 100% coverage. This must also include external attack surface management.@Bigras, Louis-Philippe "/>
      </t:Event>
      <t:Event id="{BBDB56BB-C973-47EC-9E1B-4707B157ED23}" time="2026-02-26T20:00:27.963Z">
        <t:Attribution userId="S::louis-philippe.bigras@ia.ca::f1491c7b-d4c4-462a-b562-db611e9ec1ba" userProvider="AD" userName="Bigras, Louis-Philippe"/>
        <t:Progress percentComplete="100"/>
      </t:Event>
    </t:History>
  </t:Task>
  <t:Task id="{EC726AC6-8425-4DBF-BD06-3C2FB5668059}">
    <t:Anchor>
      <t:Comment id="660205741"/>
    </t:Anchor>
    <t:History>
      <t:Event id="{224E4914-F32D-48D5-9942-0DA72CB939DB}" time="2026-02-23T16:09:08.54Z">
        <t:Attribution userId="S::Timothe.Sicard-Payant@ia.ca::ccb402c5-e031-4160-b0c1-6df7eab002e6" userProvider="AD" userName="Sicard-Payant, Timothé"/>
        <t:Anchor>
          <t:Comment id="660205741"/>
        </t:Anchor>
        <t:Create/>
      </t:Event>
      <t:Event id="{D7F844DE-5370-4040-8F95-AF45A974F384}" time="2026-02-23T16:09:08.54Z">
        <t:Attribution userId="S::Timothe.Sicard-Payant@ia.ca::ccb402c5-e031-4160-b0c1-6df7eab002e6" userProvider="AD" userName="Sicard-Payant, Timothé"/>
        <t:Anchor>
          <t:Comment id="660205741"/>
        </t:Anchor>
        <t:Assign userId="S::louis-philippe.bigras@ia.ca::f1491c7b-d4c4-462a-b562-db611e9ec1ba" userProvider="AD" userName="Bigras, Louis-Philippe"/>
      </t:Event>
      <t:Event id="{CE075918-101B-42A9-8CAE-4FF24C02F08C}" time="2026-02-23T16:09:08.54Z">
        <t:Attribution userId="S::Timothe.Sicard-Payant@ia.ca::ccb402c5-e031-4160-b0c1-6df7eab002e6" userProvider="AD" userName="Sicard-Payant, Timothé"/>
        <t:Anchor>
          <t:Comment id="660205741"/>
        </t:Anchor>
        <t:SetTitle title="Event. (Ce n’est pas un incident si rien n’est brisé.) @Bigras, Louis-Philippe "/>
      </t:Event>
      <t:Event id="{9D8AB356-FE0E-426F-804B-0464E28D4B34}" time="2026-02-26T19:49:00.917Z">
        <t:Attribution userId="S::louis-philippe.bigras@ia.ca::f1491c7b-d4c4-462a-b562-db611e9ec1ba" userProvider="AD" userName="Bigras, Louis-Philippe"/>
        <t:Progress percentComplete="100"/>
      </t:Event>
      <t:Event id="{4F82D7E7-9DB1-49E8-8590-E5A9E1F73BC5}" time="2026-02-26T20:04:21.858Z">
        <t:Attribution userId="S::louis-philippe.bigras@ia.ca::f1491c7b-d4c4-462a-b562-db611e9ec1ba" userProvider="AD" userName="Bigras, Louis-Philippe"/>
        <t:Progress percentComplete="0"/>
      </t:Event>
    </t:History>
  </t:Task>
  <t:Task id="{107AA23D-B9A7-4540-A0EB-E11CD2DAA485}">
    <t:Anchor>
      <t:Comment id="999960677"/>
    </t:Anchor>
    <t:History>
      <t:Event id="{ACAAEB9D-84E6-4BBB-83E8-2C58791758C6}" time="2026-01-22T21:53:51.376Z">
        <t:Attribution userId="S::louis-philippe.bigras@ia.ca::f1491c7b-d4c4-462a-b562-db611e9ec1ba" userProvider="AD" userName="Bigras, Louis-Philippe"/>
        <t:Anchor>
          <t:Comment id="999960677"/>
        </t:Anchor>
        <t:Create/>
      </t:Event>
      <t:Event id="{26C91160-02E4-46A6-BB5F-E53E5462A624}" time="2026-01-22T21:53:51.376Z">
        <t:Attribution userId="S::louis-philippe.bigras@ia.ca::f1491c7b-d4c4-462a-b562-db611e9ec1ba" userProvider="AD" userName="Bigras, Louis-Philippe"/>
        <t:Anchor>
          <t:Comment id="999960677"/>
        </t:Anchor>
        <t:Assign userId="S::Timothe.Sicard-Payant@ia.ca::ccb402c5-e031-4160-b0c1-6df7eab002e6" userProvider="AD" userName="Sicard-Payant, Timothé"/>
      </t:Event>
      <t:Event id="{77085549-CE20-418B-894A-A1F290FD0D6F}" time="2026-01-22T21:53:51.376Z">
        <t:Attribution userId="S::louis-philippe.bigras@ia.ca::f1491c7b-d4c4-462a-b562-db611e9ec1ba" userProvider="AD" userName="Bigras, Louis-Philippe"/>
        <t:Anchor>
          <t:Comment id="999960677"/>
        </t:Anchor>
        <t:SetTitle title="@Sicard-Payant, Timothé pourrais-tu stp valider / compléter cette section. "/>
      </t:Event>
      <t:Event id="{61C68078-82CD-4828-90C5-6833AE9329AE}" time="2026-02-05T18:53:36.595Z">
        <t:Attribution userId="S::louis-philippe.bigras@ia.ca::f1491c7b-d4c4-462a-b562-db611e9ec1ba" userProvider="AD" userName="Bigras, Louis-Philippe"/>
        <t:Progress percentComplete="100"/>
      </t:Event>
    </t:History>
  </t:Task>
  <t:Task id="{095CCFD3-03DC-40D1-9534-45DD7843FE64}">
    <t:Anchor>
      <t:Comment id="1019979589"/>
    </t:Anchor>
    <t:History>
      <t:Event id="{0FF35C3B-7D4C-4898-91CC-86E1E63896F9}" time="2026-01-29T20:50:46.249Z">
        <t:Attribution userId="S::louis-philippe.bigras@ia.ca::f1491c7b-d4c4-462a-b562-db611e9ec1ba" userProvider="AD" userName="Bigras, Louis-Philippe"/>
        <t:Anchor>
          <t:Comment id="2110260187"/>
        </t:Anchor>
        <t:Create/>
      </t:Event>
      <t:Event id="{E493383F-3E17-4EF4-85D0-0338A5431C71}" time="2026-01-29T20:50:46.249Z">
        <t:Attribution userId="S::louis-philippe.bigras@ia.ca::f1491c7b-d4c4-462a-b562-db611e9ec1ba" userProvider="AD" userName="Bigras, Louis-Philippe"/>
        <t:Anchor>
          <t:Comment id="2110260187"/>
        </t:Anchor>
        <t:Assign userId="S::Stephane.Rouleau@ia.ca::9dfac463-4a8a-4b40-b1af-092d8082cb05" userProvider="AD" userName="Rouleau, Stéphane"/>
      </t:Event>
      <t:Event id="{5DC80EED-6CBC-4324-B830-0D6E26AC05E8}" time="2026-01-29T20:50:46.249Z">
        <t:Attribution userId="S::louis-philippe.bigras@ia.ca::f1491c7b-d4c4-462a-b562-db611e9ec1ba" userProvider="AD" userName="Bigras, Louis-Philippe"/>
        <t:Anchor>
          <t:Comment id="2110260187"/>
        </t:Anchor>
        <t:SetTitle title="@Rouleau, Stéphane petit rappel stp :)"/>
      </t:Event>
      <t:Event id="{81CC9519-F580-4793-A896-883EF938D756}" time="2026-02-12T22:36:44.697Z">
        <t:Attribution userId="S::louis-philippe.bigras@ia.ca::f1491c7b-d4c4-462a-b562-db611e9ec1ba" userProvider="AD" userName="Bigras, Louis-Philippe"/>
        <t:Progress percentComplete="100"/>
      </t:Event>
    </t:History>
  </t:Task>
  <t:Task id="{F4523886-DE2A-4DA7-AF0C-3D35721CA6FF}">
    <t:Anchor>
      <t:Comment id="2134318419"/>
    </t:Anchor>
    <t:History>
      <t:Event id="{E60ECADF-701C-453D-BECA-2A9324B711AF}" time="2026-02-12T14:55:24.405Z">
        <t:Attribution userId="S::louis-philippe.bigras@ia.ca::f1491c7b-d4c4-462a-b562-db611e9ec1ba" userProvider="AD" userName="Bigras, Louis-Philippe"/>
        <t:Anchor>
          <t:Comment id="985067285"/>
        </t:Anchor>
        <t:Create/>
      </t:Event>
      <t:Event id="{EF1FB76A-FB24-4E91-977C-B7874805085A}" time="2026-02-12T14:55:24.405Z">
        <t:Attribution userId="S::louis-philippe.bigras@ia.ca::f1491c7b-d4c4-462a-b562-db611e9ec1ba" userProvider="AD" userName="Bigras, Louis-Philippe"/>
        <t:Anchor>
          <t:Comment id="985067285"/>
        </t:Anchor>
        <t:Assign userId="S::olivier.oudart@ia.ca::64cda7cf-19ad-4e9f-9542-bbed60d3f8cd" userProvider="AD" userName="Oudart, Olivier"/>
      </t:Event>
      <t:Event id="{9EE98D5B-51EF-4F9D-81FB-E1054EB72DA9}" time="2026-02-12T14:55:24.405Z">
        <t:Attribution userId="S::louis-philippe.bigras@ia.ca::f1491c7b-d4c4-462a-b562-db611e9ec1ba" userProvider="AD" userName="Bigras, Louis-Philippe"/>
        <t:Anchor>
          <t:Comment id="985067285"/>
        </t:Anchor>
        <t:SetTitle title="@Oudart, Olivier pour discussion. "/>
      </t:Event>
      <t:Event id="{082A1585-7534-4504-8DD8-38C7D8EB2113}" time="2026-02-26T18:38:34.845Z">
        <t:Attribution userId="S::louis-philippe.bigras@ia.ca::f1491c7b-d4c4-462a-b562-db611e9ec1ba" userProvider="AD" userName="Bigras, Louis-Philippe"/>
        <t:Progress percentComplete="100"/>
      </t:Event>
    </t:History>
  </t:Task>
  <t:Task id="{A7DCC6E9-C45D-4F14-B74C-6927FA729A32}">
    <t:Anchor>
      <t:Comment id="918237428"/>
    </t:Anchor>
    <t:History>
      <t:Event id="{EE163AD1-7C9F-43A0-AF47-94184FE775FA}" time="2026-01-23T16:05:06.635Z">
        <t:Attribution userId="S::louis-philippe.bigras@ia.ca::f1491c7b-d4c4-462a-b562-db611e9ec1ba" userProvider="AD" userName="Bigras, Louis-Philippe"/>
        <t:Anchor>
          <t:Comment id="918237428"/>
        </t:Anchor>
        <t:Create/>
      </t:Event>
      <t:Event id="{BE69A9D2-B87C-492E-A669-318DC7B77571}" time="2026-01-23T16:05:06.635Z">
        <t:Attribution userId="S::louis-philippe.bigras@ia.ca::f1491c7b-d4c4-462a-b562-db611e9ec1ba" userProvider="AD" userName="Bigras, Louis-Philippe"/>
        <t:Anchor>
          <t:Comment id="918237428"/>
        </t:Anchor>
        <t:Assign userId="S::Antoine.Wojciechowski@ia.ca::8ec7f092-4ac7-403c-a905-fb41b74984d6" userProvider="AD" userName="Wojciechowski, Antoine"/>
      </t:Event>
      <t:Event id="{E24F44E7-6DC5-4818-AC95-F050F49DA3AA}" time="2026-01-23T16:05:06.635Z">
        <t:Attribution userId="S::louis-philippe.bigras@ia.ca::f1491c7b-d4c4-462a-b562-db611e9ec1ba" userProvider="AD" userName="Bigras, Louis-Philippe"/>
        <t:Anchor>
          <t:Comment id="918237428"/>
        </t:Anchor>
        <t:SetTitle title="@Wojciechowski, Antoine J’ai fait un premier draft d’exigences alignées sur NIST CSF 2.0. Pourrais-tu stp jeter un œil à la section Run Security ? J’ai surligné en jaune les éléments pour lesquels soit a) j’aurai besoin d’un input, b) je ne suis pas…"/>
      </t:Event>
      <t:Event id="{844296F1-2B0C-457F-89B6-74A24AA3F7B1}" time="2026-02-05T21:31:38.319Z">
        <t:Attribution userId="S::louis-philippe.bigras@ia.ca::f1491c7b-d4c4-462a-b562-db611e9ec1ba" userProvider="AD" userName="Bigras, Louis-Philippe"/>
        <t:Progress percentComplete="100"/>
      </t:Event>
    </t:History>
  </t:Task>
  <t:Task id="{EC433D85-7079-485A-B2A6-DDE62F11F4F6}">
    <t:Anchor>
      <t:Comment id="780054243"/>
    </t:Anchor>
    <t:History>
      <t:Event id="{642B1A8C-11DF-418D-8F01-02A83D0CDFD3}" time="2026-02-23T16:09:20.138Z">
        <t:Attribution userId="S::Timothe.Sicard-Payant@ia.ca::ccb402c5-e031-4160-b0c1-6df7eab002e6" userProvider="AD" userName="Sicard-Payant, Timothé"/>
        <t:Anchor>
          <t:Comment id="1348724711"/>
        </t:Anchor>
        <t:Create/>
      </t:Event>
      <t:Event id="{2C63C542-7011-462C-9D95-329816CE6D04}" time="2026-02-23T16:09:20.138Z">
        <t:Attribution userId="S::Timothe.Sicard-Payant@ia.ca::ccb402c5-e031-4160-b0c1-6df7eab002e6" userProvider="AD" userName="Sicard-Payant, Timothé"/>
        <t:Anchor>
          <t:Comment id="1348724711"/>
        </t:Anchor>
        <t:Assign userId="S::louis-philippe.bigras@ia.ca::f1491c7b-d4c4-462a-b562-db611e9ec1ba" userProvider="AD" userName="Bigras, Louis-Philippe"/>
      </t:Event>
      <t:Event id="{64032F42-A87A-4F06-91B0-35E5C649DB5F}" time="2026-02-23T16:09:20.138Z">
        <t:Attribution userId="S::Timothe.Sicard-Payant@ia.ca::ccb402c5-e031-4160-b0c1-6df7eab002e6" userProvider="AD" userName="Sicard-Payant, Timothé"/>
        <t:Anchor>
          <t:Comment id="1348724711"/>
        </t:Anchor>
        <t:SetTitle title="@Bigras, Louis-Philippe "/>
      </t:Event>
    </t:History>
  </t:Task>
  <t:Task id="{116E2746-A555-4E40-942C-263DC80DB56E}">
    <t:Anchor>
      <t:Comment id="1257629968"/>
    </t:Anchor>
    <t:History>
      <t:Event id="{5975A7F9-B9EC-4335-8E25-C9A358FBE120}" time="2026-02-23T16:10:59.615Z">
        <t:Attribution userId="S::Timothe.Sicard-Payant@ia.ca::ccb402c5-e031-4160-b0c1-6df7eab002e6" userProvider="AD" userName="Sicard-Payant, Timothé"/>
        <t:Anchor>
          <t:Comment id="1257629968"/>
        </t:Anchor>
        <t:Create/>
      </t:Event>
      <t:Event id="{EA1BAFDC-76D0-4F4B-9C69-D3AC4F3CED7E}" time="2026-02-23T16:10:59.615Z">
        <t:Attribution userId="S::Timothe.Sicard-Payant@ia.ca::ccb402c5-e031-4160-b0c1-6df7eab002e6" userProvider="AD" userName="Sicard-Payant, Timothé"/>
        <t:Anchor>
          <t:Comment id="1257629968"/>
        </t:Anchor>
        <t:Assign userId="S::louis-philippe.bigras@ia.ca::f1491c7b-d4c4-462a-b562-db611e9ec1ba" userProvider="AD" userName="Bigras, Louis-Philippe"/>
      </t:Event>
      <t:Event id="{092F924B-2647-44D8-84B7-B94161766F6E}" time="2026-02-23T16:10:59.615Z">
        <t:Attribution userId="S::Timothe.Sicard-Payant@ia.ca::ccb402c5-e031-4160-b0c1-6df7eab002e6" userProvider="AD" userName="Sicard-Payant, Timothé"/>
        <t:Anchor>
          <t:Comment id="1257629968"/>
        </t:Anchor>
        <t:SetTitle title="Provide read access to all VM consoles and report back specifically when critical vulnerabilities are not mitigated with in the prescribed timeframe.@Bigras, Louis-Philippe "/>
      </t:Event>
      <t:Event id="{3D7D770F-A1F8-4E32-9EC2-FBF7F8F4443D}" time="2026-02-26T20:09:40.926Z">
        <t:Attribution userId="S::louis-philippe.bigras@ia.ca::f1491c7b-d4c4-462a-b562-db611e9ec1ba" userProvider="AD" userName="Bigras, Louis-Philippe"/>
        <t:Anchor>
          <t:Comment id="2083956052"/>
        </t:Anchor>
        <t:UnassignAll/>
      </t:Event>
      <t:Event id="{DA2CAA67-1B41-4CBE-A12A-7BF53E11CD77}" time="2026-02-26T20:09:40.926Z">
        <t:Attribution userId="S::louis-philippe.bigras@ia.ca::f1491c7b-d4c4-462a-b562-db611e9ec1ba" userProvider="AD" userName="Bigras, Louis-Philippe"/>
        <t:Anchor>
          <t:Comment id="2083956052"/>
        </t:Anchor>
        <t:Assign userId="S::Patrick.De-Barros-Albuquerque@ia.ca::e2fb77e2-0e39-43c5-b153-acfd387c1998" userProvider="AD" userName="De Barros Albuquerque, Patrick"/>
      </t:Event>
    </t:History>
  </t:Task>
  <t:Task id="{2CAD60C4-E746-4105-A539-B8ADD8371A09}">
    <t:Anchor>
      <t:Comment id="1459931977"/>
    </t:Anchor>
    <t:History>
      <t:Event id="{D4E1023F-EF50-4880-8EE8-F9A2E1E10E46}" time="2026-02-26T12:54:03.17Z">
        <t:Attribution userId="S::louis-philippe.bigras@ia.ca::f1491c7b-d4c4-462a-b562-db611e9ec1ba" userProvider="AD" userName="Bigras, Louis-Philippe"/>
        <t:Anchor>
          <t:Comment id="1459931977"/>
        </t:Anchor>
        <t:Create/>
      </t:Event>
      <t:Event id="{80A4F2BE-0A05-403E-84EB-95E02AB3C4F8}" time="2026-02-26T12:54:03.17Z">
        <t:Attribution userId="S::louis-philippe.bigras@ia.ca::f1491c7b-d4c4-462a-b562-db611e9ec1ba" userProvider="AD" userName="Bigras, Louis-Philippe"/>
        <t:Anchor>
          <t:Comment id="1459931977"/>
        </t:Anchor>
        <t:Assign userId="S::Patrick.De-Barros-Albuquerque@ia.ca::e2fb77e2-0e39-43c5-b153-acfd387c1998" userProvider="AD" userName="De Barros Albuquerque, Patrick"/>
      </t:Event>
      <t:Event id="{E6257DCF-1A3F-4BF9-B8A7-BD52A40B7CF6}" time="2026-02-26T12:54:03.17Z">
        <t:Attribution userId="S::louis-philippe.bigras@ia.ca::f1491c7b-d4c4-462a-b562-db611e9ec1ba" userProvider="AD" userName="Bigras, Louis-Philippe"/>
        <t:Anchor>
          <t:Comment id="1459931977"/>
        </t:Anchor>
        <t:SetTitle title="@De Barros Albuquerque, Patrick pour ton information, les Client-Managed Services sont définis comme étant des services, des composantes ou des applications déployés et entretenus par iA. Donc ca couvre autant des services de sécurité qu’on pourrait…"/>
      </t:Event>
    </t:History>
  </t:Task>
  <t:Task id="{91C33688-3D64-4467-B935-0BB6D4676624}">
    <t:Anchor>
      <t:Comment id="1437730904"/>
    </t:Anchor>
    <t:History>
      <t:Event id="{C2E473FA-3147-4EBC-923B-BB282110155B}" time="2026-02-19T14:00:16.666Z">
        <t:Attribution userId="S::Timothe.Sicard-Payant@ia.ca::ccb402c5-e031-4160-b0c1-6df7eab002e6" userProvider="AD" userName="Sicard-Payant, Timothé"/>
        <t:Anchor>
          <t:Comment id="811018926"/>
        </t:Anchor>
        <t:Create/>
      </t:Event>
      <t:Event id="{E771A6A1-A379-4292-8D9C-EF2E8AF60CC9}" time="2026-02-19T14:00:16.666Z">
        <t:Attribution userId="S::Timothe.Sicard-Payant@ia.ca::ccb402c5-e031-4160-b0c1-6df7eab002e6" userProvider="AD" userName="Sicard-Payant, Timothé"/>
        <t:Anchor>
          <t:Comment id="811018926"/>
        </t:Anchor>
        <t:Assign userId="S::louis-philippe.bigras@ia.ca::f1491c7b-d4c4-462a-b562-db611e9ec1ba" userProvider="AD" userName="Bigras, Louis-Philippe"/>
      </t:Event>
      <t:Event id="{7EA28044-7D9B-4EF4-9494-15E93879E641}" time="2026-02-19T14:00:16.666Z">
        <t:Attribution userId="S::Timothe.Sicard-Payant@ia.ca::ccb402c5-e031-4160-b0c1-6df7eab002e6" userProvider="AD" userName="Sicard-Payant, Timothé"/>
        <t:Anchor>
          <t:Comment id="811018926"/>
        </t:Anchor>
        <t:SetTitle title="@Bigras, Louis-Philippe "/>
      </t:Event>
      <t:Event id="{7974ECB7-9BB9-4B76-A3AD-8422D8FB7049}" time="2026-02-26T14:27:19.096Z">
        <t:Attribution userId="S::louis-philippe.bigras@ia.ca::f1491c7b-d4c4-462a-b562-db611e9ec1ba" userProvider="AD" userName="Bigras, Louis-Philippe"/>
        <t:Anchor>
          <t:Comment id="649571235"/>
        </t:Anchor>
        <t:UnassignAll/>
      </t:Event>
      <t:Event id="{903370CC-0E79-4018-BF56-1F2989EA9465}" time="2026-02-26T14:27:19.096Z">
        <t:Attribution userId="S::louis-philippe.bigras@ia.ca::f1491c7b-d4c4-462a-b562-db611e9ec1ba" userProvider="AD" userName="Bigras, Louis-Philippe"/>
        <t:Anchor>
          <t:Comment id="649571235"/>
        </t:Anchor>
        <t:Assign userId="S::Timothe.Sicard-Payant@ia.ca::ccb402c5-e031-4160-b0c1-6df7eab002e6" userProvider="AD" userName="Sicard-Payant, Timothé"/>
      </t:Event>
    </t:History>
  </t:Task>
  <t:Task id="{F36CFC91-D6DA-473A-A9C9-597B8D7E183D}">
    <t:Anchor>
      <t:Comment id="779889372"/>
    </t:Anchor>
    <t:History>
      <t:Event id="{4414D5E1-4AAB-448D-A1CC-938E9D605D05}" time="2026-02-26T19:58:32.398Z">
        <t:Attribution userId="S::louis-philippe.bigras@ia.ca::f1491c7b-d4c4-462a-b562-db611e9ec1ba" userProvider="AD" userName="Bigras, Louis-Philippe"/>
        <t:Anchor>
          <t:Comment id="779889372"/>
        </t:Anchor>
        <t:Create/>
      </t:Event>
      <t:Event id="{93D47EC3-B01E-4D18-916D-4392AE61391D}" time="2026-02-26T19:58:32.398Z">
        <t:Attribution userId="S::louis-philippe.bigras@ia.ca::f1491c7b-d4c4-462a-b562-db611e9ec1ba" userProvider="AD" userName="Bigras, Louis-Philippe"/>
        <t:Anchor>
          <t:Comment id="779889372"/>
        </t:Anchor>
        <t:Assign userId="S::Timothe.Sicard-Payant@ia.ca::ccb402c5-e031-4160-b0c1-6df7eab002e6" userProvider="AD" userName="Sicard-Payant, Timothé"/>
      </t:Event>
      <t:Event id="{DCC113AE-6B29-428C-B167-D293963ED672}" time="2026-02-26T19:58:32.398Z">
        <t:Attribution userId="S::louis-philippe.bigras@ia.ca::f1491c7b-d4c4-462a-b562-db611e9ec1ba" userProvider="AD" userName="Bigras, Louis-Philippe"/>
        <t:Anchor>
          <t:Comment id="779889372"/>
        </t:Anchor>
        <t:SetTitle title="@Sicard-Payant, Timothé et @De Barros Albuquerque, Patrick Security event n’est pas défini. Qu’est-ce qu’on considère comme security event?"/>
      </t:Event>
    </t:History>
  </t:Task>
  <t:Task id="{AF97B206-AF92-4752-ACAA-ED525BB2C02B}">
    <t:Anchor>
      <t:Comment id="2006167334"/>
    </t:Anchor>
    <t:History>
      <t:Event id="{7E724C1D-3EE4-4EBB-8A5C-FEF41D231AD8}" time="2026-02-26T20:03:49.61Z">
        <t:Attribution userId="S::louis-philippe.bigras@ia.ca::f1491c7b-d4c4-462a-b562-db611e9ec1ba" userProvider="AD" userName="Bigras, Louis-Philippe"/>
        <t:Anchor>
          <t:Comment id="2006167334"/>
        </t:Anchor>
        <t:Create/>
      </t:Event>
      <t:Event id="{72E0AB32-CDB6-4878-905A-213003D526CA}" time="2026-02-26T20:03:49.61Z">
        <t:Attribution userId="S::louis-philippe.bigras@ia.ca::f1491c7b-d4c4-462a-b562-db611e9ec1ba" userProvider="AD" userName="Bigras, Louis-Philippe"/>
        <t:Anchor>
          <t:Comment id="2006167334"/>
        </t:Anchor>
        <t:Assign userId="S::Timothe.Sicard-Payant@ia.ca::ccb402c5-e031-4160-b0c1-6df7eab002e6" userProvider="AD" userName="Sicard-Payant, Timothé"/>
      </t:Event>
      <t:Event id="{F54D8D5E-D9BB-4D7E-A238-A33DE6D857D8}" time="2026-02-26T20:03:49.61Z">
        <t:Attribution userId="S::louis-philippe.bigras@ia.ca::f1491c7b-d4c4-462a-b562-db611e9ec1ba" userProvider="AD" userName="Bigras, Louis-Philippe"/>
        <t:Anchor>
          <t:Comment id="2006167334"/>
        </t:Anchor>
        <t:SetTitle title="@Sicard-Payant, Timothé et @De Barros Albuquerque, Patrick est-ce que c’est cohérent avec MTTR?"/>
      </t:Event>
    </t:History>
  </t:Task>
  <t:Task id="{CFD6D032-B800-490A-8057-F41452F214D6}">
    <t:Anchor>
      <t:Comment id="1029530315"/>
    </t:Anchor>
    <t:History>
      <t:Event id="{31E64645-ABBE-45AC-9A3C-950183BC61E9}" time="2026-02-26T20:12:27.529Z">
        <t:Attribution userId="S::louis-philippe.bigras@ia.ca::f1491c7b-d4c4-462a-b562-db611e9ec1ba" userProvider="AD" userName="Bigras, Louis-Philippe"/>
        <t:Anchor>
          <t:Comment id="1029530315"/>
        </t:Anchor>
        <t:Create/>
      </t:Event>
      <t:Event id="{4B487BA2-4B31-4CC8-A4C0-7CAD8CDA5025}" time="2026-02-26T20:12:27.529Z">
        <t:Attribution userId="S::louis-philippe.bigras@ia.ca::f1491c7b-d4c4-462a-b562-db611e9ec1ba" userProvider="AD" userName="Bigras, Louis-Philippe"/>
        <t:Anchor>
          <t:Comment id="1029530315"/>
        </t:Anchor>
        <t:Assign userId="S::Patrick.De-Barros-Albuquerque@ia.ca::e2fb77e2-0e39-43c5-b153-acfd387c1998" userProvider="AD" userName="De Barros Albuquerque, Patrick"/>
      </t:Event>
      <t:Event id="{F4BD7D3C-91A9-442C-A8AC-DDB5F9936AE7}" time="2026-02-26T20:12:27.529Z">
        <t:Attribution userId="S::louis-philippe.bigras@ia.ca::f1491c7b-d4c4-462a-b562-db611e9ec1ba" userProvider="AD" userName="Bigras, Louis-Philippe"/>
        <t:Anchor>
          <t:Comment id="1029530315"/>
        </t:Anchor>
        <t:SetTitle title="@De Barros Albuquerque, Patrick je crois que ça fait du sens qu’on précise la liste dans le cadre opérationnel et pas dans le contrat. "/>
      </t:Event>
    </t:History>
  </t:Task>
  <t:Task id="{F1AF5A17-E759-4FE9-8877-3E9ACF2E8FC4}">
    <t:Anchor>
      <t:Comment id="1376000171"/>
    </t:Anchor>
    <t:History>
      <t:Event id="{0AB18F70-AED0-4CA2-B622-D7795211AEEA}" time="2026-02-26T20:21:20.758Z">
        <t:Attribution userId="S::louis-philippe.bigras@ia.ca::f1491c7b-d4c4-462a-b562-db611e9ec1ba" userProvider="AD" userName="Bigras, Louis-Philippe"/>
        <t:Anchor>
          <t:Comment id="1376000171"/>
        </t:Anchor>
        <t:Create/>
      </t:Event>
      <t:Event id="{5DA4886B-D3C4-4F0D-ABFE-72A73B03D3DF}" time="2026-02-26T20:21:20.758Z">
        <t:Attribution userId="S::louis-philippe.bigras@ia.ca::f1491c7b-d4c4-462a-b562-db611e9ec1ba" userProvider="AD" userName="Bigras, Louis-Philippe"/>
        <t:Anchor>
          <t:Comment id="1376000171"/>
        </t:Anchor>
        <t:Assign userId="S::Patrick.De-Barros-Albuquerque@ia.ca::e2fb77e2-0e39-43c5-b153-acfd387c1998" userProvider="AD" userName="De Barros Albuquerque, Patrick"/>
      </t:Event>
      <t:Event id="{0B5AE85A-8BA0-4C2D-9D10-64ED0CC2BCD9}" time="2026-02-26T20:21:20.758Z">
        <t:Attribution userId="S::louis-philippe.bigras@ia.ca::f1491c7b-d4c4-462a-b562-db611e9ec1ba" userProvider="AD" userName="Bigras, Louis-Philippe"/>
        <t:Anchor>
          <t:Comment id="1376000171"/>
        </t:Anchor>
        <t:SetTitle title="@De Barros Albuquerque, Patrick cette section n’a pas été révisée par la PASI."/>
      </t:Event>
    </t:History>
  </t:Task>
  <t:Task id="{C70F0086-1460-4D67-9883-6F1E263329B4}">
    <t:Anchor>
      <t:Comment id="2134430745"/>
    </t:Anchor>
    <t:History>
      <t:Event id="{4BAA0988-5611-4AAA-B32F-62BE712B0AF1}" time="2026-02-26T20:22:58.911Z">
        <t:Attribution userId="S::louis-philippe.bigras@ia.ca::f1491c7b-d4c4-462a-b562-db611e9ec1ba" userProvider="AD" userName="Bigras, Louis-Philippe"/>
        <t:Anchor>
          <t:Comment id="2134430745"/>
        </t:Anchor>
        <t:Create/>
      </t:Event>
      <t:Event id="{12B73DC9-7577-4761-9766-68FCC12E4245}" time="2026-02-26T20:22:58.911Z">
        <t:Attribution userId="S::louis-philippe.bigras@ia.ca::f1491c7b-d4c4-462a-b562-db611e9ec1ba" userProvider="AD" userName="Bigras, Louis-Philippe"/>
        <t:Anchor>
          <t:Comment id="2134430745"/>
        </t:Anchor>
        <t:Assign userId="S::Patrick.De-Barros-Albuquerque@ia.ca::e2fb77e2-0e39-43c5-b153-acfd387c1998" userProvider="AD" userName="De Barros Albuquerque, Patrick"/>
      </t:Event>
      <t:Event id="{477A825E-A4D0-42B1-AC20-0F5FC47C6A29}" time="2026-02-26T20:22:58.911Z">
        <t:Attribution userId="S::louis-philippe.bigras@ia.ca::f1491c7b-d4c4-462a-b562-db611e9ec1ba" userProvider="AD" userName="Bigras, Louis-Philippe"/>
        <t:Anchor>
          <t:Comment id="2134430745"/>
        </t:Anchor>
        <t:SetTitle title="@De Barros Albuquerque, Patrick cette section doit être approuvée par la direction de la PASI. Stéphane a déjà fait un premier passage. "/>
      </t:Event>
    </t:History>
  </t:Task>
  <t:Task id="{CBD96D78-B1B8-45D7-BDA6-7C4BFCEA9C2F}">
    <t:Anchor>
      <t:Comment id="1945323165"/>
    </t:Anchor>
    <t:History>
      <t:Event id="{DE69E57D-FD4B-43DD-A8CF-E98101E35987}" time="2026-02-26T20:29:27.726Z">
        <t:Attribution userId="S::Patrick.De-Barros-Albuquerque@ia.ca::e2fb77e2-0e39-43c5-b153-acfd387c1998" userProvider="AD" userName="De Barros Albuquerque, Patrick"/>
        <t:Anchor>
          <t:Comment id="1945323165"/>
        </t:Anchor>
        <t:Create/>
      </t:Event>
      <t:Event id="{D0BA4604-D800-40EE-ADEE-E52F56FA7C08}" time="2026-02-26T20:29:27.726Z">
        <t:Attribution userId="S::Patrick.De-Barros-Albuquerque@ia.ca::e2fb77e2-0e39-43c5-b153-acfd387c1998" userProvider="AD" userName="De Barros Albuquerque, Patrick"/>
        <t:Anchor>
          <t:Comment id="1945323165"/>
        </t:Anchor>
        <t:Assign userId="S::louis-philippe.bigras@ia.ca::f1491c7b-d4c4-462a-b562-db611e9ec1ba" userProvider="AD" userName="Bigras, Louis-Philippe"/>
      </t:Event>
      <t:Event id="{83191AB8-E72D-4660-9937-9655049B7A94}" time="2026-02-26T20:29:27.726Z">
        <t:Attribution userId="S::Patrick.De-Barros-Albuquerque@ia.ca::e2fb77e2-0e39-43c5-b153-acfd387c1998" userProvider="AD" userName="De Barros Albuquerque, Patrick"/>
        <t:Anchor>
          <t:Comment id="1945323165"/>
        </t:Anchor>
        <t:SetTitle title="@Bigras, Louis-Philippe j’ajouterais le chiffrement en transit aussi"/>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d335744-d9dc-44b0-83d6-24af8c420d3d" xsi:nil="true"/>
    <Responsable xmlns="7d335744-d9dc-44b0-83d6-24af8c420d3d" xsi:nil="true"/>
    <Contenu_x002f_Typededocument xmlns="7d335744-d9dc-44b0-83d6-24af8c420d3d" xsi:nil="true"/>
    <Statutdelar_x00e9_ponse xmlns="7d335744-d9dc-44b0-83d6-24af8c420d3d" xsi:nil="true"/>
    <Typedappel xmlns="7d335744-d9dc-44b0-83d6-24af8c420d3d" xsi:nil="true"/>
    <_Flow_SignoffStatus xmlns="7d335744-d9dc-44b0-83d6-24af8c420d3d" xsi:nil="true"/>
    <Fournisseur0 xmlns="7d335744-d9dc-44b0-83d6-24af8c420d3d" xsi:nil="true"/>
    <Nomduproduit_x002f_service xmlns="7d335744-d9dc-44b0-83d6-24af8c420d3d" xsi:nil="true"/>
    <Lignedaffaire xmlns="7d335744-d9dc-44b0-83d6-24af8c420d3d" xsi:nil="true"/>
    <_dlc_DocId xmlns="04370adb-7c3e-4aef-9ee8-05aabec7cc70">ZGAA30-1235435664-82700</_dlc_DocId>
    <_dlc_DocIdUrl xmlns="04370adb-7c3e-4aef-9ee8-05aabec7cc70">
      <Url>https://indall.sharepoint.com/sites/ZGAA30/_layouts/15/DocIdRedir.aspx?ID=ZGAA30-1235435664-82700</Url>
      <Description>ZGAA30-1235435664-82700</Description>
    </_dlc_DocIdUrl>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E1A2B9E98C35D48A57A9A7FD65B23A1" ma:contentTypeVersion="22" ma:contentTypeDescription="Crée un document." ma:contentTypeScope="" ma:versionID="ec2d3857d7373e8e03d04ffa6695b2d9">
  <xsd:schema xmlns:xsd="http://www.w3.org/2001/XMLSchema" xmlns:xs="http://www.w3.org/2001/XMLSchema" xmlns:p="http://schemas.microsoft.com/office/2006/metadata/properties" xmlns:ns2="7d335744-d9dc-44b0-83d6-24af8c420d3d" xmlns:ns3="04370adb-7c3e-4aef-9ee8-05aabec7cc70" targetNamespace="http://schemas.microsoft.com/office/2006/metadata/properties" ma:root="true" ma:fieldsID="2bd4ef9e712e96ab7902c80142d8eb2f" ns2:_="" ns3:_="">
    <xsd:import namespace="7d335744-d9dc-44b0-83d6-24af8c420d3d"/>
    <xsd:import namespace="04370adb-7c3e-4aef-9ee8-05aabec7cc7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3:_dlc_DocId" minOccurs="0"/>
                <xsd:element ref="ns3:_dlc_DocIdUrl" minOccurs="0"/>
                <xsd:element ref="ns3:_dlc_DocIdPersistId" minOccurs="0"/>
                <xsd:element ref="ns2:Fournisseur0" minOccurs="0"/>
                <xsd:element ref="ns2:lcf76f155ced4ddcb4097134ff3c332f" minOccurs="0"/>
                <xsd:element ref="ns2:Nomduproduit_x002f_service" minOccurs="0"/>
                <xsd:element ref="ns2:Contenu_x002f_Typededocument" minOccurs="0"/>
                <xsd:element ref="ns2:Typedappel" minOccurs="0"/>
                <xsd:element ref="ns2:Statutdelar_x00e9_ponse" minOccurs="0"/>
                <xsd:element ref="ns2:Responsable" minOccurs="0"/>
                <xsd:element ref="ns2:Lignedaffaire" minOccurs="0"/>
                <xsd:element ref="ns2:_Flow_SignoffStatu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335744-d9dc-44b0-83d6-24af8c420d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Fournisseur0" ma:index="21" nillable="true" ma:displayName="Fournisseur" ma:format="Dropdown" ma:internalName="Fournisseur0">
      <xsd:simpleType>
        <xsd:restriction base="dms:Text">
          <xsd:maxLength value="255"/>
        </xsd:restriction>
      </xsd:simpleType>
    </xsd:element>
    <xsd:element name="lcf76f155ced4ddcb4097134ff3c332f" ma:index="22" nillable="true" ma:displayName="Balises d’images_0" ma:hidden="true" ma:internalName="lcf76f155ced4ddcb4097134ff3c332f">
      <xsd:simpleType>
        <xsd:restriction base="dms:Note"/>
      </xsd:simpleType>
    </xsd:element>
    <xsd:element name="Nomduproduit_x002f_service" ma:index="23" nillable="true" ma:displayName="Sujet du RFx" ma:format="Dropdown" ma:internalName="Nomduproduit_x002f_service">
      <xsd:simpleType>
        <xsd:restriction base="dms:Text">
          <xsd:maxLength value="255"/>
        </xsd:restriction>
      </xsd:simpleType>
    </xsd:element>
    <xsd:element name="Contenu_x002f_Typededocument" ma:index="24" nillable="true" ma:displayName="Statut du document" ma:format="Dropdown" ma:internalName="Contenu_x002f_Typededocument">
      <xsd:simpleType>
        <xsd:restriction base="dms:Choice">
          <xsd:enumeration value="Ébauche"/>
          <xsd:enumeration value="En révision"/>
          <xsd:enumeration value="Signé"/>
        </xsd:restriction>
      </xsd:simpleType>
    </xsd:element>
    <xsd:element name="Typedappel" ma:index="25" nillable="true" ma:displayName="Type d'appel" ma:format="Dropdown" ma:internalName="Typedappel">
      <xsd:simpleType>
        <xsd:restriction base="dms:Choice">
          <xsd:enumeration value="RFI"/>
          <xsd:enumeration value="RFQ"/>
          <xsd:enumeration value="RFP"/>
        </xsd:restriction>
      </xsd:simpleType>
    </xsd:element>
    <xsd:element name="Statutdelar_x00e9_ponse" ma:index="26" nillable="true" ma:displayName="Statut de la réponse" ma:format="Dropdown" ma:internalName="Statutdelar_x00e9_ponse">
      <xsd:simpleType>
        <xsd:restriction base="dms:Choice">
          <xsd:enumeration value="Reçue"/>
          <xsd:enumeration value="Non reçue"/>
          <xsd:enumeration value="Rejetée"/>
          <xsd:enumeration value="Sélectionnée"/>
        </xsd:restriction>
      </xsd:simpleType>
    </xsd:element>
    <xsd:element name="Responsable" ma:index="27" nillable="true" ma:displayName="Responsable" ma:format="Dropdown" ma:internalName="Responsable">
      <xsd:simpleType>
        <xsd:restriction base="dms:Choice">
          <xsd:enumeration value="Kim Nguyen"/>
          <xsd:enumeration value="Frédéric Côté"/>
          <xsd:enumeration value="Mario Landa"/>
        </xsd:restriction>
      </xsd:simpleType>
    </xsd:element>
    <xsd:element name="Lignedaffaire" ma:index="28" nillable="true" ma:displayName="Ligne d'affaire" ma:format="Dropdown" ma:internalName="Lignedaffaire">
      <xsd:simpleType>
        <xsd:restriction base="dms:Choice">
          <xsd:enumeration value="Solutions d'assurance et d'épargne collectives"/>
          <xsd:enumeration value="Technologies de l'information"/>
          <xsd:enumeration value="Talents et culture"/>
          <xsd:enumeration value="Assurance, épargne, retraite individuelles"/>
          <xsd:enumeration value="Stratégie, performance, Fusions et acquisitions"/>
          <xsd:enumeration value="Gestion de patrimoine"/>
          <xsd:enumeration value="Finances"/>
          <xsd:enumeration value="Gestion des risques"/>
          <xsd:enumeration value="Placements"/>
          <xsd:enumeration value="Audit interne"/>
          <xsd:enumeration value="iAAH"/>
          <xsd:enumeration value="Expérience client globale"/>
        </xsd:restriction>
      </xsd:simpleType>
    </xsd:element>
    <xsd:element name="_Flow_SignoffStatus" ma:index="29" nillable="true" ma:displayName="État de validation" ma:internalName="_x0024_Resources_x003a_core_x002c_Signoff_Status">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4370adb-7c3e-4aef-9ee8-05aabec7cc70"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_dlc_DocId" ma:index="18" nillable="true" ma:displayName="Valeur d’ID de document" ma:description="Valeur de l’ID de document affecté à cet élément." ma:indexed="true" ma:internalName="_dlc_DocId" ma:readOnly="true">
      <xsd:simpleType>
        <xsd:restriction base="dms:Text"/>
      </xsd:simpleType>
    </xsd:element>
    <xsd:element name="_dlc_DocIdUrl" ma:index="19"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0960C9-1F16-4112-BA4C-21E09D40FF4B}">
  <ds:schemaRefs>
    <ds:schemaRef ds:uri="http://schemas.microsoft.com/sharepoint/v3/contenttype/forms"/>
  </ds:schemaRefs>
</ds:datastoreItem>
</file>

<file path=customXml/itemProps2.xml><?xml version="1.0" encoding="utf-8"?>
<ds:datastoreItem xmlns:ds="http://schemas.openxmlformats.org/officeDocument/2006/customXml" ds:itemID="{9DFB8BA3-BB5C-4BF6-A72D-732DC07F253F}">
  <ds:schemaRefs>
    <ds:schemaRef ds:uri="http://schemas.microsoft.com/office/2006/metadata/properties"/>
    <ds:schemaRef ds:uri="04370adb-7c3e-4aef-9ee8-05aabec7cc70"/>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7d335744-d9dc-44b0-83d6-24af8c420d3d"/>
    <ds:schemaRef ds:uri="http://www.w3.org/XML/1998/namespace"/>
  </ds:schemaRefs>
</ds:datastoreItem>
</file>

<file path=customXml/itemProps3.xml><?xml version="1.0" encoding="utf-8"?>
<ds:datastoreItem xmlns:ds="http://schemas.openxmlformats.org/officeDocument/2006/customXml" ds:itemID="{36DEBC9C-6FF1-4463-A2BC-08655670DB50}">
  <ds:schemaRefs>
    <ds:schemaRef ds:uri="http://schemas.openxmlformats.org/officeDocument/2006/bibliography"/>
  </ds:schemaRefs>
</ds:datastoreItem>
</file>

<file path=customXml/itemProps4.xml><?xml version="1.0" encoding="utf-8"?>
<ds:datastoreItem xmlns:ds="http://schemas.openxmlformats.org/officeDocument/2006/customXml" ds:itemID="{D4B8355D-1DF6-4AB6-90E0-1F186D79E4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335744-d9dc-44b0-83d6-24af8c420d3d"/>
    <ds:schemaRef ds:uri="04370adb-7c3e-4aef-9ee8-05aabec7cc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8EBE64C-FED4-4668-A3E5-EF47CECF493A}">
  <ds:schemaRefs>
    <ds:schemaRef ds:uri="http://schemas.microsoft.com/sharepoint/events"/>
  </ds:schemaRefs>
</ds:datastoreItem>
</file>

<file path=customXml/itemProps6.xml><?xml version="1.0" encoding="utf-8"?>
<ds:datastoreItem xmlns:ds="http://schemas.openxmlformats.org/officeDocument/2006/customXml" ds:itemID="{DE353403-E45C-4DF0-BB04-174DD55B827D}">
  <ds:schemaRefs>
    <ds:schemaRef ds:uri="http://schemas.microsoft.com/sharepoint/v3/contenttype/forms"/>
  </ds:schemaRefs>
</ds:datastoreItem>
</file>

<file path=docMetadata/LabelInfo.xml><?xml version="1.0" encoding="utf-8"?>
<clbl:labelList xmlns:clbl="http://schemas.microsoft.com/office/2020/mipLabelMetadata">
  <clbl:label id="{219647b6-1ea6-409d-b9cc-0893cb535884}" enabled="0" method="" siteId="{219647b6-1ea6-409d-b9cc-0893cb53588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31</Pages>
  <Words>14900</Words>
  <Characters>81956</Characters>
  <Application>Microsoft Office Word</Application>
  <DocSecurity>2</DocSecurity>
  <Lines>682</Lines>
  <Paragraphs>193</Paragraphs>
  <ScaleCrop>false</ScaleCrop>
  <Company/>
  <LinksUpToDate>false</LinksUpToDate>
  <CharactersWithSpaces>96663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Meer-Hossen, Ally</dc:creator>
  <cp:keywords/>
  <cp:lastModifiedBy>Dumas, Geneviève</cp:lastModifiedBy>
  <cp:revision>2</cp:revision>
  <dcterms:created xsi:type="dcterms:W3CDTF">2026-03-19T14:35:00Z</dcterms:created>
  <dcterms:modified xsi:type="dcterms:W3CDTF">2026-03-19T14:35:00Z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2025-04-03T00:00:00Z</vt:filetime>
  </property>
  <property fmtid="{D5CDD505-2E9C-101B-9397-08002B2CF9AE}" pid="3" name="Creator">
    <vt:lpwstr>Microsoft® Word for Microsoft 365</vt:lpwstr>
  </property>
  <property fmtid="{D5CDD505-2E9C-101B-9397-08002B2CF9AE}" pid="4" name="LastSaved">
    <vt:filetime>2025-04-04T00:00:00Z</vt:filetime>
  </property>
  <property fmtid="{D5CDD505-2E9C-101B-9397-08002B2CF9AE}" pid="5" name="Producer">
    <vt:lpwstr>Microsoft® Word for Microsoft 365</vt:lpwstr>
  </property>
  <property fmtid="{D5CDD505-2E9C-101B-9397-08002B2CF9AE}" pid="6" name="ContentTypeId">
    <vt:lpwstr>0x0101003E1A2B9E98C35D48A57A9A7FD65B23A1</vt:lpwstr>
  </property>
  <property fmtid="{D5CDD505-2E9C-101B-9397-08002B2CF9AE}" pid="7" name="MediaServiceImageTags">
    <vt:lpwstr/>
  </property>
  <property fmtid="{D5CDD505-2E9C-101B-9397-08002B2CF9AE}" pid="8" name="docLang">
    <vt:lpwstr>en</vt:lpwstr>
  </property>
  <property fmtid="{D5CDD505-2E9C-101B-9397-08002B2CF9AE}" pid="9" name="a53a28c111d743b3b00ff728e727eb2c">
    <vt:lpwstr>Portail sectoriel|a29858ac-20a4-4afb-af59-153ed686e6da</vt:lpwstr>
  </property>
  <property fmtid="{D5CDD505-2E9C-101B-9397-08002B2CF9AE}" pid="10" name="TaxCatchAll">
    <vt:lpwstr>1;#Portail sectoriel|a29858ac-20a4-4afb-af59-153ed686e6da</vt:lpwstr>
  </property>
  <property fmtid="{D5CDD505-2E9C-101B-9397-08002B2CF9AE}" pid="11" name="_dlc_DocIdItemGuid">
    <vt:lpwstr>ea7b0066-0a10-41a9-a509-b07c22149e76</vt:lpwstr>
  </property>
  <property fmtid="{D5CDD505-2E9C-101B-9397-08002B2CF9AE}" pid="12" name="b5b3974209024291b6ecdae621aeba95">
    <vt:lpwstr/>
  </property>
  <property fmtid="{D5CDD505-2E9C-101B-9397-08002B2CF9AE}" pid="13" name="IA_Classification">
    <vt:lpwstr/>
  </property>
  <property fmtid="{D5CDD505-2E9C-101B-9397-08002B2CF9AE}" pid="14" name="TaxKeyword">
    <vt:lpwstr/>
  </property>
  <property fmtid="{D5CDD505-2E9C-101B-9397-08002B2CF9AE}" pid="15" name="Diffuser_x0020_Dans">
    <vt:lpwstr/>
  </property>
  <property fmtid="{D5CDD505-2E9C-101B-9397-08002B2CF9AE}" pid="16" name="Fournisseur">
    <vt:lpwstr/>
  </property>
  <property fmtid="{D5CDD505-2E9C-101B-9397-08002B2CF9AE}" pid="17" name="df255bd74f59483594e65208873d8b6b">
    <vt:lpwstr/>
  </property>
  <property fmtid="{D5CDD505-2E9C-101B-9397-08002B2CF9AE}" pid="18" name="IA_DocStatus">
    <vt:lpwstr/>
  </property>
  <property fmtid="{D5CDD505-2E9C-101B-9397-08002B2CF9AE}" pid="19" name="TaxKeywordTaxHTField">
    <vt:lpwstr/>
  </property>
  <property fmtid="{D5CDD505-2E9C-101B-9397-08002B2CF9AE}" pid="20" name="Cat_x00e9_gorie_x0020__x0028_RessMat_x0029_">
    <vt:lpwstr/>
  </property>
  <property fmtid="{D5CDD505-2E9C-101B-9397-08002B2CF9AE}" pid="21" name="d971865371764c8e8209ad80740ceec2">
    <vt:lpwstr/>
  </property>
  <property fmtid="{D5CDD505-2E9C-101B-9397-08002B2CF9AE}" pid="22" name="f268a9430dc249068175d89d817aaf59">
    <vt:lpwstr/>
  </property>
  <property fmtid="{D5CDD505-2E9C-101B-9397-08002B2CF9AE}" pid="23" name="IA_DocOwner">
    <vt:lpwstr/>
  </property>
  <property fmtid="{D5CDD505-2E9C-101B-9397-08002B2CF9AE}" pid="24" name="IA_AccessType">
    <vt:lpwstr/>
  </property>
  <property fmtid="{D5CDD505-2E9C-101B-9397-08002B2CF9AE}" pid="25" name="Fournisseurs_x0020_invit_x00e9_s">
    <vt:lpwstr/>
  </property>
  <property fmtid="{D5CDD505-2E9C-101B-9397-08002B2CF9AE}" pid="26" name="n910aa6f64d74791801f89db925dcfee">
    <vt:lpwstr/>
  </property>
  <property fmtid="{D5CDD505-2E9C-101B-9397-08002B2CF9AE}" pid="27" name="l76f1219b78d4a0185a9c96b00d7fecd">
    <vt:lpwstr/>
  </property>
  <property fmtid="{D5CDD505-2E9C-101B-9397-08002B2CF9AE}" pid="28" name="IA_DocType">
    <vt:lpwstr/>
  </property>
  <property fmtid="{D5CDD505-2E9C-101B-9397-08002B2CF9AE}" pid="29" name="i8ccc84834cc4cf5b0705f714fc1bf9c">
    <vt:lpwstr/>
  </property>
  <property fmtid="{D5CDD505-2E9C-101B-9397-08002B2CF9AE}" pid="30" name="Type_x0020_d_x0027_entente">
    <vt:lpwstr/>
  </property>
  <property fmtid="{D5CDD505-2E9C-101B-9397-08002B2CF9AE}" pid="31" name="IA_BroadcastingSites">
    <vt:lpwstr>1;#Portail sectoriel|a29858ac-20a4-4afb-af59-153ed686e6da</vt:lpwstr>
  </property>
  <property fmtid="{D5CDD505-2E9C-101B-9397-08002B2CF9AE}" pid="32" name="fc351b4b9e704b4ea78e22589e1b5910">
    <vt:lpwstr/>
  </property>
  <property fmtid="{D5CDD505-2E9C-101B-9397-08002B2CF9AE}" pid="33" name="lb23a10d0c1548bd95001470242eb0fc">
    <vt:lpwstr/>
  </property>
  <property fmtid="{D5CDD505-2E9C-101B-9397-08002B2CF9AE}" pid="34" name="_x00c9_tat_x0020__x0028_RessMat_x0029_">
    <vt:lpwstr/>
  </property>
  <property fmtid="{D5CDD505-2E9C-101B-9397-08002B2CF9AE}" pid="35" name="h7c03569040d4ca88965ee6ca3b0c504">
    <vt:lpwstr/>
  </property>
  <property fmtid="{D5CDD505-2E9C-101B-9397-08002B2CF9AE}" pid="36" name="j258133589654564b9349e4447cacd4e">
    <vt:lpwstr/>
  </property>
  <property fmtid="{D5CDD505-2E9C-101B-9397-08002B2CF9AE}" pid="37" name="IE_RessMat_Team">
    <vt:lpwstr/>
  </property>
  <property fmtid="{D5CDD505-2E9C-101B-9397-08002B2CF9AE}" pid="38" name="m92408ca907840aaa6ad19107c898655">
    <vt:lpwstr/>
  </property>
  <property fmtid="{D5CDD505-2E9C-101B-9397-08002B2CF9AE}" pid="39" name="Type d'entente">
    <vt:lpwstr/>
  </property>
  <property fmtid="{D5CDD505-2E9C-101B-9397-08002B2CF9AE}" pid="40" name="État (RessMat)">
    <vt:lpwstr/>
  </property>
  <property fmtid="{D5CDD505-2E9C-101B-9397-08002B2CF9AE}" pid="41" name="Fournisseurs invités">
    <vt:lpwstr/>
  </property>
  <property fmtid="{D5CDD505-2E9C-101B-9397-08002B2CF9AE}" pid="42" name="Catégorie (RessMat)">
    <vt:lpwstr/>
  </property>
  <property fmtid="{D5CDD505-2E9C-101B-9397-08002B2CF9AE}" pid="43" name="Diffuser Dans">
    <vt:lpwstr/>
  </property>
</Properties>
</file>